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ackground w:color="FFFFFF"/>
  <w:body>
    <w:p w:rsidRPr="004A2412" w:rsidR="00E6512E" w:rsidP="00E6512E" w:rsidRDefault="003E45C2" w14:paraId="0430D5D8" w14:textId="15B7A93E">
      <w:pPr>
        <w:pStyle w:val="DocumentName"/>
        <w:ind w:left="144" w:hanging="144"/>
        <w:rPr>
          <w:highlight w:val="yellow"/>
          <w:lang w:val="en-US"/>
        </w:rPr>
      </w:pPr>
      <w:bookmarkStart w:name="_Hlk101441934" w:id="2"/>
      <w:bookmarkStart w:name="_Hlk83390161" w:id="3"/>
      <w:bookmarkStart w:name="_Hlk27771756" w:id="4"/>
      <w:bookmarkStart w:name="_Hlk101449977" w:id="5"/>
      <w:bookmarkEnd w:id="2"/>
      <w:r w:rsidRPr="001F4AFB" w:rsidR="003E45C2">
        <w:rPr>
          <w:lang w:val="en-US"/>
        </w:rPr>
        <w:t>CDAR2_IG_CCDA_COMPANION_R</w:t>
      </w:r>
      <w:r w:rsidRPr="001F4AFB" w:rsidR="00FF416F">
        <w:rPr>
          <w:lang w:val="en-US"/>
        </w:rPr>
        <w:t>4</w:t>
      </w:r>
      <w:r w:rsidRPr="001F4AFB" w:rsidR="38B71CFD">
        <w:rPr>
          <w:lang w:val="en-US"/>
        </w:rPr>
        <w:t>.1</w:t>
      </w:r>
      <w:r w:rsidRPr="001F4AFB" w:rsidR="003E45C2">
        <w:rPr>
          <w:lang w:val="en-US"/>
        </w:rPr>
        <w:t>_</w:t>
      </w:r>
      <w:r w:rsidRPr="001F4AFB" w:rsidR="18E878E8">
        <w:rPr>
          <w:lang w:val="en-US"/>
        </w:rPr>
        <w:t>2023</w:t>
      </w:r>
      <w:r w:rsidRPr="001F4AFB" w:rsidR="00345CF9">
        <w:rPr>
          <w:lang w:val="en-US"/>
        </w:rPr>
        <w:t>June</w:t>
      </w:r>
    </w:p>
    <w:p w:rsidRPr="004A2412" w:rsidR="00E6512E" w:rsidP="00E6512E" w:rsidRDefault="00E6512E" w14:paraId="60887AE3" w14:textId="77777777">
      <w:pPr>
        <w:pStyle w:val="DocumentName"/>
        <w:rPr>
          <w:lang w:val="en-US"/>
        </w:rPr>
      </w:pPr>
    </w:p>
    <w:p w:rsidRPr="004A2412" w:rsidR="00E6512E" w:rsidP="00E6512E" w:rsidRDefault="00E6512E" w14:paraId="6EDF31E0" w14:textId="12E34536">
      <w:pPr>
        <w:pStyle w:val="Title"/>
        <w:jc w:val="center"/>
      </w:pPr>
      <w:r>
        <w:rPr>
          <w:noProof/>
        </w:rPr>
        <w:drawing>
          <wp:inline distT="0" distB="0" distL="0" distR="0" wp14:anchorId="343584B5" wp14:editId="3982E0BB">
            <wp:extent cx="3095625" cy="22288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8">
                      <a:extLst>
                        <a:ext uri="{28A0092B-C50C-407E-A947-70E740481C1C}">
                          <a14:useLocalDpi xmlns:a14="http://schemas.microsoft.com/office/drawing/2010/main" val="0"/>
                        </a:ext>
                      </a:extLst>
                    </a:blip>
                    <a:srcRect l="10001" t="12941" r="10001" b="12941"/>
                    <a:stretch>
                      <a:fillRect/>
                    </a:stretch>
                  </pic:blipFill>
                  <pic:spPr>
                    <a:xfrm>
                      <a:off x="0" y="0"/>
                      <a:ext cx="3095625" cy="2228850"/>
                    </a:xfrm>
                    <a:prstGeom prst="rect">
                      <a:avLst/>
                    </a:prstGeom>
                  </pic:spPr>
                </pic:pic>
              </a:graphicData>
            </a:graphic>
          </wp:inline>
        </w:drawing>
      </w:r>
    </w:p>
    <w:p w:rsidRPr="004A2412" w:rsidR="00E6512E" w:rsidP="00E6512E" w:rsidRDefault="00E6512E" w14:paraId="03894F4C" w14:textId="77777777">
      <w:pPr>
        <w:pStyle w:val="DocumentName"/>
        <w:jc w:val="center"/>
        <w:rPr>
          <w:lang w:val="en-US"/>
        </w:rPr>
      </w:pPr>
    </w:p>
    <w:p w:rsidR="003E45C2" w:rsidP="003E45C2" w:rsidRDefault="003E45C2" w14:paraId="394CB658" w14:textId="77777777">
      <w:pPr>
        <w:pStyle w:val="Title"/>
        <w:spacing w:before="240"/>
        <w:jc w:val="center"/>
        <w:rPr>
          <w:b/>
          <w:bCs/>
          <w:sz w:val="36"/>
          <w:szCs w:val="36"/>
        </w:rPr>
      </w:pPr>
      <w:r w:rsidRPr="003E45C2">
        <w:rPr>
          <w:b/>
          <w:bCs/>
          <w:sz w:val="36"/>
          <w:szCs w:val="36"/>
        </w:rPr>
        <w:t>HL7 CDA® R2 I</w:t>
      </w:r>
      <w:r>
        <w:rPr>
          <w:b/>
          <w:bCs/>
          <w:sz w:val="36"/>
          <w:szCs w:val="36"/>
        </w:rPr>
        <w:t>mplementation Guide</w:t>
      </w:r>
      <w:r w:rsidRPr="003E45C2">
        <w:rPr>
          <w:b/>
          <w:bCs/>
          <w:sz w:val="36"/>
          <w:szCs w:val="36"/>
        </w:rPr>
        <w:t>:</w:t>
      </w:r>
    </w:p>
    <w:p w:rsidR="003E45C2" w:rsidP="003E45C2" w:rsidRDefault="003E45C2" w14:paraId="5B1AAF27" w14:textId="2C5AFA9A">
      <w:pPr>
        <w:pStyle w:val="Title"/>
        <w:spacing w:before="240"/>
        <w:jc w:val="center"/>
        <w:rPr>
          <w:b/>
          <w:bCs/>
          <w:sz w:val="36"/>
          <w:szCs w:val="36"/>
        </w:rPr>
      </w:pPr>
      <w:r w:rsidRPr="003E45C2">
        <w:rPr>
          <w:b/>
          <w:bCs/>
          <w:sz w:val="36"/>
          <w:szCs w:val="36"/>
        </w:rPr>
        <w:t xml:space="preserve"> C-CDA Templates for Clinical Notes STU Companion Guide</w:t>
      </w:r>
    </w:p>
    <w:p w:rsidRPr="003E45C2" w:rsidR="00E6512E" w:rsidP="003E45C2" w:rsidRDefault="00E6512E" w14:paraId="1BD59141" w14:textId="2D0A9A29">
      <w:pPr>
        <w:pStyle w:val="Title"/>
        <w:spacing w:before="240"/>
        <w:jc w:val="center"/>
        <w:rPr>
          <w:rFonts w:ascii="Arial" w:hAnsi="Arial" w:cs="Arial"/>
          <w:b w:val="1"/>
          <w:bCs w:val="1"/>
          <w:sz w:val="32"/>
          <w:szCs w:val="32"/>
        </w:rPr>
      </w:pPr>
      <w:r w:rsidRPr="001F4AFB" w:rsidR="00E6512E">
        <w:rPr>
          <w:rFonts w:ascii="Arial" w:hAnsi="Arial" w:cs="Arial"/>
          <w:b w:val="1"/>
          <w:bCs w:val="1"/>
          <w:sz w:val="32"/>
          <w:szCs w:val="32"/>
        </w:rPr>
        <w:t xml:space="preserve">Release </w:t>
      </w:r>
      <w:r w:rsidRPr="001F4AFB" w:rsidR="002644F0">
        <w:rPr>
          <w:rFonts w:ascii="Arial" w:hAnsi="Arial" w:cs="Arial"/>
          <w:b w:val="1"/>
          <w:bCs w:val="1"/>
          <w:sz w:val="32"/>
          <w:szCs w:val="32"/>
        </w:rPr>
        <w:t>4</w:t>
      </w:r>
      <w:r w:rsidRPr="001F4AFB" w:rsidR="14BB1B1D">
        <w:rPr>
          <w:rFonts w:ascii="Arial" w:hAnsi="Arial" w:cs="Arial"/>
          <w:b w:val="1"/>
          <w:bCs w:val="1"/>
          <w:sz w:val="32"/>
          <w:szCs w:val="32"/>
        </w:rPr>
        <w:t>.1</w:t>
      </w:r>
      <w:r w:rsidRPr="001F4AFB" w:rsidR="00E6512E">
        <w:rPr>
          <w:rFonts w:ascii="Arial" w:hAnsi="Arial" w:cs="Arial"/>
          <w:b w:val="1"/>
          <w:bCs w:val="1"/>
          <w:sz w:val="32"/>
          <w:szCs w:val="32"/>
        </w:rPr>
        <w:t xml:space="preserve"> (</w:t>
      </w:r>
      <w:r w:rsidRPr="001F4AFB" w:rsidR="003E45C2">
        <w:rPr>
          <w:rFonts w:ascii="Arial" w:hAnsi="Arial" w:cs="Arial"/>
          <w:b w:val="1"/>
          <w:bCs w:val="1"/>
          <w:sz w:val="32"/>
          <w:szCs w:val="32"/>
        </w:rPr>
        <w:t xml:space="preserve">US </w:t>
      </w:r>
      <w:r w:rsidRPr="001F4AFB" w:rsidR="00E6512E">
        <w:rPr>
          <w:rFonts w:ascii="Arial" w:hAnsi="Arial" w:cs="Arial"/>
          <w:b w:val="1"/>
          <w:bCs w:val="1"/>
          <w:sz w:val="32"/>
          <w:szCs w:val="32"/>
        </w:rPr>
        <w:t>Realm)</w:t>
      </w:r>
    </w:p>
    <w:p w:rsidRPr="003E45C2" w:rsidR="00E6512E" w:rsidP="003E45C2" w:rsidRDefault="00E6512E" w14:paraId="6B323504" w14:textId="77777777">
      <w:pPr>
        <w:pStyle w:val="Title"/>
        <w:spacing w:before="240"/>
        <w:jc w:val="center"/>
        <w:rPr>
          <w:rFonts w:ascii="Arial" w:hAnsi="Arial" w:cs="Arial"/>
          <w:b/>
          <w:bCs/>
          <w:sz w:val="32"/>
          <w:szCs w:val="32"/>
        </w:rPr>
      </w:pPr>
      <w:r w:rsidRPr="003E45C2">
        <w:rPr>
          <w:rFonts w:ascii="Arial" w:hAnsi="Arial" w:cs="Arial"/>
          <w:b/>
          <w:bCs/>
          <w:sz w:val="32"/>
          <w:szCs w:val="32"/>
        </w:rPr>
        <w:t>Standard for Trial Use</w:t>
      </w:r>
    </w:p>
    <w:p w:rsidRPr="004A2412" w:rsidR="00E6512E" w:rsidP="00E6512E" w:rsidRDefault="00345CF9" w14:paraId="0028C275" w14:textId="4E60F39B">
      <w:pPr>
        <w:pStyle w:val="SubTitle0"/>
        <w:tabs>
          <w:tab w:val="left" w:pos="270"/>
        </w:tabs>
      </w:pPr>
      <w:r>
        <w:t>June</w:t>
      </w:r>
      <w:r w:rsidR="00E6512E">
        <w:t xml:space="preserve"> 202</w:t>
      </w:r>
      <w:r w:rsidR="002644F0">
        <w:t>3</w:t>
      </w:r>
    </w:p>
    <w:p w:rsidRPr="00813597" w:rsidR="00193166" w:rsidP="00193166" w:rsidRDefault="00193166" w14:paraId="42879B90" w14:textId="2E8E89A8">
      <w:pPr>
        <w:rPr>
          <w:b/>
          <w:bCs/>
        </w:rPr>
      </w:pPr>
      <w:r w:rsidRPr="00813597">
        <w:rPr>
          <w:b/>
          <w:bCs/>
          <w:highlight w:val="yellow"/>
        </w:rPr>
        <w:t>COMMENTERS: ONLY TH</w:t>
      </w:r>
      <w:r>
        <w:rPr>
          <w:b/>
          <w:bCs/>
          <w:highlight w:val="yellow"/>
        </w:rPr>
        <w:t xml:space="preserve">E </w:t>
      </w:r>
      <w:r w:rsidR="00FB757A">
        <w:rPr>
          <w:b/>
          <w:bCs/>
          <w:highlight w:val="yellow"/>
        </w:rPr>
        <w:t>USCDI GUIDANCE FOR “SEX” IS</w:t>
      </w:r>
      <w:r w:rsidRPr="00813597">
        <w:rPr>
          <w:b/>
          <w:bCs/>
          <w:highlight w:val="yellow"/>
        </w:rPr>
        <w:t xml:space="preserve"> UP FOR COMMENT. THE </w:t>
      </w:r>
      <w:r>
        <w:rPr>
          <w:b/>
          <w:bCs/>
          <w:highlight w:val="yellow"/>
        </w:rPr>
        <w:t xml:space="preserve">TABLE </w:t>
      </w:r>
      <w:r w:rsidRPr="00813597">
        <w:rPr>
          <w:b/>
          <w:bCs/>
          <w:highlight w:val="yellow"/>
        </w:rPr>
        <w:t xml:space="preserve">HEADING </w:t>
      </w:r>
      <w:r w:rsidR="00FB757A">
        <w:rPr>
          <w:b/>
          <w:bCs/>
          <w:highlight w:val="yellow"/>
        </w:rPr>
        <w:t>IS</w:t>
      </w:r>
      <w:r w:rsidRPr="00813597">
        <w:rPr>
          <w:b/>
          <w:bCs/>
          <w:highlight w:val="yellow"/>
        </w:rPr>
        <w:t xml:space="preserve"> HIGHLIGHTED.</w:t>
      </w:r>
      <w:r w:rsidR="00897D33">
        <w:rPr>
          <w:b/>
          <w:bCs/>
        </w:rPr>
        <w:t xml:space="preserve"> </w:t>
      </w:r>
      <w:r w:rsidRPr="00897D33" w:rsidR="00897D33">
        <w:rPr>
          <w:b/>
          <w:bCs/>
          <w:highlight w:val="yellow"/>
        </w:rPr>
        <w:t xml:space="preserve">PLEASE SEE </w:t>
      </w:r>
      <w:hyperlink w:history="1" w:anchor="_Sex">
        <w:r w:rsidRPr="00897D33" w:rsidR="00897D33">
          <w:rPr>
            <w:rStyle w:val="Hyperlink"/>
            <w:b/>
            <w:bCs/>
            <w:highlight w:val="yellow"/>
          </w:rPr>
          <w:t>Sex</w:t>
        </w:r>
      </w:hyperlink>
    </w:p>
    <w:p w:rsidR="00E6512E" w:rsidP="00E6512E" w:rsidRDefault="00E6512E" w14:paraId="36B8BA7A" w14:textId="77777777">
      <w:pPr>
        <w:spacing w:after="120"/>
      </w:pPr>
    </w:p>
    <w:p w:rsidRPr="00661702" w:rsidR="00E6512E" w:rsidP="00E6512E" w:rsidRDefault="00E6512E" w14:paraId="67D6A818" w14:textId="1E9DF04A">
      <w:pPr>
        <w:spacing w:after="120"/>
        <w:rPr>
          <w:rFonts w:ascii="Arial" w:hAnsi="Arial" w:cs="Arial"/>
        </w:rPr>
      </w:pPr>
      <w:r w:rsidRPr="00661702">
        <w:rPr>
          <w:rFonts w:ascii="Arial" w:hAnsi="Arial" w:cs="Arial"/>
        </w:rPr>
        <w:t xml:space="preserve">Publication of this standard for trial use (STU) has been approved by Health Level Seven International (HL7). This STU is not an accredited American National Standard.  The feedback period on the use of this STU shall end 12 months from the date of publication. For information on submitting feedback see </w:t>
      </w:r>
      <w:hyperlink w:history="1" r:id="rId9">
        <w:r w:rsidRPr="00661702">
          <w:rPr>
            <w:rFonts w:ascii="Arial" w:hAnsi="Arial" w:cs="Arial"/>
            <w:color w:val="333399"/>
            <w:u w:val="single"/>
          </w:rPr>
          <w:t>http://www.hl7.org/permalink/?SpecificationFeedback</w:t>
        </w:r>
      </w:hyperlink>
      <w:r w:rsidRPr="00661702">
        <w:rPr>
          <w:rFonts w:ascii="Arial" w:hAnsi="Arial" w:cs="Arial"/>
        </w:rPr>
        <w:t xml:space="preserve">. </w:t>
      </w:r>
    </w:p>
    <w:p w:rsidRPr="00661702" w:rsidR="00E6512E" w:rsidP="00FF4456" w:rsidRDefault="00E6512E" w14:paraId="3FE094D7" w14:textId="67A435DB">
      <w:pPr>
        <w:spacing w:after="120"/>
        <w:rPr>
          <w:rFonts w:ascii="Arial" w:hAnsi="Arial" w:cs="Arial"/>
        </w:rPr>
      </w:pPr>
      <w:r w:rsidRPr="00661702">
        <w:rPr>
          <w:rFonts w:ascii="Arial" w:hAnsi="Arial" w:cs="Arial"/>
        </w:rPr>
        <w:t>Following this 12 month feedback period, this STU, revised as necessary, may be resubmitted for further feedback or submitted to a normative ballot in preparation for approval by ANSI as an American National Standard. Implementations of this STU shall be viable throughout any subsequent normative ballot process and for up to six months after publication of the relevant normative standard.</w:t>
      </w:r>
    </w:p>
    <w:p w:rsidRPr="00661702" w:rsidR="00E6512E" w:rsidP="00E6512E" w:rsidRDefault="00E6512E" w14:paraId="25BAC2C4" w14:textId="2CC0978E">
      <w:pPr>
        <w:spacing w:after="100"/>
        <w:rPr>
          <w:rFonts w:ascii="Arial" w:hAnsi="Arial" w:cs="Arial"/>
          <w:b/>
          <w:sz w:val="18"/>
          <w:szCs w:val="18"/>
        </w:rPr>
      </w:pPr>
      <w:r w:rsidRPr="00661702">
        <w:rPr>
          <w:rFonts w:ascii="Arial" w:hAnsi="Arial" w:cs="Arial"/>
          <w:color w:val="000000"/>
          <w:sz w:val="18"/>
          <w:szCs w:val="18"/>
        </w:rPr>
        <w:t>Copyright © 202</w:t>
      </w:r>
      <w:r w:rsidR="00F54A06">
        <w:rPr>
          <w:rFonts w:ascii="Arial" w:hAnsi="Arial" w:cs="Arial"/>
          <w:color w:val="000000"/>
          <w:sz w:val="18"/>
          <w:szCs w:val="18"/>
        </w:rPr>
        <w:t>3</w:t>
      </w:r>
      <w:r w:rsidRPr="00661702">
        <w:rPr>
          <w:rFonts w:ascii="Arial" w:hAnsi="Arial" w:cs="Arial"/>
          <w:color w:val="000000"/>
          <w:sz w:val="18"/>
          <w:szCs w:val="18"/>
        </w:rPr>
        <w:t xml:space="preserve"> Health Level Seven International ® ALL RIGHTS RESERVED. </w:t>
      </w:r>
      <w:r w:rsidRPr="00661702">
        <w:rPr>
          <w:rFonts w:ascii="Arial" w:hAnsi="Arial" w:cs="Arial"/>
          <w:sz w:val="18"/>
          <w:szCs w:val="18"/>
        </w:rPr>
        <w:t xml:space="preserve">The reproduction of this material in any form is strictly forbidden without the written permission of the publisher.  </w:t>
      </w:r>
      <w:r w:rsidRPr="00661702">
        <w:rPr>
          <w:rFonts w:ascii="Arial" w:hAnsi="Arial" w:cs="Arial"/>
          <w:color w:val="000000"/>
          <w:sz w:val="18"/>
          <w:szCs w:val="18"/>
        </w:rPr>
        <w:t>HL7 International and Health Level Seven are registered trademarks of Health Level Seven International. Reg. U.S. Pat &amp; TM Off</w:t>
      </w:r>
      <w:r w:rsidRPr="00661702">
        <w:rPr>
          <w:rFonts w:ascii="Arial" w:hAnsi="Arial" w:cs="Arial"/>
          <w:b/>
          <w:sz w:val="18"/>
          <w:szCs w:val="18"/>
        </w:rPr>
        <w:t>.</w:t>
      </w:r>
    </w:p>
    <w:p w:rsidR="00E6512E" w:rsidP="00E6512E" w:rsidRDefault="00E6512E" w14:paraId="4268FFC8" w14:textId="08CE97B2">
      <w:r w:rsidRPr="00795C5E">
        <w:rPr>
          <w:rFonts w:ascii="Arial" w:hAnsi="Arial" w:cs="Arial"/>
          <w:szCs w:val="18"/>
        </w:rPr>
        <w:br w:type="page"/>
      </w:r>
    </w:p>
    <w:p w:rsidRPr="00795C5E" w:rsidR="00E6512E" w:rsidP="00E6512E" w:rsidRDefault="00E6512E" w14:paraId="74D3A3DB" w14:textId="77777777">
      <w:pPr>
        <w:rPr>
          <w:rFonts w:ascii="Arial" w:hAnsi="Arial" w:cs="Arial"/>
          <w:b/>
          <w:sz w:val="22"/>
        </w:rPr>
      </w:pPr>
      <w:r w:rsidRPr="00795C5E">
        <w:rPr>
          <w:rFonts w:ascii="Arial" w:hAnsi="Arial" w:cs="Arial"/>
          <w:b/>
          <w:sz w:val="22"/>
        </w:rPr>
        <w:t xml:space="preserve">IMPORTANT NOTES: </w:t>
      </w:r>
    </w:p>
    <w:p w:rsidRPr="00795C5E" w:rsidR="00E6512E" w:rsidP="00E6512E" w:rsidRDefault="00E6512E" w14:paraId="76420CA7" w14:textId="77777777">
      <w:pPr>
        <w:pStyle w:val="Default"/>
        <w:rPr>
          <w:sz w:val="18"/>
        </w:rPr>
      </w:pPr>
      <w:r w:rsidRPr="00795C5E">
        <w:rPr>
          <w:sz w:val="18"/>
        </w:rPr>
        <w:t xml:space="preserve">HL7 licenses its standards and select IP free of charge. </w:t>
      </w:r>
      <w:r w:rsidRPr="00795C5E">
        <w:rPr>
          <w:b/>
          <w:bCs/>
          <w:sz w:val="18"/>
        </w:rPr>
        <w:t xml:space="preserve">If you did not acquire a free license from HL7 for this document, </w:t>
      </w:r>
      <w:r w:rsidRPr="00795C5E">
        <w:rPr>
          <w:sz w:val="18"/>
        </w:rPr>
        <w:t xml:space="preserve">you are not authorized to access or make any use of it. To obtain a free license, please visit http://www.HL7.org/implement/standards/index.cfm. </w:t>
      </w:r>
    </w:p>
    <w:p w:rsidRPr="00795C5E" w:rsidR="00E6512E" w:rsidP="00E6512E" w:rsidRDefault="00E6512E" w14:paraId="5EEC6BDC" w14:textId="77777777">
      <w:pPr>
        <w:pStyle w:val="Default"/>
        <w:rPr>
          <w:sz w:val="18"/>
        </w:rPr>
      </w:pPr>
      <w:r w:rsidRPr="00795C5E">
        <w:rPr>
          <w:b/>
          <w:bCs/>
          <w:sz w:val="18"/>
        </w:rPr>
        <w:t>If you are the individual that obtained the license for this HL7 Standard, specification or other freely licensed work (in each and every instance "Specified Material")</w:t>
      </w:r>
      <w:r w:rsidRPr="00795C5E">
        <w:rPr>
          <w:sz w:val="18"/>
        </w:rPr>
        <w:t xml:space="preserve">, the following describes the permitted uses of the Material. </w:t>
      </w:r>
    </w:p>
    <w:p w:rsidRPr="00795C5E" w:rsidR="00E6512E" w:rsidP="00E6512E" w:rsidRDefault="00E6512E" w14:paraId="2EF2C73E" w14:textId="77777777">
      <w:pPr>
        <w:pStyle w:val="Default"/>
        <w:rPr>
          <w:sz w:val="18"/>
        </w:rPr>
      </w:pPr>
      <w:r w:rsidRPr="00795C5E">
        <w:rPr>
          <w:b/>
          <w:bCs/>
          <w:sz w:val="18"/>
        </w:rPr>
        <w:t xml:space="preserve">A. HL7 INDIVIDUAL, STUDENT AND HEALTH PROFESSIONAL MEMBERS, </w:t>
      </w:r>
      <w:r w:rsidRPr="00795C5E">
        <w:rPr>
          <w:sz w:val="18"/>
        </w:rPr>
        <w:t xml:space="preserve">who register and agree to the terms of HL7’s license, are authorized, without additional charge, to read, and to use Specified Material to develop and sell products and services that implement, but do not directly incorporate, the Specified Material in whole or in part without paying license fees to HL7. </w:t>
      </w:r>
    </w:p>
    <w:p w:rsidRPr="00795C5E" w:rsidR="00E6512E" w:rsidP="00E6512E" w:rsidRDefault="00E6512E" w14:paraId="32D253B7" w14:textId="77777777">
      <w:pPr>
        <w:pStyle w:val="Default"/>
        <w:rPr>
          <w:sz w:val="18"/>
        </w:rPr>
      </w:pPr>
      <w:r w:rsidRPr="00795C5E">
        <w:rPr>
          <w:sz w:val="18"/>
        </w:rPr>
        <w:t xml:space="preserve">INDIVIDUAL, STUDENT AND HEALTH PROFESSIONAL MEMBERS wishing to incorporate additional items of Special Material in whole or part, into products and services, or to enjoy additional authorizations granted to HL7 ORGANIZATIONAL MEMBERS as noted below, must become ORGANIZATIONAL MEMBERS of HL7. </w:t>
      </w:r>
    </w:p>
    <w:p w:rsidRPr="00795C5E" w:rsidR="00E6512E" w:rsidP="00E6512E" w:rsidRDefault="00E6512E" w14:paraId="49E2642E" w14:textId="77777777">
      <w:pPr>
        <w:pStyle w:val="Default"/>
        <w:rPr>
          <w:sz w:val="18"/>
        </w:rPr>
      </w:pPr>
      <w:r w:rsidRPr="00795C5E">
        <w:rPr>
          <w:b/>
          <w:bCs/>
          <w:sz w:val="18"/>
        </w:rPr>
        <w:t xml:space="preserve">B. HL7 ORGANIZATION MEMBERS, </w:t>
      </w:r>
      <w:r w:rsidRPr="00795C5E">
        <w:rPr>
          <w:sz w:val="18"/>
        </w:rPr>
        <w:t xml:space="preserve">who register and agree to the terms of HL7's License, are authorized, without additional charge, on a perpetual (except as provided for in the full license terms governing the Material), non-exclusive and worldwide basis, the right to (a) download, copy (for internal purposes only) and share this Material with your employees and consultants for study purposes, and (b) utilize the Material for the purpose of developing, making, having made, using, marketing, importing, offering to sell or license, and selling or licensing, and to otherwise distribute, Compliant Products, in all cases subject to the conditions set forth in this Agreement and any relevant patent and other intellectual property rights of third parties (which may include members of HL7). No other license, sublicense, or other rights of any kind are granted under this Agreement. </w:t>
      </w:r>
    </w:p>
    <w:p w:rsidRPr="00795C5E" w:rsidR="00E6512E" w:rsidP="00E6512E" w:rsidRDefault="00E6512E" w14:paraId="0D2A043E" w14:textId="77777777">
      <w:pPr>
        <w:pStyle w:val="Default"/>
        <w:rPr>
          <w:sz w:val="18"/>
        </w:rPr>
      </w:pPr>
      <w:r w:rsidRPr="00795C5E">
        <w:rPr>
          <w:b/>
          <w:bCs/>
          <w:sz w:val="18"/>
        </w:rPr>
        <w:t xml:space="preserve">C. NON-MEMBERS, </w:t>
      </w:r>
      <w:r w:rsidRPr="00795C5E">
        <w:rPr>
          <w:sz w:val="18"/>
        </w:rPr>
        <w:t xml:space="preserve">who register and agree to the terms of HL7’s IP policy for Specified Material, are authorized, without additional charge, to read and use the Specified Material for evaluating whether to implement, or in implementing, the Specified Material, and to use Specified Material to develop and sell products and services that implement, but do not directly incorporate, the Specified Material in whole or in part. </w:t>
      </w:r>
    </w:p>
    <w:p w:rsidRPr="00795C5E" w:rsidR="00E6512E" w:rsidP="00E6512E" w:rsidRDefault="00E6512E" w14:paraId="1FF17599" w14:textId="77777777">
      <w:pPr>
        <w:pStyle w:val="Default"/>
        <w:rPr>
          <w:sz w:val="18"/>
        </w:rPr>
      </w:pPr>
      <w:r w:rsidRPr="00795C5E">
        <w:rPr>
          <w:sz w:val="18"/>
        </w:rPr>
        <w:t xml:space="preserve">NON-MEMBERS wishing to incorporate additional items of Specified Material in whole or part, into products and services, or to enjoy the additional authorizations granted to HL7 ORGANIZATIONAL MEMBERS, as noted above, must become ORGANIZATIONAL MEMBERS of HL7. </w:t>
      </w:r>
    </w:p>
    <w:p w:rsidRPr="00795C5E" w:rsidR="00E6512E" w:rsidP="00E6512E" w:rsidRDefault="00E6512E" w14:paraId="0D393578" w14:textId="77777777">
      <w:pPr>
        <w:rPr>
          <w:rFonts w:ascii="Arial" w:hAnsi="Arial" w:cs="Arial"/>
          <w:sz w:val="18"/>
        </w:rPr>
      </w:pPr>
      <w:r w:rsidRPr="00795C5E">
        <w:rPr>
          <w:rFonts w:ascii="Arial" w:hAnsi="Arial" w:cs="Arial"/>
          <w:sz w:val="18"/>
        </w:rPr>
        <w:t>Please see http://www.HL7.org/legal/ippolicy.cfm for the full license terms governing the Material.</w:t>
      </w:r>
    </w:p>
    <w:p w:rsidRPr="00795C5E" w:rsidR="00E6512E" w:rsidP="00E6512E" w:rsidRDefault="00E6512E" w14:paraId="66C4E9A0" w14:textId="77777777">
      <w:pPr>
        <w:rPr>
          <w:rFonts w:ascii="Arial" w:hAnsi="Arial" w:cs="Arial"/>
          <w:sz w:val="18"/>
        </w:rPr>
      </w:pPr>
    </w:p>
    <w:p w:rsidRPr="00795C5E" w:rsidR="00E6512E" w:rsidP="00E6512E" w:rsidRDefault="00E6512E" w14:paraId="2B437F56" w14:textId="77777777">
      <w:pPr>
        <w:rPr>
          <w:rStyle w:val="Strong"/>
          <w:rFonts w:ascii="Arial" w:hAnsi="Arial" w:cs="Arial"/>
          <w:b w:val="0"/>
          <w:bCs w:val="0"/>
          <w:sz w:val="18"/>
        </w:rPr>
      </w:pPr>
      <w:r w:rsidRPr="00795C5E">
        <w:rPr>
          <w:rStyle w:val="Strong"/>
          <w:rFonts w:ascii="Arial" w:hAnsi="Arial" w:cs="Arial"/>
          <w:color w:val="000000"/>
          <w:sz w:val="18"/>
        </w:rPr>
        <w:t xml:space="preserve">Ownership. </w:t>
      </w:r>
      <w:r w:rsidRPr="00795C5E">
        <w:rPr>
          <w:rStyle w:val="Strong"/>
          <w:rFonts w:ascii="Arial" w:hAnsi="Arial" w:cs="Arial"/>
          <w:b w:val="0"/>
          <w:color w:val="000000"/>
          <w:sz w:val="18"/>
        </w:rPr>
        <w:t xml:space="preserve">Licensee agrees and acknowledges that </w:t>
      </w:r>
      <w:r w:rsidRPr="00795C5E">
        <w:rPr>
          <w:rStyle w:val="Strong"/>
          <w:rFonts w:ascii="Arial" w:hAnsi="Arial" w:cs="Arial"/>
          <w:color w:val="000000"/>
          <w:sz w:val="18"/>
        </w:rPr>
        <w:t xml:space="preserve">HL7 owns </w:t>
      </w:r>
      <w:r w:rsidRPr="00795C5E">
        <w:rPr>
          <w:rStyle w:val="Strong"/>
          <w:rFonts w:ascii="Arial" w:hAnsi="Arial" w:cs="Arial"/>
          <w:b w:val="0"/>
          <w:color w:val="000000"/>
          <w:sz w:val="18"/>
        </w:rPr>
        <w:t xml:space="preserve">all right, title, and interest, in and to the Trademark. Licensee shall </w:t>
      </w:r>
      <w:r w:rsidRPr="00795C5E">
        <w:rPr>
          <w:rStyle w:val="Strong"/>
          <w:rFonts w:ascii="Arial" w:hAnsi="Arial" w:cs="Arial"/>
          <w:color w:val="000000"/>
          <w:sz w:val="18"/>
        </w:rPr>
        <w:t>take no action contrary to, or inconsistent with</w:t>
      </w:r>
      <w:r w:rsidRPr="00795C5E">
        <w:rPr>
          <w:rStyle w:val="Strong"/>
          <w:rFonts w:ascii="Arial" w:hAnsi="Arial" w:cs="Arial"/>
          <w:b w:val="0"/>
          <w:color w:val="000000"/>
          <w:sz w:val="18"/>
        </w:rPr>
        <w:t>, the foregoing.</w:t>
      </w:r>
    </w:p>
    <w:p w:rsidRPr="00795C5E" w:rsidR="00E6512E" w:rsidP="00E6512E" w:rsidRDefault="00E6512E" w14:paraId="5778C269" w14:textId="77777777">
      <w:pPr>
        <w:spacing w:before="100" w:beforeAutospacing="1" w:after="100" w:afterAutospacing="1"/>
        <w:rPr>
          <w:rFonts w:ascii="Arial" w:hAnsi="Arial" w:cs="Arial"/>
          <w:color w:val="000000"/>
          <w:sz w:val="18"/>
        </w:rPr>
      </w:pPr>
      <w:r w:rsidRPr="00795C5E">
        <w:rPr>
          <w:rStyle w:val="Strong"/>
          <w:rFonts w:ascii="Arial" w:hAnsi="Arial" w:cs="Arial"/>
          <w:color w:val="000000"/>
          <w:sz w:val="18"/>
        </w:rPr>
        <w:t xml:space="preserve">Licensee agrees and acknowledges that HL7 may not own all right, title, and interest, in and to the Materials and that the Materials </w:t>
      </w:r>
      <w:r w:rsidRPr="00795C5E">
        <w:rPr>
          <w:rFonts w:ascii="Arial" w:hAnsi="Arial" w:cs="Arial"/>
          <w:b/>
          <w:color w:val="000000"/>
          <w:sz w:val="18"/>
        </w:rPr>
        <w:t>may contain and/or reference intellectual property owned by third parties (“Third Party IP”).  Acceptance of these License Terms does not grant Licensee any rights with respect to Third Party IP. Licensee alone is responsible for identifying and obtaining any necessary licenses or authorizations to utilize Third Party IP in connection with the Materials or otherwise. Any actions, claims or suits brought by a third party resulting from a breach of any Third Party IP right by the Licensee remains the Licensee’s liability.</w:t>
      </w:r>
    </w:p>
    <w:p w:rsidRPr="00795C5E" w:rsidR="00E6512E" w:rsidP="00E6512E" w:rsidRDefault="00E6512E" w14:paraId="4EC70A83" w14:textId="77777777">
      <w:pPr>
        <w:rPr>
          <w:rFonts w:ascii="Arial" w:hAnsi="Arial" w:cs="Arial"/>
          <w:color w:val="000000"/>
          <w:sz w:val="18"/>
        </w:rPr>
      </w:pPr>
      <w:r w:rsidRPr="00795C5E">
        <w:rPr>
          <w:rFonts w:ascii="Arial" w:hAnsi="Arial" w:cs="Arial"/>
          <w:color w:val="000000"/>
          <w:sz w:val="18"/>
        </w:rPr>
        <w:t>Following is a non-exhaustive list of third-party terminologies that may require a separate license:</w:t>
      </w:r>
    </w:p>
    <w:tbl>
      <w:tblPr>
        <w:tblW w:w="9360" w:type="dxa"/>
        <w:tblInd w:w="-25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510"/>
        <w:gridCol w:w="5850"/>
      </w:tblGrid>
      <w:tr w:rsidRPr="00AF2E1B" w:rsidR="00E6512E" w:rsidTr="00254B4A" w14:paraId="707E8CB8" w14:textId="77777777">
        <w:trPr>
          <w:cantSplit/>
          <w:trHeight w:val="350"/>
          <w:tblHeader/>
        </w:trPr>
        <w:tc>
          <w:tcPr>
            <w:tcW w:w="3510" w:type="dxa"/>
          </w:tcPr>
          <w:p w:rsidRPr="00AF2E1B" w:rsidR="00E6512E" w:rsidP="00E6512E" w:rsidRDefault="00E6512E" w14:paraId="44EB31A9" w14:textId="77777777">
            <w:pPr>
              <w:rPr>
                <w:rFonts w:ascii="Arial" w:hAnsi="Arial" w:cs="Arial"/>
                <w:b/>
                <w:color w:val="000000"/>
                <w:sz w:val="18"/>
              </w:rPr>
            </w:pPr>
            <w:r w:rsidRPr="00AF2E1B">
              <w:rPr>
                <w:rFonts w:ascii="Arial" w:hAnsi="Arial" w:cs="Arial"/>
                <w:b/>
                <w:color w:val="000000"/>
                <w:sz w:val="18"/>
              </w:rPr>
              <w:t>Terminology</w:t>
            </w:r>
          </w:p>
        </w:tc>
        <w:tc>
          <w:tcPr>
            <w:tcW w:w="5850" w:type="dxa"/>
          </w:tcPr>
          <w:p w:rsidRPr="00AF2E1B" w:rsidR="00E6512E" w:rsidP="00E6512E" w:rsidRDefault="00E6512E" w14:paraId="0DDCF3B8" w14:textId="77777777">
            <w:pPr>
              <w:spacing w:after="100" w:afterAutospacing="1"/>
              <w:rPr>
                <w:rFonts w:ascii="Arial" w:hAnsi="Arial" w:cs="Arial"/>
                <w:b/>
                <w:color w:val="000000"/>
                <w:sz w:val="18"/>
              </w:rPr>
            </w:pPr>
            <w:r w:rsidRPr="00AF2E1B">
              <w:rPr>
                <w:rFonts w:ascii="Arial" w:hAnsi="Arial" w:cs="Arial"/>
                <w:b/>
                <w:color w:val="000000"/>
                <w:sz w:val="18"/>
              </w:rPr>
              <w:t>Owner/Contact</w:t>
            </w:r>
          </w:p>
        </w:tc>
      </w:tr>
      <w:tr w:rsidRPr="00AF2E1B" w:rsidR="00E6512E" w:rsidTr="00254B4A" w14:paraId="1F474C53" w14:textId="77777777">
        <w:trPr>
          <w:cantSplit/>
        </w:trPr>
        <w:tc>
          <w:tcPr>
            <w:tcW w:w="3510" w:type="dxa"/>
          </w:tcPr>
          <w:p w:rsidRPr="00AF2E1B" w:rsidR="00E6512E" w:rsidP="00E6512E" w:rsidRDefault="00E6512E" w14:paraId="41E9557F" w14:textId="77777777">
            <w:pPr>
              <w:spacing w:after="100" w:afterAutospacing="1"/>
              <w:rPr>
                <w:rFonts w:ascii="Arial" w:hAnsi="Arial" w:cs="Arial"/>
                <w:color w:val="000000"/>
                <w:sz w:val="18"/>
              </w:rPr>
            </w:pPr>
            <w:r w:rsidRPr="00AF2E1B">
              <w:rPr>
                <w:rFonts w:ascii="Arial" w:hAnsi="Arial" w:cs="Arial"/>
                <w:color w:val="000000"/>
                <w:sz w:val="18"/>
              </w:rPr>
              <w:t>Current Procedures Terminology (CPT) code set</w:t>
            </w:r>
          </w:p>
        </w:tc>
        <w:tc>
          <w:tcPr>
            <w:tcW w:w="5850" w:type="dxa"/>
          </w:tcPr>
          <w:p w:rsidRPr="00AF2E1B" w:rsidR="00E6512E" w:rsidP="00E6512E" w:rsidRDefault="00E6512E" w14:paraId="2F81BD48" w14:textId="77777777">
            <w:pPr>
              <w:spacing w:before="100" w:beforeAutospacing="1" w:after="100" w:afterAutospacing="1"/>
              <w:rPr>
                <w:rFonts w:ascii="Arial" w:hAnsi="Arial" w:cs="Arial"/>
                <w:color w:val="000000"/>
                <w:sz w:val="18"/>
              </w:rPr>
            </w:pPr>
            <w:r w:rsidRPr="00AF2E1B">
              <w:rPr>
                <w:rFonts w:ascii="Arial" w:hAnsi="Arial" w:cs="Arial"/>
                <w:color w:val="000000"/>
                <w:sz w:val="18"/>
              </w:rPr>
              <w:t>American Medical Association</w:t>
            </w:r>
            <w:r w:rsidRPr="00AF2E1B">
              <w:rPr>
                <w:rFonts w:ascii="Arial" w:hAnsi="Arial" w:cs="Arial"/>
                <w:color w:val="000000"/>
                <w:sz w:val="18"/>
              </w:rPr>
              <w:br/>
            </w:r>
            <w:r w:rsidRPr="00AF2E1B">
              <w:rPr>
                <w:rFonts w:ascii="Arial" w:hAnsi="Arial" w:cs="Arial"/>
                <w:color w:val="000000"/>
                <w:sz w:val="18"/>
              </w:rPr>
              <w:t>https://www.ama-assn.org/practice-management/cpt-licensing</w:t>
            </w:r>
          </w:p>
        </w:tc>
      </w:tr>
      <w:tr w:rsidRPr="00AF2E1B" w:rsidR="00E6512E" w:rsidTr="00254B4A" w14:paraId="733722C1" w14:textId="77777777">
        <w:tc>
          <w:tcPr>
            <w:tcW w:w="3510" w:type="dxa"/>
          </w:tcPr>
          <w:p w:rsidRPr="006B2AB7" w:rsidR="00E6512E" w:rsidP="00E6512E" w:rsidRDefault="00C17F49" w14:paraId="0D47C57A" w14:textId="6AA60DA6">
            <w:pPr>
              <w:spacing w:before="100" w:beforeAutospacing="1" w:after="100" w:afterAutospacing="1"/>
              <w:rPr>
                <w:rFonts w:ascii="Arial" w:hAnsi="Arial" w:cs="Arial"/>
                <w:sz w:val="18"/>
                <w:szCs w:val="18"/>
              </w:rPr>
            </w:pPr>
            <w:r w:rsidRPr="006B2AB7">
              <w:rPr>
                <w:rFonts w:ascii="Arial" w:hAnsi="Arial" w:cs="Arial"/>
                <w:sz w:val="18"/>
                <w:szCs w:val="18"/>
                <w:shd w:val="clear" w:color="auto" w:fill="FFFFFF"/>
              </w:rPr>
              <w:t>SNOMED CT® International</w:t>
            </w:r>
          </w:p>
        </w:tc>
        <w:tc>
          <w:tcPr>
            <w:tcW w:w="5850" w:type="dxa"/>
          </w:tcPr>
          <w:p w:rsidRPr="00AF2E1B" w:rsidR="00E6512E" w:rsidP="00E6512E" w:rsidRDefault="00E6512E" w14:paraId="156F8B13" w14:textId="77777777">
            <w:pPr>
              <w:spacing w:before="100" w:beforeAutospacing="1" w:after="100" w:afterAutospacing="1"/>
              <w:rPr>
                <w:rFonts w:ascii="Arial" w:hAnsi="Arial" w:cs="Arial"/>
                <w:color w:val="000000"/>
                <w:sz w:val="18"/>
              </w:rPr>
            </w:pPr>
            <w:r w:rsidRPr="00AF2E1B">
              <w:rPr>
                <w:rFonts w:ascii="Arial" w:hAnsi="Arial" w:cs="Arial"/>
                <w:color w:val="000000"/>
                <w:sz w:val="18"/>
              </w:rPr>
              <w:t xml:space="preserve">SNOMED International   </w:t>
            </w:r>
            <w:r w:rsidRPr="00AF2E1B">
              <w:rPr>
                <w:rFonts w:ascii="Arial" w:hAnsi="Arial" w:cs="Arial"/>
                <w:sz w:val="18"/>
              </w:rPr>
              <w:t>http://www.snomed.org/snomed-ct/get-snomed-ct</w:t>
            </w:r>
            <w:r w:rsidRPr="00AF2E1B">
              <w:rPr>
                <w:rFonts w:ascii="Arial" w:hAnsi="Arial" w:cs="Arial"/>
                <w:color w:val="000000"/>
                <w:sz w:val="18"/>
              </w:rPr>
              <w:t xml:space="preserve"> or info@ihtsdo.org</w:t>
            </w:r>
          </w:p>
        </w:tc>
      </w:tr>
      <w:tr w:rsidRPr="00AF2E1B" w:rsidR="00E6512E" w:rsidTr="00254B4A" w14:paraId="091EBB81" w14:textId="77777777">
        <w:tc>
          <w:tcPr>
            <w:tcW w:w="3510" w:type="dxa"/>
          </w:tcPr>
          <w:p w:rsidRPr="00AF2E1B" w:rsidR="00E6512E" w:rsidP="00E6512E" w:rsidRDefault="00E6512E" w14:paraId="253D3190" w14:textId="1DC885A7">
            <w:pPr>
              <w:spacing w:before="100" w:beforeAutospacing="1" w:after="100" w:afterAutospacing="1"/>
              <w:rPr>
                <w:rFonts w:ascii="Arial" w:hAnsi="Arial" w:cs="Arial"/>
                <w:color w:val="000000"/>
                <w:sz w:val="18"/>
              </w:rPr>
            </w:pPr>
            <w:r w:rsidRPr="00AF2E1B">
              <w:rPr>
                <w:rFonts w:ascii="Arial" w:hAnsi="Arial" w:cs="Arial"/>
                <w:color w:val="000000"/>
                <w:sz w:val="18"/>
              </w:rPr>
              <w:t>Logical Observation Identifiers Names &amp; Codes (</w:t>
            </w:r>
            <w:r w:rsidRPr="00C17F49" w:rsidR="00C17F49">
              <w:rPr>
                <w:rFonts w:ascii="Arial" w:hAnsi="Arial" w:cs="Arial"/>
                <w:color w:val="000000"/>
                <w:sz w:val="18"/>
              </w:rPr>
              <w:t>LOINC®</w:t>
            </w:r>
            <w:r w:rsidRPr="00AF2E1B">
              <w:rPr>
                <w:rFonts w:ascii="Arial" w:hAnsi="Arial" w:cs="Arial"/>
                <w:color w:val="000000"/>
                <w:sz w:val="18"/>
              </w:rPr>
              <w:t>)</w:t>
            </w:r>
          </w:p>
        </w:tc>
        <w:tc>
          <w:tcPr>
            <w:tcW w:w="5850" w:type="dxa"/>
          </w:tcPr>
          <w:p w:rsidRPr="00AF2E1B" w:rsidR="00E6512E" w:rsidP="00E6512E" w:rsidRDefault="00E6512E" w14:paraId="37A32712" w14:textId="77777777">
            <w:pPr>
              <w:spacing w:before="100" w:beforeAutospacing="1" w:after="100" w:afterAutospacing="1"/>
              <w:rPr>
                <w:rFonts w:ascii="Arial" w:hAnsi="Arial" w:cs="Arial"/>
                <w:color w:val="000000"/>
                <w:sz w:val="18"/>
              </w:rPr>
            </w:pPr>
            <w:r w:rsidRPr="00AF2E1B">
              <w:rPr>
                <w:rFonts w:ascii="Arial" w:hAnsi="Arial" w:cs="Arial"/>
                <w:color w:val="000000"/>
                <w:sz w:val="18"/>
              </w:rPr>
              <w:t>Regenstrief Institute</w:t>
            </w:r>
          </w:p>
        </w:tc>
      </w:tr>
      <w:tr w:rsidRPr="00AF2E1B" w:rsidR="00E6512E" w:rsidTr="00254B4A" w14:paraId="6962D3A5" w14:textId="77777777">
        <w:tc>
          <w:tcPr>
            <w:tcW w:w="3510" w:type="dxa"/>
          </w:tcPr>
          <w:p w:rsidRPr="00AF2E1B" w:rsidR="00E6512E" w:rsidP="00E6512E" w:rsidRDefault="00E6512E" w14:paraId="7B0BEECB" w14:textId="77777777">
            <w:pPr>
              <w:spacing w:before="100" w:beforeAutospacing="1" w:after="100" w:afterAutospacing="1"/>
              <w:rPr>
                <w:rFonts w:ascii="Arial" w:hAnsi="Arial" w:cs="Arial"/>
                <w:color w:val="000000"/>
                <w:sz w:val="18"/>
              </w:rPr>
            </w:pPr>
            <w:r w:rsidRPr="00AF2E1B">
              <w:rPr>
                <w:rFonts w:ascii="Arial" w:hAnsi="Arial" w:cs="Arial"/>
                <w:color w:val="000000"/>
                <w:sz w:val="18"/>
              </w:rPr>
              <w:t>International Classification of Diseases (ICD) codes</w:t>
            </w:r>
          </w:p>
        </w:tc>
        <w:tc>
          <w:tcPr>
            <w:tcW w:w="5850" w:type="dxa"/>
          </w:tcPr>
          <w:p w:rsidRPr="00AF2E1B" w:rsidR="00E6512E" w:rsidP="00E6512E" w:rsidRDefault="00E6512E" w14:paraId="13D4E506" w14:textId="77777777">
            <w:pPr>
              <w:spacing w:before="100" w:beforeAutospacing="1" w:after="100" w:afterAutospacing="1"/>
              <w:rPr>
                <w:rFonts w:ascii="Arial" w:hAnsi="Arial" w:cs="Arial"/>
                <w:color w:val="000000"/>
                <w:sz w:val="18"/>
              </w:rPr>
            </w:pPr>
            <w:r w:rsidRPr="00AF2E1B">
              <w:rPr>
                <w:rFonts w:ascii="Arial" w:hAnsi="Arial" w:cs="Arial"/>
                <w:color w:val="000000"/>
                <w:sz w:val="18"/>
              </w:rPr>
              <w:t>World Health Organization (WHO)</w:t>
            </w:r>
          </w:p>
        </w:tc>
      </w:tr>
      <w:tr w:rsidRPr="00AF2E1B" w:rsidR="00E6512E" w:rsidTr="00254B4A" w14:paraId="07AC0938" w14:textId="77777777">
        <w:tc>
          <w:tcPr>
            <w:tcW w:w="3510" w:type="dxa"/>
          </w:tcPr>
          <w:p w:rsidRPr="00AF2E1B" w:rsidR="00E6512E" w:rsidP="00E6512E" w:rsidRDefault="00E6512E" w14:paraId="0F5E5130" w14:textId="77777777">
            <w:pPr>
              <w:spacing w:before="100" w:beforeAutospacing="1" w:after="100" w:afterAutospacing="1"/>
              <w:rPr>
                <w:rFonts w:ascii="Arial" w:hAnsi="Arial" w:cs="Arial"/>
                <w:color w:val="000000"/>
                <w:sz w:val="18"/>
              </w:rPr>
            </w:pPr>
            <w:r w:rsidRPr="00AF2E1B">
              <w:rPr>
                <w:rFonts w:ascii="Arial" w:hAnsi="Arial" w:cs="Arial"/>
                <w:iCs/>
                <w:color w:val="000000"/>
                <w:sz w:val="18"/>
              </w:rPr>
              <w:t>NUCC Health Care Provider Taxonomy code set</w:t>
            </w:r>
          </w:p>
        </w:tc>
        <w:tc>
          <w:tcPr>
            <w:tcW w:w="5850" w:type="dxa"/>
          </w:tcPr>
          <w:p w:rsidRPr="00AF2E1B" w:rsidR="00E6512E" w:rsidP="00E6512E" w:rsidRDefault="00E6512E" w14:paraId="305D55A9" w14:textId="77777777">
            <w:pPr>
              <w:spacing w:before="100" w:beforeAutospacing="1" w:after="100" w:afterAutospacing="1"/>
              <w:rPr>
                <w:rFonts w:ascii="Arial" w:hAnsi="Arial" w:cs="Arial"/>
                <w:color w:val="000000"/>
                <w:sz w:val="18"/>
              </w:rPr>
            </w:pPr>
            <w:r w:rsidRPr="00AF2E1B">
              <w:rPr>
                <w:rFonts w:ascii="Arial" w:hAnsi="Arial" w:cs="Arial"/>
                <w:iCs/>
                <w:color w:val="000000"/>
                <w:sz w:val="18"/>
              </w:rPr>
              <w:t>American Medical Association. Please see www.nucc.org. AMA licensing contact: 312-464-5022 (AMA IP services)</w:t>
            </w:r>
          </w:p>
        </w:tc>
      </w:tr>
    </w:tbl>
    <w:p w:rsidR="00E6512E" w:rsidP="00E6512E" w:rsidRDefault="00E6512E" w14:paraId="6DEA4E22" w14:textId="77777777"/>
    <w:p w:rsidR="00E6512E" w:rsidRDefault="00E6512E" w14:paraId="0940C0D9" w14:textId="4F024134">
      <w:bookmarkStart w:name="_Hlk83390333" w:id="6"/>
      <w:bookmarkEnd w:id="3"/>
      <w:bookmarkEnd w:id="4"/>
      <w:r>
        <w:br w:type="page"/>
      </w:r>
    </w:p>
    <w:bookmarkEnd w:id="5"/>
    <w:bookmarkEnd w:id="6"/>
    <w:p w:rsidRPr="00D14360" w:rsidR="00DD51B1" w:rsidP="00B505D2" w:rsidRDefault="00DD51B1" w14:paraId="68542BE8" w14:textId="2ED7A702">
      <w:pPr>
        <w:spacing w:after="120"/>
        <w:rPr>
          <w:rFonts w:cs="Calibri"/>
          <w:b/>
          <w:sz w:val="28"/>
        </w:rPr>
      </w:pPr>
      <w:r w:rsidRPr="00D14360">
        <w:rPr>
          <w:rFonts w:cs="Calibri"/>
          <w:b/>
          <w:sz w:val="28"/>
        </w:rPr>
        <w:t>Revision History</w:t>
      </w:r>
    </w:p>
    <w:tbl>
      <w:tblPr>
        <w:tblW w:w="9540" w:type="dxa"/>
        <w:tblInd w:w="-95"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520"/>
        <w:gridCol w:w="1080"/>
        <w:gridCol w:w="5940"/>
      </w:tblGrid>
      <w:tr w:rsidRPr="00C64922" w:rsidR="00254B4A" w:rsidTr="001F4AFB" w14:paraId="3A64FA23" w14:textId="77777777">
        <w:tc>
          <w:tcPr>
            <w:tcW w:w="2520" w:type="dxa"/>
            <w:tcBorders>
              <w:bottom w:val="nil"/>
              <w:right w:val="nil"/>
            </w:tcBorders>
            <w:shd w:val="clear" w:color="auto" w:fill="4F81BD"/>
            <w:tcMar/>
            <w:hideMark/>
          </w:tcPr>
          <w:p w:rsidRPr="00D14360" w:rsidR="00DD51B1" w:rsidP="00D14360" w:rsidRDefault="00710AD7" w14:paraId="00255148" w14:textId="5D34D832">
            <w:pPr>
              <w:pStyle w:val="NormalWeb"/>
              <w:spacing w:before="0" w:beforeAutospacing="0" w:after="120" w:afterAutospacing="0"/>
              <w:rPr>
                <w:rFonts w:cs="Calibri"/>
                <w:b/>
                <w:bCs/>
                <w:color w:val="FFFFFF"/>
              </w:rPr>
            </w:pPr>
            <w:bookmarkStart w:name="_Hlk84246228" w:id="7"/>
            <w:r>
              <w:rPr>
                <w:rFonts w:cs="Calibri"/>
                <w:b/>
                <w:color w:val="FFFFFF"/>
              </w:rPr>
              <w:t>Release</w:t>
            </w:r>
          </w:p>
        </w:tc>
        <w:tc>
          <w:tcPr>
            <w:tcW w:w="1080" w:type="dxa"/>
            <w:shd w:val="clear" w:color="auto" w:fill="4F81BD"/>
            <w:tcMar/>
            <w:hideMark/>
          </w:tcPr>
          <w:p w:rsidRPr="00D14360" w:rsidR="00DD51B1" w:rsidP="00D14360" w:rsidRDefault="00DD51B1" w14:paraId="32ABDD25" w14:textId="77777777">
            <w:pPr>
              <w:pStyle w:val="NormalWeb"/>
              <w:spacing w:before="0" w:beforeAutospacing="0" w:after="120" w:afterAutospacing="0"/>
              <w:rPr>
                <w:rFonts w:cs="Calibri"/>
                <w:b/>
                <w:bCs/>
                <w:color w:val="FFFFFF"/>
              </w:rPr>
            </w:pPr>
            <w:r w:rsidRPr="00D14360">
              <w:rPr>
                <w:rFonts w:cs="Calibri"/>
                <w:b/>
                <w:color w:val="FFFFFF"/>
              </w:rPr>
              <w:t>Date</w:t>
            </w:r>
          </w:p>
        </w:tc>
        <w:tc>
          <w:tcPr>
            <w:tcW w:w="5940" w:type="dxa"/>
            <w:shd w:val="clear" w:color="auto" w:fill="4F81BD"/>
            <w:tcMar/>
            <w:hideMark/>
          </w:tcPr>
          <w:p w:rsidRPr="00D14360" w:rsidR="00DD51B1" w:rsidP="00D14360" w:rsidRDefault="00DD51B1" w14:paraId="064FB1CF" w14:textId="77777777">
            <w:pPr>
              <w:pStyle w:val="NormalWeb"/>
              <w:spacing w:before="0" w:beforeAutospacing="0" w:after="120" w:afterAutospacing="0"/>
              <w:rPr>
                <w:rFonts w:cs="Calibri"/>
                <w:b/>
                <w:bCs/>
                <w:color w:val="FFFFFF"/>
              </w:rPr>
            </w:pPr>
            <w:r w:rsidRPr="00D14360">
              <w:rPr>
                <w:rFonts w:cs="Calibri"/>
                <w:b/>
                <w:color w:val="FFFFFF"/>
              </w:rPr>
              <w:t>Description</w:t>
            </w:r>
          </w:p>
        </w:tc>
      </w:tr>
      <w:tr w:rsidRPr="00C64922" w:rsidR="00F1466A" w:rsidTr="001F4AFB" w14:paraId="441D6804" w14:textId="77777777">
        <w:tc>
          <w:tcPr>
            <w:tcW w:w="2520" w:type="dxa"/>
            <w:tcBorders>
              <w:top w:val="single" w:color="4F81BD" w:sz="4" w:space="0"/>
              <w:bottom w:val="single" w:color="4F81BD" w:sz="4" w:space="0"/>
              <w:right w:val="nil"/>
            </w:tcBorders>
            <w:shd w:val="clear" w:color="auto" w:fill="FFFFFF" w:themeFill="background1"/>
            <w:tcMar/>
          </w:tcPr>
          <w:p w:rsidRPr="00D14360" w:rsidR="00F1466A" w:rsidP="00D14360" w:rsidRDefault="00710AD7" w14:paraId="58BBD2B1" w14:textId="5FCCB787">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1</w:t>
            </w:r>
          </w:p>
        </w:tc>
        <w:tc>
          <w:tcPr>
            <w:tcW w:w="1080" w:type="dxa"/>
            <w:tcBorders>
              <w:top w:val="single" w:color="4F81BD" w:sz="4" w:space="0"/>
              <w:bottom w:val="single" w:color="4F81BD" w:sz="4" w:space="0"/>
            </w:tcBorders>
            <w:shd w:val="clear" w:color="auto" w:fill="auto"/>
            <w:tcMar/>
          </w:tcPr>
          <w:p w:rsidRPr="00D14360" w:rsidR="00F1466A" w:rsidP="00D14360" w:rsidRDefault="00525C69" w14:paraId="388EA98B" w14:textId="41840B53">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MAR 2017</w:t>
            </w:r>
          </w:p>
        </w:tc>
        <w:tc>
          <w:tcPr>
            <w:tcW w:w="5940" w:type="dxa"/>
            <w:tcBorders>
              <w:top w:val="single" w:color="4F81BD" w:sz="4" w:space="0"/>
              <w:bottom w:val="single" w:color="4F81BD" w:sz="4" w:space="0"/>
            </w:tcBorders>
            <w:shd w:val="clear" w:color="auto" w:fill="auto"/>
            <w:tcMar/>
          </w:tcPr>
          <w:p w:rsidRPr="00D14360" w:rsidR="00F1466A" w:rsidP="00D14360" w:rsidRDefault="00F1466A" w14:paraId="540AF9C9" w14:textId="37B26054">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Initial version with implementation guidance corresponding to use of C-CDA 1.1</w:t>
            </w:r>
          </w:p>
        </w:tc>
      </w:tr>
      <w:tr w:rsidRPr="00C64922" w:rsidR="00F1466A" w:rsidTr="001F4AFB" w14:paraId="3974FD1D" w14:textId="77777777">
        <w:tc>
          <w:tcPr>
            <w:tcW w:w="2520" w:type="dxa"/>
            <w:tcBorders>
              <w:top w:val="single" w:color="4F81BD" w:sz="4" w:space="0"/>
              <w:bottom w:val="single" w:color="4F81BD" w:sz="4" w:space="0"/>
              <w:right w:val="nil"/>
            </w:tcBorders>
            <w:shd w:val="clear" w:color="auto" w:fill="FFFFFF" w:themeFill="background1"/>
            <w:tcMar/>
            <w:hideMark/>
          </w:tcPr>
          <w:p w:rsidRPr="00D14360" w:rsidR="00F1466A" w:rsidP="00F1466A" w:rsidRDefault="00710AD7" w14:paraId="4EDCE36F" w14:textId="64857EB7">
            <w:pPr>
              <w:pStyle w:val="NormalWeb"/>
              <w:spacing w:before="0" w:beforeAutospacing="0" w:after="120" w:afterAutospacing="0"/>
              <w:rPr>
                <w:rFonts w:ascii="Calibri Light" w:hAnsi="Calibri Light" w:cs="Calibri Light"/>
                <w:b/>
                <w:bCs/>
              </w:rPr>
            </w:pPr>
            <w:r>
              <w:rPr>
                <w:rFonts w:ascii="Calibri Light" w:hAnsi="Calibri Light" w:cs="Calibri Light"/>
                <w:b/>
                <w:bCs/>
                <w:color w:val="000000"/>
              </w:rPr>
              <w:t>Release 2</w:t>
            </w:r>
          </w:p>
        </w:tc>
        <w:tc>
          <w:tcPr>
            <w:tcW w:w="1080" w:type="dxa"/>
            <w:tcBorders>
              <w:top w:val="single" w:color="4F81BD" w:sz="4" w:space="0"/>
              <w:bottom w:val="single" w:color="4F81BD" w:sz="4" w:space="0"/>
            </w:tcBorders>
            <w:shd w:val="clear" w:color="auto" w:fill="auto"/>
            <w:tcMar/>
            <w:hideMark/>
          </w:tcPr>
          <w:p w:rsidRPr="00D14360" w:rsidR="00F1466A" w:rsidP="00F1466A" w:rsidRDefault="00525C69" w14:paraId="0B0E078C" w14:textId="2AE823B5">
            <w:pPr>
              <w:pStyle w:val="NormalWeb"/>
              <w:spacing w:before="0" w:beforeAutospacing="0" w:after="120" w:afterAutospacing="0"/>
              <w:rPr>
                <w:rFonts w:ascii="Calibri Light" w:hAnsi="Calibri Light" w:cs="Calibri Light"/>
              </w:rPr>
            </w:pPr>
            <w:r>
              <w:rPr>
                <w:rFonts w:ascii="Calibri Light" w:hAnsi="Calibri Light" w:cs="Calibri Light"/>
                <w:color w:val="000000"/>
              </w:rPr>
              <w:t>OCT 2019</w:t>
            </w:r>
          </w:p>
        </w:tc>
        <w:tc>
          <w:tcPr>
            <w:tcW w:w="5940" w:type="dxa"/>
            <w:tcBorders>
              <w:top w:val="single" w:color="4F81BD" w:sz="4" w:space="0"/>
              <w:bottom w:val="single" w:color="4F81BD" w:sz="4" w:space="0"/>
            </w:tcBorders>
            <w:shd w:val="clear" w:color="auto" w:fill="auto"/>
            <w:tcMar/>
            <w:hideMark/>
          </w:tcPr>
          <w:p w:rsidRPr="00D14360" w:rsidR="00F1466A" w:rsidP="00F1466A" w:rsidRDefault="00F1466A" w14:paraId="344440C1" w14:textId="243589BB">
            <w:pPr>
              <w:pStyle w:val="NormalWeb"/>
              <w:spacing w:before="0" w:beforeAutospacing="0" w:after="120" w:afterAutospacing="0"/>
              <w:rPr>
                <w:rFonts w:ascii="Calibri Light" w:hAnsi="Calibri Light" w:cs="Calibri Light"/>
              </w:rPr>
            </w:pPr>
            <w:r>
              <w:rPr>
                <w:rFonts w:ascii="Calibri Light" w:hAnsi="Calibri Light" w:cs="Calibri Light"/>
                <w:color w:val="000000"/>
              </w:rPr>
              <w:t>Updated to revise guidance to address C-CDA 2.1</w:t>
            </w:r>
          </w:p>
        </w:tc>
      </w:tr>
      <w:tr w:rsidRPr="00C64922" w:rsidR="00F1466A" w:rsidTr="001F4AFB" w14:paraId="35E78E2E" w14:textId="77777777">
        <w:tc>
          <w:tcPr>
            <w:tcW w:w="2520" w:type="dxa"/>
            <w:tcBorders>
              <w:top w:val="single" w:color="4F81BD" w:sz="4" w:space="0"/>
              <w:bottom w:val="single" w:color="4F81BD" w:sz="4" w:space="0"/>
              <w:right w:val="nil"/>
            </w:tcBorders>
            <w:shd w:val="clear" w:color="auto" w:fill="FFFFFF" w:themeFill="background1"/>
            <w:tcMar/>
          </w:tcPr>
          <w:p w:rsidRPr="00D14360" w:rsidR="00F1466A" w:rsidP="00F1466A" w:rsidRDefault="00710AD7" w14:paraId="25A060AC" w14:textId="38C639BC">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2 Oct 2020 Errata</w:t>
            </w:r>
          </w:p>
        </w:tc>
        <w:tc>
          <w:tcPr>
            <w:tcW w:w="1080" w:type="dxa"/>
            <w:tcBorders>
              <w:top w:val="single" w:color="4F81BD" w:sz="4" w:space="0"/>
              <w:bottom w:val="single" w:color="4F81BD" w:sz="4" w:space="0"/>
            </w:tcBorders>
            <w:shd w:val="clear" w:color="auto" w:fill="auto"/>
            <w:tcMar/>
          </w:tcPr>
          <w:p w:rsidRPr="00D14360" w:rsidR="00F1466A" w:rsidP="00F1466A" w:rsidRDefault="00525C69" w14:paraId="14A95BE9" w14:textId="7EF22845">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OCT 2020</w:t>
            </w:r>
          </w:p>
        </w:tc>
        <w:tc>
          <w:tcPr>
            <w:tcW w:w="5940" w:type="dxa"/>
            <w:tcBorders>
              <w:top w:val="single" w:color="4F81BD" w:sz="4" w:space="0"/>
              <w:bottom w:val="single" w:color="4F81BD" w:sz="4" w:space="0"/>
            </w:tcBorders>
            <w:shd w:val="clear" w:color="auto" w:fill="auto"/>
            <w:tcMar/>
          </w:tcPr>
          <w:p w:rsidR="00F1466A" w:rsidP="00F1466A" w:rsidRDefault="00F1466A" w14:paraId="4037C0AD" w14:textId="362059AB">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 xml:space="preserve">Errata </w:t>
            </w:r>
            <w:r w:rsidR="00DA32F0">
              <w:rPr>
                <w:rFonts w:ascii="Calibri Light" w:hAnsi="Calibri Light" w:cs="Calibri Light"/>
                <w:color w:val="000000"/>
              </w:rPr>
              <w:t>version</w:t>
            </w:r>
            <w:r>
              <w:rPr>
                <w:rFonts w:ascii="Calibri Light" w:hAnsi="Calibri Light" w:cs="Calibri Light"/>
                <w:color w:val="000000"/>
              </w:rPr>
              <w:t xml:space="preserve"> to remove stylesheets from publication package to address security concerns</w:t>
            </w:r>
          </w:p>
        </w:tc>
      </w:tr>
      <w:tr w:rsidRPr="00C64922" w:rsidR="00254B4A" w:rsidTr="001F4AFB" w14:paraId="28A0115C" w14:textId="77777777">
        <w:tc>
          <w:tcPr>
            <w:tcW w:w="2520" w:type="dxa"/>
            <w:tcBorders>
              <w:top w:val="single" w:color="4F81BD" w:sz="4" w:space="0"/>
              <w:bottom w:val="single" w:color="4472C4" w:themeColor="accent1" w:sz="4" w:space="0"/>
              <w:right w:val="nil"/>
            </w:tcBorders>
            <w:shd w:val="clear" w:color="auto" w:fill="FFFFFF" w:themeFill="background1"/>
            <w:tcMar/>
          </w:tcPr>
          <w:p w:rsidRPr="00D14360" w:rsidR="00710AD7" w:rsidP="00710AD7" w:rsidRDefault="00710AD7" w14:paraId="581F0292" w14:textId="2ECFFE5F">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2 Oct 2021 Errata</w:t>
            </w:r>
          </w:p>
        </w:tc>
        <w:tc>
          <w:tcPr>
            <w:tcW w:w="1080" w:type="dxa"/>
            <w:tcBorders>
              <w:top w:val="single" w:color="4F81BD" w:sz="4" w:space="0"/>
              <w:bottom w:val="single" w:color="4472C4" w:themeColor="accent1" w:sz="4" w:space="0"/>
            </w:tcBorders>
            <w:shd w:val="clear" w:color="auto" w:fill="auto"/>
            <w:tcMar/>
          </w:tcPr>
          <w:p w:rsidRPr="00D14360" w:rsidR="00710AD7" w:rsidP="00710AD7" w:rsidRDefault="00710AD7" w14:paraId="38B28E5B" w14:textId="19E09EB0">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OCT 2021</w:t>
            </w:r>
          </w:p>
        </w:tc>
        <w:tc>
          <w:tcPr>
            <w:tcW w:w="5940" w:type="dxa"/>
            <w:tcBorders>
              <w:top w:val="single" w:color="4F81BD" w:sz="4" w:space="0"/>
              <w:bottom w:val="single" w:color="4472C4" w:themeColor="accent1" w:sz="4" w:space="0"/>
            </w:tcBorders>
            <w:shd w:val="clear" w:color="auto" w:fill="auto"/>
            <w:tcMar/>
          </w:tcPr>
          <w:p w:rsidRPr="00D14360" w:rsidR="00710AD7" w:rsidP="00710AD7" w:rsidRDefault="00710AD7" w14:paraId="350C0171" w14:textId="15917504">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 xml:space="preserve">Errata </w:t>
            </w:r>
            <w:r w:rsidR="00DA32F0">
              <w:rPr>
                <w:rFonts w:ascii="Calibri Light" w:hAnsi="Calibri Light" w:cs="Calibri Light"/>
                <w:color w:val="000000"/>
              </w:rPr>
              <w:t>version</w:t>
            </w:r>
            <w:r>
              <w:rPr>
                <w:rFonts w:ascii="Calibri Light" w:hAnsi="Calibri Light" w:cs="Calibri Light"/>
                <w:color w:val="000000"/>
              </w:rPr>
              <w:t xml:space="preserve"> to address various issues reported by the community.  See spreadsheet in release package for details.</w:t>
            </w:r>
            <w:r w:rsidRPr="0012351C">
              <w:rPr>
                <w:rFonts w:ascii="Calibri Light" w:hAnsi="Calibri Light" w:cs="Calibri Light"/>
                <w:color w:val="000000"/>
              </w:rPr>
              <w:t xml:space="preserve"> </w:t>
            </w:r>
            <w:r w:rsidRPr="00482065">
              <w:rPr>
                <w:rFonts w:ascii="Calibri Light" w:hAnsi="Calibri Light" w:cs="Calibri Light"/>
                <w:color w:val="000000"/>
              </w:rPr>
              <w:t>In addition to the spreadsheet list of errata</w:t>
            </w:r>
            <w:r>
              <w:rPr>
                <w:rFonts w:ascii="Calibri Light" w:hAnsi="Calibri Light" w:cs="Calibri Light"/>
                <w:color w:val="000000"/>
              </w:rPr>
              <w:t>, these changes have been incorporated in the artifacts included in the publication package</w:t>
            </w:r>
          </w:p>
        </w:tc>
      </w:tr>
      <w:tr w:rsidRPr="00C64922" w:rsidR="0012351C" w:rsidTr="001F4AFB" w14:paraId="1507DE1D" w14:textId="77777777">
        <w:tc>
          <w:tcPr>
            <w:tcW w:w="2520" w:type="dxa"/>
            <w:tcBorders>
              <w:top w:val="single" w:color="4472C4" w:themeColor="accent1" w:sz="4" w:space="0"/>
              <w:bottom w:val="single" w:color="4472C4" w:themeColor="accent1" w:sz="4" w:space="0"/>
              <w:right w:val="nil"/>
            </w:tcBorders>
            <w:shd w:val="clear" w:color="auto" w:fill="FFFFFF" w:themeFill="background1"/>
            <w:tcMar/>
          </w:tcPr>
          <w:p w:rsidR="0012351C" w:rsidP="00710AD7" w:rsidRDefault="0012351C" w14:paraId="039679C5" w14:textId="2179EA3D">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3</w:t>
            </w:r>
          </w:p>
        </w:tc>
        <w:tc>
          <w:tcPr>
            <w:tcW w:w="1080" w:type="dxa"/>
            <w:tcBorders>
              <w:top w:val="single" w:color="4472C4" w:themeColor="accent1" w:sz="4" w:space="0"/>
              <w:bottom w:val="single" w:color="4472C4" w:themeColor="accent1" w:sz="4" w:space="0"/>
            </w:tcBorders>
            <w:shd w:val="clear" w:color="auto" w:fill="auto"/>
            <w:tcMar/>
          </w:tcPr>
          <w:p w:rsidR="0012351C" w:rsidP="00710AD7" w:rsidRDefault="00B455CB" w14:paraId="3ECA3948" w14:textId="12E7860F">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MAY</w:t>
            </w:r>
            <w:r w:rsidR="0012351C">
              <w:rPr>
                <w:rFonts w:ascii="Calibri Light" w:hAnsi="Calibri Light" w:cs="Calibri Light"/>
                <w:color w:val="000000"/>
              </w:rPr>
              <w:t xml:space="preserve"> 2022</w:t>
            </w:r>
          </w:p>
        </w:tc>
        <w:tc>
          <w:tcPr>
            <w:tcW w:w="5940" w:type="dxa"/>
            <w:tcBorders>
              <w:top w:val="single" w:color="4472C4" w:themeColor="accent1" w:sz="4" w:space="0"/>
              <w:bottom w:val="single" w:color="4472C4" w:themeColor="accent1" w:sz="4" w:space="0"/>
            </w:tcBorders>
            <w:shd w:val="clear" w:color="auto" w:fill="auto"/>
            <w:tcMar/>
          </w:tcPr>
          <w:p w:rsidR="0066383D" w:rsidP="00710AD7" w:rsidRDefault="007B5FBD" w14:paraId="6F045A44" w14:textId="3DB91ED2">
            <w:pPr>
              <w:pStyle w:val="NormalWeb"/>
              <w:spacing w:before="0" w:beforeAutospacing="0" w:after="120" w:afterAutospacing="0"/>
              <w:rPr>
                <w:rFonts w:ascii="Calibri Light" w:hAnsi="Calibri Light" w:cs="Calibri Light"/>
                <w:color w:val="000000"/>
              </w:rPr>
            </w:pPr>
            <w:r w:rsidRPr="007B5FBD">
              <w:rPr>
                <w:rFonts w:ascii="Calibri Light" w:hAnsi="Calibri Light" w:cs="Calibri Light"/>
                <w:color w:val="000000"/>
              </w:rPr>
              <w:t>Updated to include explicit guidance and some supporting CDA templates to support ONC USCDI v2 Data Classes and Data Elements.</w:t>
            </w:r>
          </w:p>
        </w:tc>
      </w:tr>
      <w:tr w:rsidRPr="00C64922" w:rsidR="00184755" w:rsidTr="001F4AFB" w14:paraId="36F59A93" w14:textId="77777777">
        <w:tc>
          <w:tcPr>
            <w:tcW w:w="2520" w:type="dxa"/>
            <w:tcBorders>
              <w:top w:val="single" w:color="4472C4" w:themeColor="accent1" w:sz="4" w:space="0"/>
              <w:right w:val="nil"/>
            </w:tcBorders>
            <w:shd w:val="clear" w:color="auto" w:fill="FFFFFF" w:themeFill="background1"/>
            <w:tcMar/>
          </w:tcPr>
          <w:p w:rsidR="00184755" w:rsidP="00184755" w:rsidRDefault="00184755" w14:paraId="022EF5AF" w14:textId="5A7CE50F">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4</w:t>
            </w:r>
          </w:p>
        </w:tc>
        <w:tc>
          <w:tcPr>
            <w:tcW w:w="1080" w:type="dxa"/>
            <w:tcBorders>
              <w:top w:val="single" w:color="4472C4" w:themeColor="accent1" w:sz="4" w:space="0"/>
            </w:tcBorders>
            <w:shd w:val="clear" w:color="auto" w:fill="auto"/>
            <w:tcMar/>
          </w:tcPr>
          <w:p w:rsidR="00184755" w:rsidP="00184755" w:rsidRDefault="00184755" w14:paraId="5E93F95D" w14:textId="46AF7F65">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JAN 2023</w:t>
            </w:r>
          </w:p>
        </w:tc>
        <w:tc>
          <w:tcPr>
            <w:tcW w:w="5940" w:type="dxa"/>
            <w:tcBorders>
              <w:top w:val="single" w:color="4472C4" w:themeColor="accent1" w:sz="4" w:space="0"/>
            </w:tcBorders>
            <w:shd w:val="clear" w:color="auto" w:fill="auto"/>
            <w:tcMar/>
          </w:tcPr>
          <w:p w:rsidRPr="007B5FBD" w:rsidR="00184755" w:rsidP="00184755" w:rsidRDefault="00184755" w14:paraId="6DD246DE" w14:textId="76D89DED">
            <w:pPr>
              <w:pStyle w:val="NormalWeb"/>
              <w:spacing w:before="0" w:beforeAutospacing="0" w:after="120" w:afterAutospacing="0"/>
              <w:rPr>
                <w:rFonts w:ascii="Calibri Light" w:hAnsi="Calibri Light" w:cs="Calibri Light"/>
                <w:color w:val="000000"/>
              </w:rPr>
            </w:pPr>
            <w:r w:rsidRPr="007B5FBD">
              <w:rPr>
                <w:rFonts w:ascii="Calibri Light" w:hAnsi="Calibri Light" w:cs="Calibri Light"/>
                <w:color w:val="000000"/>
              </w:rPr>
              <w:t>Updated to include explicit guidance and some supporting CDA templates to support ONC USCDI v</w:t>
            </w:r>
            <w:r>
              <w:rPr>
                <w:rFonts w:ascii="Calibri Light" w:hAnsi="Calibri Light" w:cs="Calibri Light"/>
                <w:color w:val="000000"/>
              </w:rPr>
              <w:t>3</w:t>
            </w:r>
            <w:r w:rsidRPr="007B5FBD">
              <w:rPr>
                <w:rFonts w:ascii="Calibri Light" w:hAnsi="Calibri Light" w:cs="Calibri Light"/>
                <w:color w:val="000000"/>
              </w:rPr>
              <w:t xml:space="preserve"> Data Classes and Data Elements.</w:t>
            </w:r>
          </w:p>
        </w:tc>
      </w:tr>
      <w:tr w:rsidR="001F4AFB" w:rsidTr="001F4AFB" w14:paraId="6F062ECF">
        <w:trPr>
          <w:trHeight w:val="300"/>
        </w:trPr>
        <w:tc>
          <w:tcPr>
            <w:tcW w:w="2520" w:type="dxa"/>
            <w:tcBorders>
              <w:top w:val="single" w:color="4472C4" w:themeColor="accent1" w:sz="4" w:space="0"/>
              <w:right w:val="nil"/>
            </w:tcBorders>
            <w:shd w:val="clear" w:color="auto" w:fill="FFFFFF" w:themeFill="background1"/>
            <w:tcMar/>
          </w:tcPr>
          <w:p w:rsidR="01EEDE46" w:rsidP="001F4AFB" w:rsidRDefault="01EEDE46" w14:paraId="3723FD79" w14:textId="454F38CA">
            <w:pPr>
              <w:pStyle w:val="NormalWeb"/>
              <w:rPr>
                <w:rFonts w:ascii="Calibri Light" w:hAnsi="Calibri Light" w:cs="Calibri Light"/>
                <w:b w:val="1"/>
                <w:bCs w:val="1"/>
                <w:color w:val="000000" w:themeColor="text1" w:themeTint="FF" w:themeShade="FF"/>
              </w:rPr>
            </w:pPr>
            <w:r w:rsidRPr="001F4AFB" w:rsidR="01EEDE46">
              <w:rPr>
                <w:rFonts w:ascii="Calibri Light" w:hAnsi="Calibri Light" w:cs="Calibri Light"/>
                <w:b w:val="1"/>
                <w:bCs w:val="1"/>
                <w:color w:val="000000" w:themeColor="text1" w:themeTint="FF" w:themeShade="FF"/>
              </w:rPr>
              <w:t>Release 4.1</w:t>
            </w:r>
          </w:p>
        </w:tc>
        <w:tc>
          <w:tcPr>
            <w:tcW w:w="1080" w:type="dxa"/>
            <w:tcBorders>
              <w:top w:val="single" w:color="4472C4" w:themeColor="accent1" w:sz="4" w:space="0"/>
            </w:tcBorders>
            <w:shd w:val="clear" w:color="auto" w:fill="auto"/>
            <w:tcMar/>
          </w:tcPr>
          <w:p w:rsidR="01EEDE46" w:rsidP="001F4AFB" w:rsidRDefault="01EEDE46" w14:paraId="13A7BA7C" w14:textId="63C68EFE">
            <w:pPr>
              <w:pStyle w:val="NormalWeb"/>
              <w:rPr>
                <w:rFonts w:ascii="Calibri Light" w:hAnsi="Calibri Light" w:cs="Calibri Light"/>
                <w:color w:val="000000" w:themeColor="text1" w:themeTint="FF" w:themeShade="FF"/>
              </w:rPr>
            </w:pPr>
            <w:r w:rsidRPr="001F4AFB" w:rsidR="01EEDE46">
              <w:rPr>
                <w:rFonts w:ascii="Calibri Light" w:hAnsi="Calibri Light" w:cs="Calibri Light"/>
                <w:color w:val="000000" w:themeColor="text1" w:themeTint="FF" w:themeShade="FF"/>
              </w:rPr>
              <w:t>June 2023</w:t>
            </w:r>
          </w:p>
        </w:tc>
        <w:tc>
          <w:tcPr>
            <w:tcW w:w="5940" w:type="dxa"/>
            <w:tcBorders>
              <w:top w:val="single" w:color="4472C4" w:themeColor="accent1" w:sz="4" w:space="0"/>
            </w:tcBorders>
            <w:shd w:val="clear" w:color="auto" w:fill="auto"/>
            <w:tcMar/>
          </w:tcPr>
          <w:p w:rsidR="01EEDE46" w:rsidP="001F4AFB" w:rsidRDefault="01EEDE46" w14:paraId="0BCFFDBD" w14:textId="6E6E1C22">
            <w:pPr>
              <w:pStyle w:val="NormalWeb"/>
              <w:rPr>
                <w:rFonts w:ascii="Calibri Light" w:hAnsi="Calibri Light" w:cs="Calibri Light"/>
                <w:color w:val="000000" w:themeColor="text1" w:themeTint="FF" w:themeShade="FF"/>
              </w:rPr>
            </w:pPr>
            <w:r w:rsidRPr="001F4AFB" w:rsidR="01EEDE46">
              <w:rPr>
                <w:rFonts w:ascii="Calibri Light" w:hAnsi="Calibri Light" w:cs="Calibri Light"/>
                <w:color w:val="000000" w:themeColor="text1" w:themeTint="FF" w:themeShade="FF"/>
              </w:rPr>
              <w:t>Updated to Include design for ONC’s USCDI v3 "Sex Observation Template"</w:t>
            </w:r>
          </w:p>
        </w:tc>
      </w:tr>
      <w:bookmarkEnd w:id="7"/>
    </w:tbl>
    <w:p w:rsidR="008E2AAD" w:rsidP="00467D21" w:rsidRDefault="008E2AAD" w14:paraId="47A9E35F" w14:textId="77777777">
      <w:pPr>
        <w:rPr>
          <w:rFonts w:cs="Calibri"/>
          <w:color w:val="000000"/>
        </w:rPr>
      </w:pPr>
    </w:p>
    <w:p w:rsidR="008E2AAD" w:rsidRDefault="00467D21" w14:paraId="5DDFA772" w14:textId="384C7E31">
      <w:pPr>
        <w:rPr>
          <w:rFonts w:cs="Calibri"/>
          <w:color w:val="000000"/>
        </w:rPr>
      </w:pPr>
      <w:r>
        <w:rPr>
          <w:rFonts w:cs="Calibri"/>
          <w:color w:val="000000"/>
        </w:rPr>
        <w:t xml:space="preserve">The Companion Guide Release </w:t>
      </w:r>
      <w:r w:rsidR="00184755">
        <w:rPr>
          <w:rFonts w:cs="Calibri"/>
          <w:color w:val="000000"/>
        </w:rPr>
        <w:t>4</w:t>
      </w:r>
      <w:r>
        <w:rPr>
          <w:rFonts w:cs="Calibri"/>
          <w:color w:val="000000"/>
        </w:rPr>
        <w:t xml:space="preserve"> was developed with support from the Federal Electronic Health Record Modernization (FEHRM) program office</w:t>
      </w:r>
      <w:r w:rsidR="008E2AAD">
        <w:rPr>
          <w:rFonts w:cs="Calibri"/>
          <w:color w:val="000000"/>
        </w:rPr>
        <w:t xml:space="preserve"> and </w:t>
      </w:r>
      <w:r w:rsidRPr="00D14360" w:rsidR="00DD51B1">
        <w:rPr>
          <w:rFonts w:cs="Calibri"/>
          <w:color w:val="000000"/>
        </w:rPr>
        <w:t>HL7 as part of a grant awarded to HL7 by the Office of the National Coordinator for Health Information Technology (ONC)</w:t>
      </w:r>
    </w:p>
    <w:tbl>
      <w:tblPr>
        <w:tblW w:w="9535"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3178"/>
        <w:gridCol w:w="2709"/>
        <w:gridCol w:w="469"/>
        <w:gridCol w:w="3179"/>
      </w:tblGrid>
      <w:tr w:rsidRPr="00C64922" w:rsidR="003C1159" w:rsidTr="00254B4A" w14:paraId="31B6BD15" w14:textId="77777777">
        <w:tc>
          <w:tcPr>
            <w:tcW w:w="5887" w:type="dxa"/>
            <w:gridSpan w:val="2"/>
            <w:tcBorders>
              <w:bottom w:val="nil"/>
              <w:right w:val="nil"/>
            </w:tcBorders>
            <w:shd w:val="clear" w:color="auto" w:fill="4F81BD"/>
          </w:tcPr>
          <w:p w:rsidRPr="00D14360" w:rsidR="003C1159" w:rsidP="00F75DF2" w:rsidRDefault="003C1159" w14:paraId="295809E7" w14:textId="77777777">
            <w:pPr>
              <w:rPr>
                <w:rFonts w:cs="Calibri"/>
                <w:b/>
                <w:bCs/>
                <w:color w:val="FFFFFF"/>
              </w:rPr>
            </w:pPr>
            <w:r w:rsidRPr="00D14360">
              <w:rPr>
                <w:rFonts w:cs="Calibri"/>
                <w:b/>
                <w:bCs/>
                <w:color w:val="FFFFFF"/>
              </w:rPr>
              <w:t>Structured Documents Work Group Leadership</w:t>
            </w:r>
          </w:p>
        </w:tc>
        <w:tc>
          <w:tcPr>
            <w:tcW w:w="3648" w:type="dxa"/>
            <w:gridSpan w:val="2"/>
            <w:shd w:val="clear" w:color="auto" w:fill="4F81BD"/>
          </w:tcPr>
          <w:p w:rsidRPr="00D14360" w:rsidR="003C1159" w:rsidP="00F75DF2" w:rsidRDefault="003C1159" w14:paraId="3180B544" w14:textId="77777777">
            <w:pPr>
              <w:rPr>
                <w:rFonts w:cs="Calibri"/>
                <w:b/>
                <w:bCs/>
                <w:color w:val="FFFFFF"/>
              </w:rPr>
            </w:pPr>
          </w:p>
        </w:tc>
      </w:tr>
      <w:tr w:rsidRPr="00C64922" w:rsidR="00254B4A" w:rsidTr="00F75DF2" w14:paraId="021309F7" w14:textId="77777777">
        <w:trPr>
          <w:trHeight w:val="269"/>
        </w:trPr>
        <w:tc>
          <w:tcPr>
            <w:tcW w:w="3178" w:type="dxa"/>
            <w:tcBorders>
              <w:top w:val="single" w:color="4F81BD" w:sz="4" w:space="0"/>
              <w:bottom w:val="single" w:color="4F81BD" w:sz="4" w:space="0"/>
              <w:right w:val="single" w:color="4F81BD" w:sz="4" w:space="0"/>
            </w:tcBorders>
            <w:shd w:val="clear" w:color="auto" w:fill="FFFFFF"/>
          </w:tcPr>
          <w:p w:rsidRPr="00D14360" w:rsidR="003C1159" w:rsidP="00F75DF2" w:rsidRDefault="003C1159" w14:paraId="4A809E21" w14:textId="498208C5">
            <w:pPr>
              <w:rPr>
                <w:rFonts w:cs="Calibri"/>
                <w:bCs/>
              </w:rPr>
            </w:pPr>
            <w:r w:rsidRPr="00D14360">
              <w:rPr>
                <w:rFonts w:cs="Calibri"/>
              </w:rPr>
              <w:t>Gay Dolin</w:t>
            </w:r>
          </w:p>
        </w:tc>
        <w:tc>
          <w:tcPr>
            <w:tcW w:w="3178" w:type="dxa"/>
            <w:gridSpan w:val="2"/>
            <w:tcBorders>
              <w:top w:val="single" w:color="4F81BD" w:sz="4" w:space="0"/>
              <w:left w:val="single" w:color="4F81BD" w:sz="4" w:space="0"/>
              <w:bottom w:val="single" w:color="4F81BD" w:sz="4" w:space="0"/>
            </w:tcBorders>
            <w:shd w:val="clear" w:color="auto" w:fill="auto"/>
          </w:tcPr>
          <w:p w:rsidRPr="00D14360" w:rsidR="003C1159" w:rsidP="00F75DF2" w:rsidRDefault="003C1159" w14:paraId="433F271D" w14:textId="0AD54BB2">
            <w:pPr>
              <w:rPr>
                <w:rFonts w:cs="Calibri"/>
              </w:rPr>
            </w:pPr>
            <w:r w:rsidRPr="00D14360">
              <w:rPr>
                <w:rFonts w:cs="Calibri"/>
              </w:rPr>
              <w:t>Benjamin Flessner</w:t>
            </w:r>
          </w:p>
        </w:tc>
        <w:tc>
          <w:tcPr>
            <w:tcW w:w="3179" w:type="dxa"/>
            <w:tcBorders>
              <w:top w:val="single" w:color="4F81BD" w:sz="4" w:space="0"/>
              <w:left w:val="single" w:color="4F81BD" w:sz="4" w:space="0"/>
              <w:bottom w:val="single" w:color="4F81BD" w:sz="4" w:space="0"/>
            </w:tcBorders>
            <w:shd w:val="clear" w:color="auto" w:fill="auto"/>
          </w:tcPr>
          <w:p w:rsidRPr="00D14360" w:rsidR="003C1159" w:rsidP="00F75DF2" w:rsidRDefault="003C1159" w14:paraId="68CC562E" w14:textId="6CFE2C00">
            <w:pPr>
              <w:rPr>
                <w:rFonts w:cs="Calibri"/>
              </w:rPr>
            </w:pPr>
            <w:r w:rsidRPr="00D14360">
              <w:rPr>
                <w:rFonts w:cs="Calibri"/>
              </w:rPr>
              <w:t>Austin</w:t>
            </w:r>
            <w:r w:rsidRPr="00D14360">
              <w:rPr>
                <w:rFonts w:cs="Calibri"/>
                <w:b/>
                <w:bCs/>
              </w:rPr>
              <w:t xml:space="preserve"> </w:t>
            </w:r>
            <w:r w:rsidRPr="00D14360">
              <w:rPr>
                <w:rFonts w:cs="Calibri"/>
              </w:rPr>
              <w:t>Kreisler</w:t>
            </w:r>
          </w:p>
        </w:tc>
      </w:tr>
      <w:tr w:rsidRPr="00C64922" w:rsidR="003C1159" w:rsidTr="00254B4A" w14:paraId="2B7A4829" w14:textId="77777777">
        <w:trPr>
          <w:trHeight w:val="269"/>
        </w:trPr>
        <w:tc>
          <w:tcPr>
            <w:tcW w:w="3178" w:type="dxa"/>
            <w:tcBorders>
              <w:right w:val="single" w:color="4F81BD" w:sz="4" w:space="0"/>
            </w:tcBorders>
            <w:shd w:val="clear" w:color="auto" w:fill="FFFFFF"/>
          </w:tcPr>
          <w:p w:rsidRPr="00D14360" w:rsidR="003C1159" w:rsidP="00F75DF2" w:rsidRDefault="003C1159" w14:paraId="2F7207BF" w14:textId="7D5A7A62">
            <w:pPr>
              <w:rPr>
                <w:rFonts w:cs="Calibri"/>
                <w:bCs/>
              </w:rPr>
            </w:pPr>
            <w:r w:rsidRPr="00D14360">
              <w:rPr>
                <w:rFonts w:cs="Calibri"/>
              </w:rPr>
              <w:t>Sean McIlvenna</w:t>
            </w:r>
          </w:p>
        </w:tc>
        <w:tc>
          <w:tcPr>
            <w:tcW w:w="3178" w:type="dxa"/>
            <w:gridSpan w:val="2"/>
            <w:tcBorders>
              <w:left w:val="single" w:color="4F81BD" w:sz="4" w:space="0"/>
            </w:tcBorders>
            <w:shd w:val="clear" w:color="auto" w:fill="auto"/>
          </w:tcPr>
          <w:p w:rsidRPr="00D14360" w:rsidR="003C1159" w:rsidP="00F75DF2" w:rsidRDefault="003C1159" w14:paraId="449FFB03" w14:textId="4948B90C">
            <w:pPr>
              <w:rPr>
                <w:rFonts w:cs="Calibri"/>
              </w:rPr>
            </w:pPr>
            <w:r>
              <w:rPr>
                <w:rFonts w:cs="Calibri"/>
              </w:rPr>
              <w:t>Russ Ott</w:t>
            </w:r>
          </w:p>
        </w:tc>
        <w:tc>
          <w:tcPr>
            <w:tcW w:w="3179" w:type="dxa"/>
            <w:tcBorders>
              <w:left w:val="single" w:color="4F81BD" w:sz="4" w:space="0"/>
            </w:tcBorders>
            <w:shd w:val="clear" w:color="auto" w:fill="auto"/>
          </w:tcPr>
          <w:p w:rsidRPr="00D14360" w:rsidR="003C1159" w:rsidP="00F75DF2" w:rsidRDefault="003C1159" w14:paraId="486D7DA7" w14:textId="29BEA0F9">
            <w:pPr>
              <w:rPr>
                <w:rFonts w:cs="Calibri"/>
              </w:rPr>
            </w:pPr>
            <w:r>
              <w:rPr>
                <w:rFonts w:cs="Calibri"/>
              </w:rPr>
              <w:t xml:space="preserve">Matt </w:t>
            </w:r>
            <w:r w:rsidRPr="003C1159">
              <w:rPr>
                <w:rFonts w:cs="Calibri"/>
              </w:rPr>
              <w:t>Szczepankiewicz</w:t>
            </w:r>
          </w:p>
        </w:tc>
      </w:tr>
      <w:tr w:rsidRPr="00D14360" w:rsidR="00184755" w:rsidTr="00254B4A" w14:paraId="37E053BE" w14:textId="77777777">
        <w:tc>
          <w:tcPr>
            <w:tcW w:w="9535" w:type="dxa"/>
            <w:gridSpan w:val="4"/>
            <w:tcBorders>
              <w:bottom w:val="single" w:color="4472C4" w:themeColor="accent1" w:sz="4" w:space="0"/>
              <w:right w:val="nil"/>
            </w:tcBorders>
            <w:shd w:val="clear" w:color="auto" w:fill="4F81BD"/>
          </w:tcPr>
          <w:p w:rsidRPr="00D14360" w:rsidR="00184755" w:rsidP="00184755" w:rsidRDefault="00184755" w14:paraId="35131383" w14:textId="74088484">
            <w:pPr>
              <w:rPr>
                <w:rFonts w:cs="Calibri"/>
                <w:b/>
                <w:bCs/>
                <w:color w:val="FFFFFF"/>
              </w:rPr>
            </w:pPr>
            <w:r w:rsidRPr="00D14360">
              <w:rPr>
                <w:rFonts w:cs="Calibri"/>
                <w:b/>
                <w:bCs/>
                <w:color w:val="FFFFFF"/>
              </w:rPr>
              <w:t>C-CDA Companion Guide R</w:t>
            </w:r>
            <w:r>
              <w:rPr>
                <w:rFonts w:cs="Calibri"/>
                <w:b/>
                <w:bCs/>
                <w:color w:val="FFFFFF"/>
              </w:rPr>
              <w:t>4</w:t>
            </w:r>
            <w:r w:rsidRPr="00D14360">
              <w:rPr>
                <w:rFonts w:cs="Calibri"/>
                <w:b/>
                <w:bCs/>
                <w:color w:val="FFFFFF"/>
              </w:rPr>
              <w:t xml:space="preserve"> Content Contributors and Reviewers</w:t>
            </w:r>
          </w:p>
        </w:tc>
      </w:tr>
      <w:tr w:rsidRPr="00D14360" w:rsidR="00084459" w:rsidTr="00254B4A" w14:paraId="07392ABD" w14:textId="77777777">
        <w:tc>
          <w:tcPr>
            <w:tcW w:w="3178"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3609B9B9" w14:textId="4F19D59E">
            <w:pPr>
              <w:rPr>
                <w:rFonts w:asciiTheme="minorHAnsi" w:hAnsiTheme="minorHAnsi" w:cstheme="minorHAnsi"/>
              </w:rPr>
            </w:pPr>
            <w:r w:rsidRPr="00084459">
              <w:rPr>
                <w:rFonts w:cs="Calibri"/>
                <w:color w:val="000000"/>
              </w:rPr>
              <w:t>Al Taylor</w:t>
            </w:r>
          </w:p>
        </w:tc>
        <w:tc>
          <w:tcPr>
            <w:tcW w:w="3178" w:type="dxa"/>
            <w:gridSpan w:val="2"/>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2E26CD5E" w14:textId="585CDE57">
            <w:pPr>
              <w:rPr>
                <w:rFonts w:asciiTheme="minorHAnsi" w:hAnsiTheme="minorHAnsi" w:cstheme="minorHAnsi"/>
              </w:rPr>
            </w:pPr>
            <w:r w:rsidRPr="00084459">
              <w:rPr>
                <w:rFonts w:cs="Calibri"/>
                <w:color w:val="000000"/>
              </w:rPr>
              <w:t>Didi Davis</w:t>
            </w:r>
          </w:p>
        </w:tc>
        <w:tc>
          <w:tcPr>
            <w:tcW w:w="3179"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7E6F19AE" w14:textId="63E74E7C">
            <w:pPr>
              <w:rPr>
                <w:rFonts w:asciiTheme="minorHAnsi" w:hAnsiTheme="minorHAnsi" w:cstheme="minorHAnsi"/>
              </w:rPr>
            </w:pPr>
            <w:r w:rsidRPr="00084459">
              <w:rPr>
                <w:rFonts w:cs="Calibri"/>
                <w:color w:val="000000"/>
              </w:rPr>
              <w:t>Lori Forquet</w:t>
            </w:r>
          </w:p>
        </w:tc>
      </w:tr>
      <w:tr w:rsidRPr="00D14360" w:rsidR="00084459" w:rsidTr="00254B4A" w14:paraId="7287BB44" w14:textId="77777777">
        <w:tc>
          <w:tcPr>
            <w:tcW w:w="3178"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3A1A694E" w14:textId="2D24F49A">
            <w:pPr>
              <w:rPr>
                <w:rFonts w:asciiTheme="minorHAnsi" w:hAnsiTheme="minorHAnsi" w:cstheme="minorHAnsi"/>
              </w:rPr>
            </w:pPr>
            <w:r w:rsidRPr="00084459">
              <w:rPr>
                <w:rFonts w:cs="Calibri"/>
                <w:color w:val="000000"/>
              </w:rPr>
              <w:t>Anmer Ayala</w:t>
            </w:r>
          </w:p>
        </w:tc>
        <w:tc>
          <w:tcPr>
            <w:tcW w:w="3178" w:type="dxa"/>
            <w:gridSpan w:val="2"/>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2246AD14" w14:textId="7DCA822C">
            <w:pPr>
              <w:rPr>
                <w:rFonts w:asciiTheme="minorHAnsi" w:hAnsiTheme="minorHAnsi" w:cstheme="minorHAnsi"/>
              </w:rPr>
            </w:pPr>
            <w:r w:rsidRPr="00084459">
              <w:rPr>
                <w:rFonts w:cs="Calibri"/>
                <w:color w:val="000000"/>
              </w:rPr>
              <w:t>Emma Jones</w:t>
            </w:r>
          </w:p>
        </w:tc>
        <w:tc>
          <w:tcPr>
            <w:tcW w:w="3179"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0C6AA6A5" w14:textId="65ED4F2F">
            <w:pPr>
              <w:rPr>
                <w:rFonts w:asciiTheme="minorHAnsi" w:hAnsiTheme="minorHAnsi" w:cstheme="minorHAnsi"/>
              </w:rPr>
            </w:pPr>
            <w:r w:rsidRPr="00084459">
              <w:rPr>
                <w:rFonts w:cs="Calibri"/>
                <w:color w:val="000000"/>
              </w:rPr>
              <w:t>Marc Duteau</w:t>
            </w:r>
          </w:p>
        </w:tc>
      </w:tr>
      <w:tr w:rsidRPr="00D14360" w:rsidR="00084459" w:rsidTr="00254B4A" w14:paraId="64493856" w14:textId="77777777">
        <w:tc>
          <w:tcPr>
            <w:tcW w:w="3178"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5B2AAF50" w14:textId="7DC8887D">
            <w:pPr>
              <w:rPr>
                <w:rFonts w:asciiTheme="minorHAnsi" w:hAnsiTheme="minorHAnsi" w:cstheme="minorHAnsi"/>
              </w:rPr>
            </w:pPr>
            <w:r w:rsidRPr="00084459">
              <w:rPr>
                <w:rFonts w:cs="Calibri"/>
                <w:color w:val="000000"/>
              </w:rPr>
              <w:t>Bas Van den Heuvel</w:t>
            </w:r>
          </w:p>
        </w:tc>
        <w:tc>
          <w:tcPr>
            <w:tcW w:w="3178" w:type="dxa"/>
            <w:gridSpan w:val="2"/>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0F948541" w14:textId="5CF0D8A1">
            <w:pPr>
              <w:rPr>
                <w:rFonts w:asciiTheme="minorHAnsi" w:hAnsiTheme="minorHAnsi" w:cstheme="minorHAnsi"/>
              </w:rPr>
            </w:pPr>
            <w:r w:rsidRPr="00084459">
              <w:rPr>
                <w:rFonts w:cs="Calibri"/>
                <w:color w:val="000000"/>
              </w:rPr>
              <w:t>Gay Dolin</w:t>
            </w:r>
          </w:p>
        </w:tc>
        <w:tc>
          <w:tcPr>
            <w:tcW w:w="3179"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4FC8C563" w14:textId="09958DD1">
            <w:pPr>
              <w:rPr>
                <w:rFonts w:asciiTheme="minorHAnsi" w:hAnsiTheme="minorHAnsi" w:cstheme="minorHAnsi"/>
              </w:rPr>
            </w:pPr>
            <w:r w:rsidRPr="00084459">
              <w:rPr>
                <w:rFonts w:cs="Calibri"/>
                <w:color w:val="000000"/>
              </w:rPr>
              <w:t>Matt Rahn</w:t>
            </w:r>
          </w:p>
        </w:tc>
      </w:tr>
      <w:tr w:rsidRPr="00D14360" w:rsidR="00084459" w:rsidTr="00254B4A" w14:paraId="7206BBFE" w14:textId="77777777">
        <w:tc>
          <w:tcPr>
            <w:tcW w:w="3178"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5CF6082E" w14:textId="11292DBB">
            <w:pPr>
              <w:rPr>
                <w:rFonts w:asciiTheme="minorHAnsi" w:hAnsiTheme="minorHAnsi" w:cstheme="minorHAnsi"/>
              </w:rPr>
            </w:pPr>
            <w:r w:rsidRPr="00084459">
              <w:rPr>
                <w:rFonts w:cs="Calibri"/>
                <w:color w:val="000000"/>
              </w:rPr>
              <w:t>Benjamin Flessner</w:t>
            </w:r>
          </w:p>
        </w:tc>
        <w:tc>
          <w:tcPr>
            <w:tcW w:w="3178" w:type="dxa"/>
            <w:gridSpan w:val="2"/>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65A4B349" w14:textId="1EB38211">
            <w:pPr>
              <w:rPr>
                <w:rFonts w:asciiTheme="minorHAnsi" w:hAnsiTheme="minorHAnsi" w:cstheme="minorHAnsi"/>
              </w:rPr>
            </w:pPr>
            <w:r w:rsidRPr="00084459">
              <w:rPr>
                <w:rFonts w:cs="Calibri"/>
                <w:color w:val="000000"/>
              </w:rPr>
              <w:t>Genny Luensman</w:t>
            </w:r>
          </w:p>
        </w:tc>
        <w:tc>
          <w:tcPr>
            <w:tcW w:w="3179"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7A7EEAE8" w14:textId="496E5029">
            <w:pPr>
              <w:rPr>
                <w:rFonts w:asciiTheme="minorHAnsi" w:hAnsiTheme="minorHAnsi" w:cstheme="minorHAnsi"/>
              </w:rPr>
            </w:pPr>
            <w:r w:rsidRPr="00084459">
              <w:rPr>
                <w:rFonts w:cs="Calibri"/>
                <w:color w:val="000000"/>
              </w:rPr>
              <w:t>Matt Szczepankiewicz</w:t>
            </w:r>
          </w:p>
        </w:tc>
      </w:tr>
      <w:tr w:rsidRPr="00D14360" w:rsidR="00084459" w:rsidTr="00254B4A" w14:paraId="1CA72B68" w14:textId="77777777">
        <w:tc>
          <w:tcPr>
            <w:tcW w:w="3178"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70D5305D" w14:textId="73CC1E65">
            <w:pPr>
              <w:rPr>
                <w:rFonts w:asciiTheme="minorHAnsi" w:hAnsiTheme="minorHAnsi" w:cstheme="minorHAnsi"/>
              </w:rPr>
            </w:pPr>
            <w:r w:rsidRPr="00084459">
              <w:rPr>
                <w:rFonts w:cs="Calibri"/>
                <w:color w:val="000000"/>
              </w:rPr>
              <w:t>Brennan Bohol</w:t>
            </w:r>
          </w:p>
        </w:tc>
        <w:tc>
          <w:tcPr>
            <w:tcW w:w="3178" w:type="dxa"/>
            <w:gridSpan w:val="2"/>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3DAD5679" w14:textId="67917707">
            <w:pPr>
              <w:rPr>
                <w:rFonts w:asciiTheme="minorHAnsi" w:hAnsiTheme="minorHAnsi" w:cstheme="minorHAnsi"/>
              </w:rPr>
            </w:pPr>
            <w:r w:rsidRPr="00084459">
              <w:rPr>
                <w:rFonts w:cs="Calibri"/>
                <w:color w:val="000000"/>
              </w:rPr>
              <w:t>Joe Quinn</w:t>
            </w:r>
          </w:p>
        </w:tc>
        <w:tc>
          <w:tcPr>
            <w:tcW w:w="3179"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3DDB2F02" w14:textId="28060871">
            <w:pPr>
              <w:rPr>
                <w:rFonts w:asciiTheme="minorHAnsi" w:hAnsiTheme="minorHAnsi" w:cstheme="minorHAnsi"/>
              </w:rPr>
            </w:pPr>
            <w:r w:rsidRPr="00084459">
              <w:rPr>
                <w:rFonts w:cs="Calibri"/>
                <w:color w:val="000000"/>
              </w:rPr>
              <w:t>Rob McClure</w:t>
            </w:r>
          </w:p>
        </w:tc>
      </w:tr>
      <w:tr w:rsidRPr="00D14360" w:rsidR="00084459" w:rsidTr="00254B4A" w14:paraId="655BDAB4" w14:textId="77777777">
        <w:tc>
          <w:tcPr>
            <w:tcW w:w="3178"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7AE4A455" w14:textId="78B7031F">
            <w:pPr>
              <w:rPr>
                <w:rFonts w:asciiTheme="minorHAnsi" w:hAnsiTheme="minorHAnsi" w:cstheme="minorHAnsi"/>
              </w:rPr>
            </w:pPr>
            <w:r w:rsidRPr="00084459">
              <w:rPr>
                <w:rFonts w:cs="Calibri"/>
                <w:color w:val="000000"/>
              </w:rPr>
              <w:t>Brett Marquard</w:t>
            </w:r>
          </w:p>
        </w:tc>
        <w:tc>
          <w:tcPr>
            <w:tcW w:w="3178" w:type="dxa"/>
            <w:gridSpan w:val="2"/>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308156ED" w14:textId="529031DE">
            <w:pPr>
              <w:rPr>
                <w:rFonts w:asciiTheme="minorHAnsi" w:hAnsiTheme="minorHAnsi" w:cstheme="minorHAnsi"/>
              </w:rPr>
            </w:pPr>
            <w:r w:rsidRPr="00084459">
              <w:rPr>
                <w:rFonts w:cs="Calibri"/>
                <w:color w:val="000000"/>
              </w:rPr>
              <w:t>John D'Amore</w:t>
            </w:r>
          </w:p>
        </w:tc>
        <w:tc>
          <w:tcPr>
            <w:tcW w:w="3179"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6CF09A49" w14:textId="0A7E9ED6">
            <w:pPr>
              <w:rPr>
                <w:rFonts w:asciiTheme="minorHAnsi" w:hAnsiTheme="minorHAnsi" w:cstheme="minorHAnsi"/>
              </w:rPr>
            </w:pPr>
            <w:r w:rsidRPr="00084459">
              <w:rPr>
                <w:rFonts w:cs="Calibri"/>
                <w:color w:val="000000"/>
              </w:rPr>
              <w:t>Russ Ott</w:t>
            </w:r>
          </w:p>
        </w:tc>
      </w:tr>
      <w:tr w:rsidRPr="00D14360" w:rsidR="00084459" w:rsidTr="00254B4A" w14:paraId="26AFE717" w14:textId="77777777">
        <w:tc>
          <w:tcPr>
            <w:tcW w:w="3178"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1EF6D254" w14:textId="1FFFB4F9">
            <w:pPr>
              <w:rPr>
                <w:rFonts w:asciiTheme="minorHAnsi" w:hAnsiTheme="minorHAnsi" w:cstheme="minorHAnsi"/>
              </w:rPr>
            </w:pPr>
            <w:r w:rsidRPr="00084459">
              <w:rPr>
                <w:rFonts w:cs="Calibri"/>
                <w:color w:val="000000"/>
              </w:rPr>
              <w:t>Carmela Couderc</w:t>
            </w:r>
          </w:p>
        </w:tc>
        <w:tc>
          <w:tcPr>
            <w:tcW w:w="3178" w:type="dxa"/>
            <w:gridSpan w:val="2"/>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7DEF9F27" w14:textId="00D5E1D3">
            <w:pPr>
              <w:rPr>
                <w:rFonts w:asciiTheme="minorHAnsi" w:hAnsiTheme="minorHAnsi" w:cstheme="minorHAnsi"/>
              </w:rPr>
            </w:pPr>
            <w:r w:rsidRPr="00084459">
              <w:rPr>
                <w:rFonts w:cs="Calibri"/>
                <w:color w:val="000000"/>
              </w:rPr>
              <w:t>Kyle Meadors</w:t>
            </w:r>
          </w:p>
        </w:tc>
        <w:tc>
          <w:tcPr>
            <w:tcW w:w="3179"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6CB995AC" w14:textId="36A02BAB">
            <w:pPr>
              <w:rPr>
                <w:rFonts w:asciiTheme="minorHAnsi" w:hAnsiTheme="minorHAnsi" w:cstheme="minorHAnsi"/>
              </w:rPr>
            </w:pPr>
            <w:r w:rsidRPr="00084459">
              <w:rPr>
                <w:rFonts w:cs="Calibri"/>
                <w:color w:val="000000"/>
              </w:rPr>
              <w:t>Sonia Ziegler</w:t>
            </w:r>
          </w:p>
        </w:tc>
      </w:tr>
      <w:tr w:rsidRPr="00D14360" w:rsidR="00084459" w:rsidTr="00254B4A" w14:paraId="7CC127D0" w14:textId="77777777">
        <w:tc>
          <w:tcPr>
            <w:tcW w:w="3178"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186DDAB7" w14:textId="2FCE7FE9">
            <w:pPr>
              <w:rPr>
                <w:rFonts w:asciiTheme="minorHAnsi" w:hAnsiTheme="minorHAnsi" w:cstheme="minorHAnsi"/>
              </w:rPr>
            </w:pPr>
            <w:r w:rsidRPr="00084459">
              <w:rPr>
                <w:rFonts w:cs="Calibri"/>
                <w:color w:val="000000"/>
              </w:rPr>
              <w:t>Charles Gabriel</w:t>
            </w:r>
          </w:p>
        </w:tc>
        <w:tc>
          <w:tcPr>
            <w:tcW w:w="3178" w:type="dxa"/>
            <w:gridSpan w:val="2"/>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496C52EE" w14:textId="28451CC4">
            <w:pPr>
              <w:rPr>
                <w:rFonts w:asciiTheme="minorHAnsi" w:hAnsiTheme="minorHAnsi" w:cstheme="minorHAnsi"/>
              </w:rPr>
            </w:pPr>
            <w:r w:rsidRPr="00084459">
              <w:rPr>
                <w:rFonts w:cs="Calibri"/>
                <w:color w:val="000000"/>
              </w:rPr>
              <w:t>Linda Michaelsen</w:t>
            </w:r>
          </w:p>
        </w:tc>
        <w:tc>
          <w:tcPr>
            <w:tcW w:w="3179"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tcPr>
          <w:p w:rsidRPr="00084459" w:rsidR="00084459" w:rsidP="00084459" w:rsidRDefault="00084459" w14:paraId="5BB653FE" w14:textId="77777777">
            <w:pPr>
              <w:rPr>
                <w:rFonts w:asciiTheme="minorHAnsi" w:hAnsiTheme="minorHAnsi" w:cstheme="minorHAnsi"/>
              </w:rPr>
            </w:pPr>
          </w:p>
        </w:tc>
      </w:tr>
      <w:tr w:rsidRPr="00D14360" w:rsidR="00084459" w:rsidTr="00254B4A" w14:paraId="6BC8E048" w14:textId="77777777">
        <w:tc>
          <w:tcPr>
            <w:tcW w:w="3178"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589B4512" w14:textId="200DE41D">
            <w:pPr>
              <w:rPr>
                <w:rFonts w:asciiTheme="minorHAnsi" w:hAnsiTheme="minorHAnsi" w:cstheme="minorHAnsi"/>
              </w:rPr>
            </w:pPr>
            <w:r w:rsidRPr="00084459">
              <w:rPr>
                <w:rFonts w:cs="Calibri"/>
                <w:color w:val="000000"/>
              </w:rPr>
              <w:t>Dave Carlson</w:t>
            </w:r>
          </w:p>
        </w:tc>
        <w:tc>
          <w:tcPr>
            <w:tcW w:w="3178" w:type="dxa"/>
            <w:gridSpan w:val="2"/>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57B599C8" w14:textId="7E6D5F1F">
            <w:pPr>
              <w:rPr>
                <w:rFonts w:asciiTheme="minorHAnsi" w:hAnsiTheme="minorHAnsi" w:cstheme="minorHAnsi"/>
              </w:rPr>
            </w:pPr>
            <w:r w:rsidRPr="00084459">
              <w:rPr>
                <w:rFonts w:cs="Calibri"/>
                <w:color w:val="000000"/>
              </w:rPr>
              <w:t>Lisa Nelson</w:t>
            </w:r>
          </w:p>
        </w:tc>
        <w:tc>
          <w:tcPr>
            <w:tcW w:w="3179"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tcPr>
          <w:p w:rsidRPr="00084459" w:rsidR="00084459" w:rsidP="00084459" w:rsidRDefault="00084459" w14:paraId="6CD96A1E" w14:textId="77777777">
            <w:pPr>
              <w:rPr>
                <w:rFonts w:asciiTheme="minorHAnsi" w:hAnsiTheme="minorHAnsi" w:cstheme="minorHAnsi"/>
              </w:rPr>
            </w:pPr>
          </w:p>
        </w:tc>
      </w:tr>
      <w:tr w:rsidRPr="00D14360" w:rsidR="00184755" w:rsidTr="00254B4A" w14:paraId="03D3F16C" w14:textId="77777777">
        <w:tc>
          <w:tcPr>
            <w:tcW w:w="9535" w:type="dxa"/>
            <w:gridSpan w:val="4"/>
            <w:tcBorders>
              <w:top w:val="single" w:color="4472C4" w:themeColor="accent1" w:sz="4" w:space="0"/>
              <w:right w:val="nil"/>
            </w:tcBorders>
            <w:shd w:val="clear" w:color="auto" w:fill="4F81BD"/>
          </w:tcPr>
          <w:p w:rsidRPr="00D14360" w:rsidR="00184755" w:rsidP="00184755" w:rsidRDefault="00184755" w14:paraId="241990C7" w14:textId="17FB9930">
            <w:pPr>
              <w:rPr>
                <w:rFonts w:cs="Calibri"/>
                <w:b/>
                <w:bCs/>
                <w:color w:val="FFFFFF"/>
              </w:rPr>
            </w:pPr>
            <w:r w:rsidRPr="00D14360">
              <w:rPr>
                <w:rFonts w:cs="Calibri"/>
                <w:b/>
                <w:bCs/>
                <w:color w:val="FFFFFF"/>
              </w:rPr>
              <w:t>C-CDA Companion Guide R</w:t>
            </w:r>
            <w:r>
              <w:rPr>
                <w:rFonts w:cs="Calibri"/>
                <w:b/>
                <w:bCs/>
                <w:color w:val="FFFFFF"/>
              </w:rPr>
              <w:t>3</w:t>
            </w:r>
            <w:r w:rsidRPr="00D14360">
              <w:rPr>
                <w:rFonts w:cs="Calibri"/>
                <w:b/>
                <w:bCs/>
                <w:color w:val="FFFFFF"/>
              </w:rPr>
              <w:t xml:space="preserve"> Content Contributors and Reviewers</w:t>
            </w:r>
          </w:p>
        </w:tc>
      </w:tr>
      <w:tr w:rsidRPr="00D14360" w:rsidR="00254B4A" w:rsidTr="00F75DF2" w14:paraId="1C44466F" w14:textId="77777777">
        <w:tc>
          <w:tcPr>
            <w:tcW w:w="3178" w:type="dxa"/>
            <w:tcBorders>
              <w:top w:val="single" w:color="4F81BD" w:sz="4" w:space="0"/>
              <w:bottom w:val="single" w:color="4F81BD" w:sz="4" w:space="0"/>
              <w:right w:val="single" w:color="4F81BD" w:sz="4" w:space="0"/>
            </w:tcBorders>
            <w:shd w:val="clear" w:color="auto" w:fill="FFFFFF"/>
          </w:tcPr>
          <w:p w:rsidRPr="00D739AC" w:rsidR="00184755" w:rsidP="00184755" w:rsidRDefault="00184755" w14:paraId="74E16884" w14:textId="55B6EF11">
            <w:pPr>
              <w:rPr>
                <w:rFonts w:asciiTheme="minorHAnsi" w:hAnsiTheme="minorHAnsi" w:cstheme="minorHAnsi"/>
                <w:bCs/>
              </w:rPr>
            </w:pPr>
            <w:r w:rsidRPr="00D739AC">
              <w:rPr>
                <w:rFonts w:asciiTheme="minorHAnsi" w:hAnsiTheme="minorHAnsi" w:cstheme="minorHAnsi"/>
              </w:rPr>
              <w:t>Anmer Ayala</w:t>
            </w:r>
          </w:p>
        </w:tc>
        <w:tc>
          <w:tcPr>
            <w:tcW w:w="3178" w:type="dxa"/>
            <w:gridSpan w:val="2"/>
            <w:tcBorders>
              <w:top w:val="single" w:color="4F81BD" w:sz="4" w:space="0"/>
              <w:left w:val="single" w:color="4F81BD" w:sz="4" w:space="0"/>
              <w:bottom w:val="single" w:color="4F81BD" w:sz="4" w:space="0"/>
            </w:tcBorders>
            <w:shd w:val="clear" w:color="auto" w:fill="auto"/>
          </w:tcPr>
          <w:p w:rsidRPr="00D739AC" w:rsidR="00184755" w:rsidP="00184755" w:rsidRDefault="00184755" w14:paraId="06737735" w14:textId="65FE4287">
            <w:pPr>
              <w:rPr>
                <w:rFonts w:asciiTheme="minorHAnsi" w:hAnsiTheme="minorHAnsi" w:cstheme="minorHAnsi"/>
                <w:bCs/>
              </w:rPr>
            </w:pPr>
            <w:r w:rsidRPr="00D739AC">
              <w:rPr>
                <w:rFonts w:asciiTheme="minorHAnsi" w:hAnsiTheme="minorHAnsi" w:cstheme="minorHAnsi"/>
              </w:rPr>
              <w:t>Gene Beyer</w:t>
            </w:r>
          </w:p>
        </w:tc>
        <w:tc>
          <w:tcPr>
            <w:tcW w:w="3179" w:type="dxa"/>
            <w:tcBorders>
              <w:top w:val="single" w:color="4F81BD" w:sz="4" w:space="0"/>
              <w:left w:val="single" w:color="4F81BD" w:sz="4" w:space="0"/>
              <w:bottom w:val="single" w:color="4F81BD" w:sz="4" w:space="0"/>
            </w:tcBorders>
            <w:shd w:val="clear" w:color="auto" w:fill="auto"/>
          </w:tcPr>
          <w:p w:rsidRPr="00D739AC" w:rsidR="00184755" w:rsidP="00184755" w:rsidRDefault="00184755" w14:paraId="16B0EB6C" w14:textId="664B2FB3">
            <w:pPr>
              <w:rPr>
                <w:rFonts w:asciiTheme="minorHAnsi" w:hAnsiTheme="minorHAnsi" w:cstheme="minorHAnsi"/>
                <w:bCs/>
              </w:rPr>
            </w:pPr>
            <w:r w:rsidRPr="00D739AC">
              <w:rPr>
                <w:rFonts w:asciiTheme="minorHAnsi" w:hAnsiTheme="minorHAnsi" w:cstheme="minorHAnsi"/>
              </w:rPr>
              <w:t>Brennon Bohol</w:t>
            </w:r>
          </w:p>
        </w:tc>
      </w:tr>
      <w:tr w:rsidRPr="00D14360" w:rsidR="00254B4A" w:rsidTr="00F75DF2" w14:paraId="6BE3840D" w14:textId="77777777">
        <w:tc>
          <w:tcPr>
            <w:tcW w:w="3178" w:type="dxa"/>
            <w:tcBorders>
              <w:top w:val="single" w:color="4F81BD" w:sz="4" w:space="0"/>
              <w:bottom w:val="single" w:color="4F81BD" w:sz="4" w:space="0"/>
              <w:right w:val="single" w:color="4F81BD" w:sz="4" w:space="0"/>
            </w:tcBorders>
            <w:shd w:val="clear" w:color="auto" w:fill="FFFFFF"/>
          </w:tcPr>
          <w:p w:rsidRPr="00D739AC" w:rsidR="00184755" w:rsidP="00184755" w:rsidRDefault="00184755" w14:paraId="057EEC9C" w14:textId="490B3212">
            <w:pPr>
              <w:rPr>
                <w:rFonts w:asciiTheme="minorHAnsi" w:hAnsiTheme="minorHAnsi" w:cstheme="minorHAnsi"/>
                <w:bCs/>
              </w:rPr>
            </w:pPr>
            <w:r w:rsidRPr="00D739AC">
              <w:rPr>
                <w:rFonts w:asciiTheme="minorHAnsi" w:hAnsiTheme="minorHAnsi" w:cstheme="minorHAnsi"/>
              </w:rPr>
              <w:t>David Carlson</w:t>
            </w:r>
          </w:p>
        </w:tc>
        <w:tc>
          <w:tcPr>
            <w:tcW w:w="3178" w:type="dxa"/>
            <w:gridSpan w:val="2"/>
            <w:tcBorders>
              <w:top w:val="single" w:color="4F81BD" w:sz="4" w:space="0"/>
              <w:left w:val="single" w:color="4F81BD" w:sz="4" w:space="0"/>
              <w:bottom w:val="single" w:color="4F81BD" w:sz="4" w:space="0"/>
            </w:tcBorders>
            <w:shd w:val="clear" w:color="auto" w:fill="auto"/>
          </w:tcPr>
          <w:p w:rsidRPr="00D739AC" w:rsidR="00184755" w:rsidP="00184755" w:rsidRDefault="00184755" w14:paraId="7147D098" w14:textId="4D8CBE18">
            <w:pPr>
              <w:rPr>
                <w:rFonts w:asciiTheme="minorHAnsi" w:hAnsiTheme="minorHAnsi" w:cstheme="minorHAnsi"/>
                <w:bCs/>
              </w:rPr>
            </w:pPr>
            <w:r w:rsidRPr="00D739AC">
              <w:rPr>
                <w:rFonts w:asciiTheme="minorHAnsi" w:hAnsiTheme="minorHAnsi" w:cstheme="minorHAnsi"/>
              </w:rPr>
              <w:t>John D'Amore</w:t>
            </w:r>
          </w:p>
        </w:tc>
        <w:tc>
          <w:tcPr>
            <w:tcW w:w="3179" w:type="dxa"/>
            <w:tcBorders>
              <w:top w:val="single" w:color="4F81BD" w:sz="4" w:space="0"/>
              <w:left w:val="single" w:color="4F81BD" w:sz="4" w:space="0"/>
              <w:bottom w:val="single" w:color="4F81BD" w:sz="4" w:space="0"/>
            </w:tcBorders>
            <w:shd w:val="clear" w:color="auto" w:fill="auto"/>
          </w:tcPr>
          <w:p w:rsidRPr="00D739AC" w:rsidR="00184755" w:rsidP="00184755" w:rsidRDefault="00184755" w14:paraId="6B1A52B3" w14:textId="2B658B97">
            <w:pPr>
              <w:rPr>
                <w:rFonts w:asciiTheme="minorHAnsi" w:hAnsiTheme="minorHAnsi" w:cstheme="minorHAnsi"/>
                <w:bCs/>
              </w:rPr>
            </w:pPr>
            <w:r w:rsidRPr="00D739AC">
              <w:rPr>
                <w:rFonts w:asciiTheme="minorHAnsi" w:hAnsiTheme="minorHAnsi" w:cstheme="minorHAnsi"/>
              </w:rPr>
              <w:t>Didi Davis</w:t>
            </w:r>
          </w:p>
        </w:tc>
      </w:tr>
      <w:tr w:rsidRPr="00D14360" w:rsidR="00254B4A" w:rsidTr="00F75DF2" w14:paraId="0EB75E32" w14:textId="77777777">
        <w:tc>
          <w:tcPr>
            <w:tcW w:w="3178" w:type="dxa"/>
            <w:tcBorders>
              <w:top w:val="single" w:color="4F81BD" w:sz="4" w:space="0"/>
              <w:bottom w:val="single" w:color="4F81BD" w:sz="4" w:space="0"/>
              <w:right w:val="single" w:color="4F81BD" w:sz="4" w:space="0"/>
            </w:tcBorders>
            <w:shd w:val="clear" w:color="auto" w:fill="FFFFFF"/>
          </w:tcPr>
          <w:p w:rsidRPr="00D739AC" w:rsidR="00184755" w:rsidP="00184755" w:rsidRDefault="00184755" w14:paraId="71BDD3C8" w14:textId="495CA346">
            <w:pPr>
              <w:rPr>
                <w:rFonts w:asciiTheme="minorHAnsi" w:hAnsiTheme="minorHAnsi" w:cstheme="minorHAnsi"/>
                <w:bCs/>
              </w:rPr>
            </w:pPr>
            <w:r w:rsidRPr="00D739AC">
              <w:rPr>
                <w:rFonts w:asciiTheme="minorHAnsi" w:hAnsiTheme="minorHAnsi" w:cstheme="minorHAnsi"/>
              </w:rPr>
              <w:t>Bob Dieterle</w:t>
            </w:r>
          </w:p>
        </w:tc>
        <w:tc>
          <w:tcPr>
            <w:tcW w:w="3178" w:type="dxa"/>
            <w:gridSpan w:val="2"/>
            <w:tcBorders>
              <w:top w:val="single" w:color="4F81BD" w:sz="4" w:space="0"/>
              <w:left w:val="single" w:color="4F81BD" w:sz="4" w:space="0"/>
              <w:bottom w:val="single" w:color="4F81BD" w:sz="4" w:space="0"/>
            </w:tcBorders>
            <w:shd w:val="clear" w:color="auto" w:fill="auto"/>
          </w:tcPr>
          <w:p w:rsidRPr="00D739AC" w:rsidR="00184755" w:rsidP="00184755" w:rsidRDefault="00184755" w14:paraId="1A7281D1" w14:textId="01F080DC">
            <w:pPr>
              <w:rPr>
                <w:rFonts w:asciiTheme="minorHAnsi" w:hAnsiTheme="minorHAnsi" w:cstheme="minorHAnsi"/>
                <w:bCs/>
              </w:rPr>
            </w:pPr>
            <w:r w:rsidRPr="00D739AC">
              <w:rPr>
                <w:rFonts w:asciiTheme="minorHAnsi" w:hAnsiTheme="minorHAnsi" w:cstheme="minorHAnsi"/>
              </w:rPr>
              <w:t>Gay Dolin</w:t>
            </w:r>
          </w:p>
        </w:tc>
        <w:tc>
          <w:tcPr>
            <w:tcW w:w="3179" w:type="dxa"/>
            <w:tcBorders>
              <w:top w:val="single" w:color="4F81BD" w:sz="4" w:space="0"/>
              <w:left w:val="single" w:color="4F81BD" w:sz="4" w:space="0"/>
              <w:bottom w:val="single" w:color="4F81BD" w:sz="4" w:space="0"/>
            </w:tcBorders>
            <w:shd w:val="clear" w:color="auto" w:fill="auto"/>
          </w:tcPr>
          <w:p w:rsidRPr="00D739AC" w:rsidR="00184755" w:rsidP="00184755" w:rsidRDefault="00184755" w14:paraId="35EAE09B" w14:textId="028C35E4">
            <w:pPr>
              <w:rPr>
                <w:rFonts w:asciiTheme="minorHAnsi" w:hAnsiTheme="minorHAnsi" w:cstheme="minorHAnsi"/>
                <w:bCs/>
              </w:rPr>
            </w:pPr>
            <w:r w:rsidRPr="00D739AC">
              <w:rPr>
                <w:rFonts w:asciiTheme="minorHAnsi" w:hAnsiTheme="minorHAnsi" w:cstheme="minorHAnsi"/>
              </w:rPr>
              <w:t>Benjamin Flessner</w:t>
            </w:r>
          </w:p>
        </w:tc>
      </w:tr>
      <w:tr w:rsidRPr="00D14360" w:rsidR="00254B4A" w:rsidTr="00F75DF2" w14:paraId="112308F6" w14:textId="77777777">
        <w:tc>
          <w:tcPr>
            <w:tcW w:w="3178" w:type="dxa"/>
            <w:tcBorders>
              <w:top w:val="single" w:color="4F81BD" w:sz="4" w:space="0"/>
              <w:bottom w:val="single" w:color="4F81BD" w:sz="4" w:space="0"/>
              <w:right w:val="single" w:color="4F81BD" w:sz="4" w:space="0"/>
            </w:tcBorders>
            <w:shd w:val="clear" w:color="auto" w:fill="FFFFFF"/>
          </w:tcPr>
          <w:p w:rsidRPr="00D739AC" w:rsidR="00184755" w:rsidP="00184755" w:rsidRDefault="00184755" w14:paraId="1024BD64" w14:textId="2A859454">
            <w:pPr>
              <w:rPr>
                <w:rFonts w:asciiTheme="minorHAnsi" w:hAnsiTheme="minorHAnsi" w:cstheme="minorHAnsi"/>
                <w:bCs/>
              </w:rPr>
            </w:pPr>
            <w:r w:rsidRPr="00D739AC">
              <w:rPr>
                <w:rFonts w:asciiTheme="minorHAnsi" w:hAnsiTheme="minorHAnsi" w:cstheme="minorHAnsi"/>
              </w:rPr>
              <w:t>Peter Gunter</w:t>
            </w:r>
          </w:p>
        </w:tc>
        <w:tc>
          <w:tcPr>
            <w:tcW w:w="3178" w:type="dxa"/>
            <w:gridSpan w:val="2"/>
            <w:tcBorders>
              <w:top w:val="single" w:color="4F81BD" w:sz="4" w:space="0"/>
              <w:left w:val="single" w:color="4F81BD" w:sz="4" w:space="0"/>
              <w:bottom w:val="single" w:color="4F81BD" w:sz="4" w:space="0"/>
            </w:tcBorders>
            <w:shd w:val="clear" w:color="auto" w:fill="auto"/>
          </w:tcPr>
          <w:p w:rsidRPr="00D739AC" w:rsidR="00184755" w:rsidP="00184755" w:rsidRDefault="00184755" w14:paraId="6C8260E5" w14:textId="61981808">
            <w:pPr>
              <w:rPr>
                <w:rFonts w:asciiTheme="minorHAnsi" w:hAnsiTheme="minorHAnsi" w:cstheme="minorHAnsi"/>
                <w:bCs/>
              </w:rPr>
            </w:pPr>
            <w:r w:rsidRPr="00D739AC">
              <w:rPr>
                <w:rFonts w:asciiTheme="minorHAnsi" w:hAnsiTheme="minorHAnsi" w:cstheme="minorHAnsi"/>
              </w:rPr>
              <w:t>Emma Jones</w:t>
            </w:r>
          </w:p>
        </w:tc>
        <w:tc>
          <w:tcPr>
            <w:tcW w:w="3179" w:type="dxa"/>
            <w:tcBorders>
              <w:top w:val="single" w:color="4F81BD" w:sz="4" w:space="0"/>
              <w:left w:val="single" w:color="4F81BD" w:sz="4" w:space="0"/>
              <w:bottom w:val="single" w:color="4F81BD" w:sz="4" w:space="0"/>
            </w:tcBorders>
            <w:shd w:val="clear" w:color="auto" w:fill="auto"/>
          </w:tcPr>
          <w:p w:rsidRPr="00D739AC" w:rsidR="00184755" w:rsidP="00184755" w:rsidRDefault="00184755" w14:paraId="60CC1A8A" w14:textId="22DEE09F">
            <w:pPr>
              <w:rPr>
                <w:rFonts w:asciiTheme="minorHAnsi" w:hAnsiTheme="minorHAnsi" w:cstheme="minorHAnsi"/>
                <w:bCs/>
              </w:rPr>
            </w:pPr>
            <w:r w:rsidRPr="00D739AC">
              <w:rPr>
                <w:rFonts w:asciiTheme="minorHAnsi" w:hAnsiTheme="minorHAnsi" w:cstheme="minorHAnsi"/>
              </w:rPr>
              <w:t>Natasha Kreisle</w:t>
            </w:r>
          </w:p>
        </w:tc>
      </w:tr>
      <w:tr w:rsidRPr="00D14360" w:rsidR="00254B4A" w:rsidTr="00F75DF2" w14:paraId="50C053E9" w14:textId="77777777">
        <w:tc>
          <w:tcPr>
            <w:tcW w:w="3178" w:type="dxa"/>
            <w:tcBorders>
              <w:top w:val="single" w:color="4F81BD" w:sz="4" w:space="0"/>
              <w:bottom w:val="single" w:color="4F81BD" w:sz="4" w:space="0"/>
              <w:right w:val="single" w:color="4F81BD" w:sz="4" w:space="0"/>
            </w:tcBorders>
            <w:shd w:val="clear" w:color="auto" w:fill="FFFFFF"/>
          </w:tcPr>
          <w:p w:rsidRPr="00D739AC" w:rsidR="00184755" w:rsidP="00184755" w:rsidRDefault="00184755" w14:paraId="30F9E21E" w14:textId="66434451">
            <w:pPr>
              <w:rPr>
                <w:rFonts w:asciiTheme="minorHAnsi" w:hAnsiTheme="minorHAnsi" w:cstheme="minorHAnsi"/>
                <w:bCs/>
              </w:rPr>
            </w:pPr>
            <w:r w:rsidRPr="00D739AC">
              <w:rPr>
                <w:rFonts w:asciiTheme="minorHAnsi" w:hAnsiTheme="minorHAnsi" w:cstheme="minorHAnsi"/>
              </w:rPr>
              <w:t>Brett Marquard</w:t>
            </w:r>
          </w:p>
        </w:tc>
        <w:tc>
          <w:tcPr>
            <w:tcW w:w="3178" w:type="dxa"/>
            <w:gridSpan w:val="2"/>
            <w:tcBorders>
              <w:top w:val="single" w:color="4F81BD" w:sz="4" w:space="0"/>
              <w:left w:val="single" w:color="4F81BD" w:sz="4" w:space="0"/>
              <w:bottom w:val="single" w:color="4F81BD" w:sz="4" w:space="0"/>
            </w:tcBorders>
            <w:shd w:val="clear" w:color="auto" w:fill="auto"/>
          </w:tcPr>
          <w:p w:rsidRPr="00D739AC" w:rsidR="00184755" w:rsidP="00184755" w:rsidRDefault="00184755" w14:paraId="7D645A4F" w14:textId="3DA0C8F1">
            <w:pPr>
              <w:rPr>
                <w:rFonts w:asciiTheme="minorHAnsi" w:hAnsiTheme="minorHAnsi" w:cstheme="minorHAnsi"/>
                <w:bCs/>
              </w:rPr>
            </w:pPr>
            <w:r w:rsidRPr="00D739AC">
              <w:rPr>
                <w:rFonts w:asciiTheme="minorHAnsi" w:hAnsiTheme="minorHAnsi" w:cstheme="minorHAnsi"/>
              </w:rPr>
              <w:t>Rob McClure</w:t>
            </w:r>
          </w:p>
        </w:tc>
        <w:tc>
          <w:tcPr>
            <w:tcW w:w="3179" w:type="dxa"/>
            <w:tcBorders>
              <w:top w:val="single" w:color="4F81BD" w:sz="4" w:space="0"/>
              <w:left w:val="single" w:color="4F81BD" w:sz="4" w:space="0"/>
              <w:bottom w:val="single" w:color="4F81BD" w:sz="4" w:space="0"/>
            </w:tcBorders>
            <w:shd w:val="clear" w:color="auto" w:fill="auto"/>
          </w:tcPr>
          <w:p w:rsidRPr="00D739AC" w:rsidR="00184755" w:rsidP="00184755" w:rsidRDefault="00184755" w14:paraId="0DE9787F" w14:textId="5C49A682">
            <w:pPr>
              <w:rPr>
                <w:rFonts w:asciiTheme="minorHAnsi" w:hAnsiTheme="minorHAnsi" w:cstheme="minorHAnsi"/>
                <w:bCs/>
              </w:rPr>
            </w:pPr>
            <w:r w:rsidRPr="00D739AC">
              <w:rPr>
                <w:rFonts w:asciiTheme="minorHAnsi" w:hAnsiTheme="minorHAnsi" w:cstheme="minorHAnsi"/>
              </w:rPr>
              <w:t>Kyle Meadors</w:t>
            </w:r>
          </w:p>
        </w:tc>
      </w:tr>
      <w:tr w:rsidRPr="00D14360" w:rsidR="00254B4A" w:rsidTr="00F75DF2" w14:paraId="268E028D" w14:textId="77777777">
        <w:tc>
          <w:tcPr>
            <w:tcW w:w="3178" w:type="dxa"/>
            <w:tcBorders>
              <w:top w:val="single" w:color="4F81BD" w:sz="4" w:space="0"/>
              <w:bottom w:val="single" w:color="4F81BD" w:sz="4" w:space="0"/>
              <w:right w:val="single" w:color="4F81BD" w:sz="4" w:space="0"/>
            </w:tcBorders>
            <w:shd w:val="clear" w:color="auto" w:fill="FFFFFF"/>
          </w:tcPr>
          <w:p w:rsidRPr="00D739AC" w:rsidR="00184755" w:rsidP="00184755" w:rsidRDefault="00184755" w14:paraId="0BC09779" w14:textId="5A61C510">
            <w:pPr>
              <w:rPr>
                <w:rFonts w:asciiTheme="minorHAnsi" w:hAnsiTheme="minorHAnsi" w:cstheme="minorHAnsi"/>
              </w:rPr>
            </w:pPr>
            <w:r w:rsidRPr="00D739AC">
              <w:rPr>
                <w:rFonts w:asciiTheme="minorHAnsi" w:hAnsiTheme="minorHAnsi" w:cstheme="minorHAnsi"/>
              </w:rPr>
              <w:t>Linda Michaelsen</w:t>
            </w:r>
          </w:p>
        </w:tc>
        <w:tc>
          <w:tcPr>
            <w:tcW w:w="3178" w:type="dxa"/>
            <w:gridSpan w:val="2"/>
            <w:tcBorders>
              <w:top w:val="single" w:color="4F81BD" w:sz="4" w:space="0"/>
              <w:left w:val="single" w:color="4F81BD" w:sz="4" w:space="0"/>
              <w:bottom w:val="single" w:color="4F81BD" w:sz="4" w:space="0"/>
            </w:tcBorders>
            <w:shd w:val="clear" w:color="auto" w:fill="auto"/>
          </w:tcPr>
          <w:p w:rsidRPr="00D739AC" w:rsidR="00184755" w:rsidP="00184755" w:rsidRDefault="00184755" w14:paraId="767FA8A3" w14:textId="73D1D06D">
            <w:pPr>
              <w:rPr>
                <w:rFonts w:asciiTheme="minorHAnsi" w:hAnsiTheme="minorHAnsi" w:cstheme="minorHAnsi"/>
              </w:rPr>
            </w:pPr>
            <w:r w:rsidRPr="00D739AC">
              <w:rPr>
                <w:rFonts w:asciiTheme="minorHAnsi" w:hAnsiTheme="minorHAnsi" w:cstheme="minorHAnsi"/>
              </w:rPr>
              <w:t>Lisa Nelson</w:t>
            </w:r>
          </w:p>
        </w:tc>
        <w:tc>
          <w:tcPr>
            <w:tcW w:w="3179" w:type="dxa"/>
            <w:tcBorders>
              <w:top w:val="single" w:color="4F81BD" w:sz="4" w:space="0"/>
              <w:left w:val="single" w:color="4F81BD" w:sz="4" w:space="0"/>
              <w:bottom w:val="single" w:color="4F81BD" w:sz="4" w:space="0"/>
            </w:tcBorders>
            <w:shd w:val="clear" w:color="auto" w:fill="auto"/>
          </w:tcPr>
          <w:p w:rsidRPr="00D739AC" w:rsidR="00184755" w:rsidP="00184755" w:rsidRDefault="00184755" w14:paraId="1A757173" w14:textId="5335C8BA">
            <w:pPr>
              <w:rPr>
                <w:rFonts w:asciiTheme="minorHAnsi" w:hAnsiTheme="minorHAnsi" w:cstheme="minorHAnsi"/>
              </w:rPr>
            </w:pPr>
            <w:r w:rsidRPr="00D739AC">
              <w:rPr>
                <w:rFonts w:asciiTheme="minorHAnsi" w:hAnsiTheme="minorHAnsi" w:cstheme="minorHAnsi"/>
              </w:rPr>
              <w:t>Russ Ott</w:t>
            </w:r>
          </w:p>
        </w:tc>
      </w:tr>
      <w:tr w:rsidRPr="00D14360" w:rsidR="00254B4A" w:rsidTr="00F75DF2" w14:paraId="7D5E3297" w14:textId="77777777">
        <w:tc>
          <w:tcPr>
            <w:tcW w:w="3178" w:type="dxa"/>
            <w:tcBorders>
              <w:top w:val="single" w:color="4F81BD" w:sz="4" w:space="0"/>
              <w:bottom w:val="single" w:color="4F81BD" w:sz="4" w:space="0"/>
              <w:right w:val="single" w:color="4F81BD" w:sz="4" w:space="0"/>
            </w:tcBorders>
            <w:shd w:val="clear" w:color="auto" w:fill="FFFFFF"/>
          </w:tcPr>
          <w:p w:rsidRPr="00D739AC" w:rsidR="00184755" w:rsidP="00184755" w:rsidRDefault="00184755" w14:paraId="05E38B0A" w14:textId="3550DF9A">
            <w:pPr>
              <w:rPr>
                <w:rFonts w:asciiTheme="minorHAnsi" w:hAnsiTheme="minorHAnsi" w:cstheme="minorHAnsi"/>
              </w:rPr>
            </w:pPr>
            <w:r w:rsidRPr="00D739AC">
              <w:rPr>
                <w:rFonts w:asciiTheme="minorHAnsi" w:hAnsiTheme="minorHAnsi" w:cstheme="minorHAnsi"/>
              </w:rPr>
              <w:t>Kurt Ozlem</w:t>
            </w:r>
          </w:p>
        </w:tc>
        <w:tc>
          <w:tcPr>
            <w:tcW w:w="3178" w:type="dxa"/>
            <w:gridSpan w:val="2"/>
            <w:tcBorders>
              <w:top w:val="single" w:color="4F81BD" w:sz="4" w:space="0"/>
              <w:left w:val="single" w:color="4F81BD" w:sz="4" w:space="0"/>
              <w:bottom w:val="single" w:color="4F81BD" w:sz="4" w:space="0"/>
            </w:tcBorders>
            <w:shd w:val="clear" w:color="auto" w:fill="auto"/>
          </w:tcPr>
          <w:p w:rsidRPr="00D739AC" w:rsidR="00184755" w:rsidP="00184755" w:rsidRDefault="00184755" w14:paraId="0559B509" w14:textId="7A9ED967">
            <w:pPr>
              <w:rPr>
                <w:rFonts w:asciiTheme="minorHAnsi" w:hAnsiTheme="minorHAnsi" w:cstheme="minorHAnsi"/>
              </w:rPr>
            </w:pPr>
            <w:r w:rsidRPr="00D739AC">
              <w:rPr>
                <w:rFonts w:asciiTheme="minorHAnsi" w:hAnsiTheme="minorHAnsi" w:cstheme="minorHAnsi"/>
              </w:rPr>
              <w:t>Paulo Pinho</w:t>
            </w:r>
          </w:p>
        </w:tc>
        <w:tc>
          <w:tcPr>
            <w:tcW w:w="3179" w:type="dxa"/>
            <w:tcBorders>
              <w:top w:val="single" w:color="4F81BD" w:sz="4" w:space="0"/>
              <w:left w:val="single" w:color="4F81BD" w:sz="4" w:space="0"/>
              <w:bottom w:val="single" w:color="4F81BD" w:sz="4" w:space="0"/>
            </w:tcBorders>
            <w:shd w:val="clear" w:color="auto" w:fill="auto"/>
          </w:tcPr>
          <w:p w:rsidRPr="00D739AC" w:rsidR="00184755" w:rsidP="00184755" w:rsidRDefault="00184755" w14:paraId="5D82C8CC" w14:textId="3B07490B">
            <w:pPr>
              <w:rPr>
                <w:rFonts w:asciiTheme="minorHAnsi" w:hAnsiTheme="minorHAnsi" w:cstheme="minorHAnsi"/>
              </w:rPr>
            </w:pPr>
            <w:r w:rsidRPr="00D739AC">
              <w:rPr>
                <w:rFonts w:asciiTheme="minorHAnsi" w:hAnsiTheme="minorHAnsi" w:cstheme="minorHAnsi"/>
              </w:rPr>
              <w:t>James Shalaby</w:t>
            </w:r>
          </w:p>
        </w:tc>
      </w:tr>
      <w:tr w:rsidRPr="00D14360" w:rsidR="00254B4A" w:rsidTr="00F75DF2" w14:paraId="4218F436" w14:textId="77777777">
        <w:tc>
          <w:tcPr>
            <w:tcW w:w="3178" w:type="dxa"/>
            <w:tcBorders>
              <w:top w:val="single" w:color="4F81BD" w:sz="4" w:space="0"/>
              <w:bottom w:val="single" w:color="4F81BD" w:sz="4" w:space="0"/>
              <w:right w:val="single" w:color="4F81BD" w:sz="4" w:space="0"/>
            </w:tcBorders>
            <w:shd w:val="clear" w:color="auto" w:fill="FFFFFF"/>
          </w:tcPr>
          <w:p w:rsidRPr="00D739AC" w:rsidR="00184755" w:rsidP="00184755" w:rsidRDefault="00184755" w14:paraId="0E704B19" w14:textId="51BCC905">
            <w:pPr>
              <w:rPr>
                <w:rFonts w:asciiTheme="minorHAnsi" w:hAnsiTheme="minorHAnsi" w:cstheme="minorHAnsi"/>
              </w:rPr>
            </w:pPr>
            <w:r w:rsidRPr="00D739AC">
              <w:rPr>
                <w:rFonts w:asciiTheme="minorHAnsi" w:hAnsiTheme="minorHAnsi" w:cstheme="minorHAnsi"/>
              </w:rPr>
              <w:t>Matt Szczepankiewicz</w:t>
            </w:r>
          </w:p>
        </w:tc>
        <w:tc>
          <w:tcPr>
            <w:tcW w:w="3178" w:type="dxa"/>
            <w:gridSpan w:val="2"/>
            <w:tcBorders>
              <w:top w:val="single" w:color="4F81BD" w:sz="4" w:space="0"/>
              <w:left w:val="single" w:color="4F81BD" w:sz="4" w:space="0"/>
              <w:bottom w:val="single" w:color="4F81BD" w:sz="4" w:space="0"/>
            </w:tcBorders>
            <w:shd w:val="clear" w:color="auto" w:fill="auto"/>
          </w:tcPr>
          <w:p w:rsidRPr="00D739AC" w:rsidR="00184755" w:rsidP="00184755" w:rsidRDefault="00184755" w14:paraId="04FDAF77" w14:textId="5278AD1E">
            <w:pPr>
              <w:rPr>
                <w:rFonts w:asciiTheme="minorHAnsi" w:hAnsiTheme="minorHAnsi" w:cstheme="minorHAnsi"/>
              </w:rPr>
            </w:pPr>
            <w:r w:rsidRPr="00D739AC">
              <w:rPr>
                <w:rFonts w:asciiTheme="minorHAnsi" w:hAnsiTheme="minorHAnsi" w:cstheme="minorHAnsi"/>
              </w:rPr>
              <w:t>Daniel Vreeman</w:t>
            </w:r>
          </w:p>
        </w:tc>
        <w:tc>
          <w:tcPr>
            <w:tcW w:w="3179" w:type="dxa"/>
            <w:tcBorders>
              <w:top w:val="single" w:color="4F81BD" w:sz="4" w:space="0"/>
              <w:left w:val="single" w:color="4F81BD" w:sz="4" w:space="0"/>
              <w:bottom w:val="single" w:color="4F81BD" w:sz="4" w:space="0"/>
            </w:tcBorders>
            <w:shd w:val="clear" w:color="auto" w:fill="auto"/>
          </w:tcPr>
          <w:p w:rsidRPr="00D739AC" w:rsidR="00184755" w:rsidP="00184755" w:rsidRDefault="00184755" w14:paraId="1341103F" w14:textId="7A962BBD">
            <w:pPr>
              <w:rPr>
                <w:rFonts w:asciiTheme="minorHAnsi" w:hAnsiTheme="minorHAnsi" w:cstheme="minorHAnsi"/>
              </w:rPr>
            </w:pPr>
            <w:r w:rsidRPr="00D739AC">
              <w:rPr>
                <w:rFonts w:asciiTheme="minorHAnsi" w:hAnsiTheme="minorHAnsi" w:cstheme="minorHAnsi"/>
              </w:rPr>
              <w:t>Ryan Zoellner</w:t>
            </w:r>
          </w:p>
        </w:tc>
      </w:tr>
      <w:tr w:rsidRPr="00C64922" w:rsidR="00184755" w:rsidTr="00254B4A" w14:paraId="6227CBE9" w14:textId="77777777">
        <w:tc>
          <w:tcPr>
            <w:tcW w:w="9535" w:type="dxa"/>
            <w:gridSpan w:val="4"/>
            <w:tcBorders>
              <w:right w:val="nil"/>
            </w:tcBorders>
            <w:shd w:val="clear" w:color="auto" w:fill="4F81BD"/>
          </w:tcPr>
          <w:p w:rsidRPr="00D14360" w:rsidR="00184755" w:rsidP="00184755" w:rsidRDefault="00184755" w14:paraId="0D2F143B" w14:textId="77777777">
            <w:pPr>
              <w:rPr>
                <w:rFonts w:cs="Calibri"/>
                <w:b/>
                <w:bCs/>
                <w:color w:val="FFFFFF"/>
              </w:rPr>
            </w:pPr>
            <w:r w:rsidRPr="00D14360">
              <w:rPr>
                <w:rFonts w:cs="Calibri"/>
                <w:b/>
                <w:bCs/>
                <w:color w:val="FFFFFF"/>
              </w:rPr>
              <w:t>C-CDA Companion Guide R2 Content Contributors and Reviewers</w:t>
            </w:r>
          </w:p>
        </w:tc>
      </w:tr>
      <w:tr w:rsidRPr="00C64922" w:rsidR="00254B4A" w:rsidTr="00F75DF2" w14:paraId="67925329" w14:textId="77777777">
        <w:tc>
          <w:tcPr>
            <w:tcW w:w="3178" w:type="dxa"/>
            <w:tcBorders>
              <w:top w:val="single" w:color="4F81BD" w:sz="4" w:space="0"/>
              <w:bottom w:val="single" w:color="4F81BD" w:sz="4" w:space="0"/>
              <w:right w:val="single" w:color="4F81BD" w:sz="4" w:space="0"/>
            </w:tcBorders>
            <w:shd w:val="clear" w:color="auto" w:fill="FFFFFF"/>
          </w:tcPr>
          <w:p w:rsidRPr="00D14360" w:rsidR="00184755" w:rsidP="00184755" w:rsidRDefault="00184755" w14:paraId="2BC6977E" w14:textId="77777777">
            <w:pPr>
              <w:rPr>
                <w:rFonts w:cs="Calibri Light"/>
                <w:bCs/>
              </w:rPr>
            </w:pPr>
            <w:r w:rsidRPr="00D14360">
              <w:rPr>
                <w:rFonts w:cs="Calibri Light"/>
                <w:bCs/>
              </w:rPr>
              <w:t>Calvin Beebe</w:t>
            </w:r>
          </w:p>
        </w:tc>
        <w:tc>
          <w:tcPr>
            <w:tcW w:w="3178" w:type="dxa"/>
            <w:gridSpan w:val="2"/>
            <w:tcBorders>
              <w:top w:val="single" w:color="4F81BD" w:sz="4" w:space="0"/>
              <w:left w:val="single" w:color="4F81BD" w:sz="4" w:space="0"/>
              <w:bottom w:val="single" w:color="4F81BD" w:sz="4" w:space="0"/>
            </w:tcBorders>
            <w:shd w:val="clear" w:color="auto" w:fill="auto"/>
          </w:tcPr>
          <w:p w:rsidRPr="00D14360" w:rsidR="00184755" w:rsidP="00184755" w:rsidRDefault="00184755" w14:paraId="7CAE7B2F" w14:textId="77777777">
            <w:pPr>
              <w:rPr>
                <w:rFonts w:cs="Calibri"/>
                <w:bCs/>
              </w:rPr>
            </w:pPr>
            <w:r w:rsidRPr="00D14360">
              <w:rPr>
                <w:rFonts w:cs="Calibri Light"/>
                <w:bCs/>
              </w:rPr>
              <w:t>Laura Bryan</w:t>
            </w:r>
          </w:p>
        </w:tc>
        <w:tc>
          <w:tcPr>
            <w:tcW w:w="3179" w:type="dxa"/>
            <w:tcBorders>
              <w:top w:val="single" w:color="4F81BD" w:sz="4" w:space="0"/>
              <w:left w:val="single" w:color="4F81BD" w:sz="4" w:space="0"/>
              <w:bottom w:val="single" w:color="4F81BD" w:sz="4" w:space="0"/>
            </w:tcBorders>
            <w:shd w:val="clear" w:color="auto" w:fill="auto"/>
          </w:tcPr>
          <w:p w:rsidRPr="00D14360" w:rsidR="00184755" w:rsidP="00184755" w:rsidRDefault="00184755" w14:paraId="4CB8C60A" w14:textId="77777777">
            <w:pPr>
              <w:rPr>
                <w:rFonts w:cs="Calibri"/>
                <w:bCs/>
              </w:rPr>
            </w:pPr>
            <w:r w:rsidRPr="00D14360">
              <w:rPr>
                <w:rFonts w:cs="Calibri Light"/>
                <w:bCs/>
              </w:rPr>
              <w:t>Michael Clifton</w:t>
            </w:r>
          </w:p>
        </w:tc>
      </w:tr>
      <w:tr w:rsidRPr="00C64922" w:rsidR="00184755" w:rsidTr="00254B4A" w14:paraId="172874EB" w14:textId="77777777">
        <w:tc>
          <w:tcPr>
            <w:tcW w:w="3178" w:type="dxa"/>
            <w:tcBorders>
              <w:right w:val="single" w:color="4F81BD" w:sz="4" w:space="0"/>
            </w:tcBorders>
            <w:shd w:val="clear" w:color="auto" w:fill="FFFFFF"/>
          </w:tcPr>
          <w:p w:rsidRPr="00D14360" w:rsidR="00184755" w:rsidP="00184755" w:rsidRDefault="00184755" w14:paraId="738D2A74" w14:textId="77777777">
            <w:pPr>
              <w:rPr>
                <w:rFonts w:cs="Calibri Light"/>
                <w:bCs/>
              </w:rPr>
            </w:pPr>
            <w:r w:rsidRPr="00D14360">
              <w:rPr>
                <w:rFonts w:cs="Calibri Light"/>
                <w:bCs/>
              </w:rPr>
              <w:t>John D’Amore</w:t>
            </w:r>
          </w:p>
        </w:tc>
        <w:tc>
          <w:tcPr>
            <w:tcW w:w="3178" w:type="dxa"/>
            <w:gridSpan w:val="2"/>
            <w:tcBorders>
              <w:left w:val="single" w:color="4F81BD" w:sz="4" w:space="0"/>
            </w:tcBorders>
            <w:shd w:val="clear" w:color="auto" w:fill="auto"/>
          </w:tcPr>
          <w:p w:rsidRPr="00D14360" w:rsidR="00184755" w:rsidP="00184755" w:rsidRDefault="00184755" w14:paraId="09A286D3" w14:textId="77777777">
            <w:pPr>
              <w:rPr>
                <w:rFonts w:cs="Calibri"/>
                <w:bCs/>
              </w:rPr>
            </w:pPr>
            <w:r w:rsidRPr="00D14360">
              <w:rPr>
                <w:rFonts w:cs="Calibri Light"/>
                <w:bCs/>
              </w:rPr>
              <w:t>Didi Davis</w:t>
            </w:r>
          </w:p>
        </w:tc>
        <w:tc>
          <w:tcPr>
            <w:tcW w:w="3179" w:type="dxa"/>
            <w:tcBorders>
              <w:left w:val="single" w:color="4F81BD" w:sz="4" w:space="0"/>
            </w:tcBorders>
            <w:shd w:val="clear" w:color="auto" w:fill="auto"/>
          </w:tcPr>
          <w:p w:rsidRPr="00D14360" w:rsidR="00184755" w:rsidP="00184755" w:rsidRDefault="00184755" w14:paraId="3B1B08AC" w14:textId="77777777">
            <w:pPr>
              <w:rPr>
                <w:rFonts w:cs="Calibri"/>
                <w:bCs/>
              </w:rPr>
            </w:pPr>
            <w:r w:rsidRPr="00D14360">
              <w:rPr>
                <w:rFonts w:cs="Calibri Light"/>
                <w:bCs/>
              </w:rPr>
              <w:t>George Dixon</w:t>
            </w:r>
          </w:p>
        </w:tc>
      </w:tr>
      <w:tr w:rsidRPr="00C64922" w:rsidR="00254B4A" w:rsidTr="00F75DF2" w14:paraId="1E6B1AE4" w14:textId="77777777">
        <w:tc>
          <w:tcPr>
            <w:tcW w:w="3178" w:type="dxa"/>
            <w:tcBorders>
              <w:top w:val="single" w:color="4F81BD" w:sz="4" w:space="0"/>
              <w:bottom w:val="single" w:color="4F81BD" w:sz="4" w:space="0"/>
              <w:right w:val="single" w:color="4F81BD" w:sz="4" w:space="0"/>
            </w:tcBorders>
            <w:shd w:val="clear" w:color="auto" w:fill="FFFFFF"/>
          </w:tcPr>
          <w:p w:rsidRPr="00D14360" w:rsidR="00184755" w:rsidP="00184755" w:rsidRDefault="00184755" w14:paraId="061A2B53" w14:textId="77777777">
            <w:pPr>
              <w:rPr>
                <w:rFonts w:cs="Calibri Light"/>
                <w:bCs/>
              </w:rPr>
            </w:pPr>
            <w:r w:rsidRPr="00D14360">
              <w:rPr>
                <w:rFonts w:cs="Calibri Light"/>
                <w:bCs/>
              </w:rPr>
              <w:t>Gay Dolin</w:t>
            </w:r>
          </w:p>
        </w:tc>
        <w:tc>
          <w:tcPr>
            <w:tcW w:w="3178" w:type="dxa"/>
            <w:gridSpan w:val="2"/>
            <w:tcBorders>
              <w:top w:val="single" w:color="4F81BD" w:sz="4" w:space="0"/>
              <w:left w:val="single" w:color="4F81BD" w:sz="4" w:space="0"/>
              <w:bottom w:val="single" w:color="4F81BD" w:sz="4" w:space="0"/>
            </w:tcBorders>
            <w:shd w:val="clear" w:color="auto" w:fill="auto"/>
          </w:tcPr>
          <w:p w:rsidRPr="00D14360" w:rsidR="00184755" w:rsidP="00184755" w:rsidRDefault="00184755" w14:paraId="34FCBB5C" w14:textId="77777777">
            <w:pPr>
              <w:rPr>
                <w:rFonts w:cs="Calibri"/>
                <w:bCs/>
              </w:rPr>
            </w:pPr>
            <w:r w:rsidRPr="00D14360">
              <w:rPr>
                <w:rFonts w:cs="Calibri"/>
                <w:bCs/>
              </w:rPr>
              <w:t>Ed Donaldson</w:t>
            </w:r>
          </w:p>
        </w:tc>
        <w:tc>
          <w:tcPr>
            <w:tcW w:w="3179" w:type="dxa"/>
            <w:tcBorders>
              <w:top w:val="single" w:color="4F81BD" w:sz="4" w:space="0"/>
              <w:left w:val="single" w:color="4F81BD" w:sz="4" w:space="0"/>
              <w:bottom w:val="single" w:color="4F81BD" w:sz="4" w:space="0"/>
            </w:tcBorders>
            <w:shd w:val="clear" w:color="auto" w:fill="auto"/>
          </w:tcPr>
          <w:p w:rsidRPr="00D14360" w:rsidR="00184755" w:rsidP="00184755" w:rsidRDefault="00184755" w14:paraId="5EAC98B4" w14:textId="77777777">
            <w:pPr>
              <w:rPr>
                <w:rFonts w:cs="Calibri"/>
                <w:bCs/>
              </w:rPr>
            </w:pPr>
            <w:r w:rsidRPr="00D14360">
              <w:rPr>
                <w:rFonts w:cs="Calibri Light"/>
                <w:bCs/>
              </w:rPr>
              <w:t>John Donnelly</w:t>
            </w:r>
          </w:p>
        </w:tc>
      </w:tr>
      <w:tr w:rsidRPr="00C64922" w:rsidR="00184755" w:rsidTr="00254B4A" w14:paraId="7D6D0AFC" w14:textId="77777777">
        <w:tc>
          <w:tcPr>
            <w:tcW w:w="3178" w:type="dxa"/>
            <w:tcBorders>
              <w:right w:val="single" w:color="4F81BD" w:sz="4" w:space="0"/>
            </w:tcBorders>
            <w:shd w:val="clear" w:color="auto" w:fill="FFFFFF"/>
          </w:tcPr>
          <w:p w:rsidRPr="00D14360" w:rsidR="00184755" w:rsidP="00184755" w:rsidRDefault="00184755" w14:paraId="0DF36D14" w14:textId="77777777">
            <w:pPr>
              <w:rPr>
                <w:rFonts w:cs="Calibri Light"/>
                <w:bCs/>
              </w:rPr>
            </w:pPr>
            <w:r w:rsidRPr="00D14360">
              <w:rPr>
                <w:rFonts w:cs="Calibri Light"/>
                <w:bCs/>
              </w:rPr>
              <w:t>Ben Flessner</w:t>
            </w:r>
          </w:p>
        </w:tc>
        <w:tc>
          <w:tcPr>
            <w:tcW w:w="3178" w:type="dxa"/>
            <w:gridSpan w:val="2"/>
            <w:tcBorders>
              <w:left w:val="single" w:color="4F81BD" w:sz="4" w:space="0"/>
            </w:tcBorders>
            <w:shd w:val="clear" w:color="auto" w:fill="auto"/>
          </w:tcPr>
          <w:p w:rsidRPr="00D14360" w:rsidR="00184755" w:rsidP="00184755" w:rsidRDefault="00184755" w14:paraId="4EAC6059" w14:textId="77777777">
            <w:pPr>
              <w:rPr>
                <w:rFonts w:cs="Calibri"/>
                <w:bCs/>
              </w:rPr>
            </w:pPr>
            <w:r w:rsidRPr="00D14360">
              <w:rPr>
                <w:rFonts w:cs="Calibri Light"/>
                <w:bCs/>
              </w:rPr>
              <w:t>Lindsey Hoggle</w:t>
            </w:r>
          </w:p>
        </w:tc>
        <w:tc>
          <w:tcPr>
            <w:tcW w:w="3179" w:type="dxa"/>
            <w:tcBorders>
              <w:left w:val="single" w:color="4F81BD" w:sz="4" w:space="0"/>
            </w:tcBorders>
            <w:shd w:val="clear" w:color="auto" w:fill="auto"/>
          </w:tcPr>
          <w:p w:rsidRPr="00D14360" w:rsidR="00184755" w:rsidP="00184755" w:rsidRDefault="00184755" w14:paraId="45F90621" w14:textId="77777777">
            <w:pPr>
              <w:rPr>
                <w:rFonts w:cs="Calibri"/>
                <w:bCs/>
              </w:rPr>
            </w:pPr>
            <w:r w:rsidRPr="00D14360">
              <w:rPr>
                <w:rFonts w:cs="Calibri"/>
                <w:bCs/>
              </w:rPr>
              <w:t>Emma Jones</w:t>
            </w:r>
          </w:p>
        </w:tc>
      </w:tr>
      <w:tr w:rsidRPr="00C64922" w:rsidR="00254B4A" w:rsidTr="00F75DF2" w14:paraId="3F77A251" w14:textId="77777777">
        <w:tc>
          <w:tcPr>
            <w:tcW w:w="3178" w:type="dxa"/>
            <w:tcBorders>
              <w:top w:val="single" w:color="4F81BD" w:sz="4" w:space="0"/>
              <w:bottom w:val="single" w:color="4F81BD" w:sz="4" w:space="0"/>
              <w:right w:val="single" w:color="4F81BD" w:sz="4" w:space="0"/>
            </w:tcBorders>
            <w:shd w:val="clear" w:color="auto" w:fill="FFFFFF"/>
          </w:tcPr>
          <w:p w:rsidRPr="00D14360" w:rsidR="00184755" w:rsidP="00184755" w:rsidRDefault="00184755" w14:paraId="5B4B4E12" w14:textId="77777777">
            <w:pPr>
              <w:rPr>
                <w:rFonts w:cs="Calibri Light"/>
                <w:bCs/>
              </w:rPr>
            </w:pPr>
            <w:r w:rsidRPr="00D14360">
              <w:rPr>
                <w:rFonts w:cs="Calibri"/>
                <w:bCs/>
              </w:rPr>
              <w:t>Natasha Kreisle</w:t>
            </w:r>
          </w:p>
        </w:tc>
        <w:tc>
          <w:tcPr>
            <w:tcW w:w="3178" w:type="dxa"/>
            <w:gridSpan w:val="2"/>
            <w:tcBorders>
              <w:top w:val="single" w:color="4F81BD" w:sz="4" w:space="0"/>
              <w:left w:val="single" w:color="4F81BD" w:sz="4" w:space="0"/>
              <w:bottom w:val="single" w:color="4F81BD" w:sz="4" w:space="0"/>
            </w:tcBorders>
            <w:shd w:val="clear" w:color="auto" w:fill="auto"/>
          </w:tcPr>
          <w:p w:rsidRPr="00D14360" w:rsidR="00184755" w:rsidP="00184755" w:rsidRDefault="00184755" w14:paraId="72FEF15C" w14:textId="77777777">
            <w:pPr>
              <w:rPr>
                <w:rFonts w:cs="Calibri"/>
                <w:bCs/>
              </w:rPr>
            </w:pPr>
            <w:r w:rsidRPr="00D14360">
              <w:rPr>
                <w:rFonts w:cs="Calibri"/>
                <w:bCs/>
              </w:rPr>
              <w:t>Brett Marquard</w:t>
            </w:r>
          </w:p>
        </w:tc>
        <w:tc>
          <w:tcPr>
            <w:tcW w:w="3179" w:type="dxa"/>
            <w:tcBorders>
              <w:top w:val="single" w:color="4F81BD" w:sz="4" w:space="0"/>
              <w:left w:val="single" w:color="4F81BD" w:sz="4" w:space="0"/>
              <w:bottom w:val="single" w:color="4F81BD" w:sz="4" w:space="0"/>
            </w:tcBorders>
            <w:shd w:val="clear" w:color="auto" w:fill="auto"/>
          </w:tcPr>
          <w:p w:rsidRPr="00D14360" w:rsidR="00184755" w:rsidP="00184755" w:rsidRDefault="00184755" w14:paraId="397E5B0C" w14:textId="77777777">
            <w:pPr>
              <w:rPr>
                <w:rFonts w:cs="Calibri"/>
                <w:bCs/>
              </w:rPr>
            </w:pPr>
            <w:r w:rsidRPr="00D14360">
              <w:rPr>
                <w:rFonts w:cs="Calibri"/>
                <w:bCs/>
              </w:rPr>
              <w:t>Rob McClure</w:t>
            </w:r>
          </w:p>
        </w:tc>
      </w:tr>
      <w:tr w:rsidRPr="00C64922" w:rsidR="00184755" w:rsidTr="00254B4A" w14:paraId="1C85A139" w14:textId="77777777">
        <w:tc>
          <w:tcPr>
            <w:tcW w:w="3178" w:type="dxa"/>
            <w:tcBorders>
              <w:right w:val="single" w:color="4F81BD" w:sz="4" w:space="0"/>
            </w:tcBorders>
            <w:shd w:val="clear" w:color="auto" w:fill="FFFFFF"/>
          </w:tcPr>
          <w:p w:rsidRPr="00D14360" w:rsidR="00184755" w:rsidP="00184755" w:rsidRDefault="00184755" w14:paraId="6B9AD7C9" w14:textId="77777777">
            <w:pPr>
              <w:rPr>
                <w:rFonts w:cs="Calibri Light"/>
                <w:bCs/>
              </w:rPr>
            </w:pPr>
            <w:r w:rsidRPr="00D14360">
              <w:rPr>
                <w:rFonts w:cs="Calibri"/>
                <w:bCs/>
              </w:rPr>
              <w:t>Linda Michaelsen</w:t>
            </w:r>
          </w:p>
        </w:tc>
        <w:tc>
          <w:tcPr>
            <w:tcW w:w="3178" w:type="dxa"/>
            <w:gridSpan w:val="2"/>
            <w:tcBorders>
              <w:left w:val="single" w:color="4F81BD" w:sz="4" w:space="0"/>
            </w:tcBorders>
            <w:shd w:val="clear" w:color="auto" w:fill="auto"/>
          </w:tcPr>
          <w:p w:rsidRPr="00D14360" w:rsidR="00184755" w:rsidP="00184755" w:rsidRDefault="00184755" w14:paraId="2E553C79" w14:textId="77777777">
            <w:pPr>
              <w:rPr>
                <w:rFonts w:cs="Calibri"/>
                <w:bCs/>
              </w:rPr>
            </w:pPr>
            <w:r w:rsidRPr="00D14360">
              <w:rPr>
                <w:rFonts w:cs="Calibri"/>
                <w:bCs/>
              </w:rPr>
              <w:t>Joseph Quinn</w:t>
            </w:r>
          </w:p>
        </w:tc>
        <w:tc>
          <w:tcPr>
            <w:tcW w:w="3179" w:type="dxa"/>
            <w:tcBorders>
              <w:left w:val="single" w:color="4F81BD" w:sz="4" w:space="0"/>
            </w:tcBorders>
            <w:shd w:val="clear" w:color="auto" w:fill="auto"/>
          </w:tcPr>
          <w:p w:rsidRPr="00D14360" w:rsidR="00184755" w:rsidP="00184755" w:rsidRDefault="00184755" w14:paraId="16FDAA94" w14:textId="77777777">
            <w:pPr>
              <w:rPr>
                <w:rFonts w:cs="Calibri"/>
                <w:bCs/>
              </w:rPr>
            </w:pPr>
            <w:r w:rsidRPr="00D14360">
              <w:rPr>
                <w:rFonts w:cs="Calibri"/>
                <w:bCs/>
              </w:rPr>
              <w:t>Matt Rahn</w:t>
            </w:r>
          </w:p>
        </w:tc>
      </w:tr>
      <w:tr w:rsidRPr="00C64922" w:rsidR="00254B4A" w:rsidTr="00F75DF2" w14:paraId="51E5CF5A" w14:textId="77777777">
        <w:tc>
          <w:tcPr>
            <w:tcW w:w="3178" w:type="dxa"/>
            <w:tcBorders>
              <w:top w:val="single" w:color="4F81BD" w:sz="4" w:space="0"/>
              <w:bottom w:val="single" w:color="4F81BD" w:sz="4" w:space="0"/>
              <w:right w:val="single" w:color="4F81BD" w:sz="4" w:space="0"/>
            </w:tcBorders>
            <w:shd w:val="clear" w:color="auto" w:fill="FFFFFF"/>
          </w:tcPr>
          <w:p w:rsidRPr="00D14360" w:rsidR="00184755" w:rsidP="00184755" w:rsidRDefault="00184755" w14:paraId="4D86B6B0" w14:textId="77777777">
            <w:pPr>
              <w:rPr>
                <w:rFonts w:cs="Calibri Light"/>
                <w:bCs/>
              </w:rPr>
            </w:pPr>
            <w:r w:rsidRPr="00D14360">
              <w:rPr>
                <w:rFonts w:cs="Calibri"/>
                <w:bCs/>
              </w:rPr>
              <w:t>Stuart Ward</w:t>
            </w:r>
          </w:p>
        </w:tc>
        <w:tc>
          <w:tcPr>
            <w:tcW w:w="3178" w:type="dxa"/>
            <w:gridSpan w:val="2"/>
            <w:tcBorders>
              <w:top w:val="single" w:color="4F81BD" w:sz="4" w:space="0"/>
              <w:left w:val="single" w:color="4F81BD" w:sz="4" w:space="0"/>
              <w:bottom w:val="single" w:color="4F81BD" w:sz="4" w:space="0"/>
            </w:tcBorders>
            <w:shd w:val="clear" w:color="auto" w:fill="auto"/>
          </w:tcPr>
          <w:p w:rsidRPr="00D14360" w:rsidR="00184755" w:rsidP="00184755" w:rsidRDefault="00184755" w14:paraId="441B5381" w14:textId="77777777">
            <w:pPr>
              <w:rPr>
                <w:rFonts w:cs="Calibri"/>
                <w:bCs/>
              </w:rPr>
            </w:pPr>
            <w:r>
              <w:rPr>
                <w:rFonts w:cs="Calibri"/>
                <w:bCs/>
              </w:rPr>
              <w:t>Martha Velezis</w:t>
            </w:r>
          </w:p>
        </w:tc>
        <w:tc>
          <w:tcPr>
            <w:tcW w:w="3179" w:type="dxa"/>
            <w:tcBorders>
              <w:top w:val="single" w:color="4F81BD" w:sz="4" w:space="0"/>
              <w:left w:val="single" w:color="4F81BD" w:sz="4" w:space="0"/>
              <w:bottom w:val="single" w:color="4F81BD" w:sz="4" w:space="0"/>
            </w:tcBorders>
            <w:shd w:val="clear" w:color="auto" w:fill="auto"/>
          </w:tcPr>
          <w:p w:rsidRPr="00D14360" w:rsidR="00184755" w:rsidP="00184755" w:rsidRDefault="00184755" w14:paraId="675F6656" w14:textId="77777777">
            <w:pPr>
              <w:rPr>
                <w:rFonts w:cs="Calibri"/>
                <w:bCs/>
              </w:rPr>
            </w:pPr>
            <w:r>
              <w:rPr>
                <w:rFonts w:cs="Calibri"/>
                <w:bCs/>
              </w:rPr>
              <w:t>Ioana Singureanu</w:t>
            </w:r>
          </w:p>
        </w:tc>
      </w:tr>
      <w:tr w:rsidRPr="00C64922" w:rsidR="00254B4A" w:rsidTr="00F75DF2" w14:paraId="509A419E" w14:textId="77777777">
        <w:tc>
          <w:tcPr>
            <w:tcW w:w="3178" w:type="dxa"/>
            <w:tcBorders>
              <w:top w:val="single" w:color="4F81BD" w:sz="4" w:space="0"/>
              <w:bottom w:val="single" w:color="4F81BD" w:sz="4" w:space="0"/>
              <w:right w:val="single" w:color="4F81BD" w:sz="4" w:space="0"/>
            </w:tcBorders>
            <w:shd w:val="clear" w:color="auto" w:fill="FFFFFF"/>
          </w:tcPr>
          <w:p w:rsidRPr="00D14360" w:rsidR="00184755" w:rsidP="00184755" w:rsidRDefault="00184755" w14:paraId="78508EED" w14:textId="77777777">
            <w:pPr>
              <w:rPr>
                <w:rFonts w:cs="Calibri"/>
                <w:bCs/>
              </w:rPr>
            </w:pPr>
            <w:r w:rsidRPr="00D14360">
              <w:rPr>
                <w:rFonts w:cs="Calibri"/>
                <w:bCs/>
              </w:rPr>
              <w:t>Stephen Chu</w:t>
            </w:r>
          </w:p>
        </w:tc>
        <w:tc>
          <w:tcPr>
            <w:tcW w:w="3178" w:type="dxa"/>
            <w:gridSpan w:val="2"/>
            <w:tcBorders>
              <w:top w:val="single" w:color="4F81BD" w:sz="4" w:space="0"/>
              <w:left w:val="single" w:color="4F81BD" w:sz="4" w:space="0"/>
              <w:bottom w:val="single" w:color="4F81BD" w:sz="4" w:space="0"/>
            </w:tcBorders>
            <w:shd w:val="clear" w:color="auto" w:fill="auto"/>
          </w:tcPr>
          <w:p w:rsidR="00184755" w:rsidP="00184755" w:rsidRDefault="00184755" w14:paraId="45881521" w14:textId="77777777">
            <w:pPr>
              <w:rPr>
                <w:rFonts w:cs="Calibri"/>
                <w:bCs/>
              </w:rPr>
            </w:pPr>
            <w:r w:rsidRPr="00D14360">
              <w:rPr>
                <w:rFonts w:cs="Calibri"/>
              </w:rPr>
              <w:t>Jay Lyle</w:t>
            </w:r>
          </w:p>
        </w:tc>
        <w:tc>
          <w:tcPr>
            <w:tcW w:w="3179" w:type="dxa"/>
            <w:tcBorders>
              <w:top w:val="single" w:color="4F81BD" w:sz="4" w:space="0"/>
              <w:left w:val="single" w:color="4F81BD" w:sz="4" w:space="0"/>
              <w:bottom w:val="single" w:color="4F81BD" w:sz="4" w:space="0"/>
            </w:tcBorders>
            <w:shd w:val="clear" w:color="auto" w:fill="auto"/>
          </w:tcPr>
          <w:p w:rsidR="00184755" w:rsidP="00184755" w:rsidRDefault="00184755" w14:paraId="109F76B9" w14:textId="77777777">
            <w:pPr>
              <w:rPr>
                <w:rFonts w:cs="Calibri"/>
                <w:bCs/>
              </w:rPr>
            </w:pPr>
            <w:r w:rsidRPr="00D14360">
              <w:rPr>
                <w:rFonts w:cs="Calibri"/>
              </w:rPr>
              <w:t>Michael Padula</w:t>
            </w:r>
          </w:p>
        </w:tc>
      </w:tr>
      <w:tr w:rsidRPr="00C64922" w:rsidR="00184755" w:rsidTr="00254B4A" w14:paraId="0C655682" w14:textId="77777777">
        <w:tc>
          <w:tcPr>
            <w:tcW w:w="9535" w:type="dxa"/>
            <w:gridSpan w:val="4"/>
            <w:tcBorders>
              <w:right w:val="nil"/>
            </w:tcBorders>
            <w:shd w:val="clear" w:color="auto" w:fill="4F81BD"/>
          </w:tcPr>
          <w:p w:rsidRPr="00D14360" w:rsidR="00184755" w:rsidP="00184755" w:rsidRDefault="00184755" w14:paraId="48D41CE5" w14:textId="77777777">
            <w:pPr>
              <w:rPr>
                <w:rFonts w:cs="Calibri"/>
                <w:b/>
                <w:bCs/>
                <w:color w:val="FFFFFF"/>
              </w:rPr>
            </w:pPr>
            <w:r w:rsidRPr="00D14360">
              <w:rPr>
                <w:rFonts w:cs="Calibri"/>
                <w:b/>
                <w:bCs/>
                <w:color w:val="FFFFFF"/>
              </w:rPr>
              <w:t>C-CDA Companion Guide R1 Content Contributors and Reviewers</w:t>
            </w:r>
          </w:p>
        </w:tc>
      </w:tr>
      <w:tr w:rsidRPr="00C64922" w:rsidR="00254B4A" w:rsidTr="00F75DF2" w14:paraId="7BAEB0B8" w14:textId="77777777">
        <w:tc>
          <w:tcPr>
            <w:tcW w:w="3178" w:type="dxa"/>
            <w:tcBorders>
              <w:top w:val="single" w:color="4F81BD" w:sz="4" w:space="0"/>
              <w:bottom w:val="single" w:color="4F81BD" w:sz="4" w:space="0"/>
              <w:right w:val="single" w:color="4F81BD" w:sz="4" w:space="0"/>
            </w:tcBorders>
            <w:shd w:val="clear" w:color="auto" w:fill="FFFFFF"/>
          </w:tcPr>
          <w:p w:rsidRPr="00D14360" w:rsidR="00184755" w:rsidP="00184755" w:rsidRDefault="00184755" w14:paraId="26B4807C" w14:textId="77777777">
            <w:pPr>
              <w:rPr>
                <w:rFonts w:cs="Calibri"/>
                <w:color w:val="000000"/>
              </w:rPr>
            </w:pPr>
            <w:r w:rsidRPr="00D14360">
              <w:rPr>
                <w:rFonts w:cs="Calibri"/>
                <w:color w:val="000000"/>
              </w:rPr>
              <w:t>Calvin Beebe</w:t>
            </w:r>
          </w:p>
        </w:tc>
        <w:tc>
          <w:tcPr>
            <w:tcW w:w="3178" w:type="dxa"/>
            <w:gridSpan w:val="2"/>
            <w:tcBorders>
              <w:top w:val="single" w:color="4F81BD" w:sz="4" w:space="0"/>
              <w:left w:val="single" w:color="4F81BD" w:sz="4" w:space="0"/>
              <w:bottom w:val="single" w:color="4F81BD" w:sz="4" w:space="0"/>
            </w:tcBorders>
            <w:shd w:val="clear" w:color="auto" w:fill="auto"/>
          </w:tcPr>
          <w:p w:rsidRPr="00D14360" w:rsidR="00184755" w:rsidP="00184755" w:rsidRDefault="00184755" w14:paraId="75B1E4EB" w14:textId="77777777">
            <w:pPr>
              <w:rPr>
                <w:rFonts w:cs="Calibri"/>
              </w:rPr>
            </w:pPr>
            <w:r w:rsidRPr="00D14360">
              <w:rPr>
                <w:rFonts w:cs="Calibri"/>
              </w:rPr>
              <w:t>Cathrin Britton</w:t>
            </w:r>
          </w:p>
        </w:tc>
        <w:tc>
          <w:tcPr>
            <w:tcW w:w="3179" w:type="dxa"/>
            <w:tcBorders>
              <w:top w:val="single" w:color="4F81BD" w:sz="4" w:space="0"/>
              <w:left w:val="single" w:color="4F81BD" w:sz="4" w:space="0"/>
              <w:bottom w:val="single" w:color="4F81BD" w:sz="4" w:space="0"/>
            </w:tcBorders>
            <w:shd w:val="clear" w:color="auto" w:fill="auto"/>
          </w:tcPr>
          <w:p w:rsidRPr="00D14360" w:rsidR="00184755" w:rsidP="00184755" w:rsidRDefault="00184755" w14:paraId="44A7FD56" w14:textId="77777777">
            <w:pPr>
              <w:rPr>
                <w:rFonts w:cs="Calibri"/>
              </w:rPr>
            </w:pPr>
            <w:r w:rsidRPr="00D14360">
              <w:rPr>
                <w:rFonts w:cs="Calibri"/>
              </w:rPr>
              <w:t>George Cole</w:t>
            </w:r>
          </w:p>
        </w:tc>
      </w:tr>
      <w:tr w:rsidRPr="00C64922" w:rsidR="00184755" w:rsidTr="00254B4A" w14:paraId="5116AF1C" w14:textId="77777777">
        <w:tc>
          <w:tcPr>
            <w:tcW w:w="3178" w:type="dxa"/>
            <w:tcBorders>
              <w:right w:val="single" w:color="4F81BD" w:sz="4" w:space="0"/>
            </w:tcBorders>
            <w:shd w:val="clear" w:color="auto" w:fill="FFFFFF"/>
          </w:tcPr>
          <w:p w:rsidRPr="00D14360" w:rsidR="00184755" w:rsidP="00184755" w:rsidRDefault="00184755" w14:paraId="77BE72EF" w14:textId="77777777">
            <w:pPr>
              <w:rPr>
                <w:rFonts w:cs="Calibri Light"/>
                <w:bCs/>
              </w:rPr>
            </w:pPr>
            <w:r w:rsidRPr="00D14360">
              <w:rPr>
                <w:rFonts w:cs="Calibri Light"/>
                <w:bCs/>
              </w:rPr>
              <w:t>Didi Davis</w:t>
            </w:r>
          </w:p>
        </w:tc>
        <w:tc>
          <w:tcPr>
            <w:tcW w:w="3178" w:type="dxa"/>
            <w:gridSpan w:val="2"/>
            <w:tcBorders>
              <w:left w:val="single" w:color="4F81BD" w:sz="4" w:space="0"/>
            </w:tcBorders>
            <w:shd w:val="clear" w:color="auto" w:fill="auto"/>
          </w:tcPr>
          <w:p w:rsidRPr="00D14360" w:rsidR="00184755" w:rsidP="00184755" w:rsidRDefault="00184755" w14:paraId="604C30D6" w14:textId="246397A2">
            <w:pPr>
              <w:rPr>
                <w:rFonts w:cs="Calibri"/>
              </w:rPr>
            </w:pPr>
            <w:r w:rsidRPr="00D14360">
              <w:rPr>
                <w:rFonts w:cs="Calibri"/>
              </w:rPr>
              <w:t>Bob D</w:t>
            </w:r>
            <w:r>
              <w:rPr>
                <w:rFonts w:cs="Calibri"/>
              </w:rPr>
              <w:t>ieterle</w:t>
            </w:r>
          </w:p>
        </w:tc>
        <w:tc>
          <w:tcPr>
            <w:tcW w:w="3179" w:type="dxa"/>
            <w:tcBorders>
              <w:left w:val="single" w:color="4F81BD" w:sz="4" w:space="0"/>
            </w:tcBorders>
            <w:shd w:val="clear" w:color="auto" w:fill="auto"/>
          </w:tcPr>
          <w:p w:rsidRPr="00D14360" w:rsidR="00184755" w:rsidP="00184755" w:rsidRDefault="00184755" w14:paraId="65FA5EE0" w14:textId="77777777">
            <w:pPr>
              <w:rPr>
                <w:rFonts w:cs="Calibri"/>
              </w:rPr>
            </w:pPr>
            <w:r w:rsidRPr="00D14360">
              <w:rPr>
                <w:rFonts w:cs="Calibri"/>
              </w:rPr>
              <w:t>George Dixon</w:t>
            </w:r>
          </w:p>
        </w:tc>
      </w:tr>
      <w:tr w:rsidRPr="00C64922" w:rsidR="00254B4A" w:rsidTr="00F75DF2" w14:paraId="273DA9E8" w14:textId="77777777">
        <w:tc>
          <w:tcPr>
            <w:tcW w:w="3178" w:type="dxa"/>
            <w:tcBorders>
              <w:top w:val="single" w:color="4F81BD" w:sz="4" w:space="0"/>
              <w:bottom w:val="single" w:color="4F81BD" w:sz="4" w:space="0"/>
              <w:right w:val="single" w:color="4F81BD" w:sz="4" w:space="0"/>
            </w:tcBorders>
            <w:shd w:val="clear" w:color="auto" w:fill="FFFFFF"/>
          </w:tcPr>
          <w:p w:rsidRPr="00D14360" w:rsidR="00184755" w:rsidP="00184755" w:rsidRDefault="00184755" w14:paraId="6E48A90C" w14:textId="77777777">
            <w:pPr>
              <w:rPr>
                <w:rFonts w:cs="Calibri Light"/>
                <w:bCs/>
              </w:rPr>
            </w:pPr>
            <w:r w:rsidRPr="00D14360">
              <w:rPr>
                <w:rFonts w:cs="Calibri Light"/>
                <w:bCs/>
              </w:rPr>
              <w:t>Benjamin Flessner</w:t>
            </w:r>
          </w:p>
        </w:tc>
        <w:tc>
          <w:tcPr>
            <w:tcW w:w="3178" w:type="dxa"/>
            <w:gridSpan w:val="2"/>
            <w:tcBorders>
              <w:top w:val="single" w:color="4F81BD" w:sz="4" w:space="0"/>
              <w:left w:val="single" w:color="4F81BD" w:sz="4" w:space="0"/>
              <w:bottom w:val="single" w:color="4F81BD" w:sz="4" w:space="0"/>
            </w:tcBorders>
            <w:shd w:val="clear" w:color="auto" w:fill="auto"/>
          </w:tcPr>
          <w:p w:rsidRPr="00D14360" w:rsidR="00184755" w:rsidP="00184755" w:rsidRDefault="00184755" w14:paraId="748A366E" w14:textId="77777777">
            <w:pPr>
              <w:rPr>
                <w:rFonts w:cs="Calibri"/>
              </w:rPr>
            </w:pPr>
            <w:r w:rsidRPr="00D14360">
              <w:rPr>
                <w:rFonts w:cs="Calibri"/>
              </w:rPr>
              <w:t>Evelyn Gallego</w:t>
            </w:r>
          </w:p>
        </w:tc>
        <w:tc>
          <w:tcPr>
            <w:tcW w:w="3179" w:type="dxa"/>
            <w:tcBorders>
              <w:top w:val="single" w:color="4F81BD" w:sz="4" w:space="0"/>
              <w:left w:val="single" w:color="4F81BD" w:sz="4" w:space="0"/>
              <w:bottom w:val="single" w:color="4F81BD" w:sz="4" w:space="0"/>
            </w:tcBorders>
            <w:shd w:val="clear" w:color="auto" w:fill="auto"/>
          </w:tcPr>
          <w:p w:rsidRPr="00D14360" w:rsidR="00184755" w:rsidP="00184755" w:rsidRDefault="00184755" w14:paraId="75570A93" w14:textId="77777777">
            <w:pPr>
              <w:rPr>
                <w:rFonts w:cs="Calibri"/>
              </w:rPr>
            </w:pPr>
            <w:r w:rsidRPr="00D14360">
              <w:rPr>
                <w:rFonts w:cs="Calibri"/>
              </w:rPr>
              <w:t>Brett Marquard</w:t>
            </w:r>
          </w:p>
        </w:tc>
      </w:tr>
      <w:tr w:rsidRPr="00C64922" w:rsidR="00184755" w:rsidTr="00254B4A" w14:paraId="1F98D0FF" w14:textId="77777777">
        <w:tc>
          <w:tcPr>
            <w:tcW w:w="3178" w:type="dxa"/>
            <w:tcBorders>
              <w:right w:val="single" w:color="4F81BD" w:sz="4" w:space="0"/>
            </w:tcBorders>
            <w:shd w:val="clear" w:color="auto" w:fill="FFFFFF"/>
          </w:tcPr>
          <w:p w:rsidRPr="00D14360" w:rsidR="00184755" w:rsidP="00184755" w:rsidRDefault="00184755" w14:paraId="03ABF08B" w14:textId="77777777">
            <w:pPr>
              <w:rPr>
                <w:rFonts w:cs="Calibri Light"/>
                <w:bCs/>
              </w:rPr>
            </w:pPr>
            <w:r w:rsidRPr="00D14360">
              <w:rPr>
                <w:rFonts w:cs="Calibri Light"/>
                <w:bCs/>
              </w:rPr>
              <w:t>Lisa Nelson</w:t>
            </w:r>
          </w:p>
        </w:tc>
        <w:tc>
          <w:tcPr>
            <w:tcW w:w="3178" w:type="dxa"/>
            <w:gridSpan w:val="2"/>
            <w:tcBorders>
              <w:left w:val="single" w:color="4F81BD" w:sz="4" w:space="0"/>
            </w:tcBorders>
            <w:shd w:val="clear" w:color="auto" w:fill="auto"/>
          </w:tcPr>
          <w:p w:rsidRPr="00D14360" w:rsidR="00184755" w:rsidP="00184755" w:rsidRDefault="00184755" w14:paraId="7637AE01" w14:textId="77777777">
            <w:pPr>
              <w:rPr>
                <w:rFonts w:cs="Calibri"/>
                <w:bCs/>
              </w:rPr>
            </w:pPr>
            <w:r w:rsidRPr="00D14360">
              <w:rPr>
                <w:rFonts w:cs="Calibri Light"/>
                <w:bCs/>
              </w:rPr>
              <w:t>Matt Rahn</w:t>
            </w:r>
          </w:p>
        </w:tc>
        <w:tc>
          <w:tcPr>
            <w:tcW w:w="3179" w:type="dxa"/>
            <w:tcBorders>
              <w:left w:val="single" w:color="4F81BD" w:sz="4" w:space="0"/>
            </w:tcBorders>
            <w:shd w:val="clear" w:color="auto" w:fill="auto"/>
          </w:tcPr>
          <w:p w:rsidRPr="00D14360" w:rsidR="00184755" w:rsidP="00184755" w:rsidRDefault="00184755" w14:paraId="511B4E54" w14:textId="77777777">
            <w:pPr>
              <w:rPr>
                <w:rFonts w:cs="Calibri"/>
              </w:rPr>
            </w:pPr>
          </w:p>
        </w:tc>
      </w:tr>
    </w:tbl>
    <w:p w:rsidRPr="00D14360" w:rsidR="00D91DBA" w:rsidP="005C79A1" w:rsidRDefault="008E2AAD" w14:paraId="0E41CE43" w14:textId="5BF9DB35">
      <w:pPr>
        <w:pStyle w:val="TOCHeading"/>
        <w:rPr>
          <w:rFonts w:cs="Calibri"/>
          <w:color w:val="000000"/>
          <w:sz w:val="22"/>
          <w:szCs w:val="22"/>
        </w:rPr>
      </w:pPr>
      <w:r>
        <w:rPr>
          <w:rFonts w:cs="Calibri"/>
          <w:color w:val="000000"/>
        </w:rPr>
        <w:br w:type="page"/>
      </w:r>
      <w:r w:rsidRPr="00C64922" w:rsidR="00D91DBA">
        <w:t>Table of Contents</w:t>
      </w:r>
    </w:p>
    <w:p w:rsidR="00526B84" w:rsidP="00526B84" w:rsidRDefault="001974E0" w14:paraId="54D5A17E" w14:textId="19721FA8">
      <w:pPr>
        <w:pStyle w:val="TOC1"/>
        <w:rPr>
          <w:rFonts w:asciiTheme="minorHAnsi" w:hAnsiTheme="minorHAnsi" w:eastAsiaTheme="minorEastAsia" w:cstheme="minorBidi"/>
          <w:noProof/>
          <w:kern w:val="2"/>
          <w:sz w:val="22"/>
          <w:szCs w:val="22"/>
          <w14:ligatures w14:val="standardContextual"/>
        </w:rPr>
      </w:pPr>
      <w:r>
        <w:rPr>
          <w:rFonts w:ascii="Calibri" w:hAnsi="Calibri"/>
        </w:rPr>
        <w:fldChar w:fldCharType="begin"/>
      </w:r>
      <w:r>
        <w:rPr>
          <w:rFonts w:ascii="Calibri" w:hAnsi="Calibri" w:cs="Calibri"/>
        </w:rPr>
        <w:instrText xml:space="preserve"> TOC \o "1-3" \h \z \u </w:instrText>
      </w:r>
      <w:r>
        <w:rPr>
          <w:rFonts w:ascii="Calibri" w:hAnsi="Calibri"/>
        </w:rPr>
        <w:fldChar w:fldCharType="separate"/>
      </w:r>
      <w:hyperlink w:history="1" w:anchor="_Toc135312797">
        <w:r w:rsidRPr="002A2BF8" w:rsidR="00526B84">
          <w:rPr>
            <w:rStyle w:val="Hyperlink"/>
            <w:noProof/>
          </w:rPr>
          <w:t>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Introduction</w:t>
        </w:r>
        <w:r w:rsidR="00526B84">
          <w:rPr>
            <w:noProof/>
            <w:webHidden/>
          </w:rPr>
          <w:tab/>
        </w:r>
        <w:r w:rsidR="00526B84">
          <w:rPr>
            <w:noProof/>
            <w:webHidden/>
          </w:rPr>
          <w:fldChar w:fldCharType="begin"/>
        </w:r>
        <w:r w:rsidR="00526B84">
          <w:rPr>
            <w:noProof/>
            <w:webHidden/>
          </w:rPr>
          <w:instrText xml:space="preserve"> PAGEREF _Toc135312797 \h </w:instrText>
        </w:r>
        <w:r w:rsidR="00526B84">
          <w:rPr>
            <w:noProof/>
            <w:webHidden/>
          </w:rPr>
        </w:r>
        <w:r w:rsidR="00526B84">
          <w:rPr>
            <w:noProof/>
            <w:webHidden/>
          </w:rPr>
          <w:fldChar w:fldCharType="separate"/>
        </w:r>
        <w:r w:rsidR="00526B84">
          <w:rPr>
            <w:noProof/>
            <w:webHidden/>
          </w:rPr>
          <w:t>12</w:t>
        </w:r>
        <w:r w:rsidR="00526B84">
          <w:rPr>
            <w:noProof/>
            <w:webHidden/>
          </w:rPr>
          <w:fldChar w:fldCharType="end"/>
        </w:r>
      </w:hyperlink>
    </w:p>
    <w:p w:rsidR="00526B84" w:rsidRDefault="00000000" w14:paraId="22A13312" w14:textId="11EF2A46">
      <w:pPr>
        <w:pStyle w:val="TOC2"/>
        <w:rPr>
          <w:rFonts w:asciiTheme="minorHAnsi" w:hAnsiTheme="minorHAnsi" w:eastAsiaTheme="minorEastAsia" w:cstheme="minorBidi"/>
          <w:b w:val="0"/>
          <w:bCs w:val="0"/>
          <w:noProof/>
          <w:kern w:val="2"/>
          <w14:ligatures w14:val="standardContextual"/>
        </w:rPr>
      </w:pPr>
      <w:hyperlink w:history="1" w:anchor="_Toc135312798">
        <w:r w:rsidRPr="002A2BF8" w:rsidR="00526B84">
          <w:rPr>
            <w:rStyle w:val="Hyperlink"/>
            <w:noProof/>
          </w:rPr>
          <w:t>1.1</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Purpose: Essential Guidance for Advancing Interoperability</w:t>
        </w:r>
        <w:r w:rsidR="00526B84">
          <w:rPr>
            <w:noProof/>
            <w:webHidden/>
          </w:rPr>
          <w:tab/>
        </w:r>
        <w:r w:rsidR="00526B84">
          <w:rPr>
            <w:noProof/>
            <w:webHidden/>
          </w:rPr>
          <w:fldChar w:fldCharType="begin"/>
        </w:r>
        <w:r w:rsidR="00526B84">
          <w:rPr>
            <w:noProof/>
            <w:webHidden/>
          </w:rPr>
          <w:instrText xml:space="preserve"> PAGEREF _Toc135312798 \h </w:instrText>
        </w:r>
        <w:r w:rsidR="00526B84">
          <w:rPr>
            <w:noProof/>
            <w:webHidden/>
          </w:rPr>
        </w:r>
        <w:r w:rsidR="00526B84">
          <w:rPr>
            <w:noProof/>
            <w:webHidden/>
          </w:rPr>
          <w:fldChar w:fldCharType="separate"/>
        </w:r>
        <w:r w:rsidR="00526B84">
          <w:rPr>
            <w:noProof/>
            <w:webHidden/>
          </w:rPr>
          <w:t>12</w:t>
        </w:r>
        <w:r w:rsidR="00526B84">
          <w:rPr>
            <w:noProof/>
            <w:webHidden/>
          </w:rPr>
          <w:fldChar w:fldCharType="end"/>
        </w:r>
      </w:hyperlink>
    </w:p>
    <w:p w:rsidR="00526B84" w:rsidRDefault="00000000" w14:paraId="1D30FA48" w14:textId="3E57576B">
      <w:pPr>
        <w:pStyle w:val="TOC2"/>
        <w:rPr>
          <w:rFonts w:asciiTheme="minorHAnsi" w:hAnsiTheme="minorHAnsi" w:eastAsiaTheme="minorEastAsia" w:cstheme="minorBidi"/>
          <w:b w:val="0"/>
          <w:bCs w:val="0"/>
          <w:noProof/>
          <w:kern w:val="2"/>
          <w14:ligatures w14:val="standardContextual"/>
        </w:rPr>
      </w:pPr>
      <w:hyperlink w:history="1" w:anchor="_Toc135312799">
        <w:r w:rsidRPr="002A2BF8" w:rsidR="00526B84">
          <w:rPr>
            <w:rStyle w:val="Hyperlink"/>
            <w:noProof/>
          </w:rPr>
          <w:t>1.2</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The Genesis and Evolution of C-CDA</w:t>
        </w:r>
        <w:r w:rsidR="00526B84">
          <w:rPr>
            <w:noProof/>
            <w:webHidden/>
          </w:rPr>
          <w:tab/>
        </w:r>
        <w:r w:rsidR="00526B84">
          <w:rPr>
            <w:noProof/>
            <w:webHidden/>
          </w:rPr>
          <w:fldChar w:fldCharType="begin"/>
        </w:r>
        <w:r w:rsidR="00526B84">
          <w:rPr>
            <w:noProof/>
            <w:webHidden/>
          </w:rPr>
          <w:instrText xml:space="preserve"> PAGEREF _Toc135312799 \h </w:instrText>
        </w:r>
        <w:r w:rsidR="00526B84">
          <w:rPr>
            <w:noProof/>
            <w:webHidden/>
          </w:rPr>
        </w:r>
        <w:r w:rsidR="00526B84">
          <w:rPr>
            <w:noProof/>
            <w:webHidden/>
          </w:rPr>
          <w:fldChar w:fldCharType="separate"/>
        </w:r>
        <w:r w:rsidR="00526B84">
          <w:rPr>
            <w:noProof/>
            <w:webHidden/>
          </w:rPr>
          <w:t>13</w:t>
        </w:r>
        <w:r w:rsidR="00526B84">
          <w:rPr>
            <w:noProof/>
            <w:webHidden/>
          </w:rPr>
          <w:fldChar w:fldCharType="end"/>
        </w:r>
      </w:hyperlink>
    </w:p>
    <w:p w:rsidR="00526B84" w:rsidRDefault="00000000" w14:paraId="7AFE4D3B" w14:textId="4D539D9A">
      <w:pPr>
        <w:pStyle w:val="TOC3"/>
        <w:rPr>
          <w:rFonts w:asciiTheme="minorHAnsi" w:hAnsiTheme="minorHAnsi" w:eastAsiaTheme="minorEastAsia" w:cstheme="minorBidi"/>
          <w:noProof/>
          <w:kern w:val="2"/>
          <w:sz w:val="22"/>
          <w:szCs w:val="22"/>
          <w14:ligatures w14:val="standardContextual"/>
        </w:rPr>
      </w:pPr>
      <w:hyperlink w:history="1" w:anchor="_Toc135312800">
        <w:r w:rsidRPr="002A2BF8" w:rsidR="00526B84">
          <w:rPr>
            <w:rStyle w:val="Hyperlink"/>
            <w:bCs/>
            <w:noProof/>
          </w:rPr>
          <w:t>1.2.1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The Maturation Process for C-CDA</w:t>
        </w:r>
        <w:r w:rsidR="00526B84">
          <w:rPr>
            <w:noProof/>
            <w:webHidden/>
          </w:rPr>
          <w:tab/>
        </w:r>
        <w:r w:rsidR="00526B84">
          <w:rPr>
            <w:noProof/>
            <w:webHidden/>
          </w:rPr>
          <w:fldChar w:fldCharType="begin"/>
        </w:r>
        <w:r w:rsidR="00526B84">
          <w:rPr>
            <w:noProof/>
            <w:webHidden/>
          </w:rPr>
          <w:instrText xml:space="preserve"> PAGEREF _Toc135312800 \h </w:instrText>
        </w:r>
        <w:r w:rsidR="00526B84">
          <w:rPr>
            <w:noProof/>
            <w:webHidden/>
          </w:rPr>
        </w:r>
        <w:r w:rsidR="00526B84">
          <w:rPr>
            <w:noProof/>
            <w:webHidden/>
          </w:rPr>
          <w:fldChar w:fldCharType="separate"/>
        </w:r>
        <w:r w:rsidR="00526B84">
          <w:rPr>
            <w:noProof/>
            <w:webHidden/>
          </w:rPr>
          <w:t>13</w:t>
        </w:r>
        <w:r w:rsidR="00526B84">
          <w:rPr>
            <w:noProof/>
            <w:webHidden/>
          </w:rPr>
          <w:fldChar w:fldCharType="end"/>
        </w:r>
      </w:hyperlink>
    </w:p>
    <w:p w:rsidR="00526B84" w:rsidRDefault="00000000" w14:paraId="08E5CFAA" w14:textId="6F1892C8">
      <w:pPr>
        <w:pStyle w:val="TOC3"/>
        <w:rPr>
          <w:rFonts w:asciiTheme="minorHAnsi" w:hAnsiTheme="minorHAnsi" w:eastAsiaTheme="minorEastAsia" w:cstheme="minorBidi"/>
          <w:noProof/>
          <w:kern w:val="2"/>
          <w:sz w:val="22"/>
          <w:szCs w:val="22"/>
          <w14:ligatures w14:val="standardContextual"/>
        </w:rPr>
      </w:pPr>
      <w:hyperlink w:history="1" w:anchor="_Toc135312801">
        <w:r w:rsidRPr="002A2BF8" w:rsidR="00526B84">
          <w:rPr>
            <w:rStyle w:val="Hyperlink"/>
            <w:bCs/>
            <w:noProof/>
          </w:rPr>
          <w:t>1.2.2</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C-CDA Errata Process</w:t>
        </w:r>
        <w:r w:rsidR="00526B84">
          <w:rPr>
            <w:noProof/>
            <w:webHidden/>
          </w:rPr>
          <w:tab/>
        </w:r>
        <w:r w:rsidR="00526B84">
          <w:rPr>
            <w:noProof/>
            <w:webHidden/>
          </w:rPr>
          <w:fldChar w:fldCharType="begin"/>
        </w:r>
        <w:r w:rsidR="00526B84">
          <w:rPr>
            <w:noProof/>
            <w:webHidden/>
          </w:rPr>
          <w:instrText xml:space="preserve"> PAGEREF _Toc135312801 \h </w:instrText>
        </w:r>
        <w:r w:rsidR="00526B84">
          <w:rPr>
            <w:noProof/>
            <w:webHidden/>
          </w:rPr>
        </w:r>
        <w:r w:rsidR="00526B84">
          <w:rPr>
            <w:noProof/>
            <w:webHidden/>
          </w:rPr>
          <w:fldChar w:fldCharType="separate"/>
        </w:r>
        <w:r w:rsidR="00526B84">
          <w:rPr>
            <w:noProof/>
            <w:webHidden/>
          </w:rPr>
          <w:t>14</w:t>
        </w:r>
        <w:r w:rsidR="00526B84">
          <w:rPr>
            <w:noProof/>
            <w:webHidden/>
          </w:rPr>
          <w:fldChar w:fldCharType="end"/>
        </w:r>
      </w:hyperlink>
    </w:p>
    <w:p w:rsidR="00526B84" w:rsidRDefault="00000000" w14:paraId="735C70B7" w14:textId="419E2BC4">
      <w:pPr>
        <w:pStyle w:val="TOC3"/>
        <w:rPr>
          <w:rFonts w:asciiTheme="minorHAnsi" w:hAnsiTheme="minorHAnsi" w:eastAsiaTheme="minorEastAsia" w:cstheme="minorBidi"/>
          <w:noProof/>
          <w:kern w:val="2"/>
          <w:sz w:val="22"/>
          <w:szCs w:val="22"/>
          <w14:ligatures w14:val="standardContextual"/>
        </w:rPr>
      </w:pPr>
      <w:hyperlink w:history="1" w:anchor="_Toc135312802">
        <w:r w:rsidRPr="002A2BF8" w:rsidR="00526B84">
          <w:rPr>
            <w:rStyle w:val="Hyperlink"/>
            <w:bCs/>
            <w:noProof/>
          </w:rPr>
          <w:t>1.2.3</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C-CDA STU Updates</w:t>
        </w:r>
        <w:r w:rsidR="00526B84">
          <w:rPr>
            <w:noProof/>
            <w:webHidden/>
          </w:rPr>
          <w:tab/>
        </w:r>
        <w:r w:rsidR="00526B84">
          <w:rPr>
            <w:noProof/>
            <w:webHidden/>
          </w:rPr>
          <w:fldChar w:fldCharType="begin"/>
        </w:r>
        <w:r w:rsidR="00526B84">
          <w:rPr>
            <w:noProof/>
            <w:webHidden/>
          </w:rPr>
          <w:instrText xml:space="preserve"> PAGEREF _Toc135312802 \h </w:instrText>
        </w:r>
        <w:r w:rsidR="00526B84">
          <w:rPr>
            <w:noProof/>
            <w:webHidden/>
          </w:rPr>
        </w:r>
        <w:r w:rsidR="00526B84">
          <w:rPr>
            <w:noProof/>
            <w:webHidden/>
          </w:rPr>
          <w:fldChar w:fldCharType="separate"/>
        </w:r>
        <w:r w:rsidR="00526B84">
          <w:rPr>
            <w:noProof/>
            <w:webHidden/>
          </w:rPr>
          <w:t>15</w:t>
        </w:r>
        <w:r w:rsidR="00526B84">
          <w:rPr>
            <w:noProof/>
            <w:webHidden/>
          </w:rPr>
          <w:fldChar w:fldCharType="end"/>
        </w:r>
      </w:hyperlink>
    </w:p>
    <w:p w:rsidR="00526B84" w:rsidRDefault="00000000" w14:paraId="3C5D1305" w14:textId="51D24598">
      <w:pPr>
        <w:pStyle w:val="TOC2"/>
        <w:rPr>
          <w:rFonts w:asciiTheme="minorHAnsi" w:hAnsiTheme="minorHAnsi" w:eastAsiaTheme="minorEastAsia" w:cstheme="minorBidi"/>
          <w:b w:val="0"/>
          <w:bCs w:val="0"/>
          <w:noProof/>
          <w:kern w:val="2"/>
          <w14:ligatures w14:val="standardContextual"/>
        </w:rPr>
      </w:pPr>
      <w:hyperlink w:history="1" w:anchor="_Toc135312803">
        <w:r w:rsidRPr="002A2BF8" w:rsidR="00526B84">
          <w:rPr>
            <w:rStyle w:val="Hyperlink"/>
            <w:noProof/>
          </w:rPr>
          <w:t>1.3</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Semantic Interoperability: C-CDA Value Set Management</w:t>
        </w:r>
        <w:r w:rsidR="00526B84">
          <w:rPr>
            <w:noProof/>
            <w:webHidden/>
          </w:rPr>
          <w:tab/>
        </w:r>
        <w:r w:rsidR="00526B84">
          <w:rPr>
            <w:noProof/>
            <w:webHidden/>
          </w:rPr>
          <w:fldChar w:fldCharType="begin"/>
        </w:r>
        <w:r w:rsidR="00526B84">
          <w:rPr>
            <w:noProof/>
            <w:webHidden/>
          </w:rPr>
          <w:instrText xml:space="preserve"> PAGEREF _Toc135312803 \h </w:instrText>
        </w:r>
        <w:r w:rsidR="00526B84">
          <w:rPr>
            <w:noProof/>
            <w:webHidden/>
          </w:rPr>
        </w:r>
        <w:r w:rsidR="00526B84">
          <w:rPr>
            <w:noProof/>
            <w:webHidden/>
          </w:rPr>
          <w:fldChar w:fldCharType="separate"/>
        </w:r>
        <w:r w:rsidR="00526B84">
          <w:rPr>
            <w:noProof/>
            <w:webHidden/>
          </w:rPr>
          <w:t>16</w:t>
        </w:r>
        <w:r w:rsidR="00526B84">
          <w:rPr>
            <w:noProof/>
            <w:webHidden/>
          </w:rPr>
          <w:fldChar w:fldCharType="end"/>
        </w:r>
      </w:hyperlink>
    </w:p>
    <w:p w:rsidR="00526B84" w:rsidRDefault="00000000" w14:paraId="59AF6814" w14:textId="1DF18614">
      <w:pPr>
        <w:pStyle w:val="TOC2"/>
        <w:rPr>
          <w:rFonts w:asciiTheme="minorHAnsi" w:hAnsiTheme="minorHAnsi" w:eastAsiaTheme="minorEastAsia" w:cstheme="minorBidi"/>
          <w:b w:val="0"/>
          <w:bCs w:val="0"/>
          <w:noProof/>
          <w:kern w:val="2"/>
          <w14:ligatures w14:val="standardContextual"/>
        </w:rPr>
      </w:pPr>
      <w:hyperlink w:history="1" w:anchor="_Toc135312804">
        <w:r w:rsidRPr="002A2BF8" w:rsidR="00526B84">
          <w:rPr>
            <w:rStyle w:val="Hyperlink"/>
            <w:noProof/>
          </w:rPr>
          <w:t>1.4</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Audience</w:t>
        </w:r>
        <w:r w:rsidR="00526B84">
          <w:rPr>
            <w:noProof/>
            <w:webHidden/>
          </w:rPr>
          <w:tab/>
        </w:r>
        <w:r w:rsidR="00526B84">
          <w:rPr>
            <w:noProof/>
            <w:webHidden/>
          </w:rPr>
          <w:fldChar w:fldCharType="begin"/>
        </w:r>
        <w:r w:rsidR="00526B84">
          <w:rPr>
            <w:noProof/>
            <w:webHidden/>
          </w:rPr>
          <w:instrText xml:space="preserve"> PAGEREF _Toc135312804 \h </w:instrText>
        </w:r>
        <w:r w:rsidR="00526B84">
          <w:rPr>
            <w:noProof/>
            <w:webHidden/>
          </w:rPr>
        </w:r>
        <w:r w:rsidR="00526B84">
          <w:rPr>
            <w:noProof/>
            <w:webHidden/>
          </w:rPr>
          <w:fldChar w:fldCharType="separate"/>
        </w:r>
        <w:r w:rsidR="00526B84">
          <w:rPr>
            <w:noProof/>
            <w:webHidden/>
          </w:rPr>
          <w:t>18</w:t>
        </w:r>
        <w:r w:rsidR="00526B84">
          <w:rPr>
            <w:noProof/>
            <w:webHidden/>
          </w:rPr>
          <w:fldChar w:fldCharType="end"/>
        </w:r>
      </w:hyperlink>
    </w:p>
    <w:p w:rsidR="00526B84" w:rsidRDefault="00000000" w14:paraId="3938A91F" w14:textId="09C92520">
      <w:pPr>
        <w:pStyle w:val="TOC2"/>
        <w:rPr>
          <w:rFonts w:asciiTheme="minorHAnsi" w:hAnsiTheme="minorHAnsi" w:eastAsiaTheme="minorEastAsia" w:cstheme="minorBidi"/>
          <w:b w:val="0"/>
          <w:bCs w:val="0"/>
          <w:noProof/>
          <w:kern w:val="2"/>
          <w14:ligatures w14:val="standardContextual"/>
        </w:rPr>
      </w:pPr>
      <w:hyperlink w:history="1" w:anchor="_Toc135312805">
        <w:r w:rsidRPr="002A2BF8" w:rsidR="00526B84">
          <w:rPr>
            <w:rStyle w:val="Hyperlink"/>
            <w:noProof/>
          </w:rPr>
          <w:t>1.5</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Requisite Knowledge</w:t>
        </w:r>
        <w:r w:rsidR="00526B84">
          <w:rPr>
            <w:noProof/>
            <w:webHidden/>
          </w:rPr>
          <w:tab/>
        </w:r>
        <w:r w:rsidR="00526B84">
          <w:rPr>
            <w:noProof/>
            <w:webHidden/>
          </w:rPr>
          <w:fldChar w:fldCharType="begin"/>
        </w:r>
        <w:r w:rsidR="00526B84">
          <w:rPr>
            <w:noProof/>
            <w:webHidden/>
          </w:rPr>
          <w:instrText xml:space="preserve"> PAGEREF _Toc135312805 \h </w:instrText>
        </w:r>
        <w:r w:rsidR="00526B84">
          <w:rPr>
            <w:noProof/>
            <w:webHidden/>
          </w:rPr>
        </w:r>
        <w:r w:rsidR="00526B84">
          <w:rPr>
            <w:noProof/>
            <w:webHidden/>
          </w:rPr>
          <w:fldChar w:fldCharType="separate"/>
        </w:r>
        <w:r w:rsidR="00526B84">
          <w:rPr>
            <w:noProof/>
            <w:webHidden/>
          </w:rPr>
          <w:t>18</w:t>
        </w:r>
        <w:r w:rsidR="00526B84">
          <w:rPr>
            <w:noProof/>
            <w:webHidden/>
          </w:rPr>
          <w:fldChar w:fldCharType="end"/>
        </w:r>
      </w:hyperlink>
    </w:p>
    <w:p w:rsidR="00526B84" w:rsidRDefault="00000000" w14:paraId="4DBCECA4" w14:textId="3CB42F8C">
      <w:pPr>
        <w:pStyle w:val="TOC2"/>
        <w:rPr>
          <w:rFonts w:asciiTheme="minorHAnsi" w:hAnsiTheme="minorHAnsi" w:eastAsiaTheme="minorEastAsia" w:cstheme="minorBidi"/>
          <w:b w:val="0"/>
          <w:bCs w:val="0"/>
          <w:noProof/>
          <w:kern w:val="2"/>
          <w14:ligatures w14:val="standardContextual"/>
        </w:rPr>
      </w:pPr>
      <w:hyperlink w:history="1" w:anchor="_Toc135312806">
        <w:r w:rsidRPr="002A2BF8" w:rsidR="00526B84">
          <w:rPr>
            <w:rStyle w:val="Hyperlink"/>
            <w:noProof/>
          </w:rPr>
          <w:t>1.6</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Contents of this Guide</w:t>
        </w:r>
        <w:r w:rsidR="00526B84">
          <w:rPr>
            <w:noProof/>
            <w:webHidden/>
          </w:rPr>
          <w:tab/>
        </w:r>
        <w:r w:rsidR="00526B84">
          <w:rPr>
            <w:noProof/>
            <w:webHidden/>
          </w:rPr>
          <w:fldChar w:fldCharType="begin"/>
        </w:r>
        <w:r w:rsidR="00526B84">
          <w:rPr>
            <w:noProof/>
            <w:webHidden/>
          </w:rPr>
          <w:instrText xml:space="preserve"> PAGEREF _Toc135312806 \h </w:instrText>
        </w:r>
        <w:r w:rsidR="00526B84">
          <w:rPr>
            <w:noProof/>
            <w:webHidden/>
          </w:rPr>
        </w:r>
        <w:r w:rsidR="00526B84">
          <w:rPr>
            <w:noProof/>
            <w:webHidden/>
          </w:rPr>
          <w:fldChar w:fldCharType="separate"/>
        </w:r>
        <w:r w:rsidR="00526B84">
          <w:rPr>
            <w:noProof/>
            <w:webHidden/>
          </w:rPr>
          <w:t>18</w:t>
        </w:r>
        <w:r w:rsidR="00526B84">
          <w:rPr>
            <w:noProof/>
            <w:webHidden/>
          </w:rPr>
          <w:fldChar w:fldCharType="end"/>
        </w:r>
      </w:hyperlink>
    </w:p>
    <w:p w:rsidR="00526B84" w:rsidP="00526B84" w:rsidRDefault="00000000" w14:paraId="63CF3C5F" w14:textId="2490AFB4">
      <w:pPr>
        <w:pStyle w:val="TOC1"/>
        <w:rPr>
          <w:rFonts w:asciiTheme="minorHAnsi" w:hAnsiTheme="minorHAnsi" w:eastAsiaTheme="minorEastAsia" w:cstheme="minorBidi"/>
          <w:noProof/>
          <w:kern w:val="2"/>
          <w:sz w:val="22"/>
          <w:szCs w:val="22"/>
          <w14:ligatures w14:val="standardContextual"/>
        </w:rPr>
      </w:pPr>
      <w:hyperlink w:history="1" w:anchor="_Toc135312807">
        <w:r w:rsidRPr="002A2BF8" w:rsidR="00526B84">
          <w:rPr>
            <w:rStyle w:val="Hyperlink"/>
            <w:noProof/>
          </w:rPr>
          <w:t>2</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Understanding C-CDA and the C-CDA Companion Guide</w:t>
        </w:r>
        <w:r w:rsidR="00526B84">
          <w:rPr>
            <w:noProof/>
            <w:webHidden/>
          </w:rPr>
          <w:tab/>
        </w:r>
        <w:r w:rsidR="00526B84">
          <w:rPr>
            <w:noProof/>
            <w:webHidden/>
          </w:rPr>
          <w:fldChar w:fldCharType="begin"/>
        </w:r>
        <w:r w:rsidR="00526B84">
          <w:rPr>
            <w:noProof/>
            <w:webHidden/>
          </w:rPr>
          <w:instrText xml:space="preserve"> PAGEREF _Toc135312807 \h </w:instrText>
        </w:r>
        <w:r w:rsidR="00526B84">
          <w:rPr>
            <w:noProof/>
            <w:webHidden/>
          </w:rPr>
        </w:r>
        <w:r w:rsidR="00526B84">
          <w:rPr>
            <w:noProof/>
            <w:webHidden/>
          </w:rPr>
          <w:fldChar w:fldCharType="separate"/>
        </w:r>
        <w:r w:rsidR="00526B84">
          <w:rPr>
            <w:noProof/>
            <w:webHidden/>
          </w:rPr>
          <w:t>20</w:t>
        </w:r>
        <w:r w:rsidR="00526B84">
          <w:rPr>
            <w:noProof/>
            <w:webHidden/>
          </w:rPr>
          <w:fldChar w:fldCharType="end"/>
        </w:r>
      </w:hyperlink>
    </w:p>
    <w:p w:rsidR="00526B84" w:rsidRDefault="00000000" w14:paraId="204BFED3" w14:textId="34E8CC8A">
      <w:pPr>
        <w:pStyle w:val="TOC2"/>
        <w:rPr>
          <w:rFonts w:asciiTheme="minorHAnsi" w:hAnsiTheme="minorHAnsi" w:eastAsiaTheme="minorEastAsia" w:cstheme="minorBidi"/>
          <w:b w:val="0"/>
          <w:bCs w:val="0"/>
          <w:noProof/>
          <w:kern w:val="2"/>
          <w14:ligatures w14:val="standardContextual"/>
        </w:rPr>
      </w:pPr>
      <w:hyperlink w:history="1" w:anchor="_Toc135312808">
        <w:r w:rsidRPr="002A2BF8" w:rsidR="00526B84">
          <w:rPr>
            <w:rStyle w:val="Hyperlink"/>
            <w:noProof/>
          </w:rPr>
          <w:t>2.1</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Layered Constraints, Rising Expectations</w:t>
        </w:r>
        <w:r w:rsidR="00526B84">
          <w:rPr>
            <w:noProof/>
            <w:webHidden/>
          </w:rPr>
          <w:tab/>
        </w:r>
        <w:r w:rsidR="00526B84">
          <w:rPr>
            <w:noProof/>
            <w:webHidden/>
          </w:rPr>
          <w:fldChar w:fldCharType="begin"/>
        </w:r>
        <w:r w:rsidR="00526B84">
          <w:rPr>
            <w:noProof/>
            <w:webHidden/>
          </w:rPr>
          <w:instrText xml:space="preserve"> PAGEREF _Toc135312808 \h </w:instrText>
        </w:r>
        <w:r w:rsidR="00526B84">
          <w:rPr>
            <w:noProof/>
            <w:webHidden/>
          </w:rPr>
        </w:r>
        <w:r w:rsidR="00526B84">
          <w:rPr>
            <w:noProof/>
            <w:webHidden/>
          </w:rPr>
          <w:fldChar w:fldCharType="separate"/>
        </w:r>
        <w:r w:rsidR="00526B84">
          <w:rPr>
            <w:noProof/>
            <w:webHidden/>
          </w:rPr>
          <w:t>20</w:t>
        </w:r>
        <w:r w:rsidR="00526B84">
          <w:rPr>
            <w:noProof/>
            <w:webHidden/>
          </w:rPr>
          <w:fldChar w:fldCharType="end"/>
        </w:r>
      </w:hyperlink>
    </w:p>
    <w:p w:rsidR="00526B84" w:rsidRDefault="00000000" w14:paraId="1E7BB73A" w14:textId="4A3D0920">
      <w:pPr>
        <w:pStyle w:val="TOC2"/>
        <w:rPr>
          <w:rFonts w:asciiTheme="minorHAnsi" w:hAnsiTheme="minorHAnsi" w:eastAsiaTheme="minorEastAsia" w:cstheme="minorBidi"/>
          <w:b w:val="0"/>
          <w:bCs w:val="0"/>
          <w:noProof/>
          <w:kern w:val="2"/>
          <w14:ligatures w14:val="standardContextual"/>
        </w:rPr>
      </w:pPr>
      <w:hyperlink w:history="1" w:anchor="_Toc135312809">
        <w:r w:rsidRPr="002A2BF8" w:rsidR="00526B84">
          <w:rPr>
            <w:rStyle w:val="Hyperlink"/>
            <w:noProof/>
          </w:rPr>
          <w:t>2.2</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CDA R2 Schema and Schema Validation</w:t>
        </w:r>
        <w:r w:rsidR="00526B84">
          <w:rPr>
            <w:noProof/>
            <w:webHidden/>
          </w:rPr>
          <w:tab/>
        </w:r>
        <w:r w:rsidR="00526B84">
          <w:rPr>
            <w:noProof/>
            <w:webHidden/>
          </w:rPr>
          <w:fldChar w:fldCharType="begin"/>
        </w:r>
        <w:r w:rsidR="00526B84">
          <w:rPr>
            <w:noProof/>
            <w:webHidden/>
          </w:rPr>
          <w:instrText xml:space="preserve"> PAGEREF _Toc135312809 \h </w:instrText>
        </w:r>
        <w:r w:rsidR="00526B84">
          <w:rPr>
            <w:noProof/>
            <w:webHidden/>
          </w:rPr>
        </w:r>
        <w:r w:rsidR="00526B84">
          <w:rPr>
            <w:noProof/>
            <w:webHidden/>
          </w:rPr>
          <w:fldChar w:fldCharType="separate"/>
        </w:r>
        <w:r w:rsidR="00526B84">
          <w:rPr>
            <w:noProof/>
            <w:webHidden/>
          </w:rPr>
          <w:t>22</w:t>
        </w:r>
        <w:r w:rsidR="00526B84">
          <w:rPr>
            <w:noProof/>
            <w:webHidden/>
          </w:rPr>
          <w:fldChar w:fldCharType="end"/>
        </w:r>
      </w:hyperlink>
    </w:p>
    <w:p w:rsidR="00526B84" w:rsidRDefault="00000000" w14:paraId="0B30E5FE" w14:textId="6C06B602">
      <w:pPr>
        <w:pStyle w:val="TOC3"/>
        <w:rPr>
          <w:rFonts w:asciiTheme="minorHAnsi" w:hAnsiTheme="minorHAnsi" w:eastAsiaTheme="minorEastAsia" w:cstheme="minorBidi"/>
          <w:noProof/>
          <w:kern w:val="2"/>
          <w:sz w:val="22"/>
          <w:szCs w:val="22"/>
          <w14:ligatures w14:val="standardContextual"/>
        </w:rPr>
      </w:pPr>
      <w:hyperlink w:history="1" w:anchor="_Toc135312810">
        <w:r w:rsidRPr="002A2BF8" w:rsidR="00526B84">
          <w:rPr>
            <w:rStyle w:val="Hyperlink"/>
            <w:bCs/>
            <w:noProof/>
          </w:rPr>
          <w:t>2.2.1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CDA R2 Schema Extensions Used by C-CDA</w:t>
        </w:r>
        <w:r w:rsidR="00526B84">
          <w:rPr>
            <w:noProof/>
            <w:webHidden/>
          </w:rPr>
          <w:tab/>
        </w:r>
        <w:r w:rsidR="00526B84">
          <w:rPr>
            <w:noProof/>
            <w:webHidden/>
          </w:rPr>
          <w:fldChar w:fldCharType="begin"/>
        </w:r>
        <w:r w:rsidR="00526B84">
          <w:rPr>
            <w:noProof/>
            <w:webHidden/>
          </w:rPr>
          <w:instrText xml:space="preserve"> PAGEREF _Toc135312810 \h </w:instrText>
        </w:r>
        <w:r w:rsidR="00526B84">
          <w:rPr>
            <w:noProof/>
            <w:webHidden/>
          </w:rPr>
        </w:r>
        <w:r w:rsidR="00526B84">
          <w:rPr>
            <w:noProof/>
            <w:webHidden/>
          </w:rPr>
          <w:fldChar w:fldCharType="separate"/>
        </w:r>
        <w:r w:rsidR="00526B84">
          <w:rPr>
            <w:noProof/>
            <w:webHidden/>
          </w:rPr>
          <w:t>22</w:t>
        </w:r>
        <w:r w:rsidR="00526B84">
          <w:rPr>
            <w:noProof/>
            <w:webHidden/>
          </w:rPr>
          <w:fldChar w:fldCharType="end"/>
        </w:r>
      </w:hyperlink>
    </w:p>
    <w:p w:rsidR="00526B84" w:rsidRDefault="00000000" w14:paraId="6DF40468" w14:textId="6B330C10">
      <w:pPr>
        <w:pStyle w:val="TOC2"/>
        <w:rPr>
          <w:rFonts w:asciiTheme="minorHAnsi" w:hAnsiTheme="minorHAnsi" w:eastAsiaTheme="minorEastAsia" w:cstheme="minorBidi"/>
          <w:b w:val="0"/>
          <w:bCs w:val="0"/>
          <w:noProof/>
          <w:kern w:val="2"/>
          <w14:ligatures w14:val="standardContextual"/>
        </w:rPr>
      </w:pPr>
      <w:hyperlink w:history="1" w:anchor="_Toc135312811">
        <w:r w:rsidRPr="002A2BF8" w:rsidR="00526B84">
          <w:rPr>
            <w:rStyle w:val="Hyperlink"/>
            <w:noProof/>
          </w:rPr>
          <w:t>2.3</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C-CDA Templates and Schematron Validation</w:t>
        </w:r>
        <w:r w:rsidR="00526B84">
          <w:rPr>
            <w:noProof/>
            <w:webHidden/>
          </w:rPr>
          <w:tab/>
        </w:r>
        <w:r w:rsidR="00526B84">
          <w:rPr>
            <w:noProof/>
            <w:webHidden/>
          </w:rPr>
          <w:fldChar w:fldCharType="begin"/>
        </w:r>
        <w:r w:rsidR="00526B84">
          <w:rPr>
            <w:noProof/>
            <w:webHidden/>
          </w:rPr>
          <w:instrText xml:space="preserve"> PAGEREF _Toc135312811 \h </w:instrText>
        </w:r>
        <w:r w:rsidR="00526B84">
          <w:rPr>
            <w:noProof/>
            <w:webHidden/>
          </w:rPr>
        </w:r>
        <w:r w:rsidR="00526B84">
          <w:rPr>
            <w:noProof/>
            <w:webHidden/>
          </w:rPr>
          <w:fldChar w:fldCharType="separate"/>
        </w:r>
        <w:r w:rsidR="00526B84">
          <w:rPr>
            <w:noProof/>
            <w:webHidden/>
          </w:rPr>
          <w:t>26</w:t>
        </w:r>
        <w:r w:rsidR="00526B84">
          <w:rPr>
            <w:noProof/>
            <w:webHidden/>
          </w:rPr>
          <w:fldChar w:fldCharType="end"/>
        </w:r>
      </w:hyperlink>
    </w:p>
    <w:p w:rsidR="00526B84" w:rsidRDefault="00000000" w14:paraId="455A0065" w14:textId="564DBF32">
      <w:pPr>
        <w:pStyle w:val="TOC3"/>
        <w:rPr>
          <w:rFonts w:asciiTheme="minorHAnsi" w:hAnsiTheme="minorHAnsi" w:eastAsiaTheme="minorEastAsia" w:cstheme="minorBidi"/>
          <w:noProof/>
          <w:kern w:val="2"/>
          <w:sz w:val="22"/>
          <w:szCs w:val="22"/>
          <w14:ligatures w14:val="standardContextual"/>
        </w:rPr>
      </w:pPr>
      <w:hyperlink w:history="1" w:anchor="_Toc135312812">
        <w:r w:rsidRPr="002A2BF8" w:rsidR="00526B84">
          <w:rPr>
            <w:rStyle w:val="Hyperlink"/>
            <w:bCs/>
            <w:noProof/>
          </w:rPr>
          <w:t>2.3.1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Declaring Template Conformance</w:t>
        </w:r>
        <w:r w:rsidR="00526B84">
          <w:rPr>
            <w:noProof/>
            <w:webHidden/>
          </w:rPr>
          <w:tab/>
        </w:r>
        <w:r w:rsidR="00526B84">
          <w:rPr>
            <w:noProof/>
            <w:webHidden/>
          </w:rPr>
          <w:fldChar w:fldCharType="begin"/>
        </w:r>
        <w:r w:rsidR="00526B84">
          <w:rPr>
            <w:noProof/>
            <w:webHidden/>
          </w:rPr>
          <w:instrText xml:space="preserve"> PAGEREF _Toc135312812 \h </w:instrText>
        </w:r>
        <w:r w:rsidR="00526B84">
          <w:rPr>
            <w:noProof/>
            <w:webHidden/>
          </w:rPr>
        </w:r>
        <w:r w:rsidR="00526B84">
          <w:rPr>
            <w:noProof/>
            <w:webHidden/>
          </w:rPr>
          <w:fldChar w:fldCharType="separate"/>
        </w:r>
        <w:r w:rsidR="00526B84">
          <w:rPr>
            <w:noProof/>
            <w:webHidden/>
          </w:rPr>
          <w:t>27</w:t>
        </w:r>
        <w:r w:rsidR="00526B84">
          <w:rPr>
            <w:noProof/>
            <w:webHidden/>
          </w:rPr>
          <w:fldChar w:fldCharType="end"/>
        </w:r>
      </w:hyperlink>
    </w:p>
    <w:p w:rsidR="00526B84" w:rsidRDefault="00000000" w14:paraId="28CDEAD9" w14:textId="63D23733">
      <w:pPr>
        <w:pStyle w:val="TOC2"/>
        <w:rPr>
          <w:rFonts w:asciiTheme="minorHAnsi" w:hAnsiTheme="minorHAnsi" w:eastAsiaTheme="minorEastAsia" w:cstheme="minorBidi"/>
          <w:b w:val="0"/>
          <w:bCs w:val="0"/>
          <w:noProof/>
          <w:kern w:val="2"/>
          <w14:ligatures w14:val="standardContextual"/>
        </w:rPr>
      </w:pPr>
      <w:hyperlink w:history="1" w:anchor="_Toc135312813">
        <w:r w:rsidRPr="002A2BF8" w:rsidR="00526B84">
          <w:rPr>
            <w:rStyle w:val="Hyperlink"/>
            <w:noProof/>
          </w:rPr>
          <w:t>2.4</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C-CDA Companion Guide and C-CDA Rubric Rules</w:t>
        </w:r>
        <w:r w:rsidR="00526B84">
          <w:rPr>
            <w:noProof/>
            <w:webHidden/>
          </w:rPr>
          <w:tab/>
        </w:r>
        <w:r w:rsidR="00526B84">
          <w:rPr>
            <w:noProof/>
            <w:webHidden/>
          </w:rPr>
          <w:fldChar w:fldCharType="begin"/>
        </w:r>
        <w:r w:rsidR="00526B84">
          <w:rPr>
            <w:noProof/>
            <w:webHidden/>
          </w:rPr>
          <w:instrText xml:space="preserve"> PAGEREF _Toc135312813 \h </w:instrText>
        </w:r>
        <w:r w:rsidR="00526B84">
          <w:rPr>
            <w:noProof/>
            <w:webHidden/>
          </w:rPr>
        </w:r>
        <w:r w:rsidR="00526B84">
          <w:rPr>
            <w:noProof/>
            <w:webHidden/>
          </w:rPr>
          <w:fldChar w:fldCharType="separate"/>
        </w:r>
        <w:r w:rsidR="00526B84">
          <w:rPr>
            <w:noProof/>
            <w:webHidden/>
          </w:rPr>
          <w:t>28</w:t>
        </w:r>
        <w:r w:rsidR="00526B84">
          <w:rPr>
            <w:noProof/>
            <w:webHidden/>
          </w:rPr>
          <w:fldChar w:fldCharType="end"/>
        </w:r>
      </w:hyperlink>
    </w:p>
    <w:p w:rsidR="00526B84" w:rsidRDefault="00000000" w14:paraId="7EB75D98" w14:textId="35F3104A">
      <w:pPr>
        <w:pStyle w:val="TOC3"/>
        <w:rPr>
          <w:rFonts w:asciiTheme="minorHAnsi" w:hAnsiTheme="minorHAnsi" w:eastAsiaTheme="minorEastAsia" w:cstheme="minorBidi"/>
          <w:noProof/>
          <w:kern w:val="2"/>
          <w:sz w:val="22"/>
          <w:szCs w:val="22"/>
          <w14:ligatures w14:val="standardContextual"/>
        </w:rPr>
      </w:pPr>
      <w:hyperlink w:history="1" w:anchor="_Toc135312814">
        <w:r w:rsidRPr="002A2BF8" w:rsidR="00526B84">
          <w:rPr>
            <w:rStyle w:val="Hyperlink"/>
            <w:bCs/>
            <w:noProof/>
          </w:rPr>
          <w:t>2.4.1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Best Practice Guidance for Higher Levels of Interoperability</w:t>
        </w:r>
        <w:r w:rsidR="00526B84">
          <w:rPr>
            <w:noProof/>
            <w:webHidden/>
          </w:rPr>
          <w:tab/>
        </w:r>
        <w:r w:rsidR="00526B84">
          <w:rPr>
            <w:noProof/>
            <w:webHidden/>
          </w:rPr>
          <w:fldChar w:fldCharType="begin"/>
        </w:r>
        <w:r w:rsidR="00526B84">
          <w:rPr>
            <w:noProof/>
            <w:webHidden/>
          </w:rPr>
          <w:instrText xml:space="preserve"> PAGEREF _Toc135312814 \h </w:instrText>
        </w:r>
        <w:r w:rsidR="00526B84">
          <w:rPr>
            <w:noProof/>
            <w:webHidden/>
          </w:rPr>
        </w:r>
        <w:r w:rsidR="00526B84">
          <w:rPr>
            <w:noProof/>
            <w:webHidden/>
          </w:rPr>
          <w:fldChar w:fldCharType="separate"/>
        </w:r>
        <w:r w:rsidR="00526B84">
          <w:rPr>
            <w:noProof/>
            <w:webHidden/>
          </w:rPr>
          <w:t>28</w:t>
        </w:r>
        <w:r w:rsidR="00526B84">
          <w:rPr>
            <w:noProof/>
            <w:webHidden/>
          </w:rPr>
          <w:fldChar w:fldCharType="end"/>
        </w:r>
      </w:hyperlink>
    </w:p>
    <w:p w:rsidR="00526B84" w:rsidRDefault="00000000" w14:paraId="5B8E9D75" w14:textId="219F7321">
      <w:pPr>
        <w:pStyle w:val="TOC3"/>
        <w:rPr>
          <w:rFonts w:asciiTheme="minorHAnsi" w:hAnsiTheme="minorHAnsi" w:eastAsiaTheme="minorEastAsia" w:cstheme="minorBidi"/>
          <w:noProof/>
          <w:kern w:val="2"/>
          <w:sz w:val="22"/>
          <w:szCs w:val="22"/>
          <w14:ligatures w14:val="standardContextual"/>
        </w:rPr>
      </w:pPr>
      <w:hyperlink w:history="1" w:anchor="_Toc135312815">
        <w:r w:rsidRPr="002A2BF8" w:rsidR="00526B84">
          <w:rPr>
            <w:rStyle w:val="Hyperlink"/>
            <w:bCs/>
            <w:noProof/>
          </w:rPr>
          <w:t>2.4.2</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Guidance Language and Expectations</w:t>
        </w:r>
        <w:r w:rsidR="00526B84">
          <w:rPr>
            <w:noProof/>
            <w:webHidden/>
          </w:rPr>
          <w:tab/>
        </w:r>
        <w:r w:rsidR="00526B84">
          <w:rPr>
            <w:noProof/>
            <w:webHidden/>
          </w:rPr>
          <w:fldChar w:fldCharType="begin"/>
        </w:r>
        <w:r w:rsidR="00526B84">
          <w:rPr>
            <w:noProof/>
            <w:webHidden/>
          </w:rPr>
          <w:instrText xml:space="preserve"> PAGEREF _Toc135312815 \h </w:instrText>
        </w:r>
        <w:r w:rsidR="00526B84">
          <w:rPr>
            <w:noProof/>
            <w:webHidden/>
          </w:rPr>
        </w:r>
        <w:r w:rsidR="00526B84">
          <w:rPr>
            <w:noProof/>
            <w:webHidden/>
          </w:rPr>
          <w:fldChar w:fldCharType="separate"/>
        </w:r>
        <w:r w:rsidR="00526B84">
          <w:rPr>
            <w:noProof/>
            <w:webHidden/>
          </w:rPr>
          <w:t>28</w:t>
        </w:r>
        <w:r w:rsidR="00526B84">
          <w:rPr>
            <w:noProof/>
            <w:webHidden/>
          </w:rPr>
          <w:fldChar w:fldCharType="end"/>
        </w:r>
      </w:hyperlink>
    </w:p>
    <w:p w:rsidR="00526B84" w:rsidRDefault="00000000" w14:paraId="093B7A7B" w14:textId="2FC83C5A">
      <w:pPr>
        <w:pStyle w:val="TOC3"/>
        <w:rPr>
          <w:rFonts w:asciiTheme="minorHAnsi" w:hAnsiTheme="minorHAnsi" w:eastAsiaTheme="minorEastAsia" w:cstheme="minorBidi"/>
          <w:noProof/>
          <w:kern w:val="2"/>
          <w:sz w:val="22"/>
          <w:szCs w:val="22"/>
          <w14:ligatures w14:val="standardContextual"/>
        </w:rPr>
      </w:pPr>
      <w:hyperlink w:history="1" w:anchor="_Toc135312816">
        <w:r w:rsidRPr="002A2BF8" w:rsidR="00526B84">
          <w:rPr>
            <w:rStyle w:val="Hyperlink"/>
            <w:bCs/>
            <w:noProof/>
          </w:rPr>
          <w:t>2.4.3</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Best Practice Rubric and Validation</w:t>
        </w:r>
        <w:r w:rsidR="00526B84">
          <w:rPr>
            <w:noProof/>
            <w:webHidden/>
          </w:rPr>
          <w:tab/>
        </w:r>
        <w:r w:rsidR="00526B84">
          <w:rPr>
            <w:noProof/>
            <w:webHidden/>
          </w:rPr>
          <w:fldChar w:fldCharType="begin"/>
        </w:r>
        <w:r w:rsidR="00526B84">
          <w:rPr>
            <w:noProof/>
            <w:webHidden/>
          </w:rPr>
          <w:instrText xml:space="preserve"> PAGEREF _Toc135312816 \h </w:instrText>
        </w:r>
        <w:r w:rsidR="00526B84">
          <w:rPr>
            <w:noProof/>
            <w:webHidden/>
          </w:rPr>
        </w:r>
        <w:r w:rsidR="00526B84">
          <w:rPr>
            <w:noProof/>
            <w:webHidden/>
          </w:rPr>
          <w:fldChar w:fldCharType="separate"/>
        </w:r>
        <w:r w:rsidR="00526B84">
          <w:rPr>
            <w:noProof/>
            <w:webHidden/>
          </w:rPr>
          <w:t>30</w:t>
        </w:r>
        <w:r w:rsidR="00526B84">
          <w:rPr>
            <w:noProof/>
            <w:webHidden/>
          </w:rPr>
          <w:fldChar w:fldCharType="end"/>
        </w:r>
      </w:hyperlink>
    </w:p>
    <w:p w:rsidR="00526B84" w:rsidRDefault="00000000" w14:paraId="49D68684" w14:textId="0D47CADE">
      <w:pPr>
        <w:pStyle w:val="TOC2"/>
        <w:rPr>
          <w:rFonts w:asciiTheme="minorHAnsi" w:hAnsiTheme="minorHAnsi" w:eastAsiaTheme="minorEastAsia" w:cstheme="minorBidi"/>
          <w:b w:val="0"/>
          <w:bCs w:val="0"/>
          <w:noProof/>
          <w:kern w:val="2"/>
          <w14:ligatures w14:val="standardContextual"/>
        </w:rPr>
      </w:pPr>
      <w:hyperlink w:history="1" w:anchor="_Toc135312817">
        <w:r w:rsidRPr="002A2BF8" w:rsidR="00526B84">
          <w:rPr>
            <w:rStyle w:val="Hyperlink"/>
            <w:noProof/>
          </w:rPr>
          <w:t>2.5</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Fundamental Concepts for Document-Based Exchange</w:t>
        </w:r>
        <w:r w:rsidR="00526B84">
          <w:rPr>
            <w:noProof/>
            <w:webHidden/>
          </w:rPr>
          <w:tab/>
        </w:r>
        <w:r w:rsidR="00526B84">
          <w:rPr>
            <w:noProof/>
            <w:webHidden/>
          </w:rPr>
          <w:fldChar w:fldCharType="begin"/>
        </w:r>
        <w:r w:rsidR="00526B84">
          <w:rPr>
            <w:noProof/>
            <w:webHidden/>
          </w:rPr>
          <w:instrText xml:space="preserve"> PAGEREF _Toc135312817 \h </w:instrText>
        </w:r>
        <w:r w:rsidR="00526B84">
          <w:rPr>
            <w:noProof/>
            <w:webHidden/>
          </w:rPr>
        </w:r>
        <w:r w:rsidR="00526B84">
          <w:rPr>
            <w:noProof/>
            <w:webHidden/>
          </w:rPr>
          <w:fldChar w:fldCharType="separate"/>
        </w:r>
        <w:r w:rsidR="00526B84">
          <w:rPr>
            <w:noProof/>
            <w:webHidden/>
          </w:rPr>
          <w:t>30</w:t>
        </w:r>
        <w:r w:rsidR="00526B84">
          <w:rPr>
            <w:noProof/>
            <w:webHidden/>
          </w:rPr>
          <w:fldChar w:fldCharType="end"/>
        </w:r>
      </w:hyperlink>
    </w:p>
    <w:p w:rsidR="00526B84" w:rsidRDefault="00000000" w14:paraId="45F35AE2" w14:textId="3A90460B">
      <w:pPr>
        <w:pStyle w:val="TOC3"/>
        <w:rPr>
          <w:rFonts w:asciiTheme="minorHAnsi" w:hAnsiTheme="minorHAnsi" w:eastAsiaTheme="minorEastAsia" w:cstheme="minorBidi"/>
          <w:noProof/>
          <w:kern w:val="2"/>
          <w:sz w:val="22"/>
          <w:szCs w:val="22"/>
          <w14:ligatures w14:val="standardContextual"/>
        </w:rPr>
      </w:pPr>
      <w:hyperlink w:history="1" w:anchor="_Toc135312818">
        <w:r w:rsidRPr="002A2BF8" w:rsidR="00526B84">
          <w:rPr>
            <w:rStyle w:val="Hyperlink"/>
            <w:bCs/>
            <w:noProof/>
          </w:rPr>
          <w:t>2.5.1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CDA and C-CDA Templates</w:t>
        </w:r>
        <w:r w:rsidR="00526B84">
          <w:rPr>
            <w:noProof/>
            <w:webHidden/>
          </w:rPr>
          <w:tab/>
        </w:r>
        <w:r w:rsidR="00526B84">
          <w:rPr>
            <w:noProof/>
            <w:webHidden/>
          </w:rPr>
          <w:fldChar w:fldCharType="begin"/>
        </w:r>
        <w:r w:rsidR="00526B84">
          <w:rPr>
            <w:noProof/>
            <w:webHidden/>
          </w:rPr>
          <w:instrText xml:space="preserve"> PAGEREF _Toc135312818 \h </w:instrText>
        </w:r>
        <w:r w:rsidR="00526B84">
          <w:rPr>
            <w:noProof/>
            <w:webHidden/>
          </w:rPr>
        </w:r>
        <w:r w:rsidR="00526B84">
          <w:rPr>
            <w:noProof/>
            <w:webHidden/>
          </w:rPr>
          <w:fldChar w:fldCharType="separate"/>
        </w:r>
        <w:r w:rsidR="00526B84">
          <w:rPr>
            <w:noProof/>
            <w:webHidden/>
          </w:rPr>
          <w:t>30</w:t>
        </w:r>
        <w:r w:rsidR="00526B84">
          <w:rPr>
            <w:noProof/>
            <w:webHidden/>
          </w:rPr>
          <w:fldChar w:fldCharType="end"/>
        </w:r>
      </w:hyperlink>
    </w:p>
    <w:p w:rsidR="00526B84" w:rsidRDefault="00000000" w14:paraId="23F25D48" w14:textId="0CBEEAE3">
      <w:pPr>
        <w:pStyle w:val="TOC3"/>
        <w:rPr>
          <w:rFonts w:asciiTheme="minorHAnsi" w:hAnsiTheme="minorHAnsi" w:eastAsiaTheme="minorEastAsia" w:cstheme="minorBidi"/>
          <w:noProof/>
          <w:kern w:val="2"/>
          <w:sz w:val="22"/>
          <w:szCs w:val="22"/>
          <w14:ligatures w14:val="standardContextual"/>
        </w:rPr>
      </w:pPr>
      <w:hyperlink w:history="1" w:anchor="_Toc135312819">
        <w:r w:rsidRPr="002A2BF8" w:rsidR="00526B84">
          <w:rPr>
            <w:rStyle w:val="Hyperlink"/>
            <w:bCs/>
            <w:noProof/>
          </w:rPr>
          <w:t>2.5.2</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Structured Versus Unstructured Documents</w:t>
        </w:r>
        <w:r w:rsidR="00526B84">
          <w:rPr>
            <w:noProof/>
            <w:webHidden/>
          </w:rPr>
          <w:tab/>
        </w:r>
        <w:r w:rsidR="00526B84">
          <w:rPr>
            <w:noProof/>
            <w:webHidden/>
          </w:rPr>
          <w:fldChar w:fldCharType="begin"/>
        </w:r>
        <w:r w:rsidR="00526B84">
          <w:rPr>
            <w:noProof/>
            <w:webHidden/>
          </w:rPr>
          <w:instrText xml:space="preserve"> PAGEREF _Toc135312819 \h </w:instrText>
        </w:r>
        <w:r w:rsidR="00526B84">
          <w:rPr>
            <w:noProof/>
            <w:webHidden/>
          </w:rPr>
        </w:r>
        <w:r w:rsidR="00526B84">
          <w:rPr>
            <w:noProof/>
            <w:webHidden/>
          </w:rPr>
          <w:fldChar w:fldCharType="separate"/>
        </w:r>
        <w:r w:rsidR="00526B84">
          <w:rPr>
            <w:noProof/>
            <w:webHidden/>
          </w:rPr>
          <w:t>31</w:t>
        </w:r>
        <w:r w:rsidR="00526B84">
          <w:rPr>
            <w:noProof/>
            <w:webHidden/>
          </w:rPr>
          <w:fldChar w:fldCharType="end"/>
        </w:r>
      </w:hyperlink>
    </w:p>
    <w:p w:rsidR="00526B84" w:rsidRDefault="00000000" w14:paraId="23F14A15" w14:textId="1840AA10">
      <w:pPr>
        <w:pStyle w:val="TOC3"/>
        <w:rPr>
          <w:rFonts w:asciiTheme="minorHAnsi" w:hAnsiTheme="minorHAnsi" w:eastAsiaTheme="minorEastAsia" w:cstheme="minorBidi"/>
          <w:noProof/>
          <w:kern w:val="2"/>
          <w:sz w:val="22"/>
          <w:szCs w:val="22"/>
          <w14:ligatures w14:val="standardContextual"/>
        </w:rPr>
      </w:pPr>
      <w:hyperlink w:history="1" w:anchor="_Toc135312820">
        <w:r w:rsidRPr="002A2BF8" w:rsidR="00526B84">
          <w:rPr>
            <w:rStyle w:val="Hyperlink"/>
            <w:bCs/>
            <w:noProof/>
          </w:rPr>
          <w:t>2.5.3</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Open Versus Closed Templates</w:t>
        </w:r>
        <w:r w:rsidR="00526B84">
          <w:rPr>
            <w:noProof/>
            <w:webHidden/>
          </w:rPr>
          <w:tab/>
        </w:r>
        <w:r w:rsidR="00526B84">
          <w:rPr>
            <w:noProof/>
            <w:webHidden/>
          </w:rPr>
          <w:fldChar w:fldCharType="begin"/>
        </w:r>
        <w:r w:rsidR="00526B84">
          <w:rPr>
            <w:noProof/>
            <w:webHidden/>
          </w:rPr>
          <w:instrText xml:space="preserve"> PAGEREF _Toc135312820 \h </w:instrText>
        </w:r>
        <w:r w:rsidR="00526B84">
          <w:rPr>
            <w:noProof/>
            <w:webHidden/>
          </w:rPr>
        </w:r>
        <w:r w:rsidR="00526B84">
          <w:rPr>
            <w:noProof/>
            <w:webHidden/>
          </w:rPr>
          <w:fldChar w:fldCharType="separate"/>
        </w:r>
        <w:r w:rsidR="00526B84">
          <w:rPr>
            <w:noProof/>
            <w:webHidden/>
          </w:rPr>
          <w:t>32</w:t>
        </w:r>
        <w:r w:rsidR="00526B84">
          <w:rPr>
            <w:noProof/>
            <w:webHidden/>
          </w:rPr>
          <w:fldChar w:fldCharType="end"/>
        </w:r>
      </w:hyperlink>
    </w:p>
    <w:p w:rsidR="00526B84" w:rsidRDefault="00000000" w14:paraId="7AB3C092" w14:textId="35DB7C7D">
      <w:pPr>
        <w:pStyle w:val="TOC3"/>
        <w:rPr>
          <w:rFonts w:asciiTheme="minorHAnsi" w:hAnsiTheme="minorHAnsi" w:eastAsiaTheme="minorEastAsia" w:cstheme="minorBidi"/>
          <w:noProof/>
          <w:kern w:val="2"/>
          <w:sz w:val="22"/>
          <w:szCs w:val="22"/>
          <w14:ligatures w14:val="standardContextual"/>
        </w:rPr>
      </w:pPr>
      <w:hyperlink w:history="1" w:anchor="_Toc135312821">
        <w:r w:rsidRPr="002A2BF8" w:rsidR="00526B84">
          <w:rPr>
            <w:rStyle w:val="Hyperlink"/>
            <w:bCs/>
            <w:noProof/>
          </w:rPr>
          <w:t>2.5.4</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Encounter Summary Versus Patient Summary</w:t>
        </w:r>
        <w:r w:rsidR="00526B84">
          <w:rPr>
            <w:noProof/>
            <w:webHidden/>
          </w:rPr>
          <w:tab/>
        </w:r>
        <w:r w:rsidR="00526B84">
          <w:rPr>
            <w:noProof/>
            <w:webHidden/>
          </w:rPr>
          <w:fldChar w:fldCharType="begin"/>
        </w:r>
        <w:r w:rsidR="00526B84">
          <w:rPr>
            <w:noProof/>
            <w:webHidden/>
          </w:rPr>
          <w:instrText xml:space="preserve"> PAGEREF _Toc135312821 \h </w:instrText>
        </w:r>
        <w:r w:rsidR="00526B84">
          <w:rPr>
            <w:noProof/>
            <w:webHidden/>
          </w:rPr>
        </w:r>
        <w:r w:rsidR="00526B84">
          <w:rPr>
            <w:noProof/>
            <w:webHidden/>
          </w:rPr>
          <w:fldChar w:fldCharType="separate"/>
        </w:r>
        <w:r w:rsidR="00526B84">
          <w:rPr>
            <w:noProof/>
            <w:webHidden/>
          </w:rPr>
          <w:t>33</w:t>
        </w:r>
        <w:r w:rsidR="00526B84">
          <w:rPr>
            <w:noProof/>
            <w:webHidden/>
          </w:rPr>
          <w:fldChar w:fldCharType="end"/>
        </w:r>
      </w:hyperlink>
    </w:p>
    <w:p w:rsidR="00526B84" w:rsidRDefault="00000000" w14:paraId="5CEFA30A" w14:textId="28B09592">
      <w:pPr>
        <w:pStyle w:val="TOC2"/>
        <w:rPr>
          <w:rFonts w:asciiTheme="minorHAnsi" w:hAnsiTheme="minorHAnsi" w:eastAsiaTheme="minorEastAsia" w:cstheme="minorBidi"/>
          <w:b w:val="0"/>
          <w:bCs w:val="0"/>
          <w:noProof/>
          <w:kern w:val="2"/>
          <w14:ligatures w14:val="standardContextual"/>
        </w:rPr>
      </w:pPr>
      <w:hyperlink w:history="1" w:anchor="_Toc135312822">
        <w:r w:rsidRPr="002A2BF8" w:rsidR="00526B84">
          <w:rPr>
            <w:rStyle w:val="Hyperlink"/>
            <w:noProof/>
          </w:rPr>
          <w:t>2.6</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General Guidance on Document-Based Exchange</w:t>
        </w:r>
        <w:r w:rsidR="00526B84">
          <w:rPr>
            <w:noProof/>
            <w:webHidden/>
          </w:rPr>
          <w:tab/>
        </w:r>
        <w:r w:rsidR="00526B84">
          <w:rPr>
            <w:noProof/>
            <w:webHidden/>
          </w:rPr>
          <w:fldChar w:fldCharType="begin"/>
        </w:r>
        <w:r w:rsidR="00526B84">
          <w:rPr>
            <w:noProof/>
            <w:webHidden/>
          </w:rPr>
          <w:instrText xml:space="preserve"> PAGEREF _Toc135312822 \h </w:instrText>
        </w:r>
        <w:r w:rsidR="00526B84">
          <w:rPr>
            <w:noProof/>
            <w:webHidden/>
          </w:rPr>
        </w:r>
        <w:r w:rsidR="00526B84">
          <w:rPr>
            <w:noProof/>
            <w:webHidden/>
          </w:rPr>
          <w:fldChar w:fldCharType="separate"/>
        </w:r>
        <w:r w:rsidR="00526B84">
          <w:rPr>
            <w:noProof/>
            <w:webHidden/>
          </w:rPr>
          <w:t>34</w:t>
        </w:r>
        <w:r w:rsidR="00526B84">
          <w:rPr>
            <w:noProof/>
            <w:webHidden/>
          </w:rPr>
          <w:fldChar w:fldCharType="end"/>
        </w:r>
      </w:hyperlink>
    </w:p>
    <w:p w:rsidR="00526B84" w:rsidRDefault="00000000" w14:paraId="704E962A" w14:textId="402C7785">
      <w:pPr>
        <w:pStyle w:val="TOC3"/>
        <w:rPr>
          <w:rFonts w:asciiTheme="minorHAnsi" w:hAnsiTheme="minorHAnsi" w:eastAsiaTheme="minorEastAsia" w:cstheme="minorBidi"/>
          <w:noProof/>
          <w:kern w:val="2"/>
          <w:sz w:val="22"/>
          <w:szCs w:val="22"/>
          <w14:ligatures w14:val="standardContextual"/>
        </w:rPr>
      </w:pPr>
      <w:hyperlink w:history="1" w:anchor="_Toc135312823">
        <w:r w:rsidRPr="002A2BF8" w:rsidR="00526B84">
          <w:rPr>
            <w:rStyle w:val="Hyperlink"/>
            <w:bCs/>
            <w:noProof/>
          </w:rPr>
          <w:t>2.6.1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Content Creator Responsibilities</w:t>
        </w:r>
        <w:r w:rsidR="00526B84">
          <w:rPr>
            <w:noProof/>
            <w:webHidden/>
          </w:rPr>
          <w:tab/>
        </w:r>
        <w:r w:rsidR="00526B84">
          <w:rPr>
            <w:noProof/>
            <w:webHidden/>
          </w:rPr>
          <w:fldChar w:fldCharType="begin"/>
        </w:r>
        <w:r w:rsidR="00526B84">
          <w:rPr>
            <w:noProof/>
            <w:webHidden/>
          </w:rPr>
          <w:instrText xml:space="preserve"> PAGEREF _Toc135312823 \h </w:instrText>
        </w:r>
        <w:r w:rsidR="00526B84">
          <w:rPr>
            <w:noProof/>
            <w:webHidden/>
          </w:rPr>
        </w:r>
        <w:r w:rsidR="00526B84">
          <w:rPr>
            <w:noProof/>
            <w:webHidden/>
          </w:rPr>
          <w:fldChar w:fldCharType="separate"/>
        </w:r>
        <w:r w:rsidR="00526B84">
          <w:rPr>
            <w:noProof/>
            <w:webHidden/>
          </w:rPr>
          <w:t>35</w:t>
        </w:r>
        <w:r w:rsidR="00526B84">
          <w:rPr>
            <w:noProof/>
            <w:webHidden/>
          </w:rPr>
          <w:fldChar w:fldCharType="end"/>
        </w:r>
      </w:hyperlink>
    </w:p>
    <w:p w:rsidR="00526B84" w:rsidRDefault="00000000" w14:paraId="11E3B9CE" w14:textId="6598643B">
      <w:pPr>
        <w:pStyle w:val="TOC3"/>
        <w:rPr>
          <w:rFonts w:asciiTheme="minorHAnsi" w:hAnsiTheme="minorHAnsi" w:eastAsiaTheme="minorEastAsia" w:cstheme="minorBidi"/>
          <w:noProof/>
          <w:kern w:val="2"/>
          <w:sz w:val="22"/>
          <w:szCs w:val="22"/>
          <w14:ligatures w14:val="standardContextual"/>
        </w:rPr>
      </w:pPr>
      <w:hyperlink w:history="1" w:anchor="_Toc135312824">
        <w:r w:rsidRPr="002A2BF8" w:rsidR="00526B84">
          <w:rPr>
            <w:rStyle w:val="Hyperlink"/>
            <w:bCs/>
            <w:noProof/>
          </w:rPr>
          <w:t>2.6.2</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Content Consumer Responsibilities</w:t>
        </w:r>
        <w:r w:rsidR="00526B84">
          <w:rPr>
            <w:noProof/>
            <w:webHidden/>
          </w:rPr>
          <w:tab/>
        </w:r>
        <w:r w:rsidR="00526B84">
          <w:rPr>
            <w:noProof/>
            <w:webHidden/>
          </w:rPr>
          <w:fldChar w:fldCharType="begin"/>
        </w:r>
        <w:r w:rsidR="00526B84">
          <w:rPr>
            <w:noProof/>
            <w:webHidden/>
          </w:rPr>
          <w:instrText xml:space="preserve"> PAGEREF _Toc135312824 \h </w:instrText>
        </w:r>
        <w:r w:rsidR="00526B84">
          <w:rPr>
            <w:noProof/>
            <w:webHidden/>
          </w:rPr>
        </w:r>
        <w:r w:rsidR="00526B84">
          <w:rPr>
            <w:noProof/>
            <w:webHidden/>
          </w:rPr>
          <w:fldChar w:fldCharType="separate"/>
        </w:r>
        <w:r w:rsidR="00526B84">
          <w:rPr>
            <w:noProof/>
            <w:webHidden/>
          </w:rPr>
          <w:t>37</w:t>
        </w:r>
        <w:r w:rsidR="00526B84">
          <w:rPr>
            <w:noProof/>
            <w:webHidden/>
          </w:rPr>
          <w:fldChar w:fldCharType="end"/>
        </w:r>
      </w:hyperlink>
    </w:p>
    <w:p w:rsidR="00526B84" w:rsidRDefault="00000000" w14:paraId="685BC0B7" w14:textId="56213290">
      <w:pPr>
        <w:pStyle w:val="TOC2"/>
        <w:rPr>
          <w:rFonts w:asciiTheme="minorHAnsi" w:hAnsiTheme="minorHAnsi" w:eastAsiaTheme="minorEastAsia" w:cstheme="minorBidi"/>
          <w:b w:val="0"/>
          <w:bCs w:val="0"/>
          <w:noProof/>
          <w:kern w:val="2"/>
          <w14:ligatures w14:val="standardContextual"/>
        </w:rPr>
      </w:pPr>
      <w:hyperlink w:history="1" w:anchor="_Toc135312825">
        <w:r w:rsidRPr="002A2BF8" w:rsidR="00526B84">
          <w:rPr>
            <w:rStyle w:val="Hyperlink"/>
            <w:noProof/>
          </w:rPr>
          <w:t>2.7</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Clinical Notes</w:t>
        </w:r>
        <w:r w:rsidR="00526B84">
          <w:rPr>
            <w:noProof/>
            <w:webHidden/>
          </w:rPr>
          <w:tab/>
        </w:r>
        <w:r w:rsidR="00526B84">
          <w:rPr>
            <w:noProof/>
            <w:webHidden/>
          </w:rPr>
          <w:fldChar w:fldCharType="begin"/>
        </w:r>
        <w:r w:rsidR="00526B84">
          <w:rPr>
            <w:noProof/>
            <w:webHidden/>
          </w:rPr>
          <w:instrText xml:space="preserve"> PAGEREF _Toc135312825 \h </w:instrText>
        </w:r>
        <w:r w:rsidR="00526B84">
          <w:rPr>
            <w:noProof/>
            <w:webHidden/>
          </w:rPr>
        </w:r>
        <w:r w:rsidR="00526B84">
          <w:rPr>
            <w:noProof/>
            <w:webHidden/>
          </w:rPr>
          <w:fldChar w:fldCharType="separate"/>
        </w:r>
        <w:r w:rsidR="00526B84">
          <w:rPr>
            <w:noProof/>
            <w:webHidden/>
          </w:rPr>
          <w:t>40</w:t>
        </w:r>
        <w:r w:rsidR="00526B84">
          <w:rPr>
            <w:noProof/>
            <w:webHidden/>
          </w:rPr>
          <w:fldChar w:fldCharType="end"/>
        </w:r>
      </w:hyperlink>
    </w:p>
    <w:p w:rsidR="00526B84" w:rsidRDefault="00000000" w14:paraId="22FD251E" w14:textId="1C04440B">
      <w:pPr>
        <w:pStyle w:val="TOC3"/>
        <w:rPr>
          <w:rFonts w:asciiTheme="minorHAnsi" w:hAnsiTheme="minorHAnsi" w:eastAsiaTheme="minorEastAsia" w:cstheme="minorBidi"/>
          <w:noProof/>
          <w:kern w:val="2"/>
          <w:sz w:val="22"/>
          <w:szCs w:val="22"/>
          <w14:ligatures w14:val="standardContextual"/>
        </w:rPr>
      </w:pPr>
      <w:hyperlink w:history="1" w:anchor="_Toc135312826">
        <w:r w:rsidRPr="002A2BF8" w:rsidR="00526B84">
          <w:rPr>
            <w:rStyle w:val="Hyperlink"/>
            <w:bCs/>
            <w:noProof/>
          </w:rPr>
          <w:t>2.7.1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LOINC Coding for Clinical Notes</w:t>
        </w:r>
        <w:r w:rsidR="00526B84">
          <w:rPr>
            <w:noProof/>
            <w:webHidden/>
          </w:rPr>
          <w:tab/>
        </w:r>
        <w:r w:rsidR="00526B84">
          <w:rPr>
            <w:noProof/>
            <w:webHidden/>
          </w:rPr>
          <w:fldChar w:fldCharType="begin"/>
        </w:r>
        <w:r w:rsidR="00526B84">
          <w:rPr>
            <w:noProof/>
            <w:webHidden/>
          </w:rPr>
          <w:instrText xml:space="preserve"> PAGEREF _Toc135312826 \h </w:instrText>
        </w:r>
        <w:r w:rsidR="00526B84">
          <w:rPr>
            <w:noProof/>
            <w:webHidden/>
          </w:rPr>
        </w:r>
        <w:r w:rsidR="00526B84">
          <w:rPr>
            <w:noProof/>
            <w:webHidden/>
          </w:rPr>
          <w:fldChar w:fldCharType="separate"/>
        </w:r>
        <w:r w:rsidR="00526B84">
          <w:rPr>
            <w:noProof/>
            <w:webHidden/>
          </w:rPr>
          <w:t>42</w:t>
        </w:r>
        <w:r w:rsidR="00526B84">
          <w:rPr>
            <w:noProof/>
            <w:webHidden/>
          </w:rPr>
          <w:fldChar w:fldCharType="end"/>
        </w:r>
      </w:hyperlink>
    </w:p>
    <w:p w:rsidR="00526B84" w:rsidRDefault="00000000" w14:paraId="6485B44E" w14:textId="6662E4DC">
      <w:pPr>
        <w:pStyle w:val="TOC2"/>
        <w:rPr>
          <w:rFonts w:asciiTheme="minorHAnsi" w:hAnsiTheme="minorHAnsi" w:eastAsiaTheme="minorEastAsia" w:cstheme="minorBidi"/>
          <w:b w:val="0"/>
          <w:bCs w:val="0"/>
          <w:noProof/>
          <w:kern w:val="2"/>
          <w14:ligatures w14:val="standardContextual"/>
        </w:rPr>
      </w:pPr>
      <w:hyperlink w:history="1" w:anchor="_Toc135312827">
        <w:r w:rsidRPr="002A2BF8" w:rsidR="00526B84">
          <w:rPr>
            <w:rStyle w:val="Hyperlink"/>
            <w:noProof/>
          </w:rPr>
          <w:t>2.8</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Options for Temporarily Unavailable Data</w:t>
        </w:r>
        <w:r w:rsidR="00526B84">
          <w:rPr>
            <w:noProof/>
            <w:webHidden/>
          </w:rPr>
          <w:tab/>
        </w:r>
        <w:r w:rsidR="00526B84">
          <w:rPr>
            <w:noProof/>
            <w:webHidden/>
          </w:rPr>
          <w:fldChar w:fldCharType="begin"/>
        </w:r>
        <w:r w:rsidR="00526B84">
          <w:rPr>
            <w:noProof/>
            <w:webHidden/>
          </w:rPr>
          <w:instrText xml:space="preserve"> PAGEREF _Toc135312827 \h </w:instrText>
        </w:r>
        <w:r w:rsidR="00526B84">
          <w:rPr>
            <w:noProof/>
            <w:webHidden/>
          </w:rPr>
        </w:r>
        <w:r w:rsidR="00526B84">
          <w:rPr>
            <w:noProof/>
            <w:webHidden/>
          </w:rPr>
          <w:fldChar w:fldCharType="separate"/>
        </w:r>
        <w:r w:rsidR="00526B84">
          <w:rPr>
            <w:noProof/>
            <w:webHidden/>
          </w:rPr>
          <w:t>44</w:t>
        </w:r>
        <w:r w:rsidR="00526B84">
          <w:rPr>
            <w:noProof/>
            <w:webHidden/>
          </w:rPr>
          <w:fldChar w:fldCharType="end"/>
        </w:r>
      </w:hyperlink>
    </w:p>
    <w:p w:rsidR="00526B84" w:rsidP="00526B84" w:rsidRDefault="00000000" w14:paraId="78630E51" w14:textId="5BEFB355">
      <w:pPr>
        <w:pStyle w:val="TOC1"/>
        <w:rPr>
          <w:rFonts w:asciiTheme="minorHAnsi" w:hAnsiTheme="minorHAnsi" w:eastAsiaTheme="minorEastAsia" w:cstheme="minorBidi"/>
          <w:noProof/>
          <w:kern w:val="2"/>
          <w:sz w:val="22"/>
          <w:szCs w:val="22"/>
          <w14:ligatures w14:val="standardContextual"/>
        </w:rPr>
      </w:pPr>
      <w:hyperlink w:history="1" w:anchor="_Toc135312828">
        <w:r w:rsidRPr="002A2BF8" w:rsidR="00526B84">
          <w:rPr>
            <w:rStyle w:val="Hyperlink"/>
            <w:noProof/>
          </w:rPr>
          <w:t>3</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Document Level Guidance</w:t>
        </w:r>
        <w:r w:rsidR="00526B84">
          <w:rPr>
            <w:noProof/>
            <w:webHidden/>
          </w:rPr>
          <w:tab/>
        </w:r>
        <w:r w:rsidR="00526B84">
          <w:rPr>
            <w:noProof/>
            <w:webHidden/>
          </w:rPr>
          <w:fldChar w:fldCharType="begin"/>
        </w:r>
        <w:r w:rsidR="00526B84">
          <w:rPr>
            <w:noProof/>
            <w:webHidden/>
          </w:rPr>
          <w:instrText xml:space="preserve"> PAGEREF _Toc135312828 \h </w:instrText>
        </w:r>
        <w:r w:rsidR="00526B84">
          <w:rPr>
            <w:noProof/>
            <w:webHidden/>
          </w:rPr>
        </w:r>
        <w:r w:rsidR="00526B84">
          <w:rPr>
            <w:noProof/>
            <w:webHidden/>
          </w:rPr>
          <w:fldChar w:fldCharType="separate"/>
        </w:r>
        <w:r w:rsidR="00526B84">
          <w:rPr>
            <w:noProof/>
            <w:webHidden/>
          </w:rPr>
          <w:t>45</w:t>
        </w:r>
        <w:r w:rsidR="00526B84">
          <w:rPr>
            <w:noProof/>
            <w:webHidden/>
          </w:rPr>
          <w:fldChar w:fldCharType="end"/>
        </w:r>
      </w:hyperlink>
    </w:p>
    <w:p w:rsidR="00526B84" w:rsidRDefault="00000000" w14:paraId="0B292E8B" w14:textId="20D51AE5">
      <w:pPr>
        <w:pStyle w:val="TOC2"/>
        <w:rPr>
          <w:rFonts w:asciiTheme="minorHAnsi" w:hAnsiTheme="minorHAnsi" w:eastAsiaTheme="minorEastAsia" w:cstheme="minorBidi"/>
          <w:b w:val="0"/>
          <w:bCs w:val="0"/>
          <w:noProof/>
          <w:kern w:val="2"/>
          <w14:ligatures w14:val="standardContextual"/>
        </w:rPr>
      </w:pPr>
      <w:hyperlink w:history="1" w:anchor="_Toc135312829">
        <w:r w:rsidRPr="002A2BF8" w:rsidR="00526B84">
          <w:rPr>
            <w:rStyle w:val="Hyperlink"/>
            <w:noProof/>
          </w:rPr>
          <w:t>3.1</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Reusable, Nesting Templates</w:t>
        </w:r>
        <w:r w:rsidR="00526B84">
          <w:rPr>
            <w:noProof/>
            <w:webHidden/>
          </w:rPr>
          <w:tab/>
        </w:r>
        <w:r w:rsidR="00526B84">
          <w:rPr>
            <w:noProof/>
            <w:webHidden/>
          </w:rPr>
          <w:fldChar w:fldCharType="begin"/>
        </w:r>
        <w:r w:rsidR="00526B84">
          <w:rPr>
            <w:noProof/>
            <w:webHidden/>
          </w:rPr>
          <w:instrText xml:space="preserve"> PAGEREF _Toc135312829 \h </w:instrText>
        </w:r>
        <w:r w:rsidR="00526B84">
          <w:rPr>
            <w:noProof/>
            <w:webHidden/>
          </w:rPr>
        </w:r>
        <w:r w:rsidR="00526B84">
          <w:rPr>
            <w:noProof/>
            <w:webHidden/>
          </w:rPr>
          <w:fldChar w:fldCharType="separate"/>
        </w:r>
        <w:r w:rsidR="00526B84">
          <w:rPr>
            <w:noProof/>
            <w:webHidden/>
          </w:rPr>
          <w:t>45</w:t>
        </w:r>
        <w:r w:rsidR="00526B84">
          <w:rPr>
            <w:noProof/>
            <w:webHidden/>
          </w:rPr>
          <w:fldChar w:fldCharType="end"/>
        </w:r>
      </w:hyperlink>
    </w:p>
    <w:p w:rsidR="00526B84" w:rsidRDefault="00000000" w14:paraId="45EB3A60" w14:textId="6BC63DD7">
      <w:pPr>
        <w:pStyle w:val="TOC3"/>
        <w:rPr>
          <w:rFonts w:asciiTheme="minorHAnsi" w:hAnsiTheme="minorHAnsi" w:eastAsiaTheme="minorEastAsia" w:cstheme="minorBidi"/>
          <w:noProof/>
          <w:kern w:val="2"/>
          <w:sz w:val="22"/>
          <w:szCs w:val="22"/>
          <w14:ligatures w14:val="standardContextual"/>
        </w:rPr>
      </w:pPr>
      <w:hyperlink w:history="1" w:anchor="_Toc135312830">
        <w:r w:rsidRPr="002A2BF8" w:rsidR="00526B84">
          <w:rPr>
            <w:rStyle w:val="Hyperlink"/>
            <w:bCs/>
            <w:noProof/>
          </w:rPr>
          <w:t>3.1.1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Nested Content and Context Conduction</w:t>
        </w:r>
        <w:r w:rsidR="00526B84">
          <w:rPr>
            <w:noProof/>
            <w:webHidden/>
          </w:rPr>
          <w:tab/>
        </w:r>
        <w:r w:rsidR="00526B84">
          <w:rPr>
            <w:noProof/>
            <w:webHidden/>
          </w:rPr>
          <w:fldChar w:fldCharType="begin"/>
        </w:r>
        <w:r w:rsidR="00526B84">
          <w:rPr>
            <w:noProof/>
            <w:webHidden/>
          </w:rPr>
          <w:instrText xml:space="preserve"> PAGEREF _Toc135312830 \h </w:instrText>
        </w:r>
        <w:r w:rsidR="00526B84">
          <w:rPr>
            <w:noProof/>
            <w:webHidden/>
          </w:rPr>
        </w:r>
        <w:r w:rsidR="00526B84">
          <w:rPr>
            <w:noProof/>
            <w:webHidden/>
          </w:rPr>
          <w:fldChar w:fldCharType="separate"/>
        </w:r>
        <w:r w:rsidR="00526B84">
          <w:rPr>
            <w:noProof/>
            <w:webHidden/>
          </w:rPr>
          <w:t>46</w:t>
        </w:r>
        <w:r w:rsidR="00526B84">
          <w:rPr>
            <w:noProof/>
            <w:webHidden/>
          </w:rPr>
          <w:fldChar w:fldCharType="end"/>
        </w:r>
      </w:hyperlink>
    </w:p>
    <w:p w:rsidR="00526B84" w:rsidRDefault="00000000" w14:paraId="6C2B5156" w14:textId="0883E80A">
      <w:pPr>
        <w:pStyle w:val="TOC2"/>
        <w:rPr>
          <w:rFonts w:asciiTheme="minorHAnsi" w:hAnsiTheme="minorHAnsi" w:eastAsiaTheme="minorEastAsia" w:cstheme="minorBidi"/>
          <w:b w:val="0"/>
          <w:bCs w:val="0"/>
          <w:noProof/>
          <w:kern w:val="2"/>
          <w14:ligatures w14:val="standardContextual"/>
        </w:rPr>
      </w:pPr>
      <w:hyperlink w:history="1" w:anchor="_Toc135312831">
        <w:r w:rsidRPr="002A2BF8" w:rsidR="00526B84">
          <w:rPr>
            <w:rStyle w:val="Hyperlink"/>
            <w:noProof/>
          </w:rPr>
          <w:t>3.2</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Structured Header</w:t>
        </w:r>
        <w:r w:rsidR="00526B84">
          <w:rPr>
            <w:noProof/>
            <w:webHidden/>
          </w:rPr>
          <w:tab/>
        </w:r>
        <w:r w:rsidR="00526B84">
          <w:rPr>
            <w:noProof/>
            <w:webHidden/>
          </w:rPr>
          <w:fldChar w:fldCharType="begin"/>
        </w:r>
        <w:r w:rsidR="00526B84">
          <w:rPr>
            <w:noProof/>
            <w:webHidden/>
          </w:rPr>
          <w:instrText xml:space="preserve"> PAGEREF _Toc135312831 \h </w:instrText>
        </w:r>
        <w:r w:rsidR="00526B84">
          <w:rPr>
            <w:noProof/>
            <w:webHidden/>
          </w:rPr>
        </w:r>
        <w:r w:rsidR="00526B84">
          <w:rPr>
            <w:noProof/>
            <w:webHidden/>
          </w:rPr>
          <w:fldChar w:fldCharType="separate"/>
        </w:r>
        <w:r w:rsidR="00526B84">
          <w:rPr>
            <w:noProof/>
            <w:webHidden/>
          </w:rPr>
          <w:t>48</w:t>
        </w:r>
        <w:r w:rsidR="00526B84">
          <w:rPr>
            <w:noProof/>
            <w:webHidden/>
          </w:rPr>
          <w:fldChar w:fldCharType="end"/>
        </w:r>
      </w:hyperlink>
    </w:p>
    <w:p w:rsidR="00526B84" w:rsidRDefault="00000000" w14:paraId="54DC2FA0" w14:textId="4A71B33E">
      <w:pPr>
        <w:pStyle w:val="TOC3"/>
        <w:rPr>
          <w:rFonts w:asciiTheme="minorHAnsi" w:hAnsiTheme="minorHAnsi" w:eastAsiaTheme="minorEastAsia" w:cstheme="minorBidi"/>
          <w:noProof/>
          <w:kern w:val="2"/>
          <w:sz w:val="22"/>
          <w:szCs w:val="22"/>
          <w14:ligatures w14:val="standardContextual"/>
        </w:rPr>
      </w:pPr>
      <w:hyperlink w:history="1" w:anchor="_Toc135312832">
        <w:r w:rsidRPr="002A2BF8" w:rsidR="00526B84">
          <w:rPr>
            <w:rStyle w:val="Hyperlink"/>
            <w:bCs/>
            <w:noProof/>
          </w:rPr>
          <w:t>3.2.1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Patient</w:t>
        </w:r>
        <w:r w:rsidR="00526B84">
          <w:rPr>
            <w:noProof/>
            <w:webHidden/>
          </w:rPr>
          <w:tab/>
        </w:r>
        <w:r w:rsidR="00526B84">
          <w:rPr>
            <w:noProof/>
            <w:webHidden/>
          </w:rPr>
          <w:fldChar w:fldCharType="begin"/>
        </w:r>
        <w:r w:rsidR="00526B84">
          <w:rPr>
            <w:noProof/>
            <w:webHidden/>
          </w:rPr>
          <w:instrText xml:space="preserve"> PAGEREF _Toc135312832 \h </w:instrText>
        </w:r>
        <w:r w:rsidR="00526B84">
          <w:rPr>
            <w:noProof/>
            <w:webHidden/>
          </w:rPr>
        </w:r>
        <w:r w:rsidR="00526B84">
          <w:rPr>
            <w:noProof/>
            <w:webHidden/>
          </w:rPr>
          <w:fldChar w:fldCharType="separate"/>
        </w:r>
        <w:r w:rsidR="00526B84">
          <w:rPr>
            <w:noProof/>
            <w:webHidden/>
          </w:rPr>
          <w:t>48</w:t>
        </w:r>
        <w:r w:rsidR="00526B84">
          <w:rPr>
            <w:noProof/>
            <w:webHidden/>
          </w:rPr>
          <w:fldChar w:fldCharType="end"/>
        </w:r>
      </w:hyperlink>
    </w:p>
    <w:p w:rsidR="00526B84" w:rsidRDefault="00000000" w14:paraId="1E1BEFCF" w14:textId="694CABBA">
      <w:pPr>
        <w:pStyle w:val="TOC3"/>
        <w:rPr>
          <w:rFonts w:asciiTheme="minorHAnsi" w:hAnsiTheme="minorHAnsi" w:eastAsiaTheme="minorEastAsia" w:cstheme="minorBidi"/>
          <w:noProof/>
          <w:kern w:val="2"/>
          <w:sz w:val="22"/>
          <w:szCs w:val="22"/>
          <w14:ligatures w14:val="standardContextual"/>
        </w:rPr>
      </w:pPr>
      <w:hyperlink w:history="1" w:anchor="_Toc135312833">
        <w:r w:rsidRPr="002A2BF8" w:rsidR="00526B84">
          <w:rPr>
            <w:rStyle w:val="Hyperlink"/>
            <w:bCs/>
            <w:noProof/>
          </w:rPr>
          <w:t>3.2.2</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Authors Versus Performers</w:t>
        </w:r>
        <w:r w:rsidR="00526B84">
          <w:rPr>
            <w:noProof/>
            <w:webHidden/>
          </w:rPr>
          <w:tab/>
        </w:r>
        <w:r w:rsidR="00526B84">
          <w:rPr>
            <w:noProof/>
            <w:webHidden/>
          </w:rPr>
          <w:fldChar w:fldCharType="begin"/>
        </w:r>
        <w:r w:rsidR="00526B84">
          <w:rPr>
            <w:noProof/>
            <w:webHidden/>
          </w:rPr>
          <w:instrText xml:space="preserve"> PAGEREF _Toc135312833 \h </w:instrText>
        </w:r>
        <w:r w:rsidR="00526B84">
          <w:rPr>
            <w:noProof/>
            <w:webHidden/>
          </w:rPr>
        </w:r>
        <w:r w:rsidR="00526B84">
          <w:rPr>
            <w:noProof/>
            <w:webHidden/>
          </w:rPr>
          <w:fldChar w:fldCharType="separate"/>
        </w:r>
        <w:r w:rsidR="00526B84">
          <w:rPr>
            <w:noProof/>
            <w:webHidden/>
          </w:rPr>
          <w:t>57</w:t>
        </w:r>
        <w:r w:rsidR="00526B84">
          <w:rPr>
            <w:noProof/>
            <w:webHidden/>
          </w:rPr>
          <w:fldChar w:fldCharType="end"/>
        </w:r>
      </w:hyperlink>
    </w:p>
    <w:p w:rsidR="00526B84" w:rsidRDefault="00000000" w14:paraId="30CB9425" w14:textId="2D98286D">
      <w:pPr>
        <w:pStyle w:val="TOC3"/>
        <w:rPr>
          <w:rFonts w:asciiTheme="minorHAnsi" w:hAnsiTheme="minorHAnsi" w:eastAsiaTheme="minorEastAsia" w:cstheme="minorBidi"/>
          <w:noProof/>
          <w:kern w:val="2"/>
          <w:sz w:val="22"/>
          <w:szCs w:val="22"/>
          <w14:ligatures w14:val="standardContextual"/>
        </w:rPr>
      </w:pPr>
      <w:hyperlink w:history="1" w:anchor="_Toc135312834">
        <w:r w:rsidRPr="002A2BF8" w:rsidR="00526B84">
          <w:rPr>
            <w:rStyle w:val="Hyperlink"/>
            <w:bCs/>
            <w:noProof/>
          </w:rPr>
          <w:t>3.2.3</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Custodian</w:t>
        </w:r>
        <w:r w:rsidR="00526B84">
          <w:rPr>
            <w:noProof/>
            <w:webHidden/>
          </w:rPr>
          <w:tab/>
        </w:r>
        <w:r w:rsidR="00526B84">
          <w:rPr>
            <w:noProof/>
            <w:webHidden/>
          </w:rPr>
          <w:fldChar w:fldCharType="begin"/>
        </w:r>
        <w:r w:rsidR="00526B84">
          <w:rPr>
            <w:noProof/>
            <w:webHidden/>
          </w:rPr>
          <w:instrText xml:space="preserve"> PAGEREF _Toc135312834 \h </w:instrText>
        </w:r>
        <w:r w:rsidR="00526B84">
          <w:rPr>
            <w:noProof/>
            <w:webHidden/>
          </w:rPr>
        </w:r>
        <w:r w:rsidR="00526B84">
          <w:rPr>
            <w:noProof/>
            <w:webHidden/>
          </w:rPr>
          <w:fldChar w:fldCharType="separate"/>
        </w:r>
        <w:r w:rsidR="00526B84">
          <w:rPr>
            <w:noProof/>
            <w:webHidden/>
          </w:rPr>
          <w:t>60</w:t>
        </w:r>
        <w:r w:rsidR="00526B84">
          <w:rPr>
            <w:noProof/>
            <w:webHidden/>
          </w:rPr>
          <w:fldChar w:fldCharType="end"/>
        </w:r>
      </w:hyperlink>
    </w:p>
    <w:p w:rsidR="00526B84" w:rsidRDefault="00000000" w14:paraId="0CFF0EE9" w14:textId="61F9E33B">
      <w:pPr>
        <w:pStyle w:val="TOC3"/>
        <w:rPr>
          <w:rFonts w:asciiTheme="minorHAnsi" w:hAnsiTheme="minorHAnsi" w:eastAsiaTheme="minorEastAsia" w:cstheme="minorBidi"/>
          <w:noProof/>
          <w:kern w:val="2"/>
          <w:sz w:val="22"/>
          <w:szCs w:val="22"/>
          <w14:ligatures w14:val="standardContextual"/>
        </w:rPr>
      </w:pPr>
      <w:hyperlink w:history="1" w:anchor="_Toc135312835">
        <w:r w:rsidRPr="002A2BF8" w:rsidR="00526B84">
          <w:rPr>
            <w:rStyle w:val="Hyperlink"/>
            <w:bCs/>
            <w:noProof/>
          </w:rPr>
          <w:t>3.2.4</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Care Team Members</w:t>
        </w:r>
        <w:r w:rsidR="00526B84">
          <w:rPr>
            <w:noProof/>
            <w:webHidden/>
          </w:rPr>
          <w:tab/>
        </w:r>
        <w:r w:rsidR="00526B84">
          <w:rPr>
            <w:noProof/>
            <w:webHidden/>
          </w:rPr>
          <w:fldChar w:fldCharType="begin"/>
        </w:r>
        <w:r w:rsidR="00526B84">
          <w:rPr>
            <w:noProof/>
            <w:webHidden/>
          </w:rPr>
          <w:instrText xml:space="preserve"> PAGEREF _Toc135312835 \h </w:instrText>
        </w:r>
        <w:r w:rsidR="00526B84">
          <w:rPr>
            <w:noProof/>
            <w:webHidden/>
          </w:rPr>
        </w:r>
        <w:r w:rsidR="00526B84">
          <w:rPr>
            <w:noProof/>
            <w:webHidden/>
          </w:rPr>
          <w:fldChar w:fldCharType="separate"/>
        </w:r>
        <w:r w:rsidR="00526B84">
          <w:rPr>
            <w:noProof/>
            <w:webHidden/>
          </w:rPr>
          <w:t>60</w:t>
        </w:r>
        <w:r w:rsidR="00526B84">
          <w:rPr>
            <w:noProof/>
            <w:webHidden/>
          </w:rPr>
          <w:fldChar w:fldCharType="end"/>
        </w:r>
      </w:hyperlink>
    </w:p>
    <w:p w:rsidR="00526B84" w:rsidRDefault="00000000" w14:paraId="2FEBAE5A" w14:textId="4381A1E9">
      <w:pPr>
        <w:pStyle w:val="TOC3"/>
        <w:rPr>
          <w:rFonts w:asciiTheme="minorHAnsi" w:hAnsiTheme="minorHAnsi" w:eastAsiaTheme="minorEastAsia" w:cstheme="minorBidi"/>
          <w:noProof/>
          <w:kern w:val="2"/>
          <w:sz w:val="22"/>
          <w:szCs w:val="22"/>
          <w14:ligatures w14:val="standardContextual"/>
        </w:rPr>
      </w:pPr>
      <w:hyperlink w:history="1" w:anchor="_Toc135312836">
        <w:r w:rsidRPr="002A2BF8" w:rsidR="00526B84">
          <w:rPr>
            <w:rStyle w:val="Hyperlink"/>
            <w:bCs/>
            <w:noProof/>
          </w:rPr>
          <w:t>3.2.5</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sdtc:signatureText in Authenticator and legalAuthenticator</w:t>
        </w:r>
        <w:r w:rsidR="00526B84">
          <w:rPr>
            <w:noProof/>
            <w:webHidden/>
          </w:rPr>
          <w:tab/>
        </w:r>
        <w:r w:rsidR="00526B84">
          <w:rPr>
            <w:noProof/>
            <w:webHidden/>
          </w:rPr>
          <w:fldChar w:fldCharType="begin"/>
        </w:r>
        <w:r w:rsidR="00526B84">
          <w:rPr>
            <w:noProof/>
            <w:webHidden/>
          </w:rPr>
          <w:instrText xml:space="preserve"> PAGEREF _Toc135312836 \h </w:instrText>
        </w:r>
        <w:r w:rsidR="00526B84">
          <w:rPr>
            <w:noProof/>
            <w:webHidden/>
          </w:rPr>
        </w:r>
        <w:r w:rsidR="00526B84">
          <w:rPr>
            <w:noProof/>
            <w:webHidden/>
          </w:rPr>
          <w:fldChar w:fldCharType="separate"/>
        </w:r>
        <w:r w:rsidR="00526B84">
          <w:rPr>
            <w:noProof/>
            <w:webHidden/>
          </w:rPr>
          <w:t>63</w:t>
        </w:r>
        <w:r w:rsidR="00526B84">
          <w:rPr>
            <w:noProof/>
            <w:webHidden/>
          </w:rPr>
          <w:fldChar w:fldCharType="end"/>
        </w:r>
      </w:hyperlink>
    </w:p>
    <w:p w:rsidR="00526B84" w:rsidRDefault="00000000" w14:paraId="7F8C84E3" w14:textId="2DF66062">
      <w:pPr>
        <w:pStyle w:val="TOC3"/>
        <w:rPr>
          <w:rFonts w:asciiTheme="minorHAnsi" w:hAnsiTheme="minorHAnsi" w:eastAsiaTheme="minorEastAsia" w:cstheme="minorBidi"/>
          <w:noProof/>
          <w:kern w:val="2"/>
          <w:sz w:val="22"/>
          <w:szCs w:val="22"/>
          <w14:ligatures w14:val="standardContextual"/>
        </w:rPr>
      </w:pPr>
      <w:hyperlink w:history="1" w:anchor="_Toc135312837">
        <w:r w:rsidRPr="002A2BF8" w:rsidR="00526B84">
          <w:rPr>
            <w:rStyle w:val="Hyperlink"/>
            <w:bCs/>
            <w:noProof/>
          </w:rPr>
          <w:t>3.2.6</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Context of Care</w:t>
        </w:r>
        <w:r w:rsidR="00526B84">
          <w:rPr>
            <w:noProof/>
            <w:webHidden/>
          </w:rPr>
          <w:tab/>
        </w:r>
        <w:r w:rsidR="00526B84">
          <w:rPr>
            <w:noProof/>
            <w:webHidden/>
          </w:rPr>
          <w:fldChar w:fldCharType="begin"/>
        </w:r>
        <w:r w:rsidR="00526B84">
          <w:rPr>
            <w:noProof/>
            <w:webHidden/>
          </w:rPr>
          <w:instrText xml:space="preserve"> PAGEREF _Toc135312837 \h </w:instrText>
        </w:r>
        <w:r w:rsidR="00526B84">
          <w:rPr>
            <w:noProof/>
            <w:webHidden/>
          </w:rPr>
        </w:r>
        <w:r w:rsidR="00526B84">
          <w:rPr>
            <w:noProof/>
            <w:webHidden/>
          </w:rPr>
          <w:fldChar w:fldCharType="separate"/>
        </w:r>
        <w:r w:rsidR="00526B84">
          <w:rPr>
            <w:noProof/>
            <w:webHidden/>
          </w:rPr>
          <w:t>63</w:t>
        </w:r>
        <w:r w:rsidR="00526B84">
          <w:rPr>
            <w:noProof/>
            <w:webHidden/>
          </w:rPr>
          <w:fldChar w:fldCharType="end"/>
        </w:r>
      </w:hyperlink>
    </w:p>
    <w:p w:rsidR="00526B84" w:rsidRDefault="00000000" w14:paraId="4CD302A2" w14:textId="28C08852">
      <w:pPr>
        <w:pStyle w:val="TOC3"/>
        <w:rPr>
          <w:rFonts w:asciiTheme="minorHAnsi" w:hAnsiTheme="minorHAnsi" w:eastAsiaTheme="minorEastAsia" w:cstheme="minorBidi"/>
          <w:noProof/>
          <w:kern w:val="2"/>
          <w:sz w:val="22"/>
          <w:szCs w:val="22"/>
          <w14:ligatures w14:val="standardContextual"/>
        </w:rPr>
      </w:pPr>
      <w:hyperlink w:history="1" w:anchor="_Toc135312838">
        <w:r w:rsidRPr="002A2BF8" w:rsidR="00526B84">
          <w:rPr>
            <w:rStyle w:val="Hyperlink"/>
            <w:bCs/>
            <w:noProof/>
          </w:rPr>
          <w:t>3.2.7</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Related Parent Document</w:t>
        </w:r>
        <w:r w:rsidR="00526B84">
          <w:rPr>
            <w:noProof/>
            <w:webHidden/>
          </w:rPr>
          <w:tab/>
        </w:r>
        <w:r w:rsidR="00526B84">
          <w:rPr>
            <w:noProof/>
            <w:webHidden/>
          </w:rPr>
          <w:fldChar w:fldCharType="begin"/>
        </w:r>
        <w:r w:rsidR="00526B84">
          <w:rPr>
            <w:noProof/>
            <w:webHidden/>
          </w:rPr>
          <w:instrText xml:space="preserve"> PAGEREF _Toc135312838 \h </w:instrText>
        </w:r>
        <w:r w:rsidR="00526B84">
          <w:rPr>
            <w:noProof/>
            <w:webHidden/>
          </w:rPr>
        </w:r>
        <w:r w:rsidR="00526B84">
          <w:rPr>
            <w:noProof/>
            <w:webHidden/>
          </w:rPr>
          <w:fldChar w:fldCharType="separate"/>
        </w:r>
        <w:r w:rsidR="00526B84">
          <w:rPr>
            <w:noProof/>
            <w:webHidden/>
          </w:rPr>
          <w:t>64</w:t>
        </w:r>
        <w:r w:rsidR="00526B84">
          <w:rPr>
            <w:noProof/>
            <w:webHidden/>
          </w:rPr>
          <w:fldChar w:fldCharType="end"/>
        </w:r>
      </w:hyperlink>
    </w:p>
    <w:p w:rsidR="00526B84" w:rsidRDefault="00000000" w14:paraId="5618D897" w14:textId="5D671E0E">
      <w:pPr>
        <w:pStyle w:val="TOC3"/>
        <w:rPr>
          <w:rFonts w:asciiTheme="minorHAnsi" w:hAnsiTheme="minorHAnsi" w:eastAsiaTheme="minorEastAsia" w:cstheme="minorBidi"/>
          <w:noProof/>
          <w:kern w:val="2"/>
          <w:sz w:val="22"/>
          <w:szCs w:val="22"/>
          <w14:ligatures w14:val="standardContextual"/>
        </w:rPr>
      </w:pPr>
      <w:hyperlink w:history="1" w:anchor="_Toc135312839">
        <w:r w:rsidRPr="002A2BF8" w:rsidR="00526B84">
          <w:rPr>
            <w:rStyle w:val="Hyperlink"/>
            <w:bCs/>
            <w:noProof/>
          </w:rPr>
          <w:t>3.2.8</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C-CDA R2.1 Document Templates</w:t>
        </w:r>
        <w:r w:rsidR="00526B84">
          <w:rPr>
            <w:noProof/>
            <w:webHidden/>
          </w:rPr>
          <w:tab/>
        </w:r>
        <w:r w:rsidR="00526B84">
          <w:rPr>
            <w:noProof/>
            <w:webHidden/>
          </w:rPr>
          <w:fldChar w:fldCharType="begin"/>
        </w:r>
        <w:r w:rsidR="00526B84">
          <w:rPr>
            <w:noProof/>
            <w:webHidden/>
          </w:rPr>
          <w:instrText xml:space="preserve"> PAGEREF _Toc135312839 \h </w:instrText>
        </w:r>
        <w:r w:rsidR="00526B84">
          <w:rPr>
            <w:noProof/>
            <w:webHidden/>
          </w:rPr>
        </w:r>
        <w:r w:rsidR="00526B84">
          <w:rPr>
            <w:noProof/>
            <w:webHidden/>
          </w:rPr>
          <w:fldChar w:fldCharType="separate"/>
        </w:r>
        <w:r w:rsidR="00526B84">
          <w:rPr>
            <w:noProof/>
            <w:webHidden/>
          </w:rPr>
          <w:t>65</w:t>
        </w:r>
        <w:r w:rsidR="00526B84">
          <w:rPr>
            <w:noProof/>
            <w:webHidden/>
          </w:rPr>
          <w:fldChar w:fldCharType="end"/>
        </w:r>
      </w:hyperlink>
    </w:p>
    <w:p w:rsidR="00526B84" w:rsidRDefault="00000000" w14:paraId="123A0D99" w14:textId="5089CFB5">
      <w:pPr>
        <w:pStyle w:val="TOC3"/>
        <w:rPr>
          <w:rFonts w:asciiTheme="minorHAnsi" w:hAnsiTheme="minorHAnsi" w:eastAsiaTheme="minorEastAsia" w:cstheme="minorBidi"/>
          <w:noProof/>
          <w:kern w:val="2"/>
          <w:sz w:val="22"/>
          <w:szCs w:val="22"/>
          <w14:ligatures w14:val="standardContextual"/>
        </w:rPr>
      </w:pPr>
      <w:hyperlink w:history="1" w:anchor="_Toc135312840">
        <w:r w:rsidRPr="002A2BF8" w:rsidR="00526B84">
          <w:rPr>
            <w:rStyle w:val="Hyperlink"/>
            <w:bCs/>
            <w:noProof/>
          </w:rPr>
          <w:t>3.2.9</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Further Constraints on C-CDA Documents</w:t>
        </w:r>
        <w:r w:rsidR="00526B84">
          <w:rPr>
            <w:noProof/>
            <w:webHidden/>
          </w:rPr>
          <w:tab/>
        </w:r>
        <w:r w:rsidR="00526B84">
          <w:rPr>
            <w:noProof/>
            <w:webHidden/>
          </w:rPr>
          <w:fldChar w:fldCharType="begin"/>
        </w:r>
        <w:r w:rsidR="00526B84">
          <w:rPr>
            <w:noProof/>
            <w:webHidden/>
          </w:rPr>
          <w:instrText xml:space="preserve"> PAGEREF _Toc135312840 \h </w:instrText>
        </w:r>
        <w:r w:rsidR="00526B84">
          <w:rPr>
            <w:noProof/>
            <w:webHidden/>
          </w:rPr>
        </w:r>
        <w:r w:rsidR="00526B84">
          <w:rPr>
            <w:noProof/>
            <w:webHidden/>
          </w:rPr>
          <w:fldChar w:fldCharType="separate"/>
        </w:r>
        <w:r w:rsidR="00526B84">
          <w:rPr>
            <w:noProof/>
            <w:webHidden/>
          </w:rPr>
          <w:t>68</w:t>
        </w:r>
        <w:r w:rsidR="00526B84">
          <w:rPr>
            <w:noProof/>
            <w:webHidden/>
          </w:rPr>
          <w:fldChar w:fldCharType="end"/>
        </w:r>
      </w:hyperlink>
    </w:p>
    <w:p w:rsidR="00526B84" w:rsidRDefault="00000000" w14:paraId="582859E8" w14:textId="4D1961D7">
      <w:pPr>
        <w:pStyle w:val="TOC2"/>
        <w:rPr>
          <w:rFonts w:asciiTheme="minorHAnsi" w:hAnsiTheme="minorHAnsi" w:eastAsiaTheme="minorEastAsia" w:cstheme="minorBidi"/>
          <w:b w:val="0"/>
          <w:bCs w:val="0"/>
          <w:noProof/>
          <w:kern w:val="2"/>
          <w14:ligatures w14:val="standardContextual"/>
        </w:rPr>
      </w:pPr>
      <w:hyperlink w:history="1" w:anchor="_Toc135312841">
        <w:r w:rsidRPr="002A2BF8" w:rsidR="00526B84">
          <w:rPr>
            <w:rStyle w:val="Hyperlink"/>
            <w:noProof/>
          </w:rPr>
          <w:t>3.3</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Section Structure by Document Type</w:t>
        </w:r>
        <w:r w:rsidR="00526B84">
          <w:rPr>
            <w:noProof/>
            <w:webHidden/>
          </w:rPr>
          <w:tab/>
        </w:r>
        <w:r w:rsidR="00526B84">
          <w:rPr>
            <w:noProof/>
            <w:webHidden/>
          </w:rPr>
          <w:fldChar w:fldCharType="begin"/>
        </w:r>
        <w:r w:rsidR="00526B84">
          <w:rPr>
            <w:noProof/>
            <w:webHidden/>
          </w:rPr>
          <w:instrText xml:space="preserve"> PAGEREF _Toc135312841 \h </w:instrText>
        </w:r>
        <w:r w:rsidR="00526B84">
          <w:rPr>
            <w:noProof/>
            <w:webHidden/>
          </w:rPr>
        </w:r>
        <w:r w:rsidR="00526B84">
          <w:rPr>
            <w:noProof/>
            <w:webHidden/>
          </w:rPr>
          <w:fldChar w:fldCharType="separate"/>
        </w:r>
        <w:r w:rsidR="00526B84">
          <w:rPr>
            <w:noProof/>
            <w:webHidden/>
          </w:rPr>
          <w:t>68</w:t>
        </w:r>
        <w:r w:rsidR="00526B84">
          <w:rPr>
            <w:noProof/>
            <w:webHidden/>
          </w:rPr>
          <w:fldChar w:fldCharType="end"/>
        </w:r>
      </w:hyperlink>
    </w:p>
    <w:p w:rsidR="00526B84" w:rsidRDefault="00000000" w14:paraId="1F0E0362" w14:textId="1777DDF6">
      <w:pPr>
        <w:pStyle w:val="TOC3"/>
        <w:rPr>
          <w:rFonts w:asciiTheme="minorHAnsi" w:hAnsiTheme="minorHAnsi" w:eastAsiaTheme="minorEastAsia" w:cstheme="minorBidi"/>
          <w:noProof/>
          <w:kern w:val="2"/>
          <w:sz w:val="22"/>
          <w:szCs w:val="22"/>
          <w14:ligatures w14:val="standardContextual"/>
        </w:rPr>
      </w:pPr>
      <w:hyperlink w:history="1" w:anchor="_Toc135312842">
        <w:r w:rsidRPr="002A2BF8" w:rsidR="00526B84">
          <w:rPr>
            <w:rStyle w:val="Hyperlink"/>
            <w:bCs/>
            <w:noProof/>
          </w:rPr>
          <w:t>3.3.1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Care Plan: Document Template</w:t>
        </w:r>
        <w:r w:rsidR="00526B84">
          <w:rPr>
            <w:noProof/>
            <w:webHidden/>
          </w:rPr>
          <w:tab/>
        </w:r>
        <w:r w:rsidR="00526B84">
          <w:rPr>
            <w:noProof/>
            <w:webHidden/>
          </w:rPr>
          <w:fldChar w:fldCharType="begin"/>
        </w:r>
        <w:r w:rsidR="00526B84">
          <w:rPr>
            <w:noProof/>
            <w:webHidden/>
          </w:rPr>
          <w:instrText xml:space="preserve"> PAGEREF _Toc135312842 \h </w:instrText>
        </w:r>
        <w:r w:rsidR="00526B84">
          <w:rPr>
            <w:noProof/>
            <w:webHidden/>
          </w:rPr>
        </w:r>
        <w:r w:rsidR="00526B84">
          <w:rPr>
            <w:noProof/>
            <w:webHidden/>
          </w:rPr>
          <w:fldChar w:fldCharType="separate"/>
        </w:r>
        <w:r w:rsidR="00526B84">
          <w:rPr>
            <w:noProof/>
            <w:webHidden/>
          </w:rPr>
          <w:t>68</w:t>
        </w:r>
        <w:r w:rsidR="00526B84">
          <w:rPr>
            <w:noProof/>
            <w:webHidden/>
          </w:rPr>
          <w:fldChar w:fldCharType="end"/>
        </w:r>
      </w:hyperlink>
    </w:p>
    <w:p w:rsidR="00526B84" w:rsidRDefault="00000000" w14:paraId="77A481DE" w14:textId="55E211CF">
      <w:pPr>
        <w:pStyle w:val="TOC3"/>
        <w:rPr>
          <w:rFonts w:asciiTheme="minorHAnsi" w:hAnsiTheme="minorHAnsi" w:eastAsiaTheme="minorEastAsia" w:cstheme="minorBidi"/>
          <w:noProof/>
          <w:kern w:val="2"/>
          <w:sz w:val="22"/>
          <w:szCs w:val="22"/>
          <w14:ligatures w14:val="standardContextual"/>
        </w:rPr>
      </w:pPr>
      <w:hyperlink w:history="1" w:anchor="_Toc135312843">
        <w:r w:rsidRPr="002A2BF8" w:rsidR="00526B84">
          <w:rPr>
            <w:rStyle w:val="Hyperlink"/>
            <w:bCs/>
            <w:noProof/>
          </w:rPr>
          <w:t>3.3.2</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Consultation Note: Document Template</w:t>
        </w:r>
        <w:r w:rsidR="00526B84">
          <w:rPr>
            <w:noProof/>
            <w:webHidden/>
          </w:rPr>
          <w:tab/>
        </w:r>
        <w:r w:rsidR="00526B84">
          <w:rPr>
            <w:noProof/>
            <w:webHidden/>
          </w:rPr>
          <w:fldChar w:fldCharType="begin"/>
        </w:r>
        <w:r w:rsidR="00526B84">
          <w:rPr>
            <w:noProof/>
            <w:webHidden/>
          </w:rPr>
          <w:instrText xml:space="preserve"> PAGEREF _Toc135312843 \h </w:instrText>
        </w:r>
        <w:r w:rsidR="00526B84">
          <w:rPr>
            <w:noProof/>
            <w:webHidden/>
          </w:rPr>
        </w:r>
        <w:r w:rsidR="00526B84">
          <w:rPr>
            <w:noProof/>
            <w:webHidden/>
          </w:rPr>
          <w:fldChar w:fldCharType="separate"/>
        </w:r>
        <w:r w:rsidR="00526B84">
          <w:rPr>
            <w:noProof/>
            <w:webHidden/>
          </w:rPr>
          <w:t>69</w:t>
        </w:r>
        <w:r w:rsidR="00526B84">
          <w:rPr>
            <w:noProof/>
            <w:webHidden/>
          </w:rPr>
          <w:fldChar w:fldCharType="end"/>
        </w:r>
      </w:hyperlink>
    </w:p>
    <w:p w:rsidR="00526B84" w:rsidRDefault="00000000" w14:paraId="7D17157C" w14:textId="53871966">
      <w:pPr>
        <w:pStyle w:val="TOC3"/>
        <w:rPr>
          <w:rFonts w:asciiTheme="minorHAnsi" w:hAnsiTheme="minorHAnsi" w:eastAsiaTheme="minorEastAsia" w:cstheme="minorBidi"/>
          <w:noProof/>
          <w:kern w:val="2"/>
          <w:sz w:val="22"/>
          <w:szCs w:val="22"/>
          <w14:ligatures w14:val="standardContextual"/>
        </w:rPr>
      </w:pPr>
      <w:hyperlink w:history="1" w:anchor="_Toc135312844">
        <w:r w:rsidRPr="002A2BF8" w:rsidR="00526B84">
          <w:rPr>
            <w:rStyle w:val="Hyperlink"/>
            <w:bCs/>
            <w:noProof/>
          </w:rPr>
          <w:t>3.3.3</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Continuity of Care Document (CCD): Document Template</w:t>
        </w:r>
        <w:r w:rsidR="00526B84">
          <w:rPr>
            <w:noProof/>
            <w:webHidden/>
          </w:rPr>
          <w:tab/>
        </w:r>
        <w:r w:rsidR="00526B84">
          <w:rPr>
            <w:noProof/>
            <w:webHidden/>
          </w:rPr>
          <w:fldChar w:fldCharType="begin"/>
        </w:r>
        <w:r w:rsidR="00526B84">
          <w:rPr>
            <w:noProof/>
            <w:webHidden/>
          </w:rPr>
          <w:instrText xml:space="preserve"> PAGEREF _Toc135312844 \h </w:instrText>
        </w:r>
        <w:r w:rsidR="00526B84">
          <w:rPr>
            <w:noProof/>
            <w:webHidden/>
          </w:rPr>
        </w:r>
        <w:r w:rsidR="00526B84">
          <w:rPr>
            <w:noProof/>
            <w:webHidden/>
          </w:rPr>
          <w:fldChar w:fldCharType="separate"/>
        </w:r>
        <w:r w:rsidR="00526B84">
          <w:rPr>
            <w:noProof/>
            <w:webHidden/>
          </w:rPr>
          <w:t>70</w:t>
        </w:r>
        <w:r w:rsidR="00526B84">
          <w:rPr>
            <w:noProof/>
            <w:webHidden/>
          </w:rPr>
          <w:fldChar w:fldCharType="end"/>
        </w:r>
      </w:hyperlink>
    </w:p>
    <w:p w:rsidR="00526B84" w:rsidRDefault="00000000" w14:paraId="79A02F5A" w14:textId="3BAA6D4B">
      <w:pPr>
        <w:pStyle w:val="TOC3"/>
        <w:rPr>
          <w:rFonts w:asciiTheme="minorHAnsi" w:hAnsiTheme="minorHAnsi" w:eastAsiaTheme="minorEastAsia" w:cstheme="minorBidi"/>
          <w:noProof/>
          <w:kern w:val="2"/>
          <w:sz w:val="22"/>
          <w:szCs w:val="22"/>
          <w14:ligatures w14:val="standardContextual"/>
        </w:rPr>
      </w:pPr>
      <w:hyperlink w:history="1" w:anchor="_Toc135312845">
        <w:r w:rsidRPr="002A2BF8" w:rsidR="00526B84">
          <w:rPr>
            <w:rStyle w:val="Hyperlink"/>
            <w:bCs/>
            <w:noProof/>
          </w:rPr>
          <w:t>3.3.4</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Diagnostic Imaging Report: Document Template</w:t>
        </w:r>
        <w:r w:rsidR="00526B84">
          <w:rPr>
            <w:noProof/>
            <w:webHidden/>
          </w:rPr>
          <w:tab/>
        </w:r>
        <w:r w:rsidR="00526B84">
          <w:rPr>
            <w:noProof/>
            <w:webHidden/>
          </w:rPr>
          <w:fldChar w:fldCharType="begin"/>
        </w:r>
        <w:r w:rsidR="00526B84">
          <w:rPr>
            <w:noProof/>
            <w:webHidden/>
          </w:rPr>
          <w:instrText xml:space="preserve"> PAGEREF _Toc135312845 \h </w:instrText>
        </w:r>
        <w:r w:rsidR="00526B84">
          <w:rPr>
            <w:noProof/>
            <w:webHidden/>
          </w:rPr>
        </w:r>
        <w:r w:rsidR="00526B84">
          <w:rPr>
            <w:noProof/>
            <w:webHidden/>
          </w:rPr>
          <w:fldChar w:fldCharType="separate"/>
        </w:r>
        <w:r w:rsidR="00526B84">
          <w:rPr>
            <w:noProof/>
            <w:webHidden/>
          </w:rPr>
          <w:t>70</w:t>
        </w:r>
        <w:r w:rsidR="00526B84">
          <w:rPr>
            <w:noProof/>
            <w:webHidden/>
          </w:rPr>
          <w:fldChar w:fldCharType="end"/>
        </w:r>
      </w:hyperlink>
    </w:p>
    <w:p w:rsidR="00526B84" w:rsidRDefault="00000000" w14:paraId="114592E6" w14:textId="60331F9A">
      <w:pPr>
        <w:pStyle w:val="TOC3"/>
        <w:rPr>
          <w:rFonts w:asciiTheme="minorHAnsi" w:hAnsiTheme="minorHAnsi" w:eastAsiaTheme="minorEastAsia" w:cstheme="minorBidi"/>
          <w:noProof/>
          <w:kern w:val="2"/>
          <w:sz w:val="22"/>
          <w:szCs w:val="22"/>
          <w14:ligatures w14:val="standardContextual"/>
        </w:rPr>
      </w:pPr>
      <w:hyperlink w:history="1" w:anchor="_Toc135312846">
        <w:r w:rsidRPr="002A2BF8" w:rsidR="00526B84">
          <w:rPr>
            <w:rStyle w:val="Hyperlink"/>
            <w:bCs/>
            <w:noProof/>
          </w:rPr>
          <w:t>3.3.5</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Discharge Summary: Document Template</w:t>
        </w:r>
        <w:r w:rsidR="00526B84">
          <w:rPr>
            <w:noProof/>
            <w:webHidden/>
          </w:rPr>
          <w:tab/>
        </w:r>
        <w:r w:rsidR="00526B84">
          <w:rPr>
            <w:noProof/>
            <w:webHidden/>
          </w:rPr>
          <w:fldChar w:fldCharType="begin"/>
        </w:r>
        <w:r w:rsidR="00526B84">
          <w:rPr>
            <w:noProof/>
            <w:webHidden/>
          </w:rPr>
          <w:instrText xml:space="preserve"> PAGEREF _Toc135312846 \h </w:instrText>
        </w:r>
        <w:r w:rsidR="00526B84">
          <w:rPr>
            <w:noProof/>
            <w:webHidden/>
          </w:rPr>
        </w:r>
        <w:r w:rsidR="00526B84">
          <w:rPr>
            <w:noProof/>
            <w:webHidden/>
          </w:rPr>
          <w:fldChar w:fldCharType="separate"/>
        </w:r>
        <w:r w:rsidR="00526B84">
          <w:rPr>
            <w:noProof/>
            <w:webHidden/>
          </w:rPr>
          <w:t>71</w:t>
        </w:r>
        <w:r w:rsidR="00526B84">
          <w:rPr>
            <w:noProof/>
            <w:webHidden/>
          </w:rPr>
          <w:fldChar w:fldCharType="end"/>
        </w:r>
      </w:hyperlink>
    </w:p>
    <w:p w:rsidR="00526B84" w:rsidRDefault="00000000" w14:paraId="35213721" w14:textId="7CCC1890">
      <w:pPr>
        <w:pStyle w:val="TOC3"/>
        <w:rPr>
          <w:rFonts w:asciiTheme="minorHAnsi" w:hAnsiTheme="minorHAnsi" w:eastAsiaTheme="minorEastAsia" w:cstheme="minorBidi"/>
          <w:noProof/>
          <w:kern w:val="2"/>
          <w:sz w:val="22"/>
          <w:szCs w:val="22"/>
          <w14:ligatures w14:val="standardContextual"/>
        </w:rPr>
      </w:pPr>
      <w:hyperlink w:history="1" w:anchor="_Toc135312847">
        <w:r w:rsidRPr="002A2BF8" w:rsidR="00526B84">
          <w:rPr>
            <w:rStyle w:val="Hyperlink"/>
            <w:bCs/>
            <w:noProof/>
          </w:rPr>
          <w:t>3.3.6</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History and Physical: Document Template</w:t>
        </w:r>
        <w:r w:rsidR="00526B84">
          <w:rPr>
            <w:noProof/>
            <w:webHidden/>
          </w:rPr>
          <w:tab/>
        </w:r>
        <w:r w:rsidR="00526B84">
          <w:rPr>
            <w:noProof/>
            <w:webHidden/>
          </w:rPr>
          <w:fldChar w:fldCharType="begin"/>
        </w:r>
        <w:r w:rsidR="00526B84">
          <w:rPr>
            <w:noProof/>
            <w:webHidden/>
          </w:rPr>
          <w:instrText xml:space="preserve"> PAGEREF _Toc135312847 \h </w:instrText>
        </w:r>
        <w:r w:rsidR="00526B84">
          <w:rPr>
            <w:noProof/>
            <w:webHidden/>
          </w:rPr>
        </w:r>
        <w:r w:rsidR="00526B84">
          <w:rPr>
            <w:noProof/>
            <w:webHidden/>
          </w:rPr>
          <w:fldChar w:fldCharType="separate"/>
        </w:r>
        <w:r w:rsidR="00526B84">
          <w:rPr>
            <w:noProof/>
            <w:webHidden/>
          </w:rPr>
          <w:t>72</w:t>
        </w:r>
        <w:r w:rsidR="00526B84">
          <w:rPr>
            <w:noProof/>
            <w:webHidden/>
          </w:rPr>
          <w:fldChar w:fldCharType="end"/>
        </w:r>
      </w:hyperlink>
    </w:p>
    <w:p w:rsidR="00526B84" w:rsidRDefault="00000000" w14:paraId="564CC1F5" w14:textId="311E6727">
      <w:pPr>
        <w:pStyle w:val="TOC3"/>
        <w:rPr>
          <w:rFonts w:asciiTheme="minorHAnsi" w:hAnsiTheme="minorHAnsi" w:eastAsiaTheme="minorEastAsia" w:cstheme="minorBidi"/>
          <w:noProof/>
          <w:kern w:val="2"/>
          <w:sz w:val="22"/>
          <w:szCs w:val="22"/>
          <w14:ligatures w14:val="standardContextual"/>
        </w:rPr>
      </w:pPr>
      <w:hyperlink w:history="1" w:anchor="_Toc135312848">
        <w:r w:rsidRPr="002A2BF8" w:rsidR="00526B84">
          <w:rPr>
            <w:rStyle w:val="Hyperlink"/>
            <w:bCs/>
            <w:noProof/>
          </w:rPr>
          <w:t>3.3.7</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Operative Note: Document Template</w:t>
        </w:r>
        <w:r w:rsidR="00526B84">
          <w:rPr>
            <w:noProof/>
            <w:webHidden/>
          </w:rPr>
          <w:tab/>
        </w:r>
        <w:r w:rsidR="00526B84">
          <w:rPr>
            <w:noProof/>
            <w:webHidden/>
          </w:rPr>
          <w:fldChar w:fldCharType="begin"/>
        </w:r>
        <w:r w:rsidR="00526B84">
          <w:rPr>
            <w:noProof/>
            <w:webHidden/>
          </w:rPr>
          <w:instrText xml:space="preserve"> PAGEREF _Toc135312848 \h </w:instrText>
        </w:r>
        <w:r w:rsidR="00526B84">
          <w:rPr>
            <w:noProof/>
            <w:webHidden/>
          </w:rPr>
        </w:r>
        <w:r w:rsidR="00526B84">
          <w:rPr>
            <w:noProof/>
            <w:webHidden/>
          </w:rPr>
          <w:fldChar w:fldCharType="separate"/>
        </w:r>
        <w:r w:rsidR="00526B84">
          <w:rPr>
            <w:noProof/>
            <w:webHidden/>
          </w:rPr>
          <w:t>72</w:t>
        </w:r>
        <w:r w:rsidR="00526B84">
          <w:rPr>
            <w:noProof/>
            <w:webHidden/>
          </w:rPr>
          <w:fldChar w:fldCharType="end"/>
        </w:r>
      </w:hyperlink>
    </w:p>
    <w:p w:rsidR="00526B84" w:rsidRDefault="00000000" w14:paraId="59B9AD18" w14:textId="7B081598">
      <w:pPr>
        <w:pStyle w:val="TOC3"/>
        <w:rPr>
          <w:rFonts w:asciiTheme="minorHAnsi" w:hAnsiTheme="minorHAnsi" w:eastAsiaTheme="minorEastAsia" w:cstheme="minorBidi"/>
          <w:noProof/>
          <w:kern w:val="2"/>
          <w:sz w:val="22"/>
          <w:szCs w:val="22"/>
          <w14:ligatures w14:val="standardContextual"/>
        </w:rPr>
      </w:pPr>
      <w:hyperlink w:history="1" w:anchor="_Toc135312849">
        <w:r w:rsidRPr="002A2BF8" w:rsidR="00526B84">
          <w:rPr>
            <w:rStyle w:val="Hyperlink"/>
            <w:bCs/>
            <w:noProof/>
          </w:rPr>
          <w:t>3.3.8</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Procedure Note: Document Template</w:t>
        </w:r>
        <w:r w:rsidR="00526B84">
          <w:rPr>
            <w:noProof/>
            <w:webHidden/>
          </w:rPr>
          <w:tab/>
        </w:r>
        <w:r w:rsidR="00526B84">
          <w:rPr>
            <w:noProof/>
            <w:webHidden/>
          </w:rPr>
          <w:fldChar w:fldCharType="begin"/>
        </w:r>
        <w:r w:rsidR="00526B84">
          <w:rPr>
            <w:noProof/>
            <w:webHidden/>
          </w:rPr>
          <w:instrText xml:space="preserve"> PAGEREF _Toc135312849 \h </w:instrText>
        </w:r>
        <w:r w:rsidR="00526B84">
          <w:rPr>
            <w:noProof/>
            <w:webHidden/>
          </w:rPr>
        </w:r>
        <w:r w:rsidR="00526B84">
          <w:rPr>
            <w:noProof/>
            <w:webHidden/>
          </w:rPr>
          <w:fldChar w:fldCharType="separate"/>
        </w:r>
        <w:r w:rsidR="00526B84">
          <w:rPr>
            <w:noProof/>
            <w:webHidden/>
          </w:rPr>
          <w:t>73</w:t>
        </w:r>
        <w:r w:rsidR="00526B84">
          <w:rPr>
            <w:noProof/>
            <w:webHidden/>
          </w:rPr>
          <w:fldChar w:fldCharType="end"/>
        </w:r>
      </w:hyperlink>
    </w:p>
    <w:p w:rsidR="00526B84" w:rsidRDefault="00000000" w14:paraId="43324A6F" w14:textId="6B401927">
      <w:pPr>
        <w:pStyle w:val="TOC3"/>
        <w:rPr>
          <w:rFonts w:asciiTheme="minorHAnsi" w:hAnsiTheme="minorHAnsi" w:eastAsiaTheme="minorEastAsia" w:cstheme="minorBidi"/>
          <w:noProof/>
          <w:kern w:val="2"/>
          <w:sz w:val="22"/>
          <w:szCs w:val="22"/>
          <w14:ligatures w14:val="standardContextual"/>
        </w:rPr>
      </w:pPr>
      <w:hyperlink w:history="1" w:anchor="_Toc135312850">
        <w:r w:rsidRPr="002A2BF8" w:rsidR="00526B84">
          <w:rPr>
            <w:rStyle w:val="Hyperlink"/>
            <w:bCs/>
            <w:noProof/>
          </w:rPr>
          <w:t>3.3.9</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Progress Note: Document Template</w:t>
        </w:r>
        <w:r w:rsidR="00526B84">
          <w:rPr>
            <w:noProof/>
            <w:webHidden/>
          </w:rPr>
          <w:tab/>
        </w:r>
        <w:r w:rsidR="00526B84">
          <w:rPr>
            <w:noProof/>
            <w:webHidden/>
          </w:rPr>
          <w:fldChar w:fldCharType="begin"/>
        </w:r>
        <w:r w:rsidR="00526B84">
          <w:rPr>
            <w:noProof/>
            <w:webHidden/>
          </w:rPr>
          <w:instrText xml:space="preserve"> PAGEREF _Toc135312850 \h </w:instrText>
        </w:r>
        <w:r w:rsidR="00526B84">
          <w:rPr>
            <w:noProof/>
            <w:webHidden/>
          </w:rPr>
        </w:r>
        <w:r w:rsidR="00526B84">
          <w:rPr>
            <w:noProof/>
            <w:webHidden/>
          </w:rPr>
          <w:fldChar w:fldCharType="separate"/>
        </w:r>
        <w:r w:rsidR="00526B84">
          <w:rPr>
            <w:noProof/>
            <w:webHidden/>
          </w:rPr>
          <w:t>74</w:t>
        </w:r>
        <w:r w:rsidR="00526B84">
          <w:rPr>
            <w:noProof/>
            <w:webHidden/>
          </w:rPr>
          <w:fldChar w:fldCharType="end"/>
        </w:r>
      </w:hyperlink>
    </w:p>
    <w:p w:rsidR="00526B84" w:rsidRDefault="00000000" w14:paraId="7B5E608F" w14:textId="214BBE33">
      <w:pPr>
        <w:pStyle w:val="TOC3"/>
        <w:rPr>
          <w:rFonts w:asciiTheme="minorHAnsi" w:hAnsiTheme="minorHAnsi" w:eastAsiaTheme="minorEastAsia" w:cstheme="minorBidi"/>
          <w:noProof/>
          <w:kern w:val="2"/>
          <w:sz w:val="22"/>
          <w:szCs w:val="22"/>
          <w14:ligatures w14:val="standardContextual"/>
        </w:rPr>
      </w:pPr>
      <w:hyperlink w:history="1" w:anchor="_Toc135312851">
        <w:r w:rsidRPr="002A2BF8" w:rsidR="00526B84">
          <w:rPr>
            <w:rStyle w:val="Hyperlink"/>
            <w:bCs/>
            <w:noProof/>
          </w:rPr>
          <w:t>3.3.10</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Referral Note: Document Template</w:t>
        </w:r>
        <w:r w:rsidR="00526B84">
          <w:rPr>
            <w:noProof/>
            <w:webHidden/>
          </w:rPr>
          <w:tab/>
        </w:r>
        <w:r w:rsidR="00526B84">
          <w:rPr>
            <w:noProof/>
            <w:webHidden/>
          </w:rPr>
          <w:fldChar w:fldCharType="begin"/>
        </w:r>
        <w:r w:rsidR="00526B84">
          <w:rPr>
            <w:noProof/>
            <w:webHidden/>
          </w:rPr>
          <w:instrText xml:space="preserve"> PAGEREF _Toc135312851 \h </w:instrText>
        </w:r>
        <w:r w:rsidR="00526B84">
          <w:rPr>
            <w:noProof/>
            <w:webHidden/>
          </w:rPr>
        </w:r>
        <w:r w:rsidR="00526B84">
          <w:rPr>
            <w:noProof/>
            <w:webHidden/>
          </w:rPr>
          <w:fldChar w:fldCharType="separate"/>
        </w:r>
        <w:r w:rsidR="00526B84">
          <w:rPr>
            <w:noProof/>
            <w:webHidden/>
          </w:rPr>
          <w:t>75</w:t>
        </w:r>
        <w:r w:rsidR="00526B84">
          <w:rPr>
            <w:noProof/>
            <w:webHidden/>
          </w:rPr>
          <w:fldChar w:fldCharType="end"/>
        </w:r>
      </w:hyperlink>
    </w:p>
    <w:p w:rsidR="00526B84" w:rsidRDefault="00000000" w14:paraId="6EAB3ECA" w14:textId="3B833225">
      <w:pPr>
        <w:pStyle w:val="TOC3"/>
        <w:rPr>
          <w:rFonts w:asciiTheme="minorHAnsi" w:hAnsiTheme="minorHAnsi" w:eastAsiaTheme="minorEastAsia" w:cstheme="minorBidi"/>
          <w:noProof/>
          <w:kern w:val="2"/>
          <w:sz w:val="22"/>
          <w:szCs w:val="22"/>
          <w14:ligatures w14:val="standardContextual"/>
        </w:rPr>
      </w:pPr>
      <w:hyperlink w:history="1" w:anchor="_Toc135312852">
        <w:r w:rsidRPr="002A2BF8" w:rsidR="00526B84">
          <w:rPr>
            <w:rStyle w:val="Hyperlink"/>
            <w:bCs/>
            <w:noProof/>
          </w:rPr>
          <w:t>3.3.11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Transfer Summary: Document Template</w:t>
        </w:r>
        <w:r w:rsidR="00526B84">
          <w:rPr>
            <w:noProof/>
            <w:webHidden/>
          </w:rPr>
          <w:tab/>
        </w:r>
        <w:r w:rsidR="00526B84">
          <w:rPr>
            <w:noProof/>
            <w:webHidden/>
          </w:rPr>
          <w:fldChar w:fldCharType="begin"/>
        </w:r>
        <w:r w:rsidR="00526B84">
          <w:rPr>
            <w:noProof/>
            <w:webHidden/>
          </w:rPr>
          <w:instrText xml:space="preserve"> PAGEREF _Toc135312852 \h </w:instrText>
        </w:r>
        <w:r w:rsidR="00526B84">
          <w:rPr>
            <w:noProof/>
            <w:webHidden/>
          </w:rPr>
        </w:r>
        <w:r w:rsidR="00526B84">
          <w:rPr>
            <w:noProof/>
            <w:webHidden/>
          </w:rPr>
          <w:fldChar w:fldCharType="separate"/>
        </w:r>
        <w:r w:rsidR="00526B84">
          <w:rPr>
            <w:noProof/>
            <w:webHidden/>
          </w:rPr>
          <w:t>75</w:t>
        </w:r>
        <w:r w:rsidR="00526B84">
          <w:rPr>
            <w:noProof/>
            <w:webHidden/>
          </w:rPr>
          <w:fldChar w:fldCharType="end"/>
        </w:r>
      </w:hyperlink>
    </w:p>
    <w:p w:rsidR="00526B84" w:rsidRDefault="00000000" w14:paraId="3A94BA81" w14:textId="1AD276B5">
      <w:pPr>
        <w:pStyle w:val="TOC3"/>
        <w:rPr>
          <w:rFonts w:asciiTheme="minorHAnsi" w:hAnsiTheme="minorHAnsi" w:eastAsiaTheme="minorEastAsia" w:cstheme="minorBidi"/>
          <w:noProof/>
          <w:kern w:val="2"/>
          <w:sz w:val="22"/>
          <w:szCs w:val="22"/>
          <w14:ligatures w14:val="standardContextual"/>
        </w:rPr>
      </w:pPr>
      <w:hyperlink w:history="1" w:anchor="_Toc135312853">
        <w:r w:rsidRPr="002A2BF8" w:rsidR="00526B84">
          <w:rPr>
            <w:rStyle w:val="Hyperlink"/>
            <w:bCs/>
            <w:noProof/>
          </w:rPr>
          <w:t>3.3.12</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Other Section-Level Templates Available for Use in C-CDA Documents</w:t>
        </w:r>
        <w:r w:rsidR="00526B84">
          <w:rPr>
            <w:noProof/>
            <w:webHidden/>
          </w:rPr>
          <w:tab/>
        </w:r>
        <w:r w:rsidR="00526B84">
          <w:rPr>
            <w:noProof/>
            <w:webHidden/>
          </w:rPr>
          <w:fldChar w:fldCharType="begin"/>
        </w:r>
        <w:r w:rsidR="00526B84">
          <w:rPr>
            <w:noProof/>
            <w:webHidden/>
          </w:rPr>
          <w:instrText xml:space="preserve"> PAGEREF _Toc135312853 \h </w:instrText>
        </w:r>
        <w:r w:rsidR="00526B84">
          <w:rPr>
            <w:noProof/>
            <w:webHidden/>
          </w:rPr>
        </w:r>
        <w:r w:rsidR="00526B84">
          <w:rPr>
            <w:noProof/>
            <w:webHidden/>
          </w:rPr>
          <w:fldChar w:fldCharType="separate"/>
        </w:r>
        <w:r w:rsidR="00526B84">
          <w:rPr>
            <w:noProof/>
            <w:webHidden/>
          </w:rPr>
          <w:t>76</w:t>
        </w:r>
        <w:r w:rsidR="00526B84">
          <w:rPr>
            <w:noProof/>
            <w:webHidden/>
          </w:rPr>
          <w:fldChar w:fldCharType="end"/>
        </w:r>
      </w:hyperlink>
    </w:p>
    <w:p w:rsidR="00526B84" w:rsidP="00526B84" w:rsidRDefault="00000000" w14:paraId="76C3A8B9" w14:textId="33E271A7">
      <w:pPr>
        <w:pStyle w:val="TOC1"/>
        <w:rPr>
          <w:rFonts w:asciiTheme="minorHAnsi" w:hAnsiTheme="minorHAnsi" w:eastAsiaTheme="minorEastAsia" w:cstheme="minorBidi"/>
          <w:noProof/>
          <w:kern w:val="2"/>
          <w:sz w:val="22"/>
          <w:szCs w:val="22"/>
          <w14:ligatures w14:val="standardContextual"/>
        </w:rPr>
      </w:pPr>
      <w:hyperlink w:history="1" w:anchor="_Toc135312854">
        <w:r w:rsidRPr="002A2BF8" w:rsidR="00526B84">
          <w:rPr>
            <w:rStyle w:val="Hyperlink"/>
            <w:noProof/>
          </w:rPr>
          <w:t>4</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Section Level Guidance</w:t>
        </w:r>
        <w:r w:rsidR="00526B84">
          <w:rPr>
            <w:noProof/>
            <w:webHidden/>
          </w:rPr>
          <w:tab/>
        </w:r>
        <w:r w:rsidR="00526B84">
          <w:rPr>
            <w:noProof/>
            <w:webHidden/>
          </w:rPr>
          <w:fldChar w:fldCharType="begin"/>
        </w:r>
        <w:r w:rsidR="00526B84">
          <w:rPr>
            <w:noProof/>
            <w:webHidden/>
          </w:rPr>
          <w:instrText xml:space="preserve"> PAGEREF _Toc135312854 \h </w:instrText>
        </w:r>
        <w:r w:rsidR="00526B84">
          <w:rPr>
            <w:noProof/>
            <w:webHidden/>
          </w:rPr>
        </w:r>
        <w:r w:rsidR="00526B84">
          <w:rPr>
            <w:noProof/>
            <w:webHidden/>
          </w:rPr>
          <w:fldChar w:fldCharType="separate"/>
        </w:r>
        <w:r w:rsidR="00526B84">
          <w:rPr>
            <w:noProof/>
            <w:webHidden/>
          </w:rPr>
          <w:t>78</w:t>
        </w:r>
        <w:r w:rsidR="00526B84">
          <w:rPr>
            <w:noProof/>
            <w:webHidden/>
          </w:rPr>
          <w:fldChar w:fldCharType="end"/>
        </w:r>
      </w:hyperlink>
    </w:p>
    <w:p w:rsidR="00526B84" w:rsidRDefault="00000000" w14:paraId="4B2CB472" w14:textId="31ACAD13">
      <w:pPr>
        <w:pStyle w:val="TOC2"/>
        <w:rPr>
          <w:rFonts w:asciiTheme="minorHAnsi" w:hAnsiTheme="minorHAnsi" w:eastAsiaTheme="minorEastAsia" w:cstheme="minorBidi"/>
          <w:b w:val="0"/>
          <w:bCs w:val="0"/>
          <w:noProof/>
          <w:kern w:val="2"/>
          <w14:ligatures w14:val="standardContextual"/>
        </w:rPr>
      </w:pPr>
      <w:hyperlink w:history="1" w:anchor="_Toc135312855">
        <w:r w:rsidRPr="002A2BF8" w:rsidR="00526B84">
          <w:rPr>
            <w:rStyle w:val="Hyperlink"/>
            <w:noProof/>
          </w:rPr>
          <w:t>4.1</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Understanding Content Sections in Structured Documents</w:t>
        </w:r>
        <w:r w:rsidR="00526B84">
          <w:rPr>
            <w:noProof/>
            <w:webHidden/>
          </w:rPr>
          <w:tab/>
        </w:r>
        <w:r w:rsidR="00526B84">
          <w:rPr>
            <w:noProof/>
            <w:webHidden/>
          </w:rPr>
          <w:fldChar w:fldCharType="begin"/>
        </w:r>
        <w:r w:rsidR="00526B84">
          <w:rPr>
            <w:noProof/>
            <w:webHidden/>
          </w:rPr>
          <w:instrText xml:space="preserve"> PAGEREF _Toc135312855 \h </w:instrText>
        </w:r>
        <w:r w:rsidR="00526B84">
          <w:rPr>
            <w:noProof/>
            <w:webHidden/>
          </w:rPr>
        </w:r>
        <w:r w:rsidR="00526B84">
          <w:rPr>
            <w:noProof/>
            <w:webHidden/>
          </w:rPr>
          <w:fldChar w:fldCharType="separate"/>
        </w:r>
        <w:r w:rsidR="00526B84">
          <w:rPr>
            <w:noProof/>
            <w:webHidden/>
          </w:rPr>
          <w:t>78</w:t>
        </w:r>
        <w:r w:rsidR="00526B84">
          <w:rPr>
            <w:noProof/>
            <w:webHidden/>
          </w:rPr>
          <w:fldChar w:fldCharType="end"/>
        </w:r>
      </w:hyperlink>
    </w:p>
    <w:p w:rsidR="00526B84" w:rsidRDefault="00000000" w14:paraId="0D136158" w14:textId="7B8C1DB4">
      <w:pPr>
        <w:pStyle w:val="TOC3"/>
        <w:rPr>
          <w:rFonts w:asciiTheme="minorHAnsi" w:hAnsiTheme="minorHAnsi" w:eastAsiaTheme="minorEastAsia" w:cstheme="minorBidi"/>
          <w:noProof/>
          <w:kern w:val="2"/>
          <w:sz w:val="22"/>
          <w:szCs w:val="22"/>
          <w14:ligatures w14:val="standardContextual"/>
        </w:rPr>
      </w:pPr>
      <w:hyperlink w:history="1" w:anchor="_Toc135312856">
        <w:r w:rsidRPr="002A2BF8" w:rsidR="00526B84">
          <w:rPr>
            <w:rStyle w:val="Hyperlink"/>
            <w:bCs/>
            <w:noProof/>
          </w:rPr>
          <w:t>4.1.1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shd w:val="clear" w:color="auto" w:fill="FFFFFF"/>
          </w:rPr>
          <w:t>The Storytelling Power of C-CDA</w:t>
        </w:r>
        <w:r w:rsidR="00526B84">
          <w:rPr>
            <w:noProof/>
            <w:webHidden/>
          </w:rPr>
          <w:tab/>
        </w:r>
        <w:r w:rsidR="00526B84">
          <w:rPr>
            <w:noProof/>
            <w:webHidden/>
          </w:rPr>
          <w:fldChar w:fldCharType="begin"/>
        </w:r>
        <w:r w:rsidR="00526B84">
          <w:rPr>
            <w:noProof/>
            <w:webHidden/>
          </w:rPr>
          <w:instrText xml:space="preserve"> PAGEREF _Toc135312856 \h </w:instrText>
        </w:r>
        <w:r w:rsidR="00526B84">
          <w:rPr>
            <w:noProof/>
            <w:webHidden/>
          </w:rPr>
        </w:r>
        <w:r w:rsidR="00526B84">
          <w:rPr>
            <w:noProof/>
            <w:webHidden/>
          </w:rPr>
          <w:fldChar w:fldCharType="separate"/>
        </w:r>
        <w:r w:rsidR="00526B84">
          <w:rPr>
            <w:noProof/>
            <w:webHidden/>
          </w:rPr>
          <w:t>78</w:t>
        </w:r>
        <w:r w:rsidR="00526B84">
          <w:rPr>
            <w:noProof/>
            <w:webHidden/>
          </w:rPr>
          <w:fldChar w:fldCharType="end"/>
        </w:r>
      </w:hyperlink>
    </w:p>
    <w:p w:rsidR="00526B84" w:rsidRDefault="00000000" w14:paraId="3B8A1DF9" w14:textId="4F37962E">
      <w:pPr>
        <w:pStyle w:val="TOC3"/>
        <w:rPr>
          <w:rFonts w:asciiTheme="minorHAnsi" w:hAnsiTheme="minorHAnsi" w:eastAsiaTheme="minorEastAsia" w:cstheme="minorBidi"/>
          <w:noProof/>
          <w:kern w:val="2"/>
          <w:sz w:val="22"/>
          <w:szCs w:val="22"/>
          <w14:ligatures w14:val="standardContextual"/>
        </w:rPr>
      </w:pPr>
      <w:hyperlink w:history="1" w:anchor="_Toc135312857">
        <w:r w:rsidRPr="002A2BF8" w:rsidR="00526B84">
          <w:rPr>
            <w:rStyle w:val="Hyperlink"/>
            <w:bCs/>
            <w:noProof/>
          </w:rPr>
          <w:t>4.1.2</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shd w:val="clear" w:color="auto" w:fill="FFFFFF"/>
          </w:rPr>
          <w:t>A More Meaningful Patient Story Using C-CDA: Tell it. Use it. Share it.</w:t>
        </w:r>
        <w:r w:rsidR="00526B84">
          <w:rPr>
            <w:noProof/>
            <w:webHidden/>
          </w:rPr>
          <w:tab/>
        </w:r>
        <w:r w:rsidR="00526B84">
          <w:rPr>
            <w:noProof/>
            <w:webHidden/>
          </w:rPr>
          <w:fldChar w:fldCharType="begin"/>
        </w:r>
        <w:r w:rsidR="00526B84">
          <w:rPr>
            <w:noProof/>
            <w:webHidden/>
          </w:rPr>
          <w:instrText xml:space="preserve"> PAGEREF _Toc135312857 \h </w:instrText>
        </w:r>
        <w:r w:rsidR="00526B84">
          <w:rPr>
            <w:noProof/>
            <w:webHidden/>
          </w:rPr>
        </w:r>
        <w:r w:rsidR="00526B84">
          <w:rPr>
            <w:noProof/>
            <w:webHidden/>
          </w:rPr>
          <w:fldChar w:fldCharType="separate"/>
        </w:r>
        <w:r w:rsidR="00526B84">
          <w:rPr>
            <w:noProof/>
            <w:webHidden/>
          </w:rPr>
          <w:t>79</w:t>
        </w:r>
        <w:r w:rsidR="00526B84">
          <w:rPr>
            <w:noProof/>
            <w:webHidden/>
          </w:rPr>
          <w:fldChar w:fldCharType="end"/>
        </w:r>
      </w:hyperlink>
    </w:p>
    <w:p w:rsidR="00526B84" w:rsidRDefault="00000000" w14:paraId="3CACAB5B" w14:textId="77FF3086">
      <w:pPr>
        <w:pStyle w:val="TOC3"/>
        <w:rPr>
          <w:rFonts w:asciiTheme="minorHAnsi" w:hAnsiTheme="minorHAnsi" w:eastAsiaTheme="minorEastAsia" w:cstheme="minorBidi"/>
          <w:noProof/>
          <w:kern w:val="2"/>
          <w:sz w:val="22"/>
          <w:szCs w:val="22"/>
          <w14:ligatures w14:val="standardContextual"/>
        </w:rPr>
      </w:pPr>
      <w:hyperlink w:history="1" w:anchor="_Toc135312858">
        <w:r w:rsidRPr="002A2BF8" w:rsidR="00526B84">
          <w:rPr>
            <w:rStyle w:val="Hyperlink"/>
            <w:bCs/>
            <w:noProof/>
          </w:rPr>
          <w:t>4.1.3</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General Section-Level Guidance</w:t>
        </w:r>
        <w:r w:rsidR="00526B84">
          <w:rPr>
            <w:noProof/>
            <w:webHidden/>
          </w:rPr>
          <w:tab/>
        </w:r>
        <w:r w:rsidR="00526B84">
          <w:rPr>
            <w:noProof/>
            <w:webHidden/>
          </w:rPr>
          <w:fldChar w:fldCharType="begin"/>
        </w:r>
        <w:r w:rsidR="00526B84">
          <w:rPr>
            <w:noProof/>
            <w:webHidden/>
          </w:rPr>
          <w:instrText xml:space="preserve"> PAGEREF _Toc135312858 \h </w:instrText>
        </w:r>
        <w:r w:rsidR="00526B84">
          <w:rPr>
            <w:noProof/>
            <w:webHidden/>
          </w:rPr>
        </w:r>
        <w:r w:rsidR="00526B84">
          <w:rPr>
            <w:noProof/>
            <w:webHidden/>
          </w:rPr>
          <w:fldChar w:fldCharType="separate"/>
        </w:r>
        <w:r w:rsidR="00526B84">
          <w:rPr>
            <w:noProof/>
            <w:webHidden/>
          </w:rPr>
          <w:t>80</w:t>
        </w:r>
        <w:r w:rsidR="00526B84">
          <w:rPr>
            <w:noProof/>
            <w:webHidden/>
          </w:rPr>
          <w:fldChar w:fldCharType="end"/>
        </w:r>
      </w:hyperlink>
    </w:p>
    <w:p w:rsidR="00526B84" w:rsidRDefault="00000000" w14:paraId="473689FD" w14:textId="4B980EF5">
      <w:pPr>
        <w:pStyle w:val="TOC3"/>
        <w:rPr>
          <w:rFonts w:asciiTheme="minorHAnsi" w:hAnsiTheme="minorHAnsi" w:eastAsiaTheme="minorEastAsia" w:cstheme="minorBidi"/>
          <w:noProof/>
          <w:kern w:val="2"/>
          <w:sz w:val="22"/>
          <w:szCs w:val="22"/>
          <w14:ligatures w14:val="standardContextual"/>
        </w:rPr>
      </w:pPr>
      <w:hyperlink w:history="1" w:anchor="_Toc135312859">
        <w:r w:rsidRPr="002A2BF8" w:rsidR="00526B84">
          <w:rPr>
            <w:rStyle w:val="Hyperlink"/>
            <w:bCs/>
            <w:noProof/>
          </w:rPr>
          <w:t>4.1.4</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Data Provenance for a Section</w:t>
        </w:r>
        <w:r w:rsidR="00526B84">
          <w:rPr>
            <w:noProof/>
            <w:webHidden/>
          </w:rPr>
          <w:tab/>
        </w:r>
        <w:r w:rsidR="00526B84">
          <w:rPr>
            <w:noProof/>
            <w:webHidden/>
          </w:rPr>
          <w:fldChar w:fldCharType="begin"/>
        </w:r>
        <w:r w:rsidR="00526B84">
          <w:rPr>
            <w:noProof/>
            <w:webHidden/>
          </w:rPr>
          <w:instrText xml:space="preserve"> PAGEREF _Toc135312859 \h </w:instrText>
        </w:r>
        <w:r w:rsidR="00526B84">
          <w:rPr>
            <w:noProof/>
            <w:webHidden/>
          </w:rPr>
        </w:r>
        <w:r w:rsidR="00526B84">
          <w:rPr>
            <w:noProof/>
            <w:webHidden/>
          </w:rPr>
          <w:fldChar w:fldCharType="separate"/>
        </w:r>
        <w:r w:rsidR="00526B84">
          <w:rPr>
            <w:noProof/>
            <w:webHidden/>
          </w:rPr>
          <w:t>80</w:t>
        </w:r>
        <w:r w:rsidR="00526B84">
          <w:rPr>
            <w:noProof/>
            <w:webHidden/>
          </w:rPr>
          <w:fldChar w:fldCharType="end"/>
        </w:r>
      </w:hyperlink>
    </w:p>
    <w:p w:rsidR="00526B84" w:rsidRDefault="00000000" w14:paraId="12589723" w14:textId="014B4CA0">
      <w:pPr>
        <w:pStyle w:val="TOC3"/>
        <w:rPr>
          <w:rFonts w:asciiTheme="minorHAnsi" w:hAnsiTheme="minorHAnsi" w:eastAsiaTheme="minorEastAsia" w:cstheme="minorBidi"/>
          <w:noProof/>
          <w:kern w:val="2"/>
          <w:sz w:val="22"/>
          <w:szCs w:val="22"/>
          <w14:ligatures w14:val="standardContextual"/>
        </w:rPr>
      </w:pPr>
      <w:hyperlink w:history="1" w:anchor="_Toc135312860">
        <w:r w:rsidRPr="002A2BF8" w:rsidR="00526B84">
          <w:rPr>
            <w:rStyle w:val="Hyperlink"/>
            <w:bCs/>
            <w:noProof/>
          </w:rPr>
          <w:t>4.1.5</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Declaring Section Template Conformance</w:t>
        </w:r>
        <w:r w:rsidR="00526B84">
          <w:rPr>
            <w:noProof/>
            <w:webHidden/>
          </w:rPr>
          <w:tab/>
        </w:r>
        <w:r w:rsidR="00526B84">
          <w:rPr>
            <w:noProof/>
            <w:webHidden/>
          </w:rPr>
          <w:fldChar w:fldCharType="begin"/>
        </w:r>
        <w:r w:rsidR="00526B84">
          <w:rPr>
            <w:noProof/>
            <w:webHidden/>
          </w:rPr>
          <w:instrText xml:space="preserve"> PAGEREF _Toc135312860 \h </w:instrText>
        </w:r>
        <w:r w:rsidR="00526B84">
          <w:rPr>
            <w:noProof/>
            <w:webHidden/>
          </w:rPr>
        </w:r>
        <w:r w:rsidR="00526B84">
          <w:rPr>
            <w:noProof/>
            <w:webHidden/>
          </w:rPr>
          <w:fldChar w:fldCharType="separate"/>
        </w:r>
        <w:r w:rsidR="00526B84">
          <w:rPr>
            <w:noProof/>
            <w:webHidden/>
          </w:rPr>
          <w:t>81</w:t>
        </w:r>
        <w:r w:rsidR="00526B84">
          <w:rPr>
            <w:noProof/>
            <w:webHidden/>
          </w:rPr>
          <w:fldChar w:fldCharType="end"/>
        </w:r>
      </w:hyperlink>
    </w:p>
    <w:p w:rsidR="00526B84" w:rsidRDefault="00000000" w14:paraId="6BAAE697" w14:textId="2F7927FE">
      <w:pPr>
        <w:pStyle w:val="TOC3"/>
        <w:rPr>
          <w:rFonts w:asciiTheme="minorHAnsi" w:hAnsiTheme="minorHAnsi" w:eastAsiaTheme="minorEastAsia" w:cstheme="minorBidi"/>
          <w:noProof/>
          <w:kern w:val="2"/>
          <w:sz w:val="22"/>
          <w:szCs w:val="22"/>
          <w14:ligatures w14:val="standardContextual"/>
        </w:rPr>
      </w:pPr>
      <w:hyperlink w:history="1" w:anchor="_Toc135312861">
        <w:r w:rsidRPr="002A2BF8" w:rsidR="00526B84">
          <w:rPr>
            <w:rStyle w:val="Hyperlink"/>
            <w:bCs/>
            <w:noProof/>
          </w:rPr>
          <w:t>4.1.6</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Narrative Block Formatting</w:t>
        </w:r>
        <w:r w:rsidR="00526B84">
          <w:rPr>
            <w:noProof/>
            <w:webHidden/>
          </w:rPr>
          <w:tab/>
        </w:r>
        <w:r w:rsidR="00526B84">
          <w:rPr>
            <w:noProof/>
            <w:webHidden/>
          </w:rPr>
          <w:fldChar w:fldCharType="begin"/>
        </w:r>
        <w:r w:rsidR="00526B84">
          <w:rPr>
            <w:noProof/>
            <w:webHidden/>
          </w:rPr>
          <w:instrText xml:space="preserve"> PAGEREF _Toc135312861 \h </w:instrText>
        </w:r>
        <w:r w:rsidR="00526B84">
          <w:rPr>
            <w:noProof/>
            <w:webHidden/>
          </w:rPr>
        </w:r>
        <w:r w:rsidR="00526B84">
          <w:rPr>
            <w:noProof/>
            <w:webHidden/>
          </w:rPr>
          <w:fldChar w:fldCharType="separate"/>
        </w:r>
        <w:r w:rsidR="00526B84">
          <w:rPr>
            <w:noProof/>
            <w:webHidden/>
          </w:rPr>
          <w:t>83</w:t>
        </w:r>
        <w:r w:rsidR="00526B84">
          <w:rPr>
            <w:noProof/>
            <w:webHidden/>
          </w:rPr>
          <w:fldChar w:fldCharType="end"/>
        </w:r>
      </w:hyperlink>
    </w:p>
    <w:p w:rsidR="00526B84" w:rsidRDefault="00000000" w14:paraId="165D16A2" w14:textId="03E5C4FA">
      <w:pPr>
        <w:pStyle w:val="TOC3"/>
        <w:rPr>
          <w:rFonts w:asciiTheme="minorHAnsi" w:hAnsiTheme="minorHAnsi" w:eastAsiaTheme="minorEastAsia" w:cstheme="minorBidi"/>
          <w:noProof/>
          <w:kern w:val="2"/>
          <w:sz w:val="22"/>
          <w:szCs w:val="22"/>
          <w14:ligatures w14:val="standardContextual"/>
        </w:rPr>
      </w:pPr>
      <w:hyperlink w:history="1" w:anchor="_Toc135312862">
        <w:r w:rsidRPr="002A2BF8" w:rsidR="00526B84">
          <w:rPr>
            <w:rStyle w:val="Hyperlink"/>
            <w:bCs/>
            <w:noProof/>
          </w:rPr>
          <w:t>4.1.7</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Multiple Views and styleCode</w:t>
        </w:r>
        <w:r w:rsidR="00526B84">
          <w:rPr>
            <w:noProof/>
            <w:webHidden/>
          </w:rPr>
          <w:tab/>
        </w:r>
        <w:r w:rsidR="00526B84">
          <w:rPr>
            <w:noProof/>
            <w:webHidden/>
          </w:rPr>
          <w:fldChar w:fldCharType="begin"/>
        </w:r>
        <w:r w:rsidR="00526B84">
          <w:rPr>
            <w:noProof/>
            <w:webHidden/>
          </w:rPr>
          <w:instrText xml:space="preserve"> PAGEREF _Toc135312862 \h </w:instrText>
        </w:r>
        <w:r w:rsidR="00526B84">
          <w:rPr>
            <w:noProof/>
            <w:webHidden/>
          </w:rPr>
        </w:r>
        <w:r w:rsidR="00526B84">
          <w:rPr>
            <w:noProof/>
            <w:webHidden/>
          </w:rPr>
          <w:fldChar w:fldCharType="separate"/>
        </w:r>
        <w:r w:rsidR="00526B84">
          <w:rPr>
            <w:noProof/>
            <w:webHidden/>
          </w:rPr>
          <w:t>85</w:t>
        </w:r>
        <w:r w:rsidR="00526B84">
          <w:rPr>
            <w:noProof/>
            <w:webHidden/>
          </w:rPr>
          <w:fldChar w:fldCharType="end"/>
        </w:r>
      </w:hyperlink>
    </w:p>
    <w:p w:rsidR="00526B84" w:rsidRDefault="00000000" w14:paraId="0C3A0E5C" w14:textId="0204BE26">
      <w:pPr>
        <w:pStyle w:val="TOC3"/>
        <w:rPr>
          <w:rFonts w:asciiTheme="minorHAnsi" w:hAnsiTheme="minorHAnsi" w:eastAsiaTheme="minorEastAsia" w:cstheme="minorBidi"/>
          <w:noProof/>
          <w:kern w:val="2"/>
          <w:sz w:val="22"/>
          <w:szCs w:val="22"/>
          <w14:ligatures w14:val="standardContextual"/>
        </w:rPr>
      </w:pPr>
      <w:hyperlink w:history="1" w:anchor="_Toc135312863">
        <w:r w:rsidRPr="002A2BF8" w:rsidR="00526B84">
          <w:rPr>
            <w:rStyle w:val="Hyperlink"/>
            <w:bCs/>
            <w:noProof/>
          </w:rPr>
          <w:t>4.1.8</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Date/Time Guidance</w:t>
        </w:r>
        <w:r w:rsidR="00526B84">
          <w:rPr>
            <w:noProof/>
            <w:webHidden/>
          </w:rPr>
          <w:tab/>
        </w:r>
        <w:r w:rsidR="00526B84">
          <w:rPr>
            <w:noProof/>
            <w:webHidden/>
          </w:rPr>
          <w:fldChar w:fldCharType="begin"/>
        </w:r>
        <w:r w:rsidR="00526B84">
          <w:rPr>
            <w:noProof/>
            <w:webHidden/>
          </w:rPr>
          <w:instrText xml:space="preserve"> PAGEREF _Toc135312863 \h </w:instrText>
        </w:r>
        <w:r w:rsidR="00526B84">
          <w:rPr>
            <w:noProof/>
            <w:webHidden/>
          </w:rPr>
        </w:r>
        <w:r w:rsidR="00526B84">
          <w:rPr>
            <w:noProof/>
            <w:webHidden/>
          </w:rPr>
          <w:fldChar w:fldCharType="separate"/>
        </w:r>
        <w:r w:rsidR="00526B84">
          <w:rPr>
            <w:noProof/>
            <w:webHidden/>
          </w:rPr>
          <w:t>86</w:t>
        </w:r>
        <w:r w:rsidR="00526B84">
          <w:rPr>
            <w:noProof/>
            <w:webHidden/>
          </w:rPr>
          <w:fldChar w:fldCharType="end"/>
        </w:r>
      </w:hyperlink>
    </w:p>
    <w:p w:rsidR="00526B84" w:rsidRDefault="00000000" w14:paraId="2A459A2B" w14:textId="3E205C53">
      <w:pPr>
        <w:pStyle w:val="TOC3"/>
        <w:rPr>
          <w:rFonts w:asciiTheme="minorHAnsi" w:hAnsiTheme="minorHAnsi" w:eastAsiaTheme="minorEastAsia" w:cstheme="minorBidi"/>
          <w:noProof/>
          <w:kern w:val="2"/>
          <w:sz w:val="22"/>
          <w:szCs w:val="22"/>
          <w14:ligatures w14:val="standardContextual"/>
        </w:rPr>
      </w:pPr>
      <w:hyperlink w:history="1" w:anchor="_Toc135312864">
        <w:r w:rsidRPr="002A2BF8" w:rsidR="00526B84">
          <w:rPr>
            <w:rStyle w:val="Hyperlink"/>
            <w:bCs/>
            <w:noProof/>
          </w:rPr>
          <w:t>4.1.9</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Irrelevant Data (Not Pertinent)</w:t>
        </w:r>
        <w:r w:rsidR="00526B84">
          <w:rPr>
            <w:noProof/>
            <w:webHidden/>
          </w:rPr>
          <w:tab/>
        </w:r>
        <w:r w:rsidR="00526B84">
          <w:rPr>
            <w:noProof/>
            <w:webHidden/>
          </w:rPr>
          <w:fldChar w:fldCharType="begin"/>
        </w:r>
        <w:r w:rsidR="00526B84">
          <w:rPr>
            <w:noProof/>
            <w:webHidden/>
          </w:rPr>
          <w:instrText xml:space="preserve"> PAGEREF _Toc135312864 \h </w:instrText>
        </w:r>
        <w:r w:rsidR="00526B84">
          <w:rPr>
            <w:noProof/>
            <w:webHidden/>
          </w:rPr>
        </w:r>
        <w:r w:rsidR="00526B84">
          <w:rPr>
            <w:noProof/>
            <w:webHidden/>
          </w:rPr>
          <w:fldChar w:fldCharType="separate"/>
        </w:r>
        <w:r w:rsidR="00526B84">
          <w:rPr>
            <w:noProof/>
            <w:webHidden/>
          </w:rPr>
          <w:t>86</w:t>
        </w:r>
        <w:r w:rsidR="00526B84">
          <w:rPr>
            <w:noProof/>
            <w:webHidden/>
          </w:rPr>
          <w:fldChar w:fldCharType="end"/>
        </w:r>
      </w:hyperlink>
    </w:p>
    <w:p w:rsidR="00526B84" w:rsidRDefault="00000000" w14:paraId="4B3826AE" w14:textId="6ECDD81A">
      <w:pPr>
        <w:pStyle w:val="TOC3"/>
        <w:rPr>
          <w:rFonts w:asciiTheme="minorHAnsi" w:hAnsiTheme="minorHAnsi" w:eastAsiaTheme="minorEastAsia" w:cstheme="minorBidi"/>
          <w:noProof/>
          <w:kern w:val="2"/>
          <w:sz w:val="22"/>
          <w:szCs w:val="22"/>
          <w14:ligatures w14:val="standardContextual"/>
        </w:rPr>
      </w:pPr>
      <w:hyperlink w:history="1" w:anchor="_Toc135312865">
        <w:r w:rsidRPr="002A2BF8" w:rsidR="00526B84">
          <w:rPr>
            <w:rStyle w:val="Hyperlink"/>
            <w:bCs/>
            <w:noProof/>
          </w:rPr>
          <w:t>4.1.10</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Use of Open Templates</w:t>
        </w:r>
        <w:r w:rsidR="00526B84">
          <w:rPr>
            <w:noProof/>
            <w:webHidden/>
          </w:rPr>
          <w:tab/>
        </w:r>
        <w:r w:rsidR="00526B84">
          <w:rPr>
            <w:noProof/>
            <w:webHidden/>
          </w:rPr>
          <w:fldChar w:fldCharType="begin"/>
        </w:r>
        <w:r w:rsidR="00526B84">
          <w:rPr>
            <w:noProof/>
            <w:webHidden/>
          </w:rPr>
          <w:instrText xml:space="preserve"> PAGEREF _Toc135312865 \h </w:instrText>
        </w:r>
        <w:r w:rsidR="00526B84">
          <w:rPr>
            <w:noProof/>
            <w:webHidden/>
          </w:rPr>
        </w:r>
        <w:r w:rsidR="00526B84">
          <w:rPr>
            <w:noProof/>
            <w:webHidden/>
          </w:rPr>
          <w:fldChar w:fldCharType="separate"/>
        </w:r>
        <w:r w:rsidR="00526B84">
          <w:rPr>
            <w:noProof/>
            <w:webHidden/>
          </w:rPr>
          <w:t>86</w:t>
        </w:r>
        <w:r w:rsidR="00526B84">
          <w:rPr>
            <w:noProof/>
            <w:webHidden/>
          </w:rPr>
          <w:fldChar w:fldCharType="end"/>
        </w:r>
      </w:hyperlink>
    </w:p>
    <w:p w:rsidR="00526B84" w:rsidRDefault="00000000" w14:paraId="4430D0DB" w14:textId="7421C869">
      <w:pPr>
        <w:pStyle w:val="TOC3"/>
        <w:rPr>
          <w:rFonts w:asciiTheme="minorHAnsi" w:hAnsiTheme="minorHAnsi" w:eastAsiaTheme="minorEastAsia" w:cstheme="minorBidi"/>
          <w:noProof/>
          <w:kern w:val="2"/>
          <w:sz w:val="22"/>
          <w:szCs w:val="22"/>
          <w14:ligatures w14:val="standardContextual"/>
        </w:rPr>
      </w:pPr>
      <w:hyperlink w:history="1" w:anchor="_Toc135312866">
        <w:r w:rsidRPr="002A2BF8" w:rsidR="00526B84">
          <w:rPr>
            <w:rStyle w:val="Hyperlink"/>
            <w:bCs/>
            <w:noProof/>
          </w:rPr>
          <w:t>4.1.11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Declaring Business Rules that Limit Section Content</w:t>
        </w:r>
        <w:r w:rsidR="00526B84">
          <w:rPr>
            <w:noProof/>
            <w:webHidden/>
          </w:rPr>
          <w:tab/>
        </w:r>
        <w:r w:rsidR="00526B84">
          <w:rPr>
            <w:noProof/>
            <w:webHidden/>
          </w:rPr>
          <w:fldChar w:fldCharType="begin"/>
        </w:r>
        <w:r w:rsidR="00526B84">
          <w:rPr>
            <w:noProof/>
            <w:webHidden/>
          </w:rPr>
          <w:instrText xml:space="preserve"> PAGEREF _Toc135312866 \h </w:instrText>
        </w:r>
        <w:r w:rsidR="00526B84">
          <w:rPr>
            <w:noProof/>
            <w:webHidden/>
          </w:rPr>
        </w:r>
        <w:r w:rsidR="00526B84">
          <w:rPr>
            <w:noProof/>
            <w:webHidden/>
          </w:rPr>
          <w:fldChar w:fldCharType="separate"/>
        </w:r>
        <w:r w:rsidR="00526B84">
          <w:rPr>
            <w:noProof/>
            <w:webHidden/>
          </w:rPr>
          <w:t>87</w:t>
        </w:r>
        <w:r w:rsidR="00526B84">
          <w:rPr>
            <w:noProof/>
            <w:webHidden/>
          </w:rPr>
          <w:fldChar w:fldCharType="end"/>
        </w:r>
      </w:hyperlink>
    </w:p>
    <w:p w:rsidR="00526B84" w:rsidRDefault="00000000" w14:paraId="1FC92DC3" w14:textId="778FF99E">
      <w:pPr>
        <w:pStyle w:val="TOC2"/>
        <w:rPr>
          <w:rFonts w:asciiTheme="minorHAnsi" w:hAnsiTheme="minorHAnsi" w:eastAsiaTheme="minorEastAsia" w:cstheme="minorBidi"/>
          <w:b w:val="0"/>
          <w:bCs w:val="0"/>
          <w:noProof/>
          <w:kern w:val="2"/>
          <w14:ligatures w14:val="standardContextual"/>
        </w:rPr>
      </w:pPr>
      <w:hyperlink w:history="1" w:anchor="_Toc135312867">
        <w:r w:rsidRPr="002A2BF8" w:rsidR="00526B84">
          <w:rPr>
            <w:rStyle w:val="Hyperlink"/>
            <w:noProof/>
          </w:rPr>
          <w:t>4.2</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Sections Defined in C-CDA (ordered using SOAP framework)</w:t>
        </w:r>
        <w:r w:rsidR="00526B84">
          <w:rPr>
            <w:noProof/>
            <w:webHidden/>
          </w:rPr>
          <w:tab/>
        </w:r>
        <w:r w:rsidR="00526B84">
          <w:rPr>
            <w:noProof/>
            <w:webHidden/>
          </w:rPr>
          <w:fldChar w:fldCharType="begin"/>
        </w:r>
        <w:r w:rsidR="00526B84">
          <w:rPr>
            <w:noProof/>
            <w:webHidden/>
          </w:rPr>
          <w:instrText xml:space="preserve"> PAGEREF _Toc135312867 \h </w:instrText>
        </w:r>
        <w:r w:rsidR="00526B84">
          <w:rPr>
            <w:noProof/>
            <w:webHidden/>
          </w:rPr>
        </w:r>
        <w:r w:rsidR="00526B84">
          <w:rPr>
            <w:noProof/>
            <w:webHidden/>
          </w:rPr>
          <w:fldChar w:fldCharType="separate"/>
        </w:r>
        <w:r w:rsidR="00526B84">
          <w:rPr>
            <w:noProof/>
            <w:webHidden/>
          </w:rPr>
          <w:t>88</w:t>
        </w:r>
        <w:r w:rsidR="00526B84">
          <w:rPr>
            <w:noProof/>
            <w:webHidden/>
          </w:rPr>
          <w:fldChar w:fldCharType="end"/>
        </w:r>
      </w:hyperlink>
    </w:p>
    <w:p w:rsidR="00526B84" w:rsidRDefault="00000000" w14:paraId="03ED6145" w14:textId="34147A9E">
      <w:pPr>
        <w:pStyle w:val="TOC3"/>
        <w:rPr>
          <w:rFonts w:asciiTheme="minorHAnsi" w:hAnsiTheme="minorHAnsi" w:eastAsiaTheme="minorEastAsia" w:cstheme="minorBidi"/>
          <w:noProof/>
          <w:kern w:val="2"/>
          <w:sz w:val="22"/>
          <w:szCs w:val="22"/>
          <w14:ligatures w14:val="standardContextual"/>
        </w:rPr>
      </w:pPr>
      <w:hyperlink w:history="1" w:anchor="_Toc135312868">
        <w:r w:rsidRPr="002A2BF8" w:rsidR="00526B84">
          <w:rPr>
            <w:rStyle w:val="Hyperlink"/>
            <w:bCs/>
            <w:noProof/>
          </w:rPr>
          <w:t>4.2.1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Subjective Information</w:t>
        </w:r>
        <w:r w:rsidR="00526B84">
          <w:rPr>
            <w:noProof/>
            <w:webHidden/>
          </w:rPr>
          <w:tab/>
        </w:r>
        <w:r w:rsidR="00526B84">
          <w:rPr>
            <w:noProof/>
            <w:webHidden/>
          </w:rPr>
          <w:fldChar w:fldCharType="begin"/>
        </w:r>
        <w:r w:rsidR="00526B84">
          <w:rPr>
            <w:noProof/>
            <w:webHidden/>
          </w:rPr>
          <w:instrText xml:space="preserve"> PAGEREF _Toc135312868 \h </w:instrText>
        </w:r>
        <w:r w:rsidR="00526B84">
          <w:rPr>
            <w:noProof/>
            <w:webHidden/>
          </w:rPr>
        </w:r>
        <w:r w:rsidR="00526B84">
          <w:rPr>
            <w:noProof/>
            <w:webHidden/>
          </w:rPr>
          <w:fldChar w:fldCharType="separate"/>
        </w:r>
        <w:r w:rsidR="00526B84">
          <w:rPr>
            <w:noProof/>
            <w:webHidden/>
          </w:rPr>
          <w:t>88</w:t>
        </w:r>
        <w:r w:rsidR="00526B84">
          <w:rPr>
            <w:noProof/>
            <w:webHidden/>
          </w:rPr>
          <w:fldChar w:fldCharType="end"/>
        </w:r>
      </w:hyperlink>
    </w:p>
    <w:p w:rsidR="00526B84" w:rsidRDefault="00000000" w14:paraId="44B935DC" w14:textId="7A759690">
      <w:pPr>
        <w:pStyle w:val="TOC3"/>
        <w:rPr>
          <w:rFonts w:asciiTheme="minorHAnsi" w:hAnsiTheme="minorHAnsi" w:eastAsiaTheme="minorEastAsia" w:cstheme="minorBidi"/>
          <w:noProof/>
          <w:kern w:val="2"/>
          <w:sz w:val="22"/>
          <w:szCs w:val="22"/>
          <w14:ligatures w14:val="standardContextual"/>
        </w:rPr>
      </w:pPr>
      <w:hyperlink w:history="1" w:anchor="_Toc135312869">
        <w:r w:rsidRPr="002A2BF8" w:rsidR="00526B84">
          <w:rPr>
            <w:rStyle w:val="Hyperlink"/>
            <w:bCs/>
            <w:noProof/>
          </w:rPr>
          <w:t>4.2.2</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Objective Information</w:t>
        </w:r>
        <w:r w:rsidR="00526B84">
          <w:rPr>
            <w:noProof/>
            <w:webHidden/>
          </w:rPr>
          <w:tab/>
        </w:r>
        <w:r w:rsidR="00526B84">
          <w:rPr>
            <w:noProof/>
            <w:webHidden/>
          </w:rPr>
          <w:fldChar w:fldCharType="begin"/>
        </w:r>
        <w:r w:rsidR="00526B84">
          <w:rPr>
            <w:noProof/>
            <w:webHidden/>
          </w:rPr>
          <w:instrText xml:space="preserve"> PAGEREF _Toc135312869 \h </w:instrText>
        </w:r>
        <w:r w:rsidR="00526B84">
          <w:rPr>
            <w:noProof/>
            <w:webHidden/>
          </w:rPr>
        </w:r>
        <w:r w:rsidR="00526B84">
          <w:rPr>
            <w:noProof/>
            <w:webHidden/>
          </w:rPr>
          <w:fldChar w:fldCharType="separate"/>
        </w:r>
        <w:r w:rsidR="00526B84">
          <w:rPr>
            <w:noProof/>
            <w:webHidden/>
          </w:rPr>
          <w:t>90</w:t>
        </w:r>
        <w:r w:rsidR="00526B84">
          <w:rPr>
            <w:noProof/>
            <w:webHidden/>
          </w:rPr>
          <w:fldChar w:fldCharType="end"/>
        </w:r>
      </w:hyperlink>
    </w:p>
    <w:p w:rsidR="00526B84" w:rsidRDefault="00000000" w14:paraId="10540FB1" w14:textId="63ACBC88">
      <w:pPr>
        <w:pStyle w:val="TOC3"/>
        <w:rPr>
          <w:rFonts w:asciiTheme="minorHAnsi" w:hAnsiTheme="minorHAnsi" w:eastAsiaTheme="minorEastAsia" w:cstheme="minorBidi"/>
          <w:noProof/>
          <w:kern w:val="2"/>
          <w:sz w:val="22"/>
          <w:szCs w:val="22"/>
          <w14:ligatures w14:val="standardContextual"/>
        </w:rPr>
      </w:pPr>
      <w:hyperlink w:history="1" w:anchor="_Toc135312870">
        <w:r w:rsidRPr="002A2BF8" w:rsidR="00526B84">
          <w:rPr>
            <w:rStyle w:val="Hyperlink"/>
            <w:bCs/>
            <w:noProof/>
          </w:rPr>
          <w:t>4.2.3</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Assessment Information</w:t>
        </w:r>
        <w:r w:rsidR="00526B84">
          <w:rPr>
            <w:noProof/>
            <w:webHidden/>
          </w:rPr>
          <w:tab/>
        </w:r>
        <w:r w:rsidR="00526B84">
          <w:rPr>
            <w:noProof/>
            <w:webHidden/>
          </w:rPr>
          <w:fldChar w:fldCharType="begin"/>
        </w:r>
        <w:r w:rsidR="00526B84">
          <w:rPr>
            <w:noProof/>
            <w:webHidden/>
          </w:rPr>
          <w:instrText xml:space="preserve"> PAGEREF _Toc135312870 \h </w:instrText>
        </w:r>
        <w:r w:rsidR="00526B84">
          <w:rPr>
            <w:noProof/>
            <w:webHidden/>
          </w:rPr>
        </w:r>
        <w:r w:rsidR="00526B84">
          <w:rPr>
            <w:noProof/>
            <w:webHidden/>
          </w:rPr>
          <w:fldChar w:fldCharType="separate"/>
        </w:r>
        <w:r w:rsidR="00526B84">
          <w:rPr>
            <w:noProof/>
            <w:webHidden/>
          </w:rPr>
          <w:t>94</w:t>
        </w:r>
        <w:r w:rsidR="00526B84">
          <w:rPr>
            <w:noProof/>
            <w:webHidden/>
          </w:rPr>
          <w:fldChar w:fldCharType="end"/>
        </w:r>
      </w:hyperlink>
    </w:p>
    <w:p w:rsidR="00526B84" w:rsidRDefault="00000000" w14:paraId="03EAB9D1" w14:textId="4639F14F">
      <w:pPr>
        <w:pStyle w:val="TOC3"/>
        <w:rPr>
          <w:rFonts w:asciiTheme="minorHAnsi" w:hAnsiTheme="minorHAnsi" w:eastAsiaTheme="minorEastAsia" w:cstheme="minorBidi"/>
          <w:noProof/>
          <w:kern w:val="2"/>
          <w:sz w:val="22"/>
          <w:szCs w:val="22"/>
          <w14:ligatures w14:val="standardContextual"/>
        </w:rPr>
      </w:pPr>
      <w:hyperlink w:history="1" w:anchor="_Toc135312871">
        <w:r w:rsidRPr="002A2BF8" w:rsidR="00526B84">
          <w:rPr>
            <w:rStyle w:val="Hyperlink"/>
            <w:bCs/>
            <w:noProof/>
          </w:rPr>
          <w:t>4.2.4</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Plan/Planning Information</w:t>
        </w:r>
        <w:r w:rsidR="00526B84">
          <w:rPr>
            <w:noProof/>
            <w:webHidden/>
          </w:rPr>
          <w:tab/>
        </w:r>
        <w:r w:rsidR="00526B84">
          <w:rPr>
            <w:noProof/>
            <w:webHidden/>
          </w:rPr>
          <w:fldChar w:fldCharType="begin"/>
        </w:r>
        <w:r w:rsidR="00526B84">
          <w:rPr>
            <w:noProof/>
            <w:webHidden/>
          </w:rPr>
          <w:instrText xml:space="preserve"> PAGEREF _Toc135312871 \h </w:instrText>
        </w:r>
        <w:r w:rsidR="00526B84">
          <w:rPr>
            <w:noProof/>
            <w:webHidden/>
          </w:rPr>
        </w:r>
        <w:r w:rsidR="00526B84">
          <w:rPr>
            <w:noProof/>
            <w:webHidden/>
          </w:rPr>
          <w:fldChar w:fldCharType="separate"/>
        </w:r>
        <w:r w:rsidR="00526B84">
          <w:rPr>
            <w:noProof/>
            <w:webHidden/>
          </w:rPr>
          <w:t>95</w:t>
        </w:r>
        <w:r w:rsidR="00526B84">
          <w:rPr>
            <w:noProof/>
            <w:webHidden/>
          </w:rPr>
          <w:fldChar w:fldCharType="end"/>
        </w:r>
      </w:hyperlink>
    </w:p>
    <w:p w:rsidR="00526B84" w:rsidRDefault="00000000" w14:paraId="5EE74976" w14:textId="50A0E0CA">
      <w:pPr>
        <w:pStyle w:val="TOC3"/>
        <w:rPr>
          <w:rFonts w:asciiTheme="minorHAnsi" w:hAnsiTheme="minorHAnsi" w:eastAsiaTheme="minorEastAsia" w:cstheme="minorBidi"/>
          <w:noProof/>
          <w:kern w:val="2"/>
          <w:sz w:val="22"/>
          <w:szCs w:val="22"/>
          <w14:ligatures w14:val="standardContextual"/>
        </w:rPr>
      </w:pPr>
      <w:hyperlink w:history="1" w:anchor="_Toc135312872">
        <w:r w:rsidRPr="002A2BF8" w:rsidR="00526B84">
          <w:rPr>
            <w:rStyle w:val="Hyperlink"/>
            <w:bCs/>
            <w:noProof/>
          </w:rPr>
          <w:t>4.2.5</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Other Information</w:t>
        </w:r>
        <w:r w:rsidR="00526B84">
          <w:rPr>
            <w:noProof/>
            <w:webHidden/>
          </w:rPr>
          <w:tab/>
        </w:r>
        <w:r w:rsidR="00526B84">
          <w:rPr>
            <w:noProof/>
            <w:webHidden/>
          </w:rPr>
          <w:fldChar w:fldCharType="begin"/>
        </w:r>
        <w:r w:rsidR="00526B84">
          <w:rPr>
            <w:noProof/>
            <w:webHidden/>
          </w:rPr>
          <w:instrText xml:space="preserve"> PAGEREF _Toc135312872 \h </w:instrText>
        </w:r>
        <w:r w:rsidR="00526B84">
          <w:rPr>
            <w:noProof/>
            <w:webHidden/>
          </w:rPr>
        </w:r>
        <w:r w:rsidR="00526B84">
          <w:rPr>
            <w:noProof/>
            <w:webHidden/>
          </w:rPr>
          <w:fldChar w:fldCharType="separate"/>
        </w:r>
        <w:r w:rsidR="00526B84">
          <w:rPr>
            <w:noProof/>
            <w:webHidden/>
          </w:rPr>
          <w:t>95</w:t>
        </w:r>
        <w:r w:rsidR="00526B84">
          <w:rPr>
            <w:noProof/>
            <w:webHidden/>
          </w:rPr>
          <w:fldChar w:fldCharType="end"/>
        </w:r>
      </w:hyperlink>
    </w:p>
    <w:p w:rsidR="00526B84" w:rsidRDefault="00000000" w14:paraId="69FA1918" w14:textId="7C4B0B66">
      <w:pPr>
        <w:pStyle w:val="TOC2"/>
        <w:rPr>
          <w:rFonts w:asciiTheme="minorHAnsi" w:hAnsiTheme="minorHAnsi" w:eastAsiaTheme="minorEastAsia" w:cstheme="minorBidi"/>
          <w:b w:val="0"/>
          <w:bCs w:val="0"/>
          <w:noProof/>
          <w:kern w:val="2"/>
          <w14:ligatures w14:val="standardContextual"/>
        </w:rPr>
      </w:pPr>
      <w:hyperlink w:history="1" w:anchor="_Toc135312873">
        <w:r w:rsidRPr="002A2BF8" w:rsidR="00526B84">
          <w:rPr>
            <w:rStyle w:val="Hyperlink"/>
            <w:noProof/>
          </w:rPr>
          <w:t>4.3</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Supplemental C-CDA Section Templates</w:t>
        </w:r>
        <w:r w:rsidR="00526B84">
          <w:rPr>
            <w:noProof/>
            <w:webHidden/>
          </w:rPr>
          <w:tab/>
        </w:r>
        <w:r w:rsidR="00526B84">
          <w:rPr>
            <w:noProof/>
            <w:webHidden/>
          </w:rPr>
          <w:fldChar w:fldCharType="begin"/>
        </w:r>
        <w:r w:rsidR="00526B84">
          <w:rPr>
            <w:noProof/>
            <w:webHidden/>
          </w:rPr>
          <w:instrText xml:space="preserve"> PAGEREF _Toc135312873 \h </w:instrText>
        </w:r>
        <w:r w:rsidR="00526B84">
          <w:rPr>
            <w:noProof/>
            <w:webHidden/>
          </w:rPr>
        </w:r>
        <w:r w:rsidR="00526B84">
          <w:rPr>
            <w:noProof/>
            <w:webHidden/>
          </w:rPr>
          <w:fldChar w:fldCharType="separate"/>
        </w:r>
        <w:r w:rsidR="00526B84">
          <w:rPr>
            <w:noProof/>
            <w:webHidden/>
          </w:rPr>
          <w:t>96</w:t>
        </w:r>
        <w:r w:rsidR="00526B84">
          <w:rPr>
            <w:noProof/>
            <w:webHidden/>
          </w:rPr>
          <w:fldChar w:fldCharType="end"/>
        </w:r>
      </w:hyperlink>
    </w:p>
    <w:p w:rsidR="00526B84" w:rsidRDefault="00000000" w14:paraId="3AA196C5" w14:textId="2892D257">
      <w:pPr>
        <w:pStyle w:val="TOC2"/>
        <w:rPr>
          <w:rFonts w:asciiTheme="minorHAnsi" w:hAnsiTheme="minorHAnsi" w:eastAsiaTheme="minorEastAsia" w:cstheme="minorBidi"/>
          <w:b w:val="0"/>
          <w:bCs w:val="0"/>
          <w:noProof/>
          <w:kern w:val="2"/>
          <w14:ligatures w14:val="standardContextual"/>
        </w:rPr>
      </w:pPr>
      <w:hyperlink w:history="1" w:anchor="_Toc135312874">
        <w:r w:rsidRPr="002A2BF8" w:rsidR="00526B84">
          <w:rPr>
            <w:rStyle w:val="Hyperlink"/>
            <w:noProof/>
          </w:rPr>
          <w:t>4.4</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New and Additional C-CDA Section Templates (Defined in this Companion Guide)</w:t>
        </w:r>
        <w:r w:rsidR="00526B84">
          <w:rPr>
            <w:noProof/>
            <w:webHidden/>
          </w:rPr>
          <w:tab/>
        </w:r>
        <w:r w:rsidR="00526B84">
          <w:rPr>
            <w:noProof/>
            <w:webHidden/>
          </w:rPr>
          <w:fldChar w:fldCharType="begin"/>
        </w:r>
        <w:r w:rsidR="00526B84">
          <w:rPr>
            <w:noProof/>
            <w:webHidden/>
          </w:rPr>
          <w:instrText xml:space="preserve"> PAGEREF _Toc135312874 \h </w:instrText>
        </w:r>
        <w:r w:rsidR="00526B84">
          <w:rPr>
            <w:noProof/>
            <w:webHidden/>
          </w:rPr>
        </w:r>
        <w:r w:rsidR="00526B84">
          <w:rPr>
            <w:noProof/>
            <w:webHidden/>
          </w:rPr>
          <w:fldChar w:fldCharType="separate"/>
        </w:r>
        <w:r w:rsidR="00526B84">
          <w:rPr>
            <w:noProof/>
            <w:webHidden/>
          </w:rPr>
          <w:t>97</w:t>
        </w:r>
        <w:r w:rsidR="00526B84">
          <w:rPr>
            <w:noProof/>
            <w:webHidden/>
          </w:rPr>
          <w:fldChar w:fldCharType="end"/>
        </w:r>
      </w:hyperlink>
    </w:p>
    <w:p w:rsidR="00526B84" w:rsidRDefault="00000000" w14:paraId="6421D05E" w14:textId="4DA2C73D">
      <w:pPr>
        <w:pStyle w:val="TOC2"/>
        <w:rPr>
          <w:rFonts w:asciiTheme="minorHAnsi" w:hAnsiTheme="minorHAnsi" w:eastAsiaTheme="minorEastAsia" w:cstheme="minorBidi"/>
          <w:b w:val="0"/>
          <w:bCs w:val="0"/>
          <w:noProof/>
          <w:kern w:val="2"/>
          <w14:ligatures w14:val="standardContextual"/>
        </w:rPr>
      </w:pPr>
      <w:hyperlink w:history="1" w:anchor="_Toc135312875">
        <w:r w:rsidRPr="002A2BF8" w:rsidR="00526B84">
          <w:rPr>
            <w:rStyle w:val="Hyperlink"/>
            <w:noProof/>
          </w:rPr>
          <w:t>4.5</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Sections Defined in Other Implementation Guides</w:t>
        </w:r>
        <w:r w:rsidR="00526B84">
          <w:rPr>
            <w:noProof/>
            <w:webHidden/>
          </w:rPr>
          <w:tab/>
        </w:r>
        <w:r w:rsidR="00526B84">
          <w:rPr>
            <w:noProof/>
            <w:webHidden/>
          </w:rPr>
          <w:fldChar w:fldCharType="begin"/>
        </w:r>
        <w:r w:rsidR="00526B84">
          <w:rPr>
            <w:noProof/>
            <w:webHidden/>
          </w:rPr>
          <w:instrText xml:space="preserve"> PAGEREF _Toc135312875 \h </w:instrText>
        </w:r>
        <w:r w:rsidR="00526B84">
          <w:rPr>
            <w:noProof/>
            <w:webHidden/>
          </w:rPr>
        </w:r>
        <w:r w:rsidR="00526B84">
          <w:rPr>
            <w:noProof/>
            <w:webHidden/>
          </w:rPr>
          <w:fldChar w:fldCharType="separate"/>
        </w:r>
        <w:r w:rsidR="00526B84">
          <w:rPr>
            <w:noProof/>
            <w:webHidden/>
          </w:rPr>
          <w:t>97</w:t>
        </w:r>
        <w:r w:rsidR="00526B84">
          <w:rPr>
            <w:noProof/>
            <w:webHidden/>
          </w:rPr>
          <w:fldChar w:fldCharType="end"/>
        </w:r>
      </w:hyperlink>
    </w:p>
    <w:p w:rsidR="00526B84" w:rsidP="00526B84" w:rsidRDefault="00000000" w14:paraId="004386F6" w14:textId="65A69248">
      <w:pPr>
        <w:pStyle w:val="TOC1"/>
        <w:rPr>
          <w:rFonts w:asciiTheme="minorHAnsi" w:hAnsiTheme="minorHAnsi" w:eastAsiaTheme="minorEastAsia" w:cstheme="minorBidi"/>
          <w:noProof/>
          <w:kern w:val="2"/>
          <w:sz w:val="22"/>
          <w:szCs w:val="22"/>
          <w14:ligatures w14:val="standardContextual"/>
        </w:rPr>
      </w:pPr>
      <w:hyperlink w:history="1" w:anchor="_Toc135312876">
        <w:r w:rsidRPr="002A2BF8" w:rsidR="00526B84">
          <w:rPr>
            <w:rStyle w:val="Hyperlink"/>
            <w:noProof/>
          </w:rPr>
          <w:t>5</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Representation of Discrete Data</w:t>
        </w:r>
        <w:r w:rsidR="00526B84">
          <w:rPr>
            <w:noProof/>
            <w:webHidden/>
          </w:rPr>
          <w:tab/>
        </w:r>
        <w:r w:rsidR="00526B84">
          <w:rPr>
            <w:noProof/>
            <w:webHidden/>
          </w:rPr>
          <w:fldChar w:fldCharType="begin"/>
        </w:r>
        <w:r w:rsidR="00526B84">
          <w:rPr>
            <w:noProof/>
            <w:webHidden/>
          </w:rPr>
          <w:instrText xml:space="preserve"> PAGEREF _Toc135312876 \h </w:instrText>
        </w:r>
        <w:r w:rsidR="00526B84">
          <w:rPr>
            <w:noProof/>
            <w:webHidden/>
          </w:rPr>
        </w:r>
        <w:r w:rsidR="00526B84">
          <w:rPr>
            <w:noProof/>
            <w:webHidden/>
          </w:rPr>
          <w:fldChar w:fldCharType="separate"/>
        </w:r>
        <w:r w:rsidR="00526B84">
          <w:rPr>
            <w:noProof/>
            <w:webHidden/>
          </w:rPr>
          <w:t>100</w:t>
        </w:r>
        <w:r w:rsidR="00526B84">
          <w:rPr>
            <w:noProof/>
            <w:webHidden/>
          </w:rPr>
          <w:fldChar w:fldCharType="end"/>
        </w:r>
      </w:hyperlink>
    </w:p>
    <w:p w:rsidR="00526B84" w:rsidRDefault="00000000" w14:paraId="399D328E" w14:textId="52108583">
      <w:pPr>
        <w:pStyle w:val="TOC2"/>
        <w:rPr>
          <w:rFonts w:asciiTheme="minorHAnsi" w:hAnsiTheme="minorHAnsi" w:eastAsiaTheme="minorEastAsia" w:cstheme="minorBidi"/>
          <w:b w:val="0"/>
          <w:bCs w:val="0"/>
          <w:noProof/>
          <w:kern w:val="2"/>
          <w14:ligatures w14:val="standardContextual"/>
        </w:rPr>
      </w:pPr>
      <w:hyperlink w:history="1" w:anchor="_Toc135312877">
        <w:r w:rsidRPr="002A2BF8" w:rsidR="00526B84">
          <w:rPr>
            <w:rStyle w:val="Hyperlink"/>
            <w:noProof/>
          </w:rPr>
          <w:t>5.1</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General Entry-Level Guidance</w:t>
        </w:r>
        <w:r w:rsidR="00526B84">
          <w:rPr>
            <w:noProof/>
            <w:webHidden/>
          </w:rPr>
          <w:tab/>
        </w:r>
        <w:r w:rsidR="00526B84">
          <w:rPr>
            <w:noProof/>
            <w:webHidden/>
          </w:rPr>
          <w:fldChar w:fldCharType="begin"/>
        </w:r>
        <w:r w:rsidR="00526B84">
          <w:rPr>
            <w:noProof/>
            <w:webHidden/>
          </w:rPr>
          <w:instrText xml:space="preserve"> PAGEREF _Toc135312877 \h </w:instrText>
        </w:r>
        <w:r w:rsidR="00526B84">
          <w:rPr>
            <w:noProof/>
            <w:webHidden/>
          </w:rPr>
        </w:r>
        <w:r w:rsidR="00526B84">
          <w:rPr>
            <w:noProof/>
            <w:webHidden/>
          </w:rPr>
          <w:fldChar w:fldCharType="separate"/>
        </w:r>
        <w:r w:rsidR="00526B84">
          <w:rPr>
            <w:noProof/>
            <w:webHidden/>
          </w:rPr>
          <w:t>100</w:t>
        </w:r>
        <w:r w:rsidR="00526B84">
          <w:rPr>
            <w:noProof/>
            <w:webHidden/>
          </w:rPr>
          <w:fldChar w:fldCharType="end"/>
        </w:r>
      </w:hyperlink>
    </w:p>
    <w:p w:rsidR="00526B84" w:rsidRDefault="00000000" w14:paraId="5EA94B5A" w14:textId="0F43A250">
      <w:pPr>
        <w:pStyle w:val="TOC3"/>
        <w:rPr>
          <w:rFonts w:asciiTheme="minorHAnsi" w:hAnsiTheme="minorHAnsi" w:eastAsiaTheme="minorEastAsia" w:cstheme="minorBidi"/>
          <w:noProof/>
          <w:kern w:val="2"/>
          <w:sz w:val="22"/>
          <w:szCs w:val="22"/>
          <w14:ligatures w14:val="standardContextual"/>
        </w:rPr>
      </w:pPr>
      <w:hyperlink w:history="1" w:anchor="_Toc135312878">
        <w:r w:rsidRPr="002A2BF8" w:rsidR="00526B84">
          <w:rPr>
            <w:rStyle w:val="Hyperlink"/>
            <w:bCs/>
            <w:noProof/>
          </w:rPr>
          <w:t>5.1.1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Narrative Text Linking (Referencing)</w:t>
        </w:r>
        <w:r w:rsidR="00526B84">
          <w:rPr>
            <w:noProof/>
            <w:webHidden/>
          </w:rPr>
          <w:tab/>
        </w:r>
        <w:r w:rsidR="00526B84">
          <w:rPr>
            <w:noProof/>
            <w:webHidden/>
          </w:rPr>
          <w:fldChar w:fldCharType="begin"/>
        </w:r>
        <w:r w:rsidR="00526B84">
          <w:rPr>
            <w:noProof/>
            <w:webHidden/>
          </w:rPr>
          <w:instrText xml:space="preserve"> PAGEREF _Toc135312878 \h </w:instrText>
        </w:r>
        <w:r w:rsidR="00526B84">
          <w:rPr>
            <w:noProof/>
            <w:webHidden/>
          </w:rPr>
        </w:r>
        <w:r w:rsidR="00526B84">
          <w:rPr>
            <w:noProof/>
            <w:webHidden/>
          </w:rPr>
          <w:fldChar w:fldCharType="separate"/>
        </w:r>
        <w:r w:rsidR="00526B84">
          <w:rPr>
            <w:noProof/>
            <w:webHidden/>
          </w:rPr>
          <w:t>100</w:t>
        </w:r>
        <w:r w:rsidR="00526B84">
          <w:rPr>
            <w:noProof/>
            <w:webHidden/>
          </w:rPr>
          <w:fldChar w:fldCharType="end"/>
        </w:r>
      </w:hyperlink>
    </w:p>
    <w:p w:rsidR="00526B84" w:rsidRDefault="00000000" w14:paraId="1FBC94CA" w14:textId="7876217B">
      <w:pPr>
        <w:pStyle w:val="TOC3"/>
        <w:rPr>
          <w:rFonts w:asciiTheme="minorHAnsi" w:hAnsiTheme="minorHAnsi" w:eastAsiaTheme="minorEastAsia" w:cstheme="minorBidi"/>
          <w:noProof/>
          <w:kern w:val="2"/>
          <w:sz w:val="22"/>
          <w:szCs w:val="22"/>
          <w14:ligatures w14:val="standardContextual"/>
        </w:rPr>
      </w:pPr>
      <w:hyperlink w:history="1" w:anchor="_Toc135312879">
        <w:r w:rsidRPr="002A2BF8" w:rsidR="00526B84">
          <w:rPr>
            <w:rStyle w:val="Hyperlink"/>
            <w:bCs/>
            <w:noProof/>
          </w:rPr>
          <w:t>5.1.2</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OriginalText</w:t>
        </w:r>
        <w:r w:rsidR="00526B84">
          <w:rPr>
            <w:noProof/>
            <w:webHidden/>
          </w:rPr>
          <w:tab/>
        </w:r>
        <w:r w:rsidR="00526B84">
          <w:rPr>
            <w:noProof/>
            <w:webHidden/>
          </w:rPr>
          <w:fldChar w:fldCharType="begin"/>
        </w:r>
        <w:r w:rsidR="00526B84">
          <w:rPr>
            <w:noProof/>
            <w:webHidden/>
          </w:rPr>
          <w:instrText xml:space="preserve"> PAGEREF _Toc135312879 \h </w:instrText>
        </w:r>
        <w:r w:rsidR="00526B84">
          <w:rPr>
            <w:noProof/>
            <w:webHidden/>
          </w:rPr>
        </w:r>
        <w:r w:rsidR="00526B84">
          <w:rPr>
            <w:noProof/>
            <w:webHidden/>
          </w:rPr>
          <w:fldChar w:fldCharType="separate"/>
        </w:r>
        <w:r w:rsidR="00526B84">
          <w:rPr>
            <w:noProof/>
            <w:webHidden/>
          </w:rPr>
          <w:t>101</w:t>
        </w:r>
        <w:r w:rsidR="00526B84">
          <w:rPr>
            <w:noProof/>
            <w:webHidden/>
          </w:rPr>
          <w:fldChar w:fldCharType="end"/>
        </w:r>
      </w:hyperlink>
    </w:p>
    <w:p w:rsidR="00526B84" w:rsidRDefault="00000000" w14:paraId="20A4BBBD" w14:textId="7D30C941">
      <w:pPr>
        <w:pStyle w:val="TOC3"/>
        <w:rPr>
          <w:rFonts w:asciiTheme="minorHAnsi" w:hAnsiTheme="minorHAnsi" w:eastAsiaTheme="minorEastAsia" w:cstheme="minorBidi"/>
          <w:noProof/>
          <w:kern w:val="2"/>
          <w:sz w:val="22"/>
          <w:szCs w:val="22"/>
          <w14:ligatures w14:val="standardContextual"/>
        </w:rPr>
      </w:pPr>
      <w:hyperlink w:history="1" w:anchor="_Toc135312880">
        <w:r w:rsidRPr="002A2BF8" w:rsidR="00526B84">
          <w:rPr>
            <w:rStyle w:val="Hyperlink"/>
            <w:bCs/>
            <w:noProof/>
          </w:rPr>
          <w:t>5.1.3</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DisplayName Representation</w:t>
        </w:r>
        <w:r w:rsidR="00526B84">
          <w:rPr>
            <w:noProof/>
            <w:webHidden/>
          </w:rPr>
          <w:tab/>
        </w:r>
        <w:r w:rsidR="00526B84">
          <w:rPr>
            <w:noProof/>
            <w:webHidden/>
          </w:rPr>
          <w:fldChar w:fldCharType="begin"/>
        </w:r>
        <w:r w:rsidR="00526B84">
          <w:rPr>
            <w:noProof/>
            <w:webHidden/>
          </w:rPr>
          <w:instrText xml:space="preserve"> PAGEREF _Toc135312880 \h </w:instrText>
        </w:r>
        <w:r w:rsidR="00526B84">
          <w:rPr>
            <w:noProof/>
            <w:webHidden/>
          </w:rPr>
        </w:r>
        <w:r w:rsidR="00526B84">
          <w:rPr>
            <w:noProof/>
            <w:webHidden/>
          </w:rPr>
          <w:fldChar w:fldCharType="separate"/>
        </w:r>
        <w:r w:rsidR="00526B84">
          <w:rPr>
            <w:noProof/>
            <w:webHidden/>
          </w:rPr>
          <w:t>103</w:t>
        </w:r>
        <w:r w:rsidR="00526B84">
          <w:rPr>
            <w:noProof/>
            <w:webHidden/>
          </w:rPr>
          <w:fldChar w:fldCharType="end"/>
        </w:r>
      </w:hyperlink>
    </w:p>
    <w:p w:rsidR="00526B84" w:rsidRDefault="00000000" w14:paraId="6AC2F788" w14:textId="17C02438">
      <w:pPr>
        <w:pStyle w:val="TOC3"/>
        <w:rPr>
          <w:rFonts w:asciiTheme="minorHAnsi" w:hAnsiTheme="minorHAnsi" w:eastAsiaTheme="minorEastAsia" w:cstheme="minorBidi"/>
          <w:noProof/>
          <w:kern w:val="2"/>
          <w:sz w:val="22"/>
          <w:szCs w:val="22"/>
          <w14:ligatures w14:val="standardContextual"/>
        </w:rPr>
      </w:pPr>
      <w:hyperlink w:history="1" w:anchor="_Toc135312881">
        <w:r w:rsidRPr="002A2BF8" w:rsidR="00526B84">
          <w:rPr>
            <w:rStyle w:val="Hyperlink"/>
            <w:bCs/>
            <w:noProof/>
          </w:rPr>
          <w:t>5.1.4</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Use of Consistent Identifiers</w:t>
        </w:r>
        <w:r w:rsidR="00526B84">
          <w:rPr>
            <w:noProof/>
            <w:webHidden/>
          </w:rPr>
          <w:tab/>
        </w:r>
        <w:r w:rsidR="00526B84">
          <w:rPr>
            <w:noProof/>
            <w:webHidden/>
          </w:rPr>
          <w:fldChar w:fldCharType="begin"/>
        </w:r>
        <w:r w:rsidR="00526B84">
          <w:rPr>
            <w:noProof/>
            <w:webHidden/>
          </w:rPr>
          <w:instrText xml:space="preserve"> PAGEREF _Toc135312881 \h </w:instrText>
        </w:r>
        <w:r w:rsidR="00526B84">
          <w:rPr>
            <w:noProof/>
            <w:webHidden/>
          </w:rPr>
        </w:r>
        <w:r w:rsidR="00526B84">
          <w:rPr>
            <w:noProof/>
            <w:webHidden/>
          </w:rPr>
          <w:fldChar w:fldCharType="separate"/>
        </w:r>
        <w:r w:rsidR="00526B84">
          <w:rPr>
            <w:noProof/>
            <w:webHidden/>
          </w:rPr>
          <w:t>104</w:t>
        </w:r>
        <w:r w:rsidR="00526B84">
          <w:rPr>
            <w:noProof/>
            <w:webHidden/>
          </w:rPr>
          <w:fldChar w:fldCharType="end"/>
        </w:r>
      </w:hyperlink>
    </w:p>
    <w:p w:rsidR="00526B84" w:rsidRDefault="00000000" w14:paraId="549F0D3F" w14:textId="3A972F9B">
      <w:pPr>
        <w:pStyle w:val="TOC3"/>
        <w:rPr>
          <w:rFonts w:asciiTheme="minorHAnsi" w:hAnsiTheme="minorHAnsi" w:eastAsiaTheme="minorEastAsia" w:cstheme="minorBidi"/>
          <w:noProof/>
          <w:kern w:val="2"/>
          <w:sz w:val="22"/>
          <w:szCs w:val="22"/>
          <w14:ligatures w14:val="standardContextual"/>
        </w:rPr>
      </w:pPr>
      <w:hyperlink w:history="1" w:anchor="_Toc135312882">
        <w:r w:rsidRPr="002A2BF8" w:rsidR="00526B84">
          <w:rPr>
            <w:rStyle w:val="Hyperlink"/>
            <w:bCs/>
            <w:noProof/>
          </w:rPr>
          <w:t>5.1.5</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Use of nullFlavor and Handling Missing Information</w:t>
        </w:r>
        <w:r w:rsidR="00526B84">
          <w:rPr>
            <w:noProof/>
            <w:webHidden/>
          </w:rPr>
          <w:tab/>
        </w:r>
        <w:r w:rsidR="00526B84">
          <w:rPr>
            <w:noProof/>
            <w:webHidden/>
          </w:rPr>
          <w:fldChar w:fldCharType="begin"/>
        </w:r>
        <w:r w:rsidR="00526B84">
          <w:rPr>
            <w:noProof/>
            <w:webHidden/>
          </w:rPr>
          <w:instrText xml:space="preserve"> PAGEREF _Toc135312882 \h </w:instrText>
        </w:r>
        <w:r w:rsidR="00526B84">
          <w:rPr>
            <w:noProof/>
            <w:webHidden/>
          </w:rPr>
        </w:r>
        <w:r w:rsidR="00526B84">
          <w:rPr>
            <w:noProof/>
            <w:webHidden/>
          </w:rPr>
          <w:fldChar w:fldCharType="separate"/>
        </w:r>
        <w:r w:rsidR="00526B84">
          <w:rPr>
            <w:noProof/>
            <w:webHidden/>
          </w:rPr>
          <w:t>105</w:t>
        </w:r>
        <w:r w:rsidR="00526B84">
          <w:rPr>
            <w:noProof/>
            <w:webHidden/>
          </w:rPr>
          <w:fldChar w:fldCharType="end"/>
        </w:r>
      </w:hyperlink>
    </w:p>
    <w:p w:rsidR="00526B84" w:rsidRDefault="00000000" w14:paraId="74CC18DA" w14:textId="5A25D0C4">
      <w:pPr>
        <w:pStyle w:val="TOC3"/>
        <w:rPr>
          <w:rFonts w:asciiTheme="minorHAnsi" w:hAnsiTheme="minorHAnsi" w:eastAsiaTheme="minorEastAsia" w:cstheme="minorBidi"/>
          <w:noProof/>
          <w:kern w:val="2"/>
          <w:sz w:val="22"/>
          <w:szCs w:val="22"/>
          <w14:ligatures w14:val="standardContextual"/>
        </w:rPr>
      </w:pPr>
      <w:hyperlink w:history="1" w:anchor="_Toc135312883">
        <w:r w:rsidRPr="002A2BF8" w:rsidR="00526B84">
          <w:rPr>
            <w:rStyle w:val="Hyperlink"/>
            <w:bCs/>
            <w:noProof/>
          </w:rPr>
          <w:t>5.1.6</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Unknown Data in Sections That Require Entries</w:t>
        </w:r>
        <w:r w:rsidR="00526B84">
          <w:rPr>
            <w:noProof/>
            <w:webHidden/>
          </w:rPr>
          <w:tab/>
        </w:r>
        <w:r w:rsidR="00526B84">
          <w:rPr>
            <w:noProof/>
            <w:webHidden/>
          </w:rPr>
          <w:fldChar w:fldCharType="begin"/>
        </w:r>
        <w:r w:rsidR="00526B84">
          <w:rPr>
            <w:noProof/>
            <w:webHidden/>
          </w:rPr>
          <w:instrText xml:space="preserve"> PAGEREF _Toc135312883 \h </w:instrText>
        </w:r>
        <w:r w:rsidR="00526B84">
          <w:rPr>
            <w:noProof/>
            <w:webHidden/>
          </w:rPr>
        </w:r>
        <w:r w:rsidR="00526B84">
          <w:rPr>
            <w:noProof/>
            <w:webHidden/>
          </w:rPr>
          <w:fldChar w:fldCharType="separate"/>
        </w:r>
        <w:r w:rsidR="00526B84">
          <w:rPr>
            <w:noProof/>
            <w:webHidden/>
          </w:rPr>
          <w:t>106</w:t>
        </w:r>
        <w:r w:rsidR="00526B84">
          <w:rPr>
            <w:noProof/>
            <w:webHidden/>
          </w:rPr>
          <w:fldChar w:fldCharType="end"/>
        </w:r>
      </w:hyperlink>
    </w:p>
    <w:p w:rsidR="00526B84" w:rsidRDefault="00000000" w14:paraId="54E263C5" w14:textId="1E4BBFAC">
      <w:pPr>
        <w:pStyle w:val="TOC3"/>
        <w:rPr>
          <w:rFonts w:asciiTheme="minorHAnsi" w:hAnsiTheme="minorHAnsi" w:eastAsiaTheme="minorEastAsia" w:cstheme="minorBidi"/>
          <w:noProof/>
          <w:kern w:val="2"/>
          <w:sz w:val="22"/>
          <w:szCs w:val="22"/>
          <w14:ligatures w14:val="standardContextual"/>
        </w:rPr>
      </w:pPr>
      <w:hyperlink w:history="1" w:anchor="_Toc135312884">
        <w:r w:rsidRPr="002A2BF8" w:rsidR="00526B84">
          <w:rPr>
            <w:rStyle w:val="Hyperlink"/>
            <w:bCs/>
            <w:noProof/>
          </w:rPr>
          <w:t>5.1.7</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Representing “no known” Information Versus “no information”</w:t>
        </w:r>
        <w:r w:rsidR="00526B84">
          <w:rPr>
            <w:noProof/>
            <w:webHidden/>
          </w:rPr>
          <w:tab/>
        </w:r>
        <w:r w:rsidR="00526B84">
          <w:rPr>
            <w:noProof/>
            <w:webHidden/>
          </w:rPr>
          <w:fldChar w:fldCharType="begin"/>
        </w:r>
        <w:r w:rsidR="00526B84">
          <w:rPr>
            <w:noProof/>
            <w:webHidden/>
          </w:rPr>
          <w:instrText xml:space="preserve"> PAGEREF _Toc135312884 \h </w:instrText>
        </w:r>
        <w:r w:rsidR="00526B84">
          <w:rPr>
            <w:noProof/>
            <w:webHidden/>
          </w:rPr>
        </w:r>
        <w:r w:rsidR="00526B84">
          <w:rPr>
            <w:noProof/>
            <w:webHidden/>
          </w:rPr>
          <w:fldChar w:fldCharType="separate"/>
        </w:r>
        <w:r w:rsidR="00526B84">
          <w:rPr>
            <w:noProof/>
            <w:webHidden/>
          </w:rPr>
          <w:t>107</w:t>
        </w:r>
        <w:r w:rsidR="00526B84">
          <w:rPr>
            <w:noProof/>
            <w:webHidden/>
          </w:rPr>
          <w:fldChar w:fldCharType="end"/>
        </w:r>
      </w:hyperlink>
    </w:p>
    <w:p w:rsidR="00526B84" w:rsidRDefault="00000000" w14:paraId="0C1A7115" w14:textId="2075ADC5">
      <w:pPr>
        <w:pStyle w:val="TOC3"/>
        <w:rPr>
          <w:rFonts w:asciiTheme="minorHAnsi" w:hAnsiTheme="minorHAnsi" w:eastAsiaTheme="minorEastAsia" w:cstheme="minorBidi"/>
          <w:noProof/>
          <w:kern w:val="2"/>
          <w:sz w:val="22"/>
          <w:szCs w:val="22"/>
          <w14:ligatures w14:val="standardContextual"/>
        </w:rPr>
      </w:pPr>
      <w:hyperlink w:history="1" w:anchor="_Toc135312885">
        <w:r w:rsidRPr="002A2BF8" w:rsidR="00526B84">
          <w:rPr>
            <w:rStyle w:val="Hyperlink"/>
            <w:bCs/>
            <w:noProof/>
          </w:rPr>
          <w:t>5.1.8</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Specifying Time Intervals for Sections with Limits on the Included Discrete Data</w:t>
        </w:r>
        <w:r w:rsidR="00526B84">
          <w:rPr>
            <w:noProof/>
            <w:webHidden/>
          </w:rPr>
          <w:tab/>
        </w:r>
        <w:r w:rsidR="00526B84">
          <w:rPr>
            <w:noProof/>
            <w:webHidden/>
          </w:rPr>
          <w:fldChar w:fldCharType="begin"/>
        </w:r>
        <w:r w:rsidR="00526B84">
          <w:rPr>
            <w:noProof/>
            <w:webHidden/>
          </w:rPr>
          <w:instrText xml:space="preserve"> PAGEREF _Toc135312885 \h </w:instrText>
        </w:r>
        <w:r w:rsidR="00526B84">
          <w:rPr>
            <w:noProof/>
            <w:webHidden/>
          </w:rPr>
        </w:r>
        <w:r w:rsidR="00526B84">
          <w:rPr>
            <w:noProof/>
            <w:webHidden/>
          </w:rPr>
          <w:fldChar w:fldCharType="separate"/>
        </w:r>
        <w:r w:rsidR="00526B84">
          <w:rPr>
            <w:noProof/>
            <w:webHidden/>
          </w:rPr>
          <w:t>110</w:t>
        </w:r>
        <w:r w:rsidR="00526B84">
          <w:rPr>
            <w:noProof/>
            <w:webHidden/>
          </w:rPr>
          <w:fldChar w:fldCharType="end"/>
        </w:r>
      </w:hyperlink>
    </w:p>
    <w:p w:rsidR="00526B84" w:rsidRDefault="00000000" w14:paraId="6D70F769" w14:textId="462C4626">
      <w:pPr>
        <w:pStyle w:val="TOC3"/>
        <w:rPr>
          <w:rFonts w:asciiTheme="minorHAnsi" w:hAnsiTheme="minorHAnsi" w:eastAsiaTheme="minorEastAsia" w:cstheme="minorBidi"/>
          <w:noProof/>
          <w:kern w:val="2"/>
          <w:sz w:val="22"/>
          <w:szCs w:val="22"/>
          <w14:ligatures w14:val="standardContextual"/>
        </w:rPr>
      </w:pPr>
      <w:hyperlink w:history="1" w:anchor="_Toc135312886">
        <w:r w:rsidRPr="002A2BF8" w:rsidR="00526B84">
          <w:rPr>
            <w:rStyle w:val="Hyperlink"/>
            <w:bCs/>
            <w:noProof/>
          </w:rPr>
          <w:t>5.1.9</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Use of Open Templates for Entries</w:t>
        </w:r>
        <w:r w:rsidR="00526B84">
          <w:rPr>
            <w:noProof/>
            <w:webHidden/>
          </w:rPr>
          <w:tab/>
        </w:r>
        <w:r w:rsidR="00526B84">
          <w:rPr>
            <w:noProof/>
            <w:webHidden/>
          </w:rPr>
          <w:fldChar w:fldCharType="begin"/>
        </w:r>
        <w:r w:rsidR="00526B84">
          <w:rPr>
            <w:noProof/>
            <w:webHidden/>
          </w:rPr>
          <w:instrText xml:space="preserve"> PAGEREF _Toc135312886 \h </w:instrText>
        </w:r>
        <w:r w:rsidR="00526B84">
          <w:rPr>
            <w:noProof/>
            <w:webHidden/>
          </w:rPr>
        </w:r>
        <w:r w:rsidR="00526B84">
          <w:rPr>
            <w:noProof/>
            <w:webHidden/>
          </w:rPr>
          <w:fldChar w:fldCharType="separate"/>
        </w:r>
        <w:r w:rsidR="00526B84">
          <w:rPr>
            <w:noProof/>
            <w:webHidden/>
          </w:rPr>
          <w:t>110</w:t>
        </w:r>
        <w:r w:rsidR="00526B84">
          <w:rPr>
            <w:noProof/>
            <w:webHidden/>
          </w:rPr>
          <w:fldChar w:fldCharType="end"/>
        </w:r>
      </w:hyperlink>
    </w:p>
    <w:p w:rsidR="00526B84" w:rsidRDefault="00000000" w14:paraId="21D06D9C" w14:textId="751C197E">
      <w:pPr>
        <w:pStyle w:val="TOC3"/>
        <w:rPr>
          <w:rFonts w:asciiTheme="minorHAnsi" w:hAnsiTheme="minorHAnsi" w:eastAsiaTheme="minorEastAsia" w:cstheme="minorBidi"/>
          <w:noProof/>
          <w:kern w:val="2"/>
          <w:sz w:val="22"/>
          <w:szCs w:val="22"/>
          <w14:ligatures w14:val="standardContextual"/>
        </w:rPr>
      </w:pPr>
      <w:hyperlink w:history="1" w:anchor="_Toc135312887">
        <w:r w:rsidRPr="002A2BF8" w:rsidR="00526B84">
          <w:rPr>
            <w:rStyle w:val="Hyperlink"/>
            <w:bCs/>
            <w:noProof/>
          </w:rPr>
          <w:t>5.1.10</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Detailed Date/Time Guidance</w:t>
        </w:r>
        <w:r w:rsidR="00526B84">
          <w:rPr>
            <w:noProof/>
            <w:webHidden/>
          </w:rPr>
          <w:tab/>
        </w:r>
        <w:r w:rsidR="00526B84">
          <w:rPr>
            <w:noProof/>
            <w:webHidden/>
          </w:rPr>
          <w:fldChar w:fldCharType="begin"/>
        </w:r>
        <w:r w:rsidR="00526B84">
          <w:rPr>
            <w:noProof/>
            <w:webHidden/>
          </w:rPr>
          <w:instrText xml:space="preserve"> PAGEREF _Toc135312887 \h </w:instrText>
        </w:r>
        <w:r w:rsidR="00526B84">
          <w:rPr>
            <w:noProof/>
            <w:webHidden/>
          </w:rPr>
        </w:r>
        <w:r w:rsidR="00526B84">
          <w:rPr>
            <w:noProof/>
            <w:webHidden/>
          </w:rPr>
          <w:fldChar w:fldCharType="separate"/>
        </w:r>
        <w:r w:rsidR="00526B84">
          <w:rPr>
            <w:noProof/>
            <w:webHidden/>
          </w:rPr>
          <w:t>110</w:t>
        </w:r>
        <w:r w:rsidR="00526B84">
          <w:rPr>
            <w:noProof/>
            <w:webHidden/>
          </w:rPr>
          <w:fldChar w:fldCharType="end"/>
        </w:r>
      </w:hyperlink>
    </w:p>
    <w:p w:rsidR="00526B84" w:rsidRDefault="00000000" w14:paraId="5409B3E4" w14:textId="6026F95E">
      <w:pPr>
        <w:pStyle w:val="TOC3"/>
        <w:rPr>
          <w:rFonts w:asciiTheme="minorHAnsi" w:hAnsiTheme="minorHAnsi" w:eastAsiaTheme="minorEastAsia" w:cstheme="minorBidi"/>
          <w:noProof/>
          <w:kern w:val="2"/>
          <w:sz w:val="22"/>
          <w:szCs w:val="22"/>
          <w14:ligatures w14:val="standardContextual"/>
        </w:rPr>
      </w:pPr>
      <w:hyperlink w:history="1" w:anchor="_Toc135312888">
        <w:r w:rsidRPr="002A2BF8" w:rsidR="00526B84">
          <w:rPr>
            <w:rStyle w:val="Hyperlink"/>
            <w:bCs/>
            <w:noProof/>
          </w:rPr>
          <w:t>5.1.11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Referencing Information Within a Document</w:t>
        </w:r>
        <w:r w:rsidR="00526B84">
          <w:rPr>
            <w:noProof/>
            <w:webHidden/>
          </w:rPr>
          <w:tab/>
        </w:r>
        <w:r w:rsidR="00526B84">
          <w:rPr>
            <w:noProof/>
            <w:webHidden/>
          </w:rPr>
          <w:fldChar w:fldCharType="begin"/>
        </w:r>
        <w:r w:rsidR="00526B84">
          <w:rPr>
            <w:noProof/>
            <w:webHidden/>
          </w:rPr>
          <w:instrText xml:space="preserve"> PAGEREF _Toc135312888 \h </w:instrText>
        </w:r>
        <w:r w:rsidR="00526B84">
          <w:rPr>
            <w:noProof/>
            <w:webHidden/>
          </w:rPr>
        </w:r>
        <w:r w:rsidR="00526B84">
          <w:rPr>
            <w:noProof/>
            <w:webHidden/>
          </w:rPr>
          <w:fldChar w:fldCharType="separate"/>
        </w:r>
        <w:r w:rsidR="00526B84">
          <w:rPr>
            <w:noProof/>
            <w:webHidden/>
          </w:rPr>
          <w:t>112</w:t>
        </w:r>
        <w:r w:rsidR="00526B84">
          <w:rPr>
            <w:noProof/>
            <w:webHidden/>
          </w:rPr>
          <w:fldChar w:fldCharType="end"/>
        </w:r>
      </w:hyperlink>
    </w:p>
    <w:p w:rsidR="00526B84" w:rsidRDefault="00000000" w14:paraId="134710D7" w14:textId="23226D39">
      <w:pPr>
        <w:pStyle w:val="TOC3"/>
        <w:rPr>
          <w:rFonts w:asciiTheme="minorHAnsi" w:hAnsiTheme="minorHAnsi" w:eastAsiaTheme="minorEastAsia" w:cstheme="minorBidi"/>
          <w:noProof/>
          <w:kern w:val="2"/>
          <w:sz w:val="22"/>
          <w:szCs w:val="22"/>
          <w14:ligatures w14:val="standardContextual"/>
        </w:rPr>
      </w:pPr>
      <w:hyperlink w:history="1" w:anchor="_Toc135312889">
        <w:r w:rsidRPr="002A2BF8" w:rsidR="00526B84">
          <w:rPr>
            <w:rStyle w:val="Hyperlink"/>
            <w:bCs/>
            <w:noProof/>
          </w:rPr>
          <w:t>5.1.12</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Referencing Information in an External Document</w:t>
        </w:r>
        <w:r w:rsidR="00526B84">
          <w:rPr>
            <w:noProof/>
            <w:webHidden/>
          </w:rPr>
          <w:tab/>
        </w:r>
        <w:r w:rsidR="00526B84">
          <w:rPr>
            <w:noProof/>
            <w:webHidden/>
          </w:rPr>
          <w:fldChar w:fldCharType="begin"/>
        </w:r>
        <w:r w:rsidR="00526B84">
          <w:rPr>
            <w:noProof/>
            <w:webHidden/>
          </w:rPr>
          <w:instrText xml:space="preserve"> PAGEREF _Toc135312889 \h </w:instrText>
        </w:r>
        <w:r w:rsidR="00526B84">
          <w:rPr>
            <w:noProof/>
            <w:webHidden/>
          </w:rPr>
        </w:r>
        <w:r w:rsidR="00526B84">
          <w:rPr>
            <w:noProof/>
            <w:webHidden/>
          </w:rPr>
          <w:fldChar w:fldCharType="separate"/>
        </w:r>
        <w:r w:rsidR="00526B84">
          <w:rPr>
            <w:noProof/>
            <w:webHidden/>
          </w:rPr>
          <w:t>113</w:t>
        </w:r>
        <w:r w:rsidR="00526B84">
          <w:rPr>
            <w:noProof/>
            <w:webHidden/>
          </w:rPr>
          <w:fldChar w:fldCharType="end"/>
        </w:r>
      </w:hyperlink>
    </w:p>
    <w:p w:rsidR="00526B84" w:rsidRDefault="00000000" w14:paraId="285DC7DF" w14:textId="01CDBE42">
      <w:pPr>
        <w:pStyle w:val="TOC3"/>
        <w:rPr>
          <w:rFonts w:asciiTheme="minorHAnsi" w:hAnsiTheme="minorHAnsi" w:eastAsiaTheme="minorEastAsia" w:cstheme="minorBidi"/>
          <w:noProof/>
          <w:kern w:val="2"/>
          <w:sz w:val="22"/>
          <w:szCs w:val="22"/>
          <w14:ligatures w14:val="standardContextual"/>
        </w:rPr>
      </w:pPr>
      <w:hyperlink w:history="1" w:anchor="_Toc135312890">
        <w:r w:rsidRPr="002A2BF8" w:rsidR="00526B84">
          <w:rPr>
            <w:rStyle w:val="Hyperlink"/>
            <w:bCs/>
            <w:noProof/>
          </w:rPr>
          <w:t>5.1.13</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Understanding the ActStatus Model in C-CDA</w:t>
        </w:r>
        <w:r w:rsidR="00526B84">
          <w:rPr>
            <w:noProof/>
            <w:webHidden/>
          </w:rPr>
          <w:tab/>
        </w:r>
        <w:r w:rsidR="00526B84">
          <w:rPr>
            <w:noProof/>
            <w:webHidden/>
          </w:rPr>
          <w:fldChar w:fldCharType="begin"/>
        </w:r>
        <w:r w:rsidR="00526B84">
          <w:rPr>
            <w:noProof/>
            <w:webHidden/>
          </w:rPr>
          <w:instrText xml:space="preserve"> PAGEREF _Toc135312890 \h </w:instrText>
        </w:r>
        <w:r w:rsidR="00526B84">
          <w:rPr>
            <w:noProof/>
            <w:webHidden/>
          </w:rPr>
        </w:r>
        <w:r w:rsidR="00526B84">
          <w:rPr>
            <w:noProof/>
            <w:webHidden/>
          </w:rPr>
          <w:fldChar w:fldCharType="separate"/>
        </w:r>
        <w:r w:rsidR="00526B84">
          <w:rPr>
            <w:noProof/>
            <w:webHidden/>
          </w:rPr>
          <w:t>113</w:t>
        </w:r>
        <w:r w:rsidR="00526B84">
          <w:rPr>
            <w:noProof/>
            <w:webHidden/>
          </w:rPr>
          <w:fldChar w:fldCharType="end"/>
        </w:r>
      </w:hyperlink>
    </w:p>
    <w:p w:rsidR="00526B84" w:rsidRDefault="00000000" w14:paraId="30C97F98" w14:textId="71940892">
      <w:pPr>
        <w:pStyle w:val="TOC3"/>
        <w:rPr>
          <w:rFonts w:asciiTheme="minorHAnsi" w:hAnsiTheme="minorHAnsi" w:eastAsiaTheme="minorEastAsia" w:cstheme="minorBidi"/>
          <w:noProof/>
          <w:kern w:val="2"/>
          <w:sz w:val="22"/>
          <w:szCs w:val="22"/>
          <w14:ligatures w14:val="standardContextual"/>
        </w:rPr>
      </w:pPr>
      <w:hyperlink w:history="1" w:anchor="_Toc135312891">
        <w:r w:rsidRPr="002A2BF8" w:rsidR="00526B84">
          <w:rPr>
            <w:rStyle w:val="Hyperlink"/>
            <w:bCs/>
            <w:noProof/>
          </w:rPr>
          <w:t>5.1.14</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How Negation Works in C-CDA Templates</w:t>
        </w:r>
        <w:r w:rsidR="00526B84">
          <w:rPr>
            <w:noProof/>
            <w:webHidden/>
          </w:rPr>
          <w:tab/>
        </w:r>
        <w:r w:rsidR="00526B84">
          <w:rPr>
            <w:noProof/>
            <w:webHidden/>
          </w:rPr>
          <w:fldChar w:fldCharType="begin"/>
        </w:r>
        <w:r w:rsidR="00526B84">
          <w:rPr>
            <w:noProof/>
            <w:webHidden/>
          </w:rPr>
          <w:instrText xml:space="preserve"> PAGEREF _Toc135312891 \h </w:instrText>
        </w:r>
        <w:r w:rsidR="00526B84">
          <w:rPr>
            <w:noProof/>
            <w:webHidden/>
          </w:rPr>
        </w:r>
        <w:r w:rsidR="00526B84">
          <w:rPr>
            <w:noProof/>
            <w:webHidden/>
          </w:rPr>
          <w:fldChar w:fldCharType="separate"/>
        </w:r>
        <w:r w:rsidR="00526B84">
          <w:rPr>
            <w:noProof/>
            <w:webHidden/>
          </w:rPr>
          <w:t>114</w:t>
        </w:r>
        <w:r w:rsidR="00526B84">
          <w:rPr>
            <w:noProof/>
            <w:webHidden/>
          </w:rPr>
          <w:fldChar w:fldCharType="end"/>
        </w:r>
      </w:hyperlink>
    </w:p>
    <w:p w:rsidR="00526B84" w:rsidRDefault="00000000" w14:paraId="3D30ABEE" w14:textId="729E3DBC">
      <w:pPr>
        <w:pStyle w:val="TOC2"/>
        <w:rPr>
          <w:rFonts w:asciiTheme="minorHAnsi" w:hAnsiTheme="minorHAnsi" w:eastAsiaTheme="minorEastAsia" w:cstheme="minorBidi"/>
          <w:b w:val="0"/>
          <w:bCs w:val="0"/>
          <w:noProof/>
          <w:kern w:val="2"/>
          <w14:ligatures w14:val="standardContextual"/>
        </w:rPr>
      </w:pPr>
      <w:hyperlink w:history="1" w:anchor="_Toc135312892">
        <w:r w:rsidRPr="002A2BF8" w:rsidR="00526B84">
          <w:rPr>
            <w:rStyle w:val="Hyperlink"/>
            <w:noProof/>
          </w:rPr>
          <w:t>5.2</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Essential Entry-Level Guidance</w:t>
        </w:r>
        <w:r w:rsidR="00526B84">
          <w:rPr>
            <w:noProof/>
            <w:webHidden/>
          </w:rPr>
          <w:tab/>
        </w:r>
        <w:r w:rsidR="00526B84">
          <w:rPr>
            <w:noProof/>
            <w:webHidden/>
          </w:rPr>
          <w:fldChar w:fldCharType="begin"/>
        </w:r>
        <w:r w:rsidR="00526B84">
          <w:rPr>
            <w:noProof/>
            <w:webHidden/>
          </w:rPr>
          <w:instrText xml:space="preserve"> PAGEREF _Toc135312892 \h </w:instrText>
        </w:r>
        <w:r w:rsidR="00526B84">
          <w:rPr>
            <w:noProof/>
            <w:webHidden/>
          </w:rPr>
        </w:r>
        <w:r w:rsidR="00526B84">
          <w:rPr>
            <w:noProof/>
            <w:webHidden/>
          </w:rPr>
          <w:fldChar w:fldCharType="separate"/>
        </w:r>
        <w:r w:rsidR="00526B84">
          <w:rPr>
            <w:noProof/>
            <w:webHidden/>
          </w:rPr>
          <w:t>114</w:t>
        </w:r>
        <w:r w:rsidR="00526B84">
          <w:rPr>
            <w:noProof/>
            <w:webHidden/>
          </w:rPr>
          <w:fldChar w:fldCharType="end"/>
        </w:r>
      </w:hyperlink>
    </w:p>
    <w:p w:rsidR="00526B84" w:rsidRDefault="00000000" w14:paraId="0F40AEC4" w14:textId="18015FC5">
      <w:pPr>
        <w:pStyle w:val="TOC3"/>
        <w:rPr>
          <w:rFonts w:asciiTheme="minorHAnsi" w:hAnsiTheme="minorHAnsi" w:eastAsiaTheme="minorEastAsia" w:cstheme="minorBidi"/>
          <w:noProof/>
          <w:kern w:val="2"/>
          <w:sz w:val="22"/>
          <w:szCs w:val="22"/>
          <w14:ligatures w14:val="standardContextual"/>
        </w:rPr>
      </w:pPr>
      <w:hyperlink w:history="1" w:anchor="_Toc135312893">
        <w:r w:rsidRPr="002A2BF8" w:rsidR="00526B84">
          <w:rPr>
            <w:rStyle w:val="Hyperlink"/>
            <w:bCs/>
            <w:noProof/>
          </w:rPr>
          <w:t>5.2.1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Provenance</w:t>
        </w:r>
        <w:r w:rsidR="00526B84">
          <w:rPr>
            <w:noProof/>
            <w:webHidden/>
          </w:rPr>
          <w:tab/>
        </w:r>
        <w:r w:rsidR="00526B84">
          <w:rPr>
            <w:noProof/>
            <w:webHidden/>
          </w:rPr>
          <w:fldChar w:fldCharType="begin"/>
        </w:r>
        <w:r w:rsidR="00526B84">
          <w:rPr>
            <w:noProof/>
            <w:webHidden/>
          </w:rPr>
          <w:instrText xml:space="preserve"> PAGEREF _Toc135312893 \h </w:instrText>
        </w:r>
        <w:r w:rsidR="00526B84">
          <w:rPr>
            <w:noProof/>
            <w:webHidden/>
          </w:rPr>
        </w:r>
        <w:r w:rsidR="00526B84">
          <w:rPr>
            <w:noProof/>
            <w:webHidden/>
          </w:rPr>
          <w:fldChar w:fldCharType="separate"/>
        </w:r>
        <w:r w:rsidR="00526B84">
          <w:rPr>
            <w:noProof/>
            <w:webHidden/>
          </w:rPr>
          <w:t>115</w:t>
        </w:r>
        <w:r w:rsidR="00526B84">
          <w:rPr>
            <w:noProof/>
            <w:webHidden/>
          </w:rPr>
          <w:fldChar w:fldCharType="end"/>
        </w:r>
      </w:hyperlink>
    </w:p>
    <w:p w:rsidR="00526B84" w:rsidRDefault="00000000" w14:paraId="3F7D5EDC" w14:textId="1CF26323">
      <w:pPr>
        <w:pStyle w:val="TOC3"/>
        <w:rPr>
          <w:rFonts w:asciiTheme="minorHAnsi" w:hAnsiTheme="minorHAnsi" w:eastAsiaTheme="minorEastAsia" w:cstheme="minorBidi"/>
          <w:noProof/>
          <w:kern w:val="2"/>
          <w:sz w:val="22"/>
          <w:szCs w:val="22"/>
          <w14:ligatures w14:val="standardContextual"/>
        </w:rPr>
      </w:pPr>
      <w:hyperlink w:history="1" w:anchor="_Toc135312894">
        <w:r w:rsidRPr="002A2BF8" w:rsidR="00526B84">
          <w:rPr>
            <w:rStyle w:val="Hyperlink"/>
            <w:bCs/>
            <w:noProof/>
          </w:rPr>
          <w:t>5.2.2</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Section Time Range</w:t>
        </w:r>
        <w:r w:rsidR="00526B84">
          <w:rPr>
            <w:noProof/>
            <w:webHidden/>
          </w:rPr>
          <w:tab/>
        </w:r>
        <w:r w:rsidR="00526B84">
          <w:rPr>
            <w:noProof/>
            <w:webHidden/>
          </w:rPr>
          <w:fldChar w:fldCharType="begin"/>
        </w:r>
        <w:r w:rsidR="00526B84">
          <w:rPr>
            <w:noProof/>
            <w:webHidden/>
          </w:rPr>
          <w:instrText xml:space="preserve"> PAGEREF _Toc135312894 \h </w:instrText>
        </w:r>
        <w:r w:rsidR="00526B84">
          <w:rPr>
            <w:noProof/>
            <w:webHidden/>
          </w:rPr>
        </w:r>
        <w:r w:rsidR="00526B84">
          <w:rPr>
            <w:noProof/>
            <w:webHidden/>
          </w:rPr>
          <w:fldChar w:fldCharType="separate"/>
        </w:r>
        <w:r w:rsidR="00526B84">
          <w:rPr>
            <w:noProof/>
            <w:webHidden/>
          </w:rPr>
          <w:t>117</w:t>
        </w:r>
        <w:r w:rsidR="00526B84">
          <w:rPr>
            <w:noProof/>
            <w:webHidden/>
          </w:rPr>
          <w:fldChar w:fldCharType="end"/>
        </w:r>
      </w:hyperlink>
    </w:p>
    <w:p w:rsidR="00526B84" w:rsidRDefault="00000000" w14:paraId="47ACE69A" w14:textId="0AD34354">
      <w:pPr>
        <w:pStyle w:val="TOC3"/>
        <w:rPr>
          <w:rFonts w:asciiTheme="minorHAnsi" w:hAnsiTheme="minorHAnsi" w:eastAsiaTheme="minorEastAsia" w:cstheme="minorBidi"/>
          <w:noProof/>
          <w:kern w:val="2"/>
          <w:sz w:val="22"/>
          <w:szCs w:val="22"/>
          <w14:ligatures w14:val="standardContextual"/>
        </w:rPr>
      </w:pPr>
      <w:hyperlink w:history="1" w:anchor="_Toc135312895">
        <w:r w:rsidRPr="002A2BF8" w:rsidR="00526B84">
          <w:rPr>
            <w:rStyle w:val="Hyperlink"/>
            <w:bCs/>
            <w:noProof/>
          </w:rPr>
          <w:t>5.2.3</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Care Team</w:t>
        </w:r>
        <w:r w:rsidR="00526B84">
          <w:rPr>
            <w:noProof/>
            <w:webHidden/>
          </w:rPr>
          <w:tab/>
        </w:r>
        <w:r w:rsidR="00526B84">
          <w:rPr>
            <w:noProof/>
            <w:webHidden/>
          </w:rPr>
          <w:fldChar w:fldCharType="begin"/>
        </w:r>
        <w:r w:rsidR="00526B84">
          <w:rPr>
            <w:noProof/>
            <w:webHidden/>
          </w:rPr>
          <w:instrText xml:space="preserve"> PAGEREF _Toc135312895 \h </w:instrText>
        </w:r>
        <w:r w:rsidR="00526B84">
          <w:rPr>
            <w:noProof/>
            <w:webHidden/>
          </w:rPr>
        </w:r>
        <w:r w:rsidR="00526B84">
          <w:rPr>
            <w:noProof/>
            <w:webHidden/>
          </w:rPr>
          <w:fldChar w:fldCharType="separate"/>
        </w:r>
        <w:r w:rsidR="00526B84">
          <w:rPr>
            <w:noProof/>
            <w:webHidden/>
          </w:rPr>
          <w:t>118</w:t>
        </w:r>
        <w:r w:rsidR="00526B84">
          <w:rPr>
            <w:noProof/>
            <w:webHidden/>
          </w:rPr>
          <w:fldChar w:fldCharType="end"/>
        </w:r>
      </w:hyperlink>
    </w:p>
    <w:p w:rsidR="00526B84" w:rsidRDefault="00000000" w14:paraId="4F178320" w14:textId="2B51071A">
      <w:pPr>
        <w:pStyle w:val="TOC3"/>
        <w:rPr>
          <w:rFonts w:asciiTheme="minorHAnsi" w:hAnsiTheme="minorHAnsi" w:eastAsiaTheme="minorEastAsia" w:cstheme="minorBidi"/>
          <w:noProof/>
          <w:kern w:val="2"/>
          <w:sz w:val="22"/>
          <w:szCs w:val="22"/>
          <w14:ligatures w14:val="standardContextual"/>
        </w:rPr>
      </w:pPr>
      <w:hyperlink w:history="1" w:anchor="_Toc135312896">
        <w:r w:rsidRPr="002A2BF8" w:rsidR="00526B84">
          <w:rPr>
            <w:rStyle w:val="Hyperlink"/>
            <w:bCs/>
            <w:noProof/>
          </w:rPr>
          <w:t>5.2.4</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Encounter</w:t>
        </w:r>
        <w:r w:rsidR="00526B84">
          <w:rPr>
            <w:noProof/>
            <w:webHidden/>
          </w:rPr>
          <w:tab/>
        </w:r>
        <w:r w:rsidR="00526B84">
          <w:rPr>
            <w:noProof/>
            <w:webHidden/>
          </w:rPr>
          <w:fldChar w:fldCharType="begin"/>
        </w:r>
        <w:r w:rsidR="00526B84">
          <w:rPr>
            <w:noProof/>
            <w:webHidden/>
          </w:rPr>
          <w:instrText xml:space="preserve"> PAGEREF _Toc135312896 \h </w:instrText>
        </w:r>
        <w:r w:rsidR="00526B84">
          <w:rPr>
            <w:noProof/>
            <w:webHidden/>
          </w:rPr>
        </w:r>
        <w:r w:rsidR="00526B84">
          <w:rPr>
            <w:noProof/>
            <w:webHidden/>
          </w:rPr>
          <w:fldChar w:fldCharType="separate"/>
        </w:r>
        <w:r w:rsidR="00526B84">
          <w:rPr>
            <w:noProof/>
            <w:webHidden/>
          </w:rPr>
          <w:t>121</w:t>
        </w:r>
        <w:r w:rsidR="00526B84">
          <w:rPr>
            <w:noProof/>
            <w:webHidden/>
          </w:rPr>
          <w:fldChar w:fldCharType="end"/>
        </w:r>
      </w:hyperlink>
    </w:p>
    <w:p w:rsidR="00526B84" w:rsidRDefault="00000000" w14:paraId="540E5304" w14:textId="6F36681F">
      <w:pPr>
        <w:pStyle w:val="TOC3"/>
        <w:rPr>
          <w:rFonts w:asciiTheme="minorHAnsi" w:hAnsiTheme="minorHAnsi" w:eastAsiaTheme="minorEastAsia" w:cstheme="minorBidi"/>
          <w:noProof/>
          <w:kern w:val="2"/>
          <w:sz w:val="22"/>
          <w:szCs w:val="22"/>
          <w14:ligatures w14:val="standardContextual"/>
        </w:rPr>
      </w:pPr>
      <w:hyperlink w:history="1" w:anchor="_Toc135312897">
        <w:r w:rsidRPr="002A2BF8" w:rsidR="00526B84">
          <w:rPr>
            <w:rStyle w:val="Hyperlink"/>
            <w:bCs/>
            <w:noProof/>
          </w:rPr>
          <w:t>5.2.5</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Order</w:t>
        </w:r>
        <w:r w:rsidR="00526B84">
          <w:rPr>
            <w:noProof/>
            <w:webHidden/>
          </w:rPr>
          <w:tab/>
        </w:r>
        <w:r w:rsidR="00526B84">
          <w:rPr>
            <w:noProof/>
            <w:webHidden/>
          </w:rPr>
          <w:fldChar w:fldCharType="begin"/>
        </w:r>
        <w:r w:rsidR="00526B84">
          <w:rPr>
            <w:noProof/>
            <w:webHidden/>
          </w:rPr>
          <w:instrText xml:space="preserve"> PAGEREF _Toc135312897 \h </w:instrText>
        </w:r>
        <w:r w:rsidR="00526B84">
          <w:rPr>
            <w:noProof/>
            <w:webHidden/>
          </w:rPr>
        </w:r>
        <w:r w:rsidR="00526B84">
          <w:rPr>
            <w:noProof/>
            <w:webHidden/>
          </w:rPr>
          <w:fldChar w:fldCharType="separate"/>
        </w:r>
        <w:r w:rsidR="00526B84">
          <w:rPr>
            <w:noProof/>
            <w:webHidden/>
          </w:rPr>
          <w:t>123</w:t>
        </w:r>
        <w:r w:rsidR="00526B84">
          <w:rPr>
            <w:noProof/>
            <w:webHidden/>
          </w:rPr>
          <w:fldChar w:fldCharType="end"/>
        </w:r>
      </w:hyperlink>
    </w:p>
    <w:p w:rsidR="00526B84" w:rsidRDefault="00000000" w14:paraId="4493ABFA" w14:textId="1EE57DB5">
      <w:pPr>
        <w:pStyle w:val="TOC3"/>
        <w:rPr>
          <w:rFonts w:asciiTheme="minorHAnsi" w:hAnsiTheme="minorHAnsi" w:eastAsiaTheme="minorEastAsia" w:cstheme="minorBidi"/>
          <w:noProof/>
          <w:kern w:val="2"/>
          <w:sz w:val="22"/>
          <w:szCs w:val="22"/>
          <w14:ligatures w14:val="standardContextual"/>
        </w:rPr>
      </w:pPr>
      <w:hyperlink w:history="1" w:anchor="_Toc135312898">
        <w:r w:rsidRPr="002A2BF8" w:rsidR="00526B84">
          <w:rPr>
            <w:rStyle w:val="Hyperlink"/>
            <w:bCs/>
            <w:noProof/>
          </w:rPr>
          <w:t>5.2.6</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Problem</w:t>
        </w:r>
        <w:r w:rsidR="00526B84">
          <w:rPr>
            <w:noProof/>
            <w:webHidden/>
          </w:rPr>
          <w:tab/>
        </w:r>
        <w:r w:rsidR="00526B84">
          <w:rPr>
            <w:noProof/>
            <w:webHidden/>
          </w:rPr>
          <w:fldChar w:fldCharType="begin"/>
        </w:r>
        <w:r w:rsidR="00526B84">
          <w:rPr>
            <w:noProof/>
            <w:webHidden/>
          </w:rPr>
          <w:instrText xml:space="preserve"> PAGEREF _Toc135312898 \h </w:instrText>
        </w:r>
        <w:r w:rsidR="00526B84">
          <w:rPr>
            <w:noProof/>
            <w:webHidden/>
          </w:rPr>
        </w:r>
        <w:r w:rsidR="00526B84">
          <w:rPr>
            <w:noProof/>
            <w:webHidden/>
          </w:rPr>
          <w:fldChar w:fldCharType="separate"/>
        </w:r>
        <w:r w:rsidR="00526B84">
          <w:rPr>
            <w:noProof/>
            <w:webHidden/>
          </w:rPr>
          <w:t>124</w:t>
        </w:r>
        <w:r w:rsidR="00526B84">
          <w:rPr>
            <w:noProof/>
            <w:webHidden/>
          </w:rPr>
          <w:fldChar w:fldCharType="end"/>
        </w:r>
      </w:hyperlink>
    </w:p>
    <w:p w:rsidR="00526B84" w:rsidRDefault="00000000" w14:paraId="70396265" w14:textId="06CF6AD5">
      <w:pPr>
        <w:pStyle w:val="TOC3"/>
        <w:rPr>
          <w:rFonts w:asciiTheme="minorHAnsi" w:hAnsiTheme="minorHAnsi" w:eastAsiaTheme="minorEastAsia" w:cstheme="minorBidi"/>
          <w:noProof/>
          <w:kern w:val="2"/>
          <w:sz w:val="22"/>
          <w:szCs w:val="22"/>
          <w14:ligatures w14:val="standardContextual"/>
        </w:rPr>
      </w:pPr>
      <w:hyperlink w:history="1" w:anchor="_Toc135312899">
        <w:r w:rsidRPr="002A2BF8" w:rsidR="00526B84">
          <w:rPr>
            <w:rStyle w:val="Hyperlink"/>
            <w:bCs/>
            <w:noProof/>
          </w:rPr>
          <w:t>5.2.7</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Allergy</w:t>
        </w:r>
        <w:r w:rsidR="00526B84">
          <w:rPr>
            <w:noProof/>
            <w:webHidden/>
          </w:rPr>
          <w:tab/>
        </w:r>
        <w:r w:rsidR="00526B84">
          <w:rPr>
            <w:noProof/>
            <w:webHidden/>
          </w:rPr>
          <w:fldChar w:fldCharType="begin"/>
        </w:r>
        <w:r w:rsidR="00526B84">
          <w:rPr>
            <w:noProof/>
            <w:webHidden/>
          </w:rPr>
          <w:instrText xml:space="preserve"> PAGEREF _Toc135312899 \h </w:instrText>
        </w:r>
        <w:r w:rsidR="00526B84">
          <w:rPr>
            <w:noProof/>
            <w:webHidden/>
          </w:rPr>
        </w:r>
        <w:r w:rsidR="00526B84">
          <w:rPr>
            <w:noProof/>
            <w:webHidden/>
          </w:rPr>
          <w:fldChar w:fldCharType="separate"/>
        </w:r>
        <w:r w:rsidR="00526B84">
          <w:rPr>
            <w:noProof/>
            <w:webHidden/>
          </w:rPr>
          <w:t>133</w:t>
        </w:r>
        <w:r w:rsidR="00526B84">
          <w:rPr>
            <w:noProof/>
            <w:webHidden/>
          </w:rPr>
          <w:fldChar w:fldCharType="end"/>
        </w:r>
      </w:hyperlink>
    </w:p>
    <w:p w:rsidR="00526B84" w:rsidRDefault="00000000" w14:paraId="6480AEF5" w14:textId="21F839E6">
      <w:pPr>
        <w:pStyle w:val="TOC3"/>
        <w:rPr>
          <w:rFonts w:asciiTheme="minorHAnsi" w:hAnsiTheme="minorHAnsi" w:eastAsiaTheme="minorEastAsia" w:cstheme="minorBidi"/>
          <w:noProof/>
          <w:kern w:val="2"/>
          <w:sz w:val="22"/>
          <w:szCs w:val="22"/>
          <w14:ligatures w14:val="standardContextual"/>
        </w:rPr>
      </w:pPr>
      <w:hyperlink w:history="1" w:anchor="_Toc135312900">
        <w:r w:rsidRPr="002A2BF8" w:rsidR="00526B84">
          <w:rPr>
            <w:rStyle w:val="Hyperlink"/>
            <w:bCs/>
            <w:noProof/>
          </w:rPr>
          <w:t>5.2.8</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Medical Equipment</w:t>
        </w:r>
        <w:r w:rsidR="00526B84">
          <w:rPr>
            <w:noProof/>
            <w:webHidden/>
          </w:rPr>
          <w:tab/>
        </w:r>
        <w:r w:rsidR="00526B84">
          <w:rPr>
            <w:noProof/>
            <w:webHidden/>
          </w:rPr>
          <w:fldChar w:fldCharType="begin"/>
        </w:r>
        <w:r w:rsidR="00526B84">
          <w:rPr>
            <w:noProof/>
            <w:webHidden/>
          </w:rPr>
          <w:instrText xml:space="preserve"> PAGEREF _Toc135312900 \h </w:instrText>
        </w:r>
        <w:r w:rsidR="00526B84">
          <w:rPr>
            <w:noProof/>
            <w:webHidden/>
          </w:rPr>
        </w:r>
        <w:r w:rsidR="00526B84">
          <w:rPr>
            <w:noProof/>
            <w:webHidden/>
          </w:rPr>
          <w:fldChar w:fldCharType="separate"/>
        </w:r>
        <w:r w:rsidR="00526B84">
          <w:rPr>
            <w:noProof/>
            <w:webHidden/>
          </w:rPr>
          <w:t>141</w:t>
        </w:r>
        <w:r w:rsidR="00526B84">
          <w:rPr>
            <w:noProof/>
            <w:webHidden/>
          </w:rPr>
          <w:fldChar w:fldCharType="end"/>
        </w:r>
      </w:hyperlink>
    </w:p>
    <w:p w:rsidR="00526B84" w:rsidRDefault="00000000" w14:paraId="37C4C6FE" w14:textId="0DD6C882">
      <w:pPr>
        <w:pStyle w:val="TOC3"/>
        <w:rPr>
          <w:rFonts w:asciiTheme="minorHAnsi" w:hAnsiTheme="minorHAnsi" w:eastAsiaTheme="minorEastAsia" w:cstheme="minorBidi"/>
          <w:noProof/>
          <w:kern w:val="2"/>
          <w:sz w:val="22"/>
          <w:szCs w:val="22"/>
          <w14:ligatures w14:val="standardContextual"/>
        </w:rPr>
      </w:pPr>
      <w:hyperlink w:history="1" w:anchor="_Toc135312901">
        <w:r w:rsidRPr="002A2BF8" w:rsidR="00526B84">
          <w:rPr>
            <w:rStyle w:val="Hyperlink"/>
            <w:bCs/>
            <w:noProof/>
          </w:rPr>
          <w:t>5.2.9</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Goal</w:t>
        </w:r>
        <w:r w:rsidR="00526B84">
          <w:rPr>
            <w:noProof/>
            <w:webHidden/>
          </w:rPr>
          <w:tab/>
        </w:r>
        <w:r w:rsidR="00526B84">
          <w:rPr>
            <w:noProof/>
            <w:webHidden/>
          </w:rPr>
          <w:fldChar w:fldCharType="begin"/>
        </w:r>
        <w:r w:rsidR="00526B84">
          <w:rPr>
            <w:noProof/>
            <w:webHidden/>
          </w:rPr>
          <w:instrText xml:space="preserve"> PAGEREF _Toc135312901 \h </w:instrText>
        </w:r>
        <w:r w:rsidR="00526B84">
          <w:rPr>
            <w:noProof/>
            <w:webHidden/>
          </w:rPr>
        </w:r>
        <w:r w:rsidR="00526B84">
          <w:rPr>
            <w:noProof/>
            <w:webHidden/>
          </w:rPr>
          <w:fldChar w:fldCharType="separate"/>
        </w:r>
        <w:r w:rsidR="00526B84">
          <w:rPr>
            <w:noProof/>
            <w:webHidden/>
          </w:rPr>
          <w:t>148</w:t>
        </w:r>
        <w:r w:rsidR="00526B84">
          <w:rPr>
            <w:noProof/>
            <w:webHidden/>
          </w:rPr>
          <w:fldChar w:fldCharType="end"/>
        </w:r>
      </w:hyperlink>
    </w:p>
    <w:p w:rsidR="00526B84" w:rsidRDefault="00000000" w14:paraId="1312DDE3" w14:textId="636BABC3">
      <w:pPr>
        <w:pStyle w:val="TOC3"/>
        <w:rPr>
          <w:rFonts w:asciiTheme="minorHAnsi" w:hAnsiTheme="minorHAnsi" w:eastAsiaTheme="minorEastAsia" w:cstheme="minorBidi"/>
          <w:noProof/>
          <w:kern w:val="2"/>
          <w:sz w:val="22"/>
          <w:szCs w:val="22"/>
          <w14:ligatures w14:val="standardContextual"/>
        </w:rPr>
      </w:pPr>
      <w:hyperlink w:history="1" w:anchor="_Toc135312902">
        <w:r w:rsidRPr="002A2BF8" w:rsidR="00526B84">
          <w:rPr>
            <w:rStyle w:val="Hyperlink"/>
            <w:bCs/>
            <w:noProof/>
          </w:rPr>
          <w:t>5.2.10</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Social History</w:t>
        </w:r>
        <w:r w:rsidR="00526B84">
          <w:rPr>
            <w:noProof/>
            <w:webHidden/>
          </w:rPr>
          <w:tab/>
        </w:r>
        <w:r w:rsidR="00526B84">
          <w:rPr>
            <w:noProof/>
            <w:webHidden/>
          </w:rPr>
          <w:fldChar w:fldCharType="begin"/>
        </w:r>
        <w:r w:rsidR="00526B84">
          <w:rPr>
            <w:noProof/>
            <w:webHidden/>
          </w:rPr>
          <w:instrText xml:space="preserve"> PAGEREF _Toc135312902 \h </w:instrText>
        </w:r>
        <w:r w:rsidR="00526B84">
          <w:rPr>
            <w:noProof/>
            <w:webHidden/>
          </w:rPr>
        </w:r>
        <w:r w:rsidR="00526B84">
          <w:rPr>
            <w:noProof/>
            <w:webHidden/>
          </w:rPr>
          <w:fldChar w:fldCharType="separate"/>
        </w:r>
        <w:r w:rsidR="00526B84">
          <w:rPr>
            <w:noProof/>
            <w:webHidden/>
          </w:rPr>
          <w:t>150</w:t>
        </w:r>
        <w:r w:rsidR="00526B84">
          <w:rPr>
            <w:noProof/>
            <w:webHidden/>
          </w:rPr>
          <w:fldChar w:fldCharType="end"/>
        </w:r>
      </w:hyperlink>
    </w:p>
    <w:p w:rsidR="00526B84" w:rsidRDefault="00000000" w14:paraId="55D6F83F" w14:textId="74DDF545">
      <w:pPr>
        <w:pStyle w:val="TOC3"/>
        <w:rPr>
          <w:rFonts w:asciiTheme="minorHAnsi" w:hAnsiTheme="minorHAnsi" w:eastAsiaTheme="minorEastAsia" w:cstheme="minorBidi"/>
          <w:noProof/>
          <w:kern w:val="2"/>
          <w:sz w:val="22"/>
          <w:szCs w:val="22"/>
          <w14:ligatures w14:val="standardContextual"/>
        </w:rPr>
      </w:pPr>
      <w:hyperlink w:history="1" w:anchor="_Toc135312903">
        <w:r w:rsidRPr="002A2BF8" w:rsidR="00526B84">
          <w:rPr>
            <w:rStyle w:val="Hyperlink"/>
            <w:bCs/>
            <w:noProof/>
          </w:rPr>
          <w:t>5.2.11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Result</w:t>
        </w:r>
        <w:r w:rsidR="00526B84">
          <w:rPr>
            <w:noProof/>
            <w:webHidden/>
          </w:rPr>
          <w:tab/>
        </w:r>
        <w:r w:rsidR="00526B84">
          <w:rPr>
            <w:noProof/>
            <w:webHidden/>
          </w:rPr>
          <w:fldChar w:fldCharType="begin"/>
        </w:r>
        <w:r w:rsidR="00526B84">
          <w:rPr>
            <w:noProof/>
            <w:webHidden/>
          </w:rPr>
          <w:instrText xml:space="preserve"> PAGEREF _Toc135312903 \h </w:instrText>
        </w:r>
        <w:r w:rsidR="00526B84">
          <w:rPr>
            <w:noProof/>
            <w:webHidden/>
          </w:rPr>
        </w:r>
        <w:r w:rsidR="00526B84">
          <w:rPr>
            <w:noProof/>
            <w:webHidden/>
          </w:rPr>
          <w:fldChar w:fldCharType="separate"/>
        </w:r>
        <w:r w:rsidR="00526B84">
          <w:rPr>
            <w:noProof/>
            <w:webHidden/>
          </w:rPr>
          <w:t>157</w:t>
        </w:r>
        <w:r w:rsidR="00526B84">
          <w:rPr>
            <w:noProof/>
            <w:webHidden/>
          </w:rPr>
          <w:fldChar w:fldCharType="end"/>
        </w:r>
      </w:hyperlink>
    </w:p>
    <w:p w:rsidR="00526B84" w:rsidRDefault="00000000" w14:paraId="32FE7E3A" w14:textId="6F5A22B0">
      <w:pPr>
        <w:pStyle w:val="TOC3"/>
        <w:rPr>
          <w:rFonts w:asciiTheme="minorHAnsi" w:hAnsiTheme="minorHAnsi" w:eastAsiaTheme="minorEastAsia" w:cstheme="minorBidi"/>
          <w:noProof/>
          <w:kern w:val="2"/>
          <w:sz w:val="22"/>
          <w:szCs w:val="22"/>
          <w14:ligatures w14:val="standardContextual"/>
        </w:rPr>
      </w:pPr>
      <w:hyperlink w:history="1" w:anchor="_Toc135312904">
        <w:r w:rsidRPr="002A2BF8" w:rsidR="00526B84">
          <w:rPr>
            <w:rStyle w:val="Hyperlink"/>
            <w:bCs/>
            <w:noProof/>
          </w:rPr>
          <w:t>5.2.12</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Vital Sign</w:t>
        </w:r>
        <w:r w:rsidR="00526B84">
          <w:rPr>
            <w:noProof/>
            <w:webHidden/>
          </w:rPr>
          <w:tab/>
        </w:r>
        <w:r w:rsidR="00526B84">
          <w:rPr>
            <w:noProof/>
            <w:webHidden/>
          </w:rPr>
          <w:fldChar w:fldCharType="begin"/>
        </w:r>
        <w:r w:rsidR="00526B84">
          <w:rPr>
            <w:noProof/>
            <w:webHidden/>
          </w:rPr>
          <w:instrText xml:space="preserve"> PAGEREF _Toc135312904 \h </w:instrText>
        </w:r>
        <w:r w:rsidR="00526B84">
          <w:rPr>
            <w:noProof/>
            <w:webHidden/>
          </w:rPr>
        </w:r>
        <w:r w:rsidR="00526B84">
          <w:rPr>
            <w:noProof/>
            <w:webHidden/>
          </w:rPr>
          <w:fldChar w:fldCharType="separate"/>
        </w:r>
        <w:r w:rsidR="00526B84">
          <w:rPr>
            <w:noProof/>
            <w:webHidden/>
          </w:rPr>
          <w:t>161</w:t>
        </w:r>
        <w:r w:rsidR="00526B84">
          <w:rPr>
            <w:noProof/>
            <w:webHidden/>
          </w:rPr>
          <w:fldChar w:fldCharType="end"/>
        </w:r>
      </w:hyperlink>
    </w:p>
    <w:p w:rsidR="00526B84" w:rsidRDefault="00000000" w14:paraId="683D3BC7" w14:textId="4BC1D041">
      <w:pPr>
        <w:pStyle w:val="TOC3"/>
        <w:rPr>
          <w:rFonts w:asciiTheme="minorHAnsi" w:hAnsiTheme="minorHAnsi" w:eastAsiaTheme="minorEastAsia" w:cstheme="minorBidi"/>
          <w:noProof/>
          <w:kern w:val="2"/>
          <w:sz w:val="22"/>
          <w:szCs w:val="22"/>
          <w14:ligatures w14:val="standardContextual"/>
        </w:rPr>
      </w:pPr>
      <w:hyperlink w:history="1" w:anchor="_Toc135312905">
        <w:r w:rsidRPr="002A2BF8" w:rsidR="00526B84">
          <w:rPr>
            <w:rStyle w:val="Hyperlink"/>
            <w:bCs/>
            <w:noProof/>
          </w:rPr>
          <w:t>5.2.13</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Medication</w:t>
        </w:r>
        <w:r w:rsidR="00526B84">
          <w:rPr>
            <w:noProof/>
            <w:webHidden/>
          </w:rPr>
          <w:tab/>
        </w:r>
        <w:r w:rsidR="00526B84">
          <w:rPr>
            <w:noProof/>
            <w:webHidden/>
          </w:rPr>
          <w:fldChar w:fldCharType="begin"/>
        </w:r>
        <w:r w:rsidR="00526B84">
          <w:rPr>
            <w:noProof/>
            <w:webHidden/>
          </w:rPr>
          <w:instrText xml:space="preserve"> PAGEREF _Toc135312905 \h </w:instrText>
        </w:r>
        <w:r w:rsidR="00526B84">
          <w:rPr>
            <w:noProof/>
            <w:webHidden/>
          </w:rPr>
        </w:r>
        <w:r w:rsidR="00526B84">
          <w:rPr>
            <w:noProof/>
            <w:webHidden/>
          </w:rPr>
          <w:fldChar w:fldCharType="separate"/>
        </w:r>
        <w:r w:rsidR="00526B84">
          <w:rPr>
            <w:noProof/>
            <w:webHidden/>
          </w:rPr>
          <w:t>165</w:t>
        </w:r>
        <w:r w:rsidR="00526B84">
          <w:rPr>
            <w:noProof/>
            <w:webHidden/>
          </w:rPr>
          <w:fldChar w:fldCharType="end"/>
        </w:r>
      </w:hyperlink>
    </w:p>
    <w:p w:rsidR="00526B84" w:rsidRDefault="00000000" w14:paraId="102B30CA" w14:textId="670AF440">
      <w:pPr>
        <w:pStyle w:val="TOC3"/>
        <w:rPr>
          <w:rFonts w:asciiTheme="minorHAnsi" w:hAnsiTheme="minorHAnsi" w:eastAsiaTheme="minorEastAsia" w:cstheme="minorBidi"/>
          <w:noProof/>
          <w:kern w:val="2"/>
          <w:sz w:val="22"/>
          <w:szCs w:val="22"/>
          <w14:ligatures w14:val="standardContextual"/>
        </w:rPr>
      </w:pPr>
      <w:hyperlink w:history="1" w:anchor="_Toc135312906">
        <w:r w:rsidRPr="002A2BF8" w:rsidR="00526B84">
          <w:rPr>
            <w:rStyle w:val="Hyperlink"/>
            <w:bCs/>
            <w:noProof/>
          </w:rPr>
          <w:t>5.2.14</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Immunization</w:t>
        </w:r>
        <w:r w:rsidR="00526B84">
          <w:rPr>
            <w:noProof/>
            <w:webHidden/>
          </w:rPr>
          <w:tab/>
        </w:r>
        <w:r w:rsidR="00526B84">
          <w:rPr>
            <w:noProof/>
            <w:webHidden/>
          </w:rPr>
          <w:fldChar w:fldCharType="begin"/>
        </w:r>
        <w:r w:rsidR="00526B84">
          <w:rPr>
            <w:noProof/>
            <w:webHidden/>
          </w:rPr>
          <w:instrText xml:space="preserve"> PAGEREF _Toc135312906 \h </w:instrText>
        </w:r>
        <w:r w:rsidR="00526B84">
          <w:rPr>
            <w:noProof/>
            <w:webHidden/>
          </w:rPr>
        </w:r>
        <w:r w:rsidR="00526B84">
          <w:rPr>
            <w:noProof/>
            <w:webHidden/>
          </w:rPr>
          <w:fldChar w:fldCharType="separate"/>
        </w:r>
        <w:r w:rsidR="00526B84">
          <w:rPr>
            <w:noProof/>
            <w:webHidden/>
          </w:rPr>
          <w:t>167</w:t>
        </w:r>
        <w:r w:rsidR="00526B84">
          <w:rPr>
            <w:noProof/>
            <w:webHidden/>
          </w:rPr>
          <w:fldChar w:fldCharType="end"/>
        </w:r>
      </w:hyperlink>
    </w:p>
    <w:p w:rsidR="00526B84" w:rsidRDefault="00000000" w14:paraId="63FB73A5" w14:textId="0571E860">
      <w:pPr>
        <w:pStyle w:val="TOC3"/>
        <w:rPr>
          <w:rFonts w:asciiTheme="minorHAnsi" w:hAnsiTheme="minorHAnsi" w:eastAsiaTheme="minorEastAsia" w:cstheme="minorBidi"/>
          <w:noProof/>
          <w:kern w:val="2"/>
          <w:sz w:val="22"/>
          <w:szCs w:val="22"/>
          <w14:ligatures w14:val="standardContextual"/>
        </w:rPr>
      </w:pPr>
      <w:hyperlink w:history="1" w:anchor="_Toc135312907">
        <w:r w:rsidRPr="002A2BF8" w:rsidR="00526B84">
          <w:rPr>
            <w:rStyle w:val="Hyperlink"/>
            <w:bCs/>
            <w:noProof/>
          </w:rPr>
          <w:t>5.2.15</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Procedure</w:t>
        </w:r>
        <w:r w:rsidR="00526B84">
          <w:rPr>
            <w:noProof/>
            <w:webHidden/>
          </w:rPr>
          <w:tab/>
        </w:r>
        <w:r w:rsidR="00526B84">
          <w:rPr>
            <w:noProof/>
            <w:webHidden/>
          </w:rPr>
          <w:fldChar w:fldCharType="begin"/>
        </w:r>
        <w:r w:rsidR="00526B84">
          <w:rPr>
            <w:noProof/>
            <w:webHidden/>
          </w:rPr>
          <w:instrText xml:space="preserve"> PAGEREF _Toc135312907 \h </w:instrText>
        </w:r>
        <w:r w:rsidR="00526B84">
          <w:rPr>
            <w:noProof/>
            <w:webHidden/>
          </w:rPr>
        </w:r>
        <w:r w:rsidR="00526B84">
          <w:rPr>
            <w:noProof/>
            <w:webHidden/>
          </w:rPr>
          <w:fldChar w:fldCharType="separate"/>
        </w:r>
        <w:r w:rsidR="00526B84">
          <w:rPr>
            <w:noProof/>
            <w:webHidden/>
          </w:rPr>
          <w:t>168</w:t>
        </w:r>
        <w:r w:rsidR="00526B84">
          <w:rPr>
            <w:noProof/>
            <w:webHidden/>
          </w:rPr>
          <w:fldChar w:fldCharType="end"/>
        </w:r>
      </w:hyperlink>
    </w:p>
    <w:p w:rsidR="00526B84" w:rsidRDefault="00000000" w14:paraId="40907EF9" w14:textId="531B0DC2">
      <w:pPr>
        <w:pStyle w:val="TOC3"/>
        <w:rPr>
          <w:rFonts w:asciiTheme="minorHAnsi" w:hAnsiTheme="minorHAnsi" w:eastAsiaTheme="minorEastAsia" w:cstheme="minorBidi"/>
          <w:noProof/>
          <w:kern w:val="2"/>
          <w:sz w:val="22"/>
          <w:szCs w:val="22"/>
          <w14:ligatures w14:val="standardContextual"/>
        </w:rPr>
      </w:pPr>
      <w:hyperlink w:history="1" w:anchor="_Toc135312908">
        <w:r w:rsidRPr="002A2BF8" w:rsidR="00526B84">
          <w:rPr>
            <w:rStyle w:val="Hyperlink"/>
            <w:bCs/>
            <w:noProof/>
          </w:rPr>
          <w:t>5.2.16</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Assessment (the noun)</w:t>
        </w:r>
        <w:r w:rsidR="00526B84">
          <w:rPr>
            <w:noProof/>
            <w:webHidden/>
          </w:rPr>
          <w:tab/>
        </w:r>
        <w:r w:rsidR="00526B84">
          <w:rPr>
            <w:noProof/>
            <w:webHidden/>
          </w:rPr>
          <w:fldChar w:fldCharType="begin"/>
        </w:r>
        <w:r w:rsidR="00526B84">
          <w:rPr>
            <w:noProof/>
            <w:webHidden/>
          </w:rPr>
          <w:instrText xml:space="preserve"> PAGEREF _Toc135312908 \h </w:instrText>
        </w:r>
        <w:r w:rsidR="00526B84">
          <w:rPr>
            <w:noProof/>
            <w:webHidden/>
          </w:rPr>
        </w:r>
        <w:r w:rsidR="00526B84">
          <w:rPr>
            <w:noProof/>
            <w:webHidden/>
          </w:rPr>
          <w:fldChar w:fldCharType="separate"/>
        </w:r>
        <w:r w:rsidR="00526B84">
          <w:rPr>
            <w:noProof/>
            <w:webHidden/>
          </w:rPr>
          <w:t>169</w:t>
        </w:r>
        <w:r w:rsidR="00526B84">
          <w:rPr>
            <w:noProof/>
            <w:webHidden/>
          </w:rPr>
          <w:fldChar w:fldCharType="end"/>
        </w:r>
      </w:hyperlink>
    </w:p>
    <w:p w:rsidR="00526B84" w:rsidRDefault="00000000" w14:paraId="0263DDDE" w14:textId="752405D9">
      <w:pPr>
        <w:pStyle w:val="TOC3"/>
        <w:rPr>
          <w:rFonts w:asciiTheme="minorHAnsi" w:hAnsiTheme="minorHAnsi" w:eastAsiaTheme="minorEastAsia" w:cstheme="minorBidi"/>
          <w:noProof/>
          <w:kern w:val="2"/>
          <w:sz w:val="22"/>
          <w:szCs w:val="22"/>
          <w14:ligatures w14:val="standardContextual"/>
        </w:rPr>
      </w:pPr>
      <w:hyperlink w:history="1" w:anchor="_Toc135312909">
        <w:r w:rsidRPr="002A2BF8" w:rsidR="00526B84">
          <w:rPr>
            <w:rStyle w:val="Hyperlink"/>
            <w:bCs/>
            <w:noProof/>
          </w:rPr>
          <w:t>5.2.17</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Plan of Treatment</w:t>
        </w:r>
        <w:r w:rsidR="00526B84">
          <w:rPr>
            <w:noProof/>
            <w:webHidden/>
          </w:rPr>
          <w:tab/>
        </w:r>
        <w:r w:rsidR="00526B84">
          <w:rPr>
            <w:noProof/>
            <w:webHidden/>
          </w:rPr>
          <w:fldChar w:fldCharType="begin"/>
        </w:r>
        <w:r w:rsidR="00526B84">
          <w:rPr>
            <w:noProof/>
            <w:webHidden/>
          </w:rPr>
          <w:instrText xml:space="preserve"> PAGEREF _Toc135312909 \h </w:instrText>
        </w:r>
        <w:r w:rsidR="00526B84">
          <w:rPr>
            <w:noProof/>
            <w:webHidden/>
          </w:rPr>
        </w:r>
        <w:r w:rsidR="00526B84">
          <w:rPr>
            <w:noProof/>
            <w:webHidden/>
          </w:rPr>
          <w:fldChar w:fldCharType="separate"/>
        </w:r>
        <w:r w:rsidR="00526B84">
          <w:rPr>
            <w:noProof/>
            <w:webHidden/>
          </w:rPr>
          <w:t>170</w:t>
        </w:r>
        <w:r w:rsidR="00526B84">
          <w:rPr>
            <w:noProof/>
            <w:webHidden/>
          </w:rPr>
          <w:fldChar w:fldCharType="end"/>
        </w:r>
      </w:hyperlink>
    </w:p>
    <w:p w:rsidR="00526B84" w:rsidRDefault="00000000" w14:paraId="4C434518" w14:textId="52B136C6">
      <w:pPr>
        <w:pStyle w:val="TOC3"/>
        <w:rPr>
          <w:rFonts w:asciiTheme="minorHAnsi" w:hAnsiTheme="minorHAnsi" w:eastAsiaTheme="minorEastAsia" w:cstheme="minorBidi"/>
          <w:noProof/>
          <w:kern w:val="2"/>
          <w:sz w:val="22"/>
          <w:szCs w:val="22"/>
          <w14:ligatures w14:val="standardContextual"/>
        </w:rPr>
      </w:pPr>
      <w:hyperlink w:history="1" w:anchor="_Toc135312910">
        <w:r w:rsidRPr="002A2BF8" w:rsidR="00526B84">
          <w:rPr>
            <w:rStyle w:val="Hyperlink"/>
            <w:bCs/>
            <w:noProof/>
          </w:rPr>
          <w:t>5.2.18</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Clinical Note</w:t>
        </w:r>
        <w:r w:rsidR="00526B84">
          <w:rPr>
            <w:noProof/>
            <w:webHidden/>
          </w:rPr>
          <w:tab/>
        </w:r>
        <w:r w:rsidR="00526B84">
          <w:rPr>
            <w:noProof/>
            <w:webHidden/>
          </w:rPr>
          <w:fldChar w:fldCharType="begin"/>
        </w:r>
        <w:r w:rsidR="00526B84">
          <w:rPr>
            <w:noProof/>
            <w:webHidden/>
          </w:rPr>
          <w:instrText xml:space="preserve"> PAGEREF _Toc135312910 \h </w:instrText>
        </w:r>
        <w:r w:rsidR="00526B84">
          <w:rPr>
            <w:noProof/>
            <w:webHidden/>
          </w:rPr>
        </w:r>
        <w:r w:rsidR="00526B84">
          <w:rPr>
            <w:noProof/>
            <w:webHidden/>
          </w:rPr>
          <w:fldChar w:fldCharType="separate"/>
        </w:r>
        <w:r w:rsidR="00526B84">
          <w:rPr>
            <w:noProof/>
            <w:webHidden/>
          </w:rPr>
          <w:t>170</w:t>
        </w:r>
        <w:r w:rsidR="00526B84">
          <w:rPr>
            <w:noProof/>
            <w:webHidden/>
          </w:rPr>
          <w:fldChar w:fldCharType="end"/>
        </w:r>
      </w:hyperlink>
    </w:p>
    <w:p w:rsidR="00526B84" w:rsidRDefault="00000000" w14:paraId="4BBE9372" w14:textId="74B2A0F4">
      <w:pPr>
        <w:pStyle w:val="TOC3"/>
        <w:rPr>
          <w:rFonts w:asciiTheme="minorHAnsi" w:hAnsiTheme="minorHAnsi" w:eastAsiaTheme="minorEastAsia" w:cstheme="minorBidi"/>
          <w:noProof/>
          <w:kern w:val="2"/>
          <w:sz w:val="22"/>
          <w:szCs w:val="22"/>
          <w14:ligatures w14:val="standardContextual"/>
        </w:rPr>
      </w:pPr>
      <w:hyperlink w:history="1" w:anchor="_Toc135312911">
        <w:r w:rsidRPr="002A2BF8" w:rsidR="00526B84">
          <w:rPr>
            <w:rStyle w:val="Hyperlink"/>
            <w:bCs/>
            <w:noProof/>
          </w:rPr>
          <w:t>5.2.19</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Advance Directive</w:t>
        </w:r>
        <w:r w:rsidR="00526B84">
          <w:rPr>
            <w:noProof/>
            <w:webHidden/>
          </w:rPr>
          <w:tab/>
        </w:r>
        <w:r w:rsidR="00526B84">
          <w:rPr>
            <w:noProof/>
            <w:webHidden/>
          </w:rPr>
          <w:fldChar w:fldCharType="begin"/>
        </w:r>
        <w:r w:rsidR="00526B84">
          <w:rPr>
            <w:noProof/>
            <w:webHidden/>
          </w:rPr>
          <w:instrText xml:space="preserve"> PAGEREF _Toc135312911 \h </w:instrText>
        </w:r>
        <w:r w:rsidR="00526B84">
          <w:rPr>
            <w:noProof/>
            <w:webHidden/>
          </w:rPr>
        </w:r>
        <w:r w:rsidR="00526B84">
          <w:rPr>
            <w:noProof/>
            <w:webHidden/>
          </w:rPr>
          <w:fldChar w:fldCharType="separate"/>
        </w:r>
        <w:r w:rsidR="00526B84">
          <w:rPr>
            <w:noProof/>
            <w:webHidden/>
          </w:rPr>
          <w:t>174</w:t>
        </w:r>
        <w:r w:rsidR="00526B84">
          <w:rPr>
            <w:noProof/>
            <w:webHidden/>
          </w:rPr>
          <w:fldChar w:fldCharType="end"/>
        </w:r>
      </w:hyperlink>
    </w:p>
    <w:p w:rsidR="00526B84" w:rsidRDefault="00000000" w14:paraId="692B5234" w14:textId="35C52661">
      <w:pPr>
        <w:pStyle w:val="TOC3"/>
        <w:rPr>
          <w:rFonts w:asciiTheme="minorHAnsi" w:hAnsiTheme="minorHAnsi" w:eastAsiaTheme="minorEastAsia" w:cstheme="minorBidi"/>
          <w:noProof/>
          <w:kern w:val="2"/>
          <w:sz w:val="22"/>
          <w:szCs w:val="22"/>
          <w14:ligatures w14:val="standardContextual"/>
        </w:rPr>
      </w:pPr>
      <w:hyperlink w:history="1" w:anchor="_Toc135312912">
        <w:r w:rsidRPr="002A2BF8" w:rsidR="00526B84">
          <w:rPr>
            <w:rStyle w:val="Hyperlink"/>
            <w:bCs/>
            <w:noProof/>
          </w:rPr>
          <w:t>5.2.20</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Quality Measure</w:t>
        </w:r>
        <w:r w:rsidR="00526B84">
          <w:rPr>
            <w:noProof/>
            <w:webHidden/>
          </w:rPr>
          <w:tab/>
        </w:r>
        <w:r w:rsidR="00526B84">
          <w:rPr>
            <w:noProof/>
            <w:webHidden/>
          </w:rPr>
          <w:fldChar w:fldCharType="begin"/>
        </w:r>
        <w:r w:rsidR="00526B84">
          <w:rPr>
            <w:noProof/>
            <w:webHidden/>
          </w:rPr>
          <w:instrText xml:space="preserve"> PAGEREF _Toc135312912 \h </w:instrText>
        </w:r>
        <w:r w:rsidR="00526B84">
          <w:rPr>
            <w:noProof/>
            <w:webHidden/>
          </w:rPr>
        </w:r>
        <w:r w:rsidR="00526B84">
          <w:rPr>
            <w:noProof/>
            <w:webHidden/>
          </w:rPr>
          <w:fldChar w:fldCharType="separate"/>
        </w:r>
        <w:r w:rsidR="00526B84">
          <w:rPr>
            <w:noProof/>
            <w:webHidden/>
          </w:rPr>
          <w:t>175</w:t>
        </w:r>
        <w:r w:rsidR="00526B84">
          <w:rPr>
            <w:noProof/>
            <w:webHidden/>
          </w:rPr>
          <w:fldChar w:fldCharType="end"/>
        </w:r>
      </w:hyperlink>
    </w:p>
    <w:p w:rsidR="00526B84" w:rsidRDefault="00000000" w14:paraId="3DFD9445" w14:textId="22FAAD6A">
      <w:pPr>
        <w:pStyle w:val="TOC3"/>
        <w:rPr>
          <w:rFonts w:asciiTheme="minorHAnsi" w:hAnsiTheme="minorHAnsi" w:eastAsiaTheme="minorEastAsia" w:cstheme="minorBidi"/>
          <w:noProof/>
          <w:kern w:val="2"/>
          <w:sz w:val="22"/>
          <w:szCs w:val="22"/>
          <w14:ligatures w14:val="standardContextual"/>
        </w:rPr>
      </w:pPr>
      <w:hyperlink w:history="1" w:anchor="_Toc135312913">
        <w:r w:rsidRPr="002A2BF8" w:rsidR="00526B84">
          <w:rPr>
            <w:rStyle w:val="Hyperlink"/>
            <w:bCs/>
            <w:noProof/>
          </w:rPr>
          <w:t>5.2.21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Use of Indication Versus Reason Templates</w:t>
        </w:r>
        <w:r w:rsidR="00526B84">
          <w:rPr>
            <w:noProof/>
            <w:webHidden/>
          </w:rPr>
          <w:tab/>
        </w:r>
        <w:r w:rsidR="00526B84">
          <w:rPr>
            <w:noProof/>
            <w:webHidden/>
          </w:rPr>
          <w:fldChar w:fldCharType="begin"/>
        </w:r>
        <w:r w:rsidR="00526B84">
          <w:rPr>
            <w:noProof/>
            <w:webHidden/>
          </w:rPr>
          <w:instrText xml:space="preserve"> PAGEREF _Toc135312913 \h </w:instrText>
        </w:r>
        <w:r w:rsidR="00526B84">
          <w:rPr>
            <w:noProof/>
            <w:webHidden/>
          </w:rPr>
        </w:r>
        <w:r w:rsidR="00526B84">
          <w:rPr>
            <w:noProof/>
            <w:webHidden/>
          </w:rPr>
          <w:fldChar w:fldCharType="separate"/>
        </w:r>
        <w:r w:rsidR="00526B84">
          <w:rPr>
            <w:noProof/>
            <w:webHidden/>
          </w:rPr>
          <w:t>178</w:t>
        </w:r>
        <w:r w:rsidR="00526B84">
          <w:rPr>
            <w:noProof/>
            <w:webHidden/>
          </w:rPr>
          <w:fldChar w:fldCharType="end"/>
        </w:r>
      </w:hyperlink>
    </w:p>
    <w:p w:rsidR="00526B84" w:rsidP="00526B84" w:rsidRDefault="00000000" w14:paraId="442DECD0" w14:textId="041D1AEC">
      <w:pPr>
        <w:pStyle w:val="TOC1"/>
        <w:rPr>
          <w:rFonts w:asciiTheme="minorHAnsi" w:hAnsiTheme="minorHAnsi" w:eastAsiaTheme="minorEastAsia" w:cstheme="minorBidi"/>
          <w:noProof/>
          <w:kern w:val="2"/>
          <w:sz w:val="22"/>
          <w:szCs w:val="22"/>
          <w14:ligatures w14:val="standardContextual"/>
        </w:rPr>
      </w:pPr>
      <w:hyperlink w:history="1" w:anchor="_Toc135312914">
        <w:r w:rsidRPr="002A2BF8" w:rsidR="00526B84">
          <w:rPr>
            <w:rStyle w:val="Hyperlink"/>
            <w:noProof/>
          </w:rPr>
          <w:t>6</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USCDI Guidance</w:t>
        </w:r>
        <w:r w:rsidR="00526B84">
          <w:rPr>
            <w:noProof/>
            <w:webHidden/>
          </w:rPr>
          <w:tab/>
        </w:r>
        <w:r w:rsidR="00526B84">
          <w:rPr>
            <w:noProof/>
            <w:webHidden/>
          </w:rPr>
          <w:fldChar w:fldCharType="begin"/>
        </w:r>
        <w:r w:rsidR="00526B84">
          <w:rPr>
            <w:noProof/>
            <w:webHidden/>
          </w:rPr>
          <w:instrText xml:space="preserve"> PAGEREF _Toc135312914 \h </w:instrText>
        </w:r>
        <w:r w:rsidR="00526B84">
          <w:rPr>
            <w:noProof/>
            <w:webHidden/>
          </w:rPr>
        </w:r>
        <w:r w:rsidR="00526B84">
          <w:rPr>
            <w:noProof/>
            <w:webHidden/>
          </w:rPr>
          <w:fldChar w:fldCharType="separate"/>
        </w:r>
        <w:r w:rsidR="00526B84">
          <w:rPr>
            <w:noProof/>
            <w:webHidden/>
          </w:rPr>
          <w:t>179</w:t>
        </w:r>
        <w:r w:rsidR="00526B84">
          <w:rPr>
            <w:noProof/>
            <w:webHidden/>
          </w:rPr>
          <w:fldChar w:fldCharType="end"/>
        </w:r>
      </w:hyperlink>
    </w:p>
    <w:p w:rsidR="00526B84" w:rsidRDefault="00000000" w14:paraId="30E2C7EC" w14:textId="2688D23A">
      <w:pPr>
        <w:pStyle w:val="TOC2"/>
        <w:rPr>
          <w:rFonts w:asciiTheme="minorHAnsi" w:hAnsiTheme="minorHAnsi" w:eastAsiaTheme="minorEastAsia" w:cstheme="minorBidi"/>
          <w:b w:val="0"/>
          <w:bCs w:val="0"/>
          <w:noProof/>
          <w:kern w:val="2"/>
          <w14:ligatures w14:val="standardContextual"/>
        </w:rPr>
      </w:pPr>
      <w:hyperlink w:history="1" w:anchor="_Toc135312915">
        <w:r w:rsidRPr="002A2BF8" w:rsidR="00526B84">
          <w:rPr>
            <w:rStyle w:val="Hyperlink"/>
            <w:noProof/>
          </w:rPr>
          <w:t>6.1</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General USCDI Guidance</w:t>
        </w:r>
        <w:r w:rsidR="00526B84">
          <w:rPr>
            <w:noProof/>
            <w:webHidden/>
          </w:rPr>
          <w:tab/>
        </w:r>
        <w:r w:rsidR="00526B84">
          <w:rPr>
            <w:noProof/>
            <w:webHidden/>
          </w:rPr>
          <w:fldChar w:fldCharType="begin"/>
        </w:r>
        <w:r w:rsidR="00526B84">
          <w:rPr>
            <w:noProof/>
            <w:webHidden/>
          </w:rPr>
          <w:instrText xml:space="preserve"> PAGEREF _Toc135312915 \h </w:instrText>
        </w:r>
        <w:r w:rsidR="00526B84">
          <w:rPr>
            <w:noProof/>
            <w:webHidden/>
          </w:rPr>
        </w:r>
        <w:r w:rsidR="00526B84">
          <w:rPr>
            <w:noProof/>
            <w:webHidden/>
          </w:rPr>
          <w:fldChar w:fldCharType="separate"/>
        </w:r>
        <w:r w:rsidR="00526B84">
          <w:rPr>
            <w:noProof/>
            <w:webHidden/>
          </w:rPr>
          <w:t>179</w:t>
        </w:r>
        <w:r w:rsidR="00526B84">
          <w:rPr>
            <w:noProof/>
            <w:webHidden/>
          </w:rPr>
          <w:fldChar w:fldCharType="end"/>
        </w:r>
      </w:hyperlink>
    </w:p>
    <w:p w:rsidR="00526B84" w:rsidRDefault="00000000" w14:paraId="071C72D8" w14:textId="147E087C">
      <w:pPr>
        <w:pStyle w:val="TOC3"/>
        <w:rPr>
          <w:rFonts w:asciiTheme="minorHAnsi" w:hAnsiTheme="minorHAnsi" w:eastAsiaTheme="minorEastAsia" w:cstheme="minorBidi"/>
          <w:noProof/>
          <w:kern w:val="2"/>
          <w:sz w:val="22"/>
          <w:szCs w:val="22"/>
          <w14:ligatures w14:val="standardContextual"/>
        </w:rPr>
      </w:pPr>
      <w:hyperlink w:history="1" w:anchor="_Toc135312916">
        <w:r w:rsidRPr="002A2BF8" w:rsidR="00526B84">
          <w:rPr>
            <w:rStyle w:val="Hyperlink"/>
            <w:bCs/>
            <w:noProof/>
          </w:rPr>
          <w:t>6.1.1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Best Practices for Implementing Templates revised to support USCDI v2 and v3</w:t>
        </w:r>
        <w:r w:rsidR="00526B84">
          <w:rPr>
            <w:noProof/>
            <w:webHidden/>
          </w:rPr>
          <w:tab/>
        </w:r>
        <w:r w:rsidR="00526B84">
          <w:rPr>
            <w:noProof/>
            <w:webHidden/>
          </w:rPr>
          <w:fldChar w:fldCharType="begin"/>
        </w:r>
        <w:r w:rsidR="00526B84">
          <w:rPr>
            <w:noProof/>
            <w:webHidden/>
          </w:rPr>
          <w:instrText xml:space="preserve"> PAGEREF _Toc135312916 \h </w:instrText>
        </w:r>
        <w:r w:rsidR="00526B84">
          <w:rPr>
            <w:noProof/>
            <w:webHidden/>
          </w:rPr>
        </w:r>
        <w:r w:rsidR="00526B84">
          <w:rPr>
            <w:noProof/>
            <w:webHidden/>
          </w:rPr>
          <w:fldChar w:fldCharType="separate"/>
        </w:r>
        <w:r w:rsidR="00526B84">
          <w:rPr>
            <w:noProof/>
            <w:webHidden/>
          </w:rPr>
          <w:t>179</w:t>
        </w:r>
        <w:r w:rsidR="00526B84">
          <w:rPr>
            <w:noProof/>
            <w:webHidden/>
          </w:rPr>
          <w:fldChar w:fldCharType="end"/>
        </w:r>
      </w:hyperlink>
    </w:p>
    <w:p w:rsidR="00526B84" w:rsidRDefault="00000000" w14:paraId="696E6E3B" w14:textId="03BC8169">
      <w:pPr>
        <w:pStyle w:val="TOC3"/>
        <w:rPr>
          <w:rFonts w:asciiTheme="minorHAnsi" w:hAnsiTheme="minorHAnsi" w:eastAsiaTheme="minorEastAsia" w:cstheme="minorBidi"/>
          <w:noProof/>
          <w:kern w:val="2"/>
          <w:sz w:val="22"/>
          <w:szCs w:val="22"/>
          <w14:ligatures w14:val="standardContextual"/>
        </w:rPr>
      </w:pPr>
      <w:hyperlink w:history="1" w:anchor="_Toc135312917">
        <w:r w:rsidRPr="002A2BF8" w:rsidR="00526B84">
          <w:rPr>
            <w:rStyle w:val="Hyperlink"/>
            <w:bCs/>
            <w:noProof/>
          </w:rPr>
          <w:t>6.1.2</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Social Determinant of Health Vocabulary Design Notes</w:t>
        </w:r>
        <w:r w:rsidR="00526B84">
          <w:rPr>
            <w:noProof/>
            <w:webHidden/>
          </w:rPr>
          <w:tab/>
        </w:r>
        <w:r w:rsidR="00526B84">
          <w:rPr>
            <w:noProof/>
            <w:webHidden/>
          </w:rPr>
          <w:fldChar w:fldCharType="begin"/>
        </w:r>
        <w:r w:rsidR="00526B84">
          <w:rPr>
            <w:noProof/>
            <w:webHidden/>
          </w:rPr>
          <w:instrText xml:space="preserve"> PAGEREF _Toc135312917 \h </w:instrText>
        </w:r>
        <w:r w:rsidR="00526B84">
          <w:rPr>
            <w:noProof/>
            <w:webHidden/>
          </w:rPr>
        </w:r>
        <w:r w:rsidR="00526B84">
          <w:rPr>
            <w:noProof/>
            <w:webHidden/>
          </w:rPr>
          <w:fldChar w:fldCharType="separate"/>
        </w:r>
        <w:r w:rsidR="00526B84">
          <w:rPr>
            <w:noProof/>
            <w:webHidden/>
          </w:rPr>
          <w:t>179</w:t>
        </w:r>
        <w:r w:rsidR="00526B84">
          <w:rPr>
            <w:noProof/>
            <w:webHidden/>
          </w:rPr>
          <w:fldChar w:fldCharType="end"/>
        </w:r>
      </w:hyperlink>
    </w:p>
    <w:p w:rsidR="00526B84" w:rsidRDefault="00000000" w14:paraId="4C87BC41" w14:textId="53EF0E4E">
      <w:pPr>
        <w:pStyle w:val="TOC2"/>
        <w:rPr>
          <w:rFonts w:asciiTheme="minorHAnsi" w:hAnsiTheme="minorHAnsi" w:eastAsiaTheme="minorEastAsia" w:cstheme="minorBidi"/>
          <w:b w:val="0"/>
          <w:bCs w:val="0"/>
          <w:noProof/>
          <w:kern w:val="2"/>
          <w14:ligatures w14:val="standardContextual"/>
        </w:rPr>
      </w:pPr>
      <w:hyperlink w:history="1" w:anchor="_Toc135312918">
        <w:r w:rsidRPr="002A2BF8" w:rsidR="00526B84">
          <w:rPr>
            <w:rStyle w:val="Hyperlink"/>
            <w:noProof/>
          </w:rPr>
          <w:t>6.2</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USCDI Data Class and Data Element Guidance</w:t>
        </w:r>
        <w:r w:rsidR="00526B84">
          <w:rPr>
            <w:noProof/>
            <w:webHidden/>
          </w:rPr>
          <w:tab/>
        </w:r>
        <w:r w:rsidR="00526B84">
          <w:rPr>
            <w:noProof/>
            <w:webHidden/>
          </w:rPr>
          <w:fldChar w:fldCharType="begin"/>
        </w:r>
        <w:r w:rsidR="00526B84">
          <w:rPr>
            <w:noProof/>
            <w:webHidden/>
          </w:rPr>
          <w:instrText xml:space="preserve"> PAGEREF _Toc135312918 \h </w:instrText>
        </w:r>
        <w:r w:rsidR="00526B84">
          <w:rPr>
            <w:noProof/>
            <w:webHidden/>
          </w:rPr>
        </w:r>
        <w:r w:rsidR="00526B84">
          <w:rPr>
            <w:noProof/>
            <w:webHidden/>
          </w:rPr>
          <w:fldChar w:fldCharType="separate"/>
        </w:r>
        <w:r w:rsidR="00526B84">
          <w:rPr>
            <w:noProof/>
            <w:webHidden/>
          </w:rPr>
          <w:t>180</w:t>
        </w:r>
        <w:r w:rsidR="00526B84">
          <w:rPr>
            <w:noProof/>
            <w:webHidden/>
          </w:rPr>
          <w:fldChar w:fldCharType="end"/>
        </w:r>
      </w:hyperlink>
    </w:p>
    <w:p w:rsidR="00526B84" w:rsidRDefault="00000000" w14:paraId="0E4DD5E5" w14:textId="3C9FAF92">
      <w:pPr>
        <w:pStyle w:val="TOC3"/>
        <w:rPr>
          <w:rFonts w:asciiTheme="minorHAnsi" w:hAnsiTheme="minorHAnsi" w:eastAsiaTheme="minorEastAsia" w:cstheme="minorBidi"/>
          <w:noProof/>
          <w:kern w:val="2"/>
          <w:sz w:val="22"/>
          <w:szCs w:val="22"/>
          <w14:ligatures w14:val="standardContextual"/>
        </w:rPr>
      </w:pPr>
      <w:hyperlink w:history="1" w:anchor="_Toc135312919">
        <w:r w:rsidRPr="002A2BF8" w:rsidR="00526B84">
          <w:rPr>
            <w:rStyle w:val="Hyperlink"/>
            <w:bCs/>
            <w:noProof/>
          </w:rPr>
          <w:t>6.2.1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Assessment and Plan of Treatment</w:t>
        </w:r>
        <w:r w:rsidR="00526B84">
          <w:rPr>
            <w:noProof/>
            <w:webHidden/>
          </w:rPr>
          <w:tab/>
        </w:r>
        <w:r w:rsidR="00526B84">
          <w:rPr>
            <w:noProof/>
            <w:webHidden/>
          </w:rPr>
          <w:fldChar w:fldCharType="begin"/>
        </w:r>
        <w:r w:rsidR="00526B84">
          <w:rPr>
            <w:noProof/>
            <w:webHidden/>
          </w:rPr>
          <w:instrText xml:space="preserve"> PAGEREF _Toc135312919 \h </w:instrText>
        </w:r>
        <w:r w:rsidR="00526B84">
          <w:rPr>
            <w:noProof/>
            <w:webHidden/>
          </w:rPr>
        </w:r>
        <w:r w:rsidR="00526B84">
          <w:rPr>
            <w:noProof/>
            <w:webHidden/>
          </w:rPr>
          <w:fldChar w:fldCharType="separate"/>
        </w:r>
        <w:r w:rsidR="00526B84">
          <w:rPr>
            <w:noProof/>
            <w:webHidden/>
          </w:rPr>
          <w:t>180</w:t>
        </w:r>
        <w:r w:rsidR="00526B84">
          <w:rPr>
            <w:noProof/>
            <w:webHidden/>
          </w:rPr>
          <w:fldChar w:fldCharType="end"/>
        </w:r>
      </w:hyperlink>
    </w:p>
    <w:p w:rsidR="00526B84" w:rsidRDefault="00000000" w14:paraId="5B136238" w14:textId="74FAAA48">
      <w:pPr>
        <w:pStyle w:val="TOC3"/>
        <w:rPr>
          <w:rFonts w:asciiTheme="minorHAnsi" w:hAnsiTheme="minorHAnsi" w:eastAsiaTheme="minorEastAsia" w:cstheme="minorBidi"/>
          <w:noProof/>
          <w:kern w:val="2"/>
          <w:sz w:val="22"/>
          <w:szCs w:val="22"/>
          <w14:ligatures w14:val="standardContextual"/>
        </w:rPr>
      </w:pPr>
      <w:hyperlink w:history="1" w:anchor="_Toc135312920">
        <w:r w:rsidRPr="002A2BF8" w:rsidR="00526B84">
          <w:rPr>
            <w:rStyle w:val="Hyperlink"/>
            <w:bCs/>
            <w:noProof/>
          </w:rPr>
          <w:t>6.2.2</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Care Team Member(s)</w:t>
        </w:r>
        <w:r w:rsidR="00526B84">
          <w:rPr>
            <w:noProof/>
            <w:webHidden/>
          </w:rPr>
          <w:tab/>
        </w:r>
        <w:r w:rsidR="00526B84">
          <w:rPr>
            <w:noProof/>
            <w:webHidden/>
          </w:rPr>
          <w:fldChar w:fldCharType="begin"/>
        </w:r>
        <w:r w:rsidR="00526B84">
          <w:rPr>
            <w:noProof/>
            <w:webHidden/>
          </w:rPr>
          <w:instrText xml:space="preserve"> PAGEREF _Toc135312920 \h </w:instrText>
        </w:r>
        <w:r w:rsidR="00526B84">
          <w:rPr>
            <w:noProof/>
            <w:webHidden/>
          </w:rPr>
        </w:r>
        <w:r w:rsidR="00526B84">
          <w:rPr>
            <w:noProof/>
            <w:webHidden/>
          </w:rPr>
          <w:fldChar w:fldCharType="separate"/>
        </w:r>
        <w:r w:rsidR="00526B84">
          <w:rPr>
            <w:noProof/>
            <w:webHidden/>
          </w:rPr>
          <w:t>182</w:t>
        </w:r>
        <w:r w:rsidR="00526B84">
          <w:rPr>
            <w:noProof/>
            <w:webHidden/>
          </w:rPr>
          <w:fldChar w:fldCharType="end"/>
        </w:r>
      </w:hyperlink>
    </w:p>
    <w:p w:rsidR="00526B84" w:rsidRDefault="00000000" w14:paraId="11ABE8BF" w14:textId="4BA2D5D0">
      <w:pPr>
        <w:pStyle w:val="TOC3"/>
        <w:rPr>
          <w:rFonts w:asciiTheme="minorHAnsi" w:hAnsiTheme="minorHAnsi" w:eastAsiaTheme="minorEastAsia" w:cstheme="minorBidi"/>
          <w:noProof/>
          <w:kern w:val="2"/>
          <w:sz w:val="22"/>
          <w:szCs w:val="22"/>
          <w14:ligatures w14:val="standardContextual"/>
        </w:rPr>
      </w:pPr>
      <w:hyperlink w:history="1" w:anchor="_Toc135312921">
        <w:r w:rsidRPr="002A2BF8" w:rsidR="00526B84">
          <w:rPr>
            <w:rStyle w:val="Hyperlink"/>
            <w:bCs/>
            <w:noProof/>
          </w:rPr>
          <w:t>6.2.3</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Clinical Tests</w:t>
        </w:r>
        <w:r w:rsidR="00526B84">
          <w:rPr>
            <w:noProof/>
            <w:webHidden/>
          </w:rPr>
          <w:tab/>
        </w:r>
        <w:r w:rsidR="00526B84">
          <w:rPr>
            <w:noProof/>
            <w:webHidden/>
          </w:rPr>
          <w:fldChar w:fldCharType="begin"/>
        </w:r>
        <w:r w:rsidR="00526B84">
          <w:rPr>
            <w:noProof/>
            <w:webHidden/>
          </w:rPr>
          <w:instrText xml:space="preserve"> PAGEREF _Toc135312921 \h </w:instrText>
        </w:r>
        <w:r w:rsidR="00526B84">
          <w:rPr>
            <w:noProof/>
            <w:webHidden/>
          </w:rPr>
        </w:r>
        <w:r w:rsidR="00526B84">
          <w:rPr>
            <w:noProof/>
            <w:webHidden/>
          </w:rPr>
          <w:fldChar w:fldCharType="separate"/>
        </w:r>
        <w:r w:rsidR="00526B84">
          <w:rPr>
            <w:noProof/>
            <w:webHidden/>
          </w:rPr>
          <w:t>183</w:t>
        </w:r>
        <w:r w:rsidR="00526B84">
          <w:rPr>
            <w:noProof/>
            <w:webHidden/>
          </w:rPr>
          <w:fldChar w:fldCharType="end"/>
        </w:r>
      </w:hyperlink>
    </w:p>
    <w:p w:rsidR="00526B84" w:rsidRDefault="00000000" w14:paraId="0B0C982B" w14:textId="4414AD39">
      <w:pPr>
        <w:pStyle w:val="TOC3"/>
        <w:rPr>
          <w:rFonts w:asciiTheme="minorHAnsi" w:hAnsiTheme="minorHAnsi" w:eastAsiaTheme="minorEastAsia" w:cstheme="minorBidi"/>
          <w:noProof/>
          <w:kern w:val="2"/>
          <w:sz w:val="22"/>
          <w:szCs w:val="22"/>
          <w14:ligatures w14:val="standardContextual"/>
        </w:rPr>
      </w:pPr>
      <w:hyperlink w:history="1" w:anchor="_Toc135312922">
        <w:r w:rsidRPr="002A2BF8" w:rsidR="00526B84">
          <w:rPr>
            <w:rStyle w:val="Hyperlink"/>
            <w:bCs/>
            <w:noProof/>
          </w:rPr>
          <w:t>6.2.4</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Diagnostic Imaging</w:t>
        </w:r>
        <w:r w:rsidR="00526B84">
          <w:rPr>
            <w:noProof/>
            <w:webHidden/>
          </w:rPr>
          <w:tab/>
        </w:r>
        <w:r w:rsidR="00526B84">
          <w:rPr>
            <w:noProof/>
            <w:webHidden/>
          </w:rPr>
          <w:fldChar w:fldCharType="begin"/>
        </w:r>
        <w:r w:rsidR="00526B84">
          <w:rPr>
            <w:noProof/>
            <w:webHidden/>
          </w:rPr>
          <w:instrText xml:space="preserve"> PAGEREF _Toc135312922 \h </w:instrText>
        </w:r>
        <w:r w:rsidR="00526B84">
          <w:rPr>
            <w:noProof/>
            <w:webHidden/>
          </w:rPr>
        </w:r>
        <w:r w:rsidR="00526B84">
          <w:rPr>
            <w:noProof/>
            <w:webHidden/>
          </w:rPr>
          <w:fldChar w:fldCharType="separate"/>
        </w:r>
        <w:r w:rsidR="00526B84">
          <w:rPr>
            <w:noProof/>
            <w:webHidden/>
          </w:rPr>
          <w:t>185</w:t>
        </w:r>
        <w:r w:rsidR="00526B84">
          <w:rPr>
            <w:noProof/>
            <w:webHidden/>
          </w:rPr>
          <w:fldChar w:fldCharType="end"/>
        </w:r>
      </w:hyperlink>
    </w:p>
    <w:p w:rsidR="00526B84" w:rsidRDefault="00000000" w14:paraId="7D36669C" w14:textId="60E7F719">
      <w:pPr>
        <w:pStyle w:val="TOC3"/>
        <w:rPr>
          <w:rFonts w:asciiTheme="minorHAnsi" w:hAnsiTheme="minorHAnsi" w:eastAsiaTheme="minorEastAsia" w:cstheme="minorBidi"/>
          <w:noProof/>
          <w:kern w:val="2"/>
          <w:sz w:val="22"/>
          <w:szCs w:val="22"/>
          <w14:ligatures w14:val="standardContextual"/>
        </w:rPr>
      </w:pPr>
      <w:hyperlink w:history="1" w:anchor="_Toc135312923">
        <w:r w:rsidRPr="002A2BF8" w:rsidR="00526B84">
          <w:rPr>
            <w:rStyle w:val="Hyperlink"/>
            <w:bCs/>
            <w:noProof/>
          </w:rPr>
          <w:t>6.2.5</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Encounter Information</w:t>
        </w:r>
        <w:r w:rsidR="00526B84">
          <w:rPr>
            <w:noProof/>
            <w:webHidden/>
          </w:rPr>
          <w:tab/>
        </w:r>
        <w:r w:rsidR="00526B84">
          <w:rPr>
            <w:noProof/>
            <w:webHidden/>
          </w:rPr>
          <w:fldChar w:fldCharType="begin"/>
        </w:r>
        <w:r w:rsidR="00526B84">
          <w:rPr>
            <w:noProof/>
            <w:webHidden/>
          </w:rPr>
          <w:instrText xml:space="preserve"> PAGEREF _Toc135312923 \h </w:instrText>
        </w:r>
        <w:r w:rsidR="00526B84">
          <w:rPr>
            <w:noProof/>
            <w:webHidden/>
          </w:rPr>
        </w:r>
        <w:r w:rsidR="00526B84">
          <w:rPr>
            <w:noProof/>
            <w:webHidden/>
          </w:rPr>
          <w:fldChar w:fldCharType="separate"/>
        </w:r>
        <w:r w:rsidR="00526B84">
          <w:rPr>
            <w:noProof/>
            <w:webHidden/>
          </w:rPr>
          <w:t>186</w:t>
        </w:r>
        <w:r w:rsidR="00526B84">
          <w:rPr>
            <w:noProof/>
            <w:webHidden/>
          </w:rPr>
          <w:fldChar w:fldCharType="end"/>
        </w:r>
      </w:hyperlink>
    </w:p>
    <w:p w:rsidR="00526B84" w:rsidRDefault="00000000" w14:paraId="2B0B6955" w14:textId="390C709E">
      <w:pPr>
        <w:pStyle w:val="TOC3"/>
        <w:rPr>
          <w:rFonts w:asciiTheme="minorHAnsi" w:hAnsiTheme="minorHAnsi" w:eastAsiaTheme="minorEastAsia" w:cstheme="minorBidi"/>
          <w:noProof/>
          <w:kern w:val="2"/>
          <w:sz w:val="22"/>
          <w:szCs w:val="22"/>
          <w14:ligatures w14:val="standardContextual"/>
        </w:rPr>
      </w:pPr>
      <w:hyperlink w:history="1" w:anchor="_Toc135312924">
        <w:r w:rsidRPr="002A2BF8" w:rsidR="00526B84">
          <w:rPr>
            <w:rStyle w:val="Hyperlink"/>
            <w:bCs/>
            <w:noProof/>
          </w:rPr>
          <w:t>6.2.6</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Goals</w:t>
        </w:r>
        <w:r w:rsidR="00526B84">
          <w:rPr>
            <w:noProof/>
            <w:webHidden/>
          </w:rPr>
          <w:tab/>
        </w:r>
        <w:r w:rsidR="00526B84">
          <w:rPr>
            <w:noProof/>
            <w:webHidden/>
          </w:rPr>
          <w:fldChar w:fldCharType="begin"/>
        </w:r>
        <w:r w:rsidR="00526B84">
          <w:rPr>
            <w:noProof/>
            <w:webHidden/>
          </w:rPr>
          <w:instrText xml:space="preserve"> PAGEREF _Toc135312924 \h </w:instrText>
        </w:r>
        <w:r w:rsidR="00526B84">
          <w:rPr>
            <w:noProof/>
            <w:webHidden/>
          </w:rPr>
        </w:r>
        <w:r w:rsidR="00526B84">
          <w:rPr>
            <w:noProof/>
            <w:webHidden/>
          </w:rPr>
          <w:fldChar w:fldCharType="separate"/>
        </w:r>
        <w:r w:rsidR="00526B84">
          <w:rPr>
            <w:noProof/>
            <w:webHidden/>
          </w:rPr>
          <w:t>188</w:t>
        </w:r>
        <w:r w:rsidR="00526B84">
          <w:rPr>
            <w:noProof/>
            <w:webHidden/>
          </w:rPr>
          <w:fldChar w:fldCharType="end"/>
        </w:r>
      </w:hyperlink>
    </w:p>
    <w:p w:rsidR="00526B84" w:rsidRDefault="00000000" w14:paraId="6FD4A2B0" w14:textId="65DF18E6">
      <w:pPr>
        <w:pStyle w:val="TOC3"/>
        <w:rPr>
          <w:rFonts w:asciiTheme="minorHAnsi" w:hAnsiTheme="minorHAnsi" w:eastAsiaTheme="minorEastAsia" w:cstheme="minorBidi"/>
          <w:noProof/>
          <w:kern w:val="2"/>
          <w:sz w:val="22"/>
          <w:szCs w:val="22"/>
          <w14:ligatures w14:val="standardContextual"/>
        </w:rPr>
      </w:pPr>
      <w:hyperlink w:history="1" w:anchor="_Toc135312925">
        <w:r w:rsidRPr="002A2BF8" w:rsidR="00526B84">
          <w:rPr>
            <w:rStyle w:val="Hyperlink"/>
            <w:bCs/>
            <w:noProof/>
          </w:rPr>
          <w:t>6.2.7</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Health Insurance Information</w:t>
        </w:r>
        <w:r w:rsidR="00526B84">
          <w:rPr>
            <w:noProof/>
            <w:webHidden/>
          </w:rPr>
          <w:tab/>
        </w:r>
        <w:r w:rsidR="00526B84">
          <w:rPr>
            <w:noProof/>
            <w:webHidden/>
          </w:rPr>
          <w:fldChar w:fldCharType="begin"/>
        </w:r>
        <w:r w:rsidR="00526B84">
          <w:rPr>
            <w:noProof/>
            <w:webHidden/>
          </w:rPr>
          <w:instrText xml:space="preserve"> PAGEREF _Toc135312925 \h </w:instrText>
        </w:r>
        <w:r w:rsidR="00526B84">
          <w:rPr>
            <w:noProof/>
            <w:webHidden/>
          </w:rPr>
        </w:r>
        <w:r w:rsidR="00526B84">
          <w:rPr>
            <w:noProof/>
            <w:webHidden/>
          </w:rPr>
          <w:fldChar w:fldCharType="separate"/>
        </w:r>
        <w:r w:rsidR="00526B84">
          <w:rPr>
            <w:noProof/>
            <w:webHidden/>
          </w:rPr>
          <w:t>188</w:t>
        </w:r>
        <w:r w:rsidR="00526B84">
          <w:rPr>
            <w:noProof/>
            <w:webHidden/>
          </w:rPr>
          <w:fldChar w:fldCharType="end"/>
        </w:r>
      </w:hyperlink>
    </w:p>
    <w:p w:rsidR="00526B84" w:rsidRDefault="00000000" w14:paraId="4B723EB6" w14:textId="7FB26DD6">
      <w:pPr>
        <w:pStyle w:val="TOC3"/>
        <w:rPr>
          <w:rFonts w:asciiTheme="minorHAnsi" w:hAnsiTheme="minorHAnsi" w:eastAsiaTheme="minorEastAsia" w:cstheme="minorBidi"/>
          <w:noProof/>
          <w:kern w:val="2"/>
          <w:sz w:val="22"/>
          <w:szCs w:val="22"/>
          <w14:ligatures w14:val="standardContextual"/>
        </w:rPr>
      </w:pPr>
      <w:hyperlink w:history="1" w:anchor="_Toc135312926">
        <w:r w:rsidRPr="002A2BF8" w:rsidR="00526B84">
          <w:rPr>
            <w:rStyle w:val="Hyperlink"/>
            <w:bCs/>
            <w:noProof/>
          </w:rPr>
          <w:t>6.2.8</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Health Status/Assessments</w:t>
        </w:r>
        <w:r w:rsidR="00526B84">
          <w:rPr>
            <w:noProof/>
            <w:webHidden/>
          </w:rPr>
          <w:tab/>
        </w:r>
        <w:r w:rsidR="00526B84">
          <w:rPr>
            <w:noProof/>
            <w:webHidden/>
          </w:rPr>
          <w:fldChar w:fldCharType="begin"/>
        </w:r>
        <w:r w:rsidR="00526B84">
          <w:rPr>
            <w:noProof/>
            <w:webHidden/>
          </w:rPr>
          <w:instrText xml:space="preserve"> PAGEREF _Toc135312926 \h </w:instrText>
        </w:r>
        <w:r w:rsidR="00526B84">
          <w:rPr>
            <w:noProof/>
            <w:webHidden/>
          </w:rPr>
        </w:r>
        <w:r w:rsidR="00526B84">
          <w:rPr>
            <w:noProof/>
            <w:webHidden/>
          </w:rPr>
          <w:fldChar w:fldCharType="separate"/>
        </w:r>
        <w:r w:rsidR="00526B84">
          <w:rPr>
            <w:noProof/>
            <w:webHidden/>
          </w:rPr>
          <w:t>190</w:t>
        </w:r>
        <w:r w:rsidR="00526B84">
          <w:rPr>
            <w:noProof/>
            <w:webHidden/>
          </w:rPr>
          <w:fldChar w:fldCharType="end"/>
        </w:r>
      </w:hyperlink>
    </w:p>
    <w:p w:rsidR="00526B84" w:rsidRDefault="00000000" w14:paraId="78DCA0DC" w14:textId="08322FED">
      <w:pPr>
        <w:pStyle w:val="TOC3"/>
        <w:rPr>
          <w:rFonts w:asciiTheme="minorHAnsi" w:hAnsiTheme="minorHAnsi" w:eastAsiaTheme="minorEastAsia" w:cstheme="minorBidi"/>
          <w:noProof/>
          <w:kern w:val="2"/>
          <w:sz w:val="22"/>
          <w:szCs w:val="22"/>
          <w14:ligatures w14:val="standardContextual"/>
        </w:rPr>
      </w:pPr>
      <w:hyperlink w:history="1" w:anchor="_Toc135312927">
        <w:r w:rsidRPr="002A2BF8" w:rsidR="00526B84">
          <w:rPr>
            <w:rStyle w:val="Hyperlink"/>
            <w:bCs/>
            <w:noProof/>
          </w:rPr>
          <w:t>6.2.9</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Laboratory</w:t>
        </w:r>
        <w:r w:rsidR="00526B84">
          <w:rPr>
            <w:noProof/>
            <w:webHidden/>
          </w:rPr>
          <w:tab/>
        </w:r>
        <w:r w:rsidR="00526B84">
          <w:rPr>
            <w:noProof/>
            <w:webHidden/>
          </w:rPr>
          <w:fldChar w:fldCharType="begin"/>
        </w:r>
        <w:r w:rsidR="00526B84">
          <w:rPr>
            <w:noProof/>
            <w:webHidden/>
          </w:rPr>
          <w:instrText xml:space="preserve"> PAGEREF _Toc135312927 \h </w:instrText>
        </w:r>
        <w:r w:rsidR="00526B84">
          <w:rPr>
            <w:noProof/>
            <w:webHidden/>
          </w:rPr>
        </w:r>
        <w:r w:rsidR="00526B84">
          <w:rPr>
            <w:noProof/>
            <w:webHidden/>
          </w:rPr>
          <w:fldChar w:fldCharType="separate"/>
        </w:r>
        <w:r w:rsidR="00526B84">
          <w:rPr>
            <w:noProof/>
            <w:webHidden/>
          </w:rPr>
          <w:t>192</w:t>
        </w:r>
        <w:r w:rsidR="00526B84">
          <w:rPr>
            <w:noProof/>
            <w:webHidden/>
          </w:rPr>
          <w:fldChar w:fldCharType="end"/>
        </w:r>
      </w:hyperlink>
    </w:p>
    <w:p w:rsidR="00526B84" w:rsidRDefault="00000000" w14:paraId="43140278" w14:textId="6919442B">
      <w:pPr>
        <w:pStyle w:val="TOC3"/>
        <w:rPr>
          <w:rFonts w:asciiTheme="minorHAnsi" w:hAnsiTheme="minorHAnsi" w:eastAsiaTheme="minorEastAsia" w:cstheme="minorBidi"/>
          <w:noProof/>
          <w:kern w:val="2"/>
          <w:sz w:val="22"/>
          <w:szCs w:val="22"/>
          <w14:ligatures w14:val="standardContextual"/>
        </w:rPr>
      </w:pPr>
      <w:hyperlink w:history="1" w:anchor="_Toc135312928">
        <w:r w:rsidRPr="002A2BF8" w:rsidR="00526B84">
          <w:rPr>
            <w:rStyle w:val="Hyperlink"/>
            <w:bCs/>
            <w:noProof/>
          </w:rPr>
          <w:t>6.2.10</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Medication</w:t>
        </w:r>
        <w:r w:rsidR="00526B84">
          <w:rPr>
            <w:noProof/>
            <w:webHidden/>
          </w:rPr>
          <w:tab/>
        </w:r>
        <w:r w:rsidR="00526B84">
          <w:rPr>
            <w:noProof/>
            <w:webHidden/>
          </w:rPr>
          <w:fldChar w:fldCharType="begin"/>
        </w:r>
        <w:r w:rsidR="00526B84">
          <w:rPr>
            <w:noProof/>
            <w:webHidden/>
          </w:rPr>
          <w:instrText xml:space="preserve"> PAGEREF _Toc135312928 \h </w:instrText>
        </w:r>
        <w:r w:rsidR="00526B84">
          <w:rPr>
            <w:noProof/>
            <w:webHidden/>
          </w:rPr>
        </w:r>
        <w:r w:rsidR="00526B84">
          <w:rPr>
            <w:noProof/>
            <w:webHidden/>
          </w:rPr>
          <w:fldChar w:fldCharType="separate"/>
        </w:r>
        <w:r w:rsidR="00526B84">
          <w:rPr>
            <w:noProof/>
            <w:webHidden/>
          </w:rPr>
          <w:t>193</w:t>
        </w:r>
        <w:r w:rsidR="00526B84">
          <w:rPr>
            <w:noProof/>
            <w:webHidden/>
          </w:rPr>
          <w:fldChar w:fldCharType="end"/>
        </w:r>
      </w:hyperlink>
    </w:p>
    <w:p w:rsidR="00526B84" w:rsidRDefault="00000000" w14:paraId="71AF9AD2" w14:textId="78BF4FDD">
      <w:pPr>
        <w:pStyle w:val="TOC3"/>
        <w:rPr>
          <w:rFonts w:asciiTheme="minorHAnsi" w:hAnsiTheme="minorHAnsi" w:eastAsiaTheme="minorEastAsia" w:cstheme="minorBidi"/>
          <w:noProof/>
          <w:kern w:val="2"/>
          <w:sz w:val="22"/>
          <w:szCs w:val="22"/>
          <w14:ligatures w14:val="standardContextual"/>
        </w:rPr>
      </w:pPr>
      <w:hyperlink w:history="1" w:anchor="_Toc135312929">
        <w:r w:rsidRPr="002A2BF8" w:rsidR="00526B84">
          <w:rPr>
            <w:rStyle w:val="Hyperlink"/>
            <w:bCs/>
            <w:noProof/>
            <w:highlight w:val="yellow"/>
          </w:rPr>
          <w:t>6.2.11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highlight w:val="yellow"/>
          </w:rPr>
          <w:t>Patient Demographics</w:t>
        </w:r>
        <w:r w:rsidR="00526B84">
          <w:rPr>
            <w:noProof/>
            <w:webHidden/>
          </w:rPr>
          <w:tab/>
        </w:r>
        <w:r w:rsidR="00526B84">
          <w:rPr>
            <w:noProof/>
            <w:webHidden/>
          </w:rPr>
          <w:fldChar w:fldCharType="begin"/>
        </w:r>
        <w:r w:rsidR="00526B84">
          <w:rPr>
            <w:noProof/>
            <w:webHidden/>
          </w:rPr>
          <w:instrText xml:space="preserve"> PAGEREF _Toc135312929 \h </w:instrText>
        </w:r>
        <w:r w:rsidR="00526B84">
          <w:rPr>
            <w:noProof/>
            <w:webHidden/>
          </w:rPr>
        </w:r>
        <w:r w:rsidR="00526B84">
          <w:rPr>
            <w:noProof/>
            <w:webHidden/>
          </w:rPr>
          <w:fldChar w:fldCharType="separate"/>
        </w:r>
        <w:r w:rsidR="00526B84">
          <w:rPr>
            <w:noProof/>
            <w:webHidden/>
          </w:rPr>
          <w:t>195</w:t>
        </w:r>
        <w:r w:rsidR="00526B84">
          <w:rPr>
            <w:noProof/>
            <w:webHidden/>
          </w:rPr>
          <w:fldChar w:fldCharType="end"/>
        </w:r>
      </w:hyperlink>
    </w:p>
    <w:p w:rsidR="00526B84" w:rsidRDefault="00000000" w14:paraId="78D35356" w14:textId="52544A7C">
      <w:pPr>
        <w:pStyle w:val="TOC3"/>
        <w:rPr>
          <w:rFonts w:asciiTheme="minorHAnsi" w:hAnsiTheme="minorHAnsi" w:eastAsiaTheme="minorEastAsia" w:cstheme="minorBidi"/>
          <w:noProof/>
          <w:kern w:val="2"/>
          <w:sz w:val="22"/>
          <w:szCs w:val="22"/>
          <w14:ligatures w14:val="standardContextual"/>
        </w:rPr>
      </w:pPr>
      <w:hyperlink w:history="1" w:anchor="_Toc135312930">
        <w:r w:rsidRPr="002A2BF8" w:rsidR="00526B84">
          <w:rPr>
            <w:rStyle w:val="Hyperlink"/>
            <w:bCs/>
            <w:noProof/>
          </w:rPr>
          <w:t>6.2.12</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Problems</w:t>
        </w:r>
        <w:r w:rsidR="00526B84">
          <w:rPr>
            <w:noProof/>
            <w:webHidden/>
          </w:rPr>
          <w:tab/>
        </w:r>
        <w:r w:rsidR="00526B84">
          <w:rPr>
            <w:noProof/>
            <w:webHidden/>
          </w:rPr>
          <w:fldChar w:fldCharType="begin"/>
        </w:r>
        <w:r w:rsidR="00526B84">
          <w:rPr>
            <w:noProof/>
            <w:webHidden/>
          </w:rPr>
          <w:instrText xml:space="preserve"> PAGEREF _Toc135312930 \h </w:instrText>
        </w:r>
        <w:r w:rsidR="00526B84">
          <w:rPr>
            <w:noProof/>
            <w:webHidden/>
          </w:rPr>
        </w:r>
        <w:r w:rsidR="00526B84">
          <w:rPr>
            <w:noProof/>
            <w:webHidden/>
          </w:rPr>
          <w:fldChar w:fldCharType="separate"/>
        </w:r>
        <w:r w:rsidR="00526B84">
          <w:rPr>
            <w:noProof/>
            <w:webHidden/>
          </w:rPr>
          <w:t>198</w:t>
        </w:r>
        <w:r w:rsidR="00526B84">
          <w:rPr>
            <w:noProof/>
            <w:webHidden/>
          </w:rPr>
          <w:fldChar w:fldCharType="end"/>
        </w:r>
      </w:hyperlink>
    </w:p>
    <w:p w:rsidR="00526B84" w:rsidRDefault="00000000" w14:paraId="5E30FD8E" w14:textId="60B14909">
      <w:pPr>
        <w:pStyle w:val="TOC3"/>
        <w:rPr>
          <w:rFonts w:asciiTheme="minorHAnsi" w:hAnsiTheme="minorHAnsi" w:eastAsiaTheme="minorEastAsia" w:cstheme="minorBidi"/>
          <w:noProof/>
          <w:kern w:val="2"/>
          <w:sz w:val="22"/>
          <w:szCs w:val="22"/>
          <w14:ligatures w14:val="standardContextual"/>
        </w:rPr>
      </w:pPr>
      <w:hyperlink w:history="1" w:anchor="_Toc135312931">
        <w:r w:rsidRPr="002A2BF8" w:rsidR="00526B84">
          <w:rPr>
            <w:rStyle w:val="Hyperlink"/>
            <w:bCs/>
            <w:noProof/>
          </w:rPr>
          <w:t>6.2.13</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Procedures</w:t>
        </w:r>
        <w:r w:rsidR="00526B84">
          <w:rPr>
            <w:noProof/>
            <w:webHidden/>
          </w:rPr>
          <w:tab/>
        </w:r>
        <w:r w:rsidR="00526B84">
          <w:rPr>
            <w:noProof/>
            <w:webHidden/>
          </w:rPr>
          <w:fldChar w:fldCharType="begin"/>
        </w:r>
        <w:r w:rsidR="00526B84">
          <w:rPr>
            <w:noProof/>
            <w:webHidden/>
          </w:rPr>
          <w:instrText xml:space="preserve"> PAGEREF _Toc135312931 \h </w:instrText>
        </w:r>
        <w:r w:rsidR="00526B84">
          <w:rPr>
            <w:noProof/>
            <w:webHidden/>
          </w:rPr>
        </w:r>
        <w:r w:rsidR="00526B84">
          <w:rPr>
            <w:noProof/>
            <w:webHidden/>
          </w:rPr>
          <w:fldChar w:fldCharType="separate"/>
        </w:r>
        <w:r w:rsidR="00526B84">
          <w:rPr>
            <w:noProof/>
            <w:webHidden/>
          </w:rPr>
          <w:t>199</w:t>
        </w:r>
        <w:r w:rsidR="00526B84">
          <w:rPr>
            <w:noProof/>
            <w:webHidden/>
          </w:rPr>
          <w:fldChar w:fldCharType="end"/>
        </w:r>
      </w:hyperlink>
    </w:p>
    <w:p w:rsidR="00526B84" w:rsidP="00526B84" w:rsidRDefault="00000000" w14:paraId="187C1F68" w14:textId="40976883">
      <w:pPr>
        <w:pStyle w:val="TOC1"/>
        <w:rPr>
          <w:rFonts w:asciiTheme="minorHAnsi" w:hAnsiTheme="minorHAnsi" w:eastAsiaTheme="minorEastAsia" w:cstheme="minorBidi"/>
          <w:noProof/>
          <w:kern w:val="2"/>
          <w:sz w:val="22"/>
          <w:szCs w:val="22"/>
          <w14:ligatures w14:val="standardContextual"/>
        </w:rPr>
      </w:pPr>
      <w:hyperlink w:history="1" w:anchor="_Toc135312932">
        <w:r w:rsidRPr="002A2BF8" w:rsidR="00526B84">
          <w:rPr>
            <w:rStyle w:val="Hyperlink"/>
            <w:noProof/>
          </w:rPr>
          <w:t>7</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Resources</w:t>
        </w:r>
        <w:r w:rsidR="00526B84">
          <w:rPr>
            <w:noProof/>
            <w:webHidden/>
          </w:rPr>
          <w:tab/>
        </w:r>
        <w:r w:rsidR="00526B84">
          <w:rPr>
            <w:noProof/>
            <w:webHidden/>
          </w:rPr>
          <w:fldChar w:fldCharType="begin"/>
        </w:r>
        <w:r w:rsidR="00526B84">
          <w:rPr>
            <w:noProof/>
            <w:webHidden/>
          </w:rPr>
          <w:instrText xml:space="preserve"> PAGEREF _Toc135312932 \h </w:instrText>
        </w:r>
        <w:r w:rsidR="00526B84">
          <w:rPr>
            <w:noProof/>
            <w:webHidden/>
          </w:rPr>
        </w:r>
        <w:r w:rsidR="00526B84">
          <w:rPr>
            <w:noProof/>
            <w:webHidden/>
          </w:rPr>
          <w:fldChar w:fldCharType="separate"/>
        </w:r>
        <w:r w:rsidR="00526B84">
          <w:rPr>
            <w:noProof/>
            <w:webHidden/>
          </w:rPr>
          <w:t>200</w:t>
        </w:r>
        <w:r w:rsidR="00526B84">
          <w:rPr>
            <w:noProof/>
            <w:webHidden/>
          </w:rPr>
          <w:fldChar w:fldCharType="end"/>
        </w:r>
      </w:hyperlink>
    </w:p>
    <w:p w:rsidR="00526B84" w:rsidRDefault="00000000" w14:paraId="6CCDA50E" w14:textId="75186766">
      <w:pPr>
        <w:pStyle w:val="TOC2"/>
        <w:rPr>
          <w:rFonts w:asciiTheme="minorHAnsi" w:hAnsiTheme="minorHAnsi" w:eastAsiaTheme="minorEastAsia" w:cstheme="minorBidi"/>
          <w:b w:val="0"/>
          <w:bCs w:val="0"/>
          <w:noProof/>
          <w:kern w:val="2"/>
          <w14:ligatures w14:val="standardContextual"/>
        </w:rPr>
      </w:pPr>
      <w:hyperlink w:history="1" w:anchor="_Toc135312933">
        <w:r w:rsidRPr="002A2BF8" w:rsidR="00526B84">
          <w:rPr>
            <w:rStyle w:val="Hyperlink"/>
            <w:noProof/>
          </w:rPr>
          <w:t>7.1</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Sample C-CDA Files</w:t>
        </w:r>
        <w:r w:rsidR="00526B84">
          <w:rPr>
            <w:noProof/>
            <w:webHidden/>
          </w:rPr>
          <w:tab/>
        </w:r>
        <w:r w:rsidR="00526B84">
          <w:rPr>
            <w:noProof/>
            <w:webHidden/>
          </w:rPr>
          <w:fldChar w:fldCharType="begin"/>
        </w:r>
        <w:r w:rsidR="00526B84">
          <w:rPr>
            <w:noProof/>
            <w:webHidden/>
          </w:rPr>
          <w:instrText xml:space="preserve"> PAGEREF _Toc135312933 \h </w:instrText>
        </w:r>
        <w:r w:rsidR="00526B84">
          <w:rPr>
            <w:noProof/>
            <w:webHidden/>
          </w:rPr>
        </w:r>
        <w:r w:rsidR="00526B84">
          <w:rPr>
            <w:noProof/>
            <w:webHidden/>
          </w:rPr>
          <w:fldChar w:fldCharType="separate"/>
        </w:r>
        <w:r w:rsidR="00526B84">
          <w:rPr>
            <w:noProof/>
            <w:webHidden/>
          </w:rPr>
          <w:t>200</w:t>
        </w:r>
        <w:r w:rsidR="00526B84">
          <w:rPr>
            <w:noProof/>
            <w:webHidden/>
          </w:rPr>
          <w:fldChar w:fldCharType="end"/>
        </w:r>
      </w:hyperlink>
    </w:p>
    <w:p w:rsidR="00526B84" w:rsidRDefault="00000000" w14:paraId="284206D8" w14:textId="10AA292D">
      <w:pPr>
        <w:pStyle w:val="TOC2"/>
        <w:rPr>
          <w:rFonts w:asciiTheme="minorHAnsi" w:hAnsiTheme="minorHAnsi" w:eastAsiaTheme="minorEastAsia" w:cstheme="minorBidi"/>
          <w:b w:val="0"/>
          <w:bCs w:val="0"/>
          <w:noProof/>
          <w:kern w:val="2"/>
          <w14:ligatures w14:val="standardContextual"/>
        </w:rPr>
      </w:pPr>
      <w:hyperlink w:history="1" w:anchor="_Toc135312934">
        <w:r w:rsidRPr="002A2BF8" w:rsidR="00526B84">
          <w:rPr>
            <w:rStyle w:val="Hyperlink"/>
            <w:noProof/>
          </w:rPr>
          <w:t>7.2</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Published HL7 CDA and C-CDA Specifications</w:t>
        </w:r>
        <w:r w:rsidR="00526B84">
          <w:rPr>
            <w:noProof/>
            <w:webHidden/>
          </w:rPr>
          <w:tab/>
        </w:r>
        <w:r w:rsidR="00526B84">
          <w:rPr>
            <w:noProof/>
            <w:webHidden/>
          </w:rPr>
          <w:fldChar w:fldCharType="begin"/>
        </w:r>
        <w:r w:rsidR="00526B84">
          <w:rPr>
            <w:noProof/>
            <w:webHidden/>
          </w:rPr>
          <w:instrText xml:space="preserve"> PAGEREF _Toc135312934 \h </w:instrText>
        </w:r>
        <w:r w:rsidR="00526B84">
          <w:rPr>
            <w:noProof/>
            <w:webHidden/>
          </w:rPr>
        </w:r>
        <w:r w:rsidR="00526B84">
          <w:rPr>
            <w:noProof/>
            <w:webHidden/>
          </w:rPr>
          <w:fldChar w:fldCharType="separate"/>
        </w:r>
        <w:r w:rsidR="00526B84">
          <w:rPr>
            <w:noProof/>
            <w:webHidden/>
          </w:rPr>
          <w:t>201</w:t>
        </w:r>
        <w:r w:rsidR="00526B84">
          <w:rPr>
            <w:noProof/>
            <w:webHidden/>
          </w:rPr>
          <w:fldChar w:fldCharType="end"/>
        </w:r>
      </w:hyperlink>
    </w:p>
    <w:p w:rsidR="00526B84" w:rsidRDefault="00000000" w14:paraId="080D5095" w14:textId="1A39BC24">
      <w:pPr>
        <w:pStyle w:val="TOC2"/>
        <w:rPr>
          <w:rFonts w:asciiTheme="minorHAnsi" w:hAnsiTheme="minorHAnsi" w:eastAsiaTheme="minorEastAsia" w:cstheme="minorBidi"/>
          <w:b w:val="0"/>
          <w:bCs w:val="0"/>
          <w:noProof/>
          <w:kern w:val="2"/>
          <w14:ligatures w14:val="standardContextual"/>
        </w:rPr>
      </w:pPr>
      <w:hyperlink w:history="1" w:anchor="_Toc135312935">
        <w:r w:rsidRPr="002A2BF8" w:rsidR="00526B84">
          <w:rPr>
            <w:rStyle w:val="Hyperlink"/>
            <w:rFonts w:eastAsia="Calibri"/>
            <w:noProof/>
          </w:rPr>
          <w:t>7.3</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Published C-CDA Implementer Community Guidance</w:t>
        </w:r>
        <w:r w:rsidR="00526B84">
          <w:rPr>
            <w:noProof/>
            <w:webHidden/>
          </w:rPr>
          <w:tab/>
        </w:r>
        <w:r w:rsidR="00526B84">
          <w:rPr>
            <w:noProof/>
            <w:webHidden/>
          </w:rPr>
          <w:fldChar w:fldCharType="begin"/>
        </w:r>
        <w:r w:rsidR="00526B84">
          <w:rPr>
            <w:noProof/>
            <w:webHidden/>
          </w:rPr>
          <w:instrText xml:space="preserve"> PAGEREF _Toc135312935 \h </w:instrText>
        </w:r>
        <w:r w:rsidR="00526B84">
          <w:rPr>
            <w:noProof/>
            <w:webHidden/>
          </w:rPr>
        </w:r>
        <w:r w:rsidR="00526B84">
          <w:rPr>
            <w:noProof/>
            <w:webHidden/>
          </w:rPr>
          <w:fldChar w:fldCharType="separate"/>
        </w:r>
        <w:r w:rsidR="00526B84">
          <w:rPr>
            <w:noProof/>
            <w:webHidden/>
          </w:rPr>
          <w:t>205</w:t>
        </w:r>
        <w:r w:rsidR="00526B84">
          <w:rPr>
            <w:noProof/>
            <w:webHidden/>
          </w:rPr>
          <w:fldChar w:fldCharType="end"/>
        </w:r>
      </w:hyperlink>
    </w:p>
    <w:p w:rsidR="00526B84" w:rsidRDefault="00000000" w14:paraId="01D91BE1" w14:textId="208DC72D">
      <w:pPr>
        <w:pStyle w:val="TOC3"/>
        <w:rPr>
          <w:rFonts w:asciiTheme="minorHAnsi" w:hAnsiTheme="minorHAnsi" w:eastAsiaTheme="minorEastAsia" w:cstheme="minorBidi"/>
          <w:noProof/>
          <w:kern w:val="2"/>
          <w:sz w:val="22"/>
          <w:szCs w:val="22"/>
          <w14:ligatures w14:val="standardContextual"/>
        </w:rPr>
      </w:pPr>
      <w:hyperlink w:history="1" w:anchor="_Toc135312936">
        <w:r w:rsidRPr="002A2BF8" w:rsidR="00526B84">
          <w:rPr>
            <w:rStyle w:val="Hyperlink"/>
            <w:bCs/>
            <w:noProof/>
          </w:rPr>
          <w:t>7.3.1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The Joint Document Content Work Group</w:t>
        </w:r>
        <w:r w:rsidR="00526B84">
          <w:rPr>
            <w:noProof/>
            <w:webHidden/>
          </w:rPr>
          <w:tab/>
        </w:r>
        <w:r w:rsidR="00526B84">
          <w:rPr>
            <w:noProof/>
            <w:webHidden/>
          </w:rPr>
          <w:fldChar w:fldCharType="begin"/>
        </w:r>
        <w:r w:rsidR="00526B84">
          <w:rPr>
            <w:noProof/>
            <w:webHidden/>
          </w:rPr>
          <w:instrText xml:space="preserve"> PAGEREF _Toc135312936 \h </w:instrText>
        </w:r>
        <w:r w:rsidR="00526B84">
          <w:rPr>
            <w:noProof/>
            <w:webHidden/>
          </w:rPr>
        </w:r>
        <w:r w:rsidR="00526B84">
          <w:rPr>
            <w:noProof/>
            <w:webHidden/>
          </w:rPr>
          <w:fldChar w:fldCharType="separate"/>
        </w:r>
        <w:r w:rsidR="00526B84">
          <w:rPr>
            <w:noProof/>
            <w:webHidden/>
          </w:rPr>
          <w:t>205</w:t>
        </w:r>
        <w:r w:rsidR="00526B84">
          <w:rPr>
            <w:noProof/>
            <w:webHidden/>
          </w:rPr>
          <w:fldChar w:fldCharType="end"/>
        </w:r>
      </w:hyperlink>
    </w:p>
    <w:p w:rsidR="00526B84" w:rsidRDefault="00000000" w14:paraId="010F3F9D" w14:textId="1CB41CA3">
      <w:pPr>
        <w:pStyle w:val="TOC3"/>
        <w:rPr>
          <w:rFonts w:asciiTheme="minorHAnsi" w:hAnsiTheme="minorHAnsi" w:eastAsiaTheme="minorEastAsia" w:cstheme="minorBidi"/>
          <w:noProof/>
          <w:kern w:val="2"/>
          <w:sz w:val="22"/>
          <w:szCs w:val="22"/>
          <w14:ligatures w14:val="standardContextual"/>
        </w:rPr>
      </w:pPr>
      <w:hyperlink w:history="1" w:anchor="_Toc135312937">
        <w:r w:rsidRPr="002A2BF8" w:rsidR="00526B84">
          <w:rPr>
            <w:rStyle w:val="Hyperlink"/>
            <w:bCs/>
            <w:noProof/>
          </w:rPr>
          <w:t>7.3.2</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Integrating the Healthcare Enterprise (IHE)</w:t>
        </w:r>
        <w:r w:rsidR="00526B84">
          <w:rPr>
            <w:noProof/>
            <w:webHidden/>
          </w:rPr>
          <w:tab/>
        </w:r>
        <w:r w:rsidR="00526B84">
          <w:rPr>
            <w:noProof/>
            <w:webHidden/>
          </w:rPr>
          <w:fldChar w:fldCharType="begin"/>
        </w:r>
        <w:r w:rsidR="00526B84">
          <w:rPr>
            <w:noProof/>
            <w:webHidden/>
          </w:rPr>
          <w:instrText xml:space="preserve"> PAGEREF _Toc135312937 \h </w:instrText>
        </w:r>
        <w:r w:rsidR="00526B84">
          <w:rPr>
            <w:noProof/>
            <w:webHidden/>
          </w:rPr>
        </w:r>
        <w:r w:rsidR="00526B84">
          <w:rPr>
            <w:noProof/>
            <w:webHidden/>
          </w:rPr>
          <w:fldChar w:fldCharType="separate"/>
        </w:r>
        <w:r w:rsidR="00526B84">
          <w:rPr>
            <w:noProof/>
            <w:webHidden/>
          </w:rPr>
          <w:t>205</w:t>
        </w:r>
        <w:r w:rsidR="00526B84">
          <w:rPr>
            <w:noProof/>
            <w:webHidden/>
          </w:rPr>
          <w:fldChar w:fldCharType="end"/>
        </w:r>
      </w:hyperlink>
    </w:p>
    <w:p w:rsidR="00526B84" w:rsidRDefault="00000000" w14:paraId="41081858" w14:textId="0DCF1E28">
      <w:pPr>
        <w:pStyle w:val="TOC3"/>
        <w:rPr>
          <w:rFonts w:asciiTheme="minorHAnsi" w:hAnsiTheme="minorHAnsi" w:eastAsiaTheme="minorEastAsia" w:cstheme="minorBidi"/>
          <w:noProof/>
          <w:kern w:val="2"/>
          <w:sz w:val="22"/>
          <w:szCs w:val="22"/>
          <w14:ligatures w14:val="standardContextual"/>
        </w:rPr>
      </w:pPr>
      <w:hyperlink w:history="1" w:anchor="_Toc135312938">
        <w:r w:rsidRPr="002A2BF8" w:rsidR="00526B84">
          <w:rPr>
            <w:rStyle w:val="Hyperlink"/>
            <w:bCs/>
            <w:noProof/>
          </w:rPr>
          <w:t>7.3.3</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rFonts w:eastAsia="Calibri"/>
            <w:noProof/>
          </w:rPr>
          <w:t xml:space="preserve">The </w:t>
        </w:r>
        <w:r w:rsidRPr="002A2BF8" w:rsidR="00526B84">
          <w:rPr>
            <w:rStyle w:val="Hyperlink"/>
            <w:noProof/>
          </w:rPr>
          <w:t>Payer Community</w:t>
        </w:r>
        <w:r w:rsidR="00526B84">
          <w:rPr>
            <w:noProof/>
            <w:webHidden/>
          </w:rPr>
          <w:tab/>
        </w:r>
        <w:r w:rsidR="00526B84">
          <w:rPr>
            <w:noProof/>
            <w:webHidden/>
          </w:rPr>
          <w:fldChar w:fldCharType="begin"/>
        </w:r>
        <w:r w:rsidR="00526B84">
          <w:rPr>
            <w:noProof/>
            <w:webHidden/>
          </w:rPr>
          <w:instrText xml:space="preserve"> PAGEREF _Toc135312938 \h </w:instrText>
        </w:r>
        <w:r w:rsidR="00526B84">
          <w:rPr>
            <w:noProof/>
            <w:webHidden/>
          </w:rPr>
        </w:r>
        <w:r w:rsidR="00526B84">
          <w:rPr>
            <w:noProof/>
            <w:webHidden/>
          </w:rPr>
          <w:fldChar w:fldCharType="separate"/>
        </w:r>
        <w:r w:rsidR="00526B84">
          <w:rPr>
            <w:noProof/>
            <w:webHidden/>
          </w:rPr>
          <w:t>206</w:t>
        </w:r>
        <w:r w:rsidR="00526B84">
          <w:rPr>
            <w:noProof/>
            <w:webHidden/>
          </w:rPr>
          <w:fldChar w:fldCharType="end"/>
        </w:r>
      </w:hyperlink>
    </w:p>
    <w:p w:rsidR="00526B84" w:rsidRDefault="00000000" w14:paraId="6E9ABC2E" w14:textId="2BD215E5">
      <w:pPr>
        <w:pStyle w:val="TOC3"/>
        <w:rPr>
          <w:rFonts w:asciiTheme="minorHAnsi" w:hAnsiTheme="minorHAnsi" w:eastAsiaTheme="minorEastAsia" w:cstheme="minorBidi"/>
          <w:noProof/>
          <w:kern w:val="2"/>
          <w:sz w:val="22"/>
          <w:szCs w:val="22"/>
          <w14:ligatures w14:val="standardContextual"/>
        </w:rPr>
      </w:pPr>
      <w:hyperlink w:history="1" w:anchor="_Toc135312939">
        <w:r w:rsidRPr="002A2BF8" w:rsidR="00526B84">
          <w:rPr>
            <w:rStyle w:val="Hyperlink"/>
            <w:bCs/>
            <w:noProof/>
          </w:rPr>
          <w:t>7.3.4</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Quality Community</w:t>
        </w:r>
        <w:r w:rsidR="00526B84">
          <w:rPr>
            <w:noProof/>
            <w:webHidden/>
          </w:rPr>
          <w:tab/>
        </w:r>
        <w:r w:rsidR="00526B84">
          <w:rPr>
            <w:noProof/>
            <w:webHidden/>
          </w:rPr>
          <w:fldChar w:fldCharType="begin"/>
        </w:r>
        <w:r w:rsidR="00526B84">
          <w:rPr>
            <w:noProof/>
            <w:webHidden/>
          </w:rPr>
          <w:instrText xml:space="preserve"> PAGEREF _Toc135312939 \h </w:instrText>
        </w:r>
        <w:r w:rsidR="00526B84">
          <w:rPr>
            <w:noProof/>
            <w:webHidden/>
          </w:rPr>
        </w:r>
        <w:r w:rsidR="00526B84">
          <w:rPr>
            <w:noProof/>
            <w:webHidden/>
          </w:rPr>
          <w:fldChar w:fldCharType="separate"/>
        </w:r>
        <w:r w:rsidR="00526B84">
          <w:rPr>
            <w:noProof/>
            <w:webHidden/>
          </w:rPr>
          <w:t>206</w:t>
        </w:r>
        <w:r w:rsidR="00526B84">
          <w:rPr>
            <w:noProof/>
            <w:webHidden/>
          </w:rPr>
          <w:fldChar w:fldCharType="end"/>
        </w:r>
      </w:hyperlink>
    </w:p>
    <w:p w:rsidR="00526B84" w:rsidRDefault="00000000" w14:paraId="4132241A" w14:textId="3D94BD4B">
      <w:pPr>
        <w:pStyle w:val="TOC2"/>
        <w:rPr>
          <w:rFonts w:asciiTheme="minorHAnsi" w:hAnsiTheme="minorHAnsi" w:eastAsiaTheme="minorEastAsia" w:cstheme="minorBidi"/>
          <w:b w:val="0"/>
          <w:bCs w:val="0"/>
          <w:noProof/>
          <w:kern w:val="2"/>
          <w14:ligatures w14:val="standardContextual"/>
        </w:rPr>
      </w:pPr>
      <w:hyperlink w:history="1" w:anchor="_Toc135312940">
        <w:r w:rsidRPr="002A2BF8" w:rsidR="00526B84">
          <w:rPr>
            <w:rStyle w:val="Hyperlink"/>
            <w:noProof/>
          </w:rPr>
          <w:t>7.4</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Tools</w:t>
        </w:r>
        <w:r w:rsidR="00526B84">
          <w:rPr>
            <w:noProof/>
            <w:webHidden/>
          </w:rPr>
          <w:tab/>
        </w:r>
        <w:r w:rsidR="00526B84">
          <w:rPr>
            <w:noProof/>
            <w:webHidden/>
          </w:rPr>
          <w:fldChar w:fldCharType="begin"/>
        </w:r>
        <w:r w:rsidR="00526B84">
          <w:rPr>
            <w:noProof/>
            <w:webHidden/>
          </w:rPr>
          <w:instrText xml:space="preserve"> PAGEREF _Toc135312940 \h </w:instrText>
        </w:r>
        <w:r w:rsidR="00526B84">
          <w:rPr>
            <w:noProof/>
            <w:webHidden/>
          </w:rPr>
        </w:r>
        <w:r w:rsidR="00526B84">
          <w:rPr>
            <w:noProof/>
            <w:webHidden/>
          </w:rPr>
          <w:fldChar w:fldCharType="separate"/>
        </w:r>
        <w:r w:rsidR="00526B84">
          <w:rPr>
            <w:noProof/>
            <w:webHidden/>
          </w:rPr>
          <w:t>207</w:t>
        </w:r>
        <w:r w:rsidR="00526B84">
          <w:rPr>
            <w:noProof/>
            <w:webHidden/>
          </w:rPr>
          <w:fldChar w:fldCharType="end"/>
        </w:r>
      </w:hyperlink>
    </w:p>
    <w:p w:rsidR="00526B84" w:rsidRDefault="00000000" w14:paraId="3B9FC8CC" w14:textId="704DB5CB">
      <w:pPr>
        <w:pStyle w:val="TOC3"/>
        <w:rPr>
          <w:rFonts w:asciiTheme="minorHAnsi" w:hAnsiTheme="minorHAnsi" w:eastAsiaTheme="minorEastAsia" w:cstheme="minorBidi"/>
          <w:noProof/>
          <w:kern w:val="2"/>
          <w:sz w:val="22"/>
          <w:szCs w:val="22"/>
          <w14:ligatures w14:val="standardContextual"/>
        </w:rPr>
      </w:pPr>
      <w:hyperlink w:history="1" w:anchor="_Toc135312941">
        <w:r w:rsidRPr="002A2BF8" w:rsidR="00526B84">
          <w:rPr>
            <w:rStyle w:val="Hyperlink"/>
            <w:bCs/>
            <w:noProof/>
          </w:rPr>
          <w:t>7.4.1</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CDA Schema, C-CDA Schematrons, Sample Stylesheet</w:t>
        </w:r>
        <w:r w:rsidR="00526B84">
          <w:rPr>
            <w:noProof/>
            <w:webHidden/>
          </w:rPr>
          <w:tab/>
        </w:r>
        <w:r w:rsidR="00526B84">
          <w:rPr>
            <w:noProof/>
            <w:webHidden/>
          </w:rPr>
          <w:fldChar w:fldCharType="begin"/>
        </w:r>
        <w:r w:rsidR="00526B84">
          <w:rPr>
            <w:noProof/>
            <w:webHidden/>
          </w:rPr>
          <w:instrText xml:space="preserve"> PAGEREF _Toc135312941 \h </w:instrText>
        </w:r>
        <w:r w:rsidR="00526B84">
          <w:rPr>
            <w:noProof/>
            <w:webHidden/>
          </w:rPr>
        </w:r>
        <w:r w:rsidR="00526B84">
          <w:rPr>
            <w:noProof/>
            <w:webHidden/>
          </w:rPr>
          <w:fldChar w:fldCharType="separate"/>
        </w:r>
        <w:r w:rsidR="00526B84">
          <w:rPr>
            <w:noProof/>
            <w:webHidden/>
          </w:rPr>
          <w:t>207</w:t>
        </w:r>
        <w:r w:rsidR="00526B84">
          <w:rPr>
            <w:noProof/>
            <w:webHidden/>
          </w:rPr>
          <w:fldChar w:fldCharType="end"/>
        </w:r>
      </w:hyperlink>
    </w:p>
    <w:p w:rsidR="00526B84" w:rsidRDefault="00000000" w14:paraId="7BE6FB4B" w14:textId="7995F1B6">
      <w:pPr>
        <w:pStyle w:val="TOC3"/>
        <w:rPr>
          <w:rFonts w:asciiTheme="minorHAnsi" w:hAnsiTheme="minorHAnsi" w:eastAsiaTheme="minorEastAsia" w:cstheme="minorBidi"/>
          <w:noProof/>
          <w:kern w:val="2"/>
          <w:sz w:val="22"/>
          <w:szCs w:val="22"/>
          <w14:ligatures w14:val="standardContextual"/>
        </w:rPr>
      </w:pPr>
      <w:hyperlink w:history="1" w:anchor="_Toc135312942">
        <w:r w:rsidRPr="002A2BF8" w:rsidR="00526B84">
          <w:rPr>
            <w:rStyle w:val="Hyperlink"/>
            <w:bCs/>
            <w:noProof/>
          </w:rPr>
          <w:t>7.4.2</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ONC Validation Testing and C-CDA Scorecard Resources</w:t>
        </w:r>
        <w:r w:rsidR="00526B84">
          <w:rPr>
            <w:noProof/>
            <w:webHidden/>
          </w:rPr>
          <w:tab/>
        </w:r>
        <w:r w:rsidR="00526B84">
          <w:rPr>
            <w:noProof/>
            <w:webHidden/>
          </w:rPr>
          <w:fldChar w:fldCharType="begin"/>
        </w:r>
        <w:r w:rsidR="00526B84">
          <w:rPr>
            <w:noProof/>
            <w:webHidden/>
          </w:rPr>
          <w:instrText xml:space="preserve"> PAGEREF _Toc135312942 \h </w:instrText>
        </w:r>
        <w:r w:rsidR="00526B84">
          <w:rPr>
            <w:noProof/>
            <w:webHidden/>
          </w:rPr>
        </w:r>
        <w:r w:rsidR="00526B84">
          <w:rPr>
            <w:noProof/>
            <w:webHidden/>
          </w:rPr>
          <w:fldChar w:fldCharType="separate"/>
        </w:r>
        <w:r w:rsidR="00526B84">
          <w:rPr>
            <w:noProof/>
            <w:webHidden/>
          </w:rPr>
          <w:t>207</w:t>
        </w:r>
        <w:r w:rsidR="00526B84">
          <w:rPr>
            <w:noProof/>
            <w:webHidden/>
          </w:rPr>
          <w:fldChar w:fldCharType="end"/>
        </w:r>
      </w:hyperlink>
    </w:p>
    <w:p w:rsidR="00526B84" w:rsidRDefault="00000000" w14:paraId="67436D7F" w14:textId="77991150">
      <w:pPr>
        <w:pStyle w:val="TOC3"/>
        <w:rPr>
          <w:rFonts w:asciiTheme="minorHAnsi" w:hAnsiTheme="minorHAnsi" w:eastAsiaTheme="minorEastAsia" w:cstheme="minorBidi"/>
          <w:noProof/>
          <w:kern w:val="2"/>
          <w:sz w:val="22"/>
          <w:szCs w:val="22"/>
          <w14:ligatures w14:val="standardContextual"/>
        </w:rPr>
      </w:pPr>
      <w:hyperlink w:history="1" w:anchor="_Toc135312943">
        <w:r w:rsidRPr="002A2BF8" w:rsidR="00526B84">
          <w:rPr>
            <w:rStyle w:val="Hyperlink"/>
            <w:bCs/>
            <w:noProof/>
          </w:rPr>
          <w:t>7.4.3</w:t>
        </w:r>
        <w:r w:rsidR="00526B84">
          <w:rPr>
            <w:rFonts w:asciiTheme="minorHAnsi" w:hAnsiTheme="minorHAnsi" w:eastAsiaTheme="minorEastAsia" w:cstheme="minorBidi"/>
            <w:noProof/>
            <w:kern w:val="2"/>
            <w:sz w:val="22"/>
            <w:szCs w:val="22"/>
            <w14:ligatures w14:val="standardContextual"/>
          </w:rPr>
          <w:tab/>
        </w:r>
        <w:r w:rsidRPr="002A2BF8" w:rsidR="00526B84">
          <w:rPr>
            <w:rStyle w:val="Hyperlink"/>
            <w:noProof/>
          </w:rPr>
          <w:t>Model Drive Health Tools (MDHT)</w:t>
        </w:r>
        <w:r w:rsidR="00526B84">
          <w:rPr>
            <w:noProof/>
            <w:webHidden/>
          </w:rPr>
          <w:tab/>
        </w:r>
        <w:r w:rsidR="00526B84">
          <w:rPr>
            <w:noProof/>
            <w:webHidden/>
          </w:rPr>
          <w:fldChar w:fldCharType="begin"/>
        </w:r>
        <w:r w:rsidR="00526B84">
          <w:rPr>
            <w:noProof/>
            <w:webHidden/>
          </w:rPr>
          <w:instrText xml:space="preserve"> PAGEREF _Toc135312943 \h </w:instrText>
        </w:r>
        <w:r w:rsidR="00526B84">
          <w:rPr>
            <w:noProof/>
            <w:webHidden/>
          </w:rPr>
        </w:r>
        <w:r w:rsidR="00526B84">
          <w:rPr>
            <w:noProof/>
            <w:webHidden/>
          </w:rPr>
          <w:fldChar w:fldCharType="separate"/>
        </w:r>
        <w:r w:rsidR="00526B84">
          <w:rPr>
            <w:noProof/>
            <w:webHidden/>
          </w:rPr>
          <w:t>208</w:t>
        </w:r>
        <w:r w:rsidR="00526B84">
          <w:rPr>
            <w:noProof/>
            <w:webHidden/>
          </w:rPr>
          <w:fldChar w:fldCharType="end"/>
        </w:r>
      </w:hyperlink>
    </w:p>
    <w:p w:rsidR="00526B84" w:rsidRDefault="00000000" w14:paraId="20CC87B7" w14:textId="2662FC69">
      <w:pPr>
        <w:pStyle w:val="TOC2"/>
        <w:rPr>
          <w:rFonts w:asciiTheme="minorHAnsi" w:hAnsiTheme="minorHAnsi" w:eastAsiaTheme="minorEastAsia" w:cstheme="minorBidi"/>
          <w:b w:val="0"/>
          <w:bCs w:val="0"/>
          <w:noProof/>
          <w:kern w:val="2"/>
          <w14:ligatures w14:val="standardContextual"/>
        </w:rPr>
      </w:pPr>
      <w:hyperlink w:history="1" w:anchor="_Toc135312944">
        <w:r w:rsidRPr="002A2BF8" w:rsidR="00526B84">
          <w:rPr>
            <w:rStyle w:val="Hyperlink"/>
            <w:noProof/>
          </w:rPr>
          <w:t>7.5</w:t>
        </w:r>
        <w:r w:rsidR="00526B84">
          <w:rPr>
            <w:rFonts w:asciiTheme="minorHAnsi" w:hAnsiTheme="minorHAnsi" w:eastAsiaTheme="minorEastAsia" w:cstheme="minorBidi"/>
            <w:b w:val="0"/>
            <w:bCs w:val="0"/>
            <w:noProof/>
            <w:kern w:val="2"/>
            <w14:ligatures w14:val="standardContextual"/>
          </w:rPr>
          <w:tab/>
        </w:r>
        <w:r w:rsidRPr="002A2BF8" w:rsidR="00526B84">
          <w:rPr>
            <w:rStyle w:val="Hyperlink"/>
            <w:noProof/>
          </w:rPr>
          <w:t>Educational and Support Resources</w:t>
        </w:r>
        <w:r w:rsidR="00526B84">
          <w:rPr>
            <w:noProof/>
            <w:webHidden/>
          </w:rPr>
          <w:tab/>
        </w:r>
        <w:r w:rsidR="00526B84">
          <w:rPr>
            <w:noProof/>
            <w:webHidden/>
          </w:rPr>
          <w:fldChar w:fldCharType="begin"/>
        </w:r>
        <w:r w:rsidR="00526B84">
          <w:rPr>
            <w:noProof/>
            <w:webHidden/>
          </w:rPr>
          <w:instrText xml:space="preserve"> PAGEREF _Toc135312944 \h </w:instrText>
        </w:r>
        <w:r w:rsidR="00526B84">
          <w:rPr>
            <w:noProof/>
            <w:webHidden/>
          </w:rPr>
        </w:r>
        <w:r w:rsidR="00526B84">
          <w:rPr>
            <w:noProof/>
            <w:webHidden/>
          </w:rPr>
          <w:fldChar w:fldCharType="separate"/>
        </w:r>
        <w:r w:rsidR="00526B84">
          <w:rPr>
            <w:noProof/>
            <w:webHidden/>
          </w:rPr>
          <w:t>208</w:t>
        </w:r>
        <w:r w:rsidR="00526B84">
          <w:rPr>
            <w:noProof/>
            <w:webHidden/>
          </w:rPr>
          <w:fldChar w:fldCharType="end"/>
        </w:r>
      </w:hyperlink>
    </w:p>
    <w:p w:rsidR="00526B84" w:rsidP="00526B84" w:rsidRDefault="00000000" w14:paraId="617F4481" w14:textId="5469D819">
      <w:pPr>
        <w:pStyle w:val="TOC1"/>
        <w:rPr>
          <w:rFonts w:asciiTheme="minorHAnsi" w:hAnsiTheme="minorHAnsi" w:eastAsiaTheme="minorEastAsia" w:cstheme="minorBidi"/>
          <w:noProof/>
          <w:kern w:val="2"/>
          <w:sz w:val="22"/>
          <w:szCs w:val="22"/>
          <w14:ligatures w14:val="standardContextual"/>
        </w:rPr>
      </w:pPr>
      <w:hyperlink w:history="1" w:anchor="_Toc135312945">
        <w:r w:rsidRPr="002A2BF8" w:rsidR="00526B84">
          <w:rPr>
            <w:rStyle w:val="Hyperlink"/>
            <w:noProof/>
          </w:rPr>
          <w:t>Appendix A: Templates Defined in C-CDA R2.1 Companion Guide</w:t>
        </w:r>
        <w:r w:rsidR="00526B84">
          <w:rPr>
            <w:noProof/>
            <w:webHidden/>
          </w:rPr>
          <w:tab/>
        </w:r>
        <w:r w:rsidR="00526B84">
          <w:rPr>
            <w:noProof/>
            <w:webHidden/>
          </w:rPr>
          <w:fldChar w:fldCharType="begin"/>
        </w:r>
        <w:r w:rsidR="00526B84">
          <w:rPr>
            <w:noProof/>
            <w:webHidden/>
          </w:rPr>
          <w:instrText xml:space="preserve"> PAGEREF _Toc135312945 \h </w:instrText>
        </w:r>
        <w:r w:rsidR="00526B84">
          <w:rPr>
            <w:noProof/>
            <w:webHidden/>
          </w:rPr>
        </w:r>
        <w:r w:rsidR="00526B84">
          <w:rPr>
            <w:noProof/>
            <w:webHidden/>
          </w:rPr>
          <w:fldChar w:fldCharType="separate"/>
        </w:r>
        <w:r w:rsidR="00526B84">
          <w:rPr>
            <w:noProof/>
            <w:webHidden/>
          </w:rPr>
          <w:t>211</w:t>
        </w:r>
        <w:r w:rsidR="00526B84">
          <w:rPr>
            <w:noProof/>
            <w:webHidden/>
          </w:rPr>
          <w:fldChar w:fldCharType="end"/>
        </w:r>
      </w:hyperlink>
    </w:p>
    <w:p w:rsidR="00526B84" w:rsidP="00526B84" w:rsidRDefault="00000000" w14:paraId="6A73FE93" w14:textId="32B388E3">
      <w:pPr>
        <w:pStyle w:val="TOC1"/>
        <w:rPr>
          <w:rFonts w:asciiTheme="minorHAnsi" w:hAnsiTheme="minorHAnsi" w:eastAsiaTheme="minorEastAsia" w:cstheme="minorBidi"/>
          <w:noProof/>
          <w:kern w:val="2"/>
          <w:sz w:val="22"/>
          <w:szCs w:val="22"/>
          <w14:ligatures w14:val="standardContextual"/>
        </w:rPr>
      </w:pPr>
      <w:hyperlink w:history="1" w:anchor="_Toc135312946">
        <w:r w:rsidRPr="002A2BF8" w:rsidR="00526B84">
          <w:rPr>
            <w:rStyle w:val="Hyperlink"/>
            <w:noProof/>
          </w:rPr>
          <w:t>Appendix B: UDI Organizer Template from C-CDA Supplemental Templates for Unique Device Identifier (UDI)</w:t>
        </w:r>
        <w:r w:rsidR="00526B84">
          <w:rPr>
            <w:noProof/>
            <w:webHidden/>
          </w:rPr>
          <w:tab/>
        </w:r>
        <w:r w:rsidR="00526B84">
          <w:rPr>
            <w:noProof/>
            <w:webHidden/>
          </w:rPr>
          <w:fldChar w:fldCharType="begin"/>
        </w:r>
        <w:r w:rsidR="00526B84">
          <w:rPr>
            <w:noProof/>
            <w:webHidden/>
          </w:rPr>
          <w:instrText xml:space="preserve"> PAGEREF _Toc135312946 \h </w:instrText>
        </w:r>
        <w:r w:rsidR="00526B84">
          <w:rPr>
            <w:noProof/>
            <w:webHidden/>
          </w:rPr>
        </w:r>
        <w:r w:rsidR="00526B84">
          <w:rPr>
            <w:noProof/>
            <w:webHidden/>
          </w:rPr>
          <w:fldChar w:fldCharType="separate"/>
        </w:r>
        <w:r w:rsidR="00526B84">
          <w:rPr>
            <w:noProof/>
            <w:webHidden/>
          </w:rPr>
          <w:t>211</w:t>
        </w:r>
        <w:r w:rsidR="00526B84">
          <w:rPr>
            <w:noProof/>
            <w:webHidden/>
          </w:rPr>
          <w:fldChar w:fldCharType="end"/>
        </w:r>
      </w:hyperlink>
    </w:p>
    <w:p w:rsidRPr="00C64922" w:rsidR="00D91DBA" w:rsidRDefault="001974E0" w14:paraId="7C28E850" w14:textId="7EFA34F3">
      <w:r>
        <w:rPr>
          <w:rFonts w:cs="Calibri"/>
          <w:b/>
          <w:bCs/>
          <w:i/>
          <w:iCs/>
        </w:rPr>
        <w:fldChar w:fldCharType="end"/>
      </w:r>
    </w:p>
    <w:p w:rsidRPr="003A3D50" w:rsidR="00D91DBA" w:rsidP="00D91DBA" w:rsidRDefault="00752C7B" w14:paraId="48654ACF" w14:textId="77777777">
      <w:pPr>
        <w:rPr>
          <w:rFonts w:cs="Calibri"/>
          <w:b/>
          <w:bCs/>
          <w:color w:val="4F81BD"/>
        </w:rPr>
      </w:pPr>
      <w:r w:rsidRPr="003A3D50">
        <w:rPr>
          <w:rFonts w:cs="Calibri"/>
          <w:b/>
          <w:bCs/>
          <w:color w:val="4F81BD"/>
        </w:rPr>
        <w:t>Table of Figures</w:t>
      </w:r>
    </w:p>
    <w:p w:rsidR="00301B46" w:rsidRDefault="00DA0EBB" w14:paraId="59B43EE9" w14:textId="3FF4AAC7">
      <w:pPr>
        <w:pStyle w:val="TableofFigures"/>
        <w:tabs>
          <w:tab w:val="right" w:leader="dot" w:pos="9350"/>
        </w:tabs>
        <w:rPr>
          <w:rFonts w:asciiTheme="minorHAnsi" w:hAnsiTheme="minorHAnsi" w:eastAsiaTheme="minorEastAsia" w:cstheme="minorBidi"/>
          <w:noProof/>
          <w:kern w:val="2"/>
          <w:sz w:val="22"/>
          <w:szCs w:val="22"/>
          <w14:ligatures w14:val="standardContextual"/>
        </w:rPr>
      </w:pPr>
      <w:r w:rsidRPr="00AD08FB">
        <w:rPr>
          <w:rFonts w:ascii="Calibri Light" w:hAnsi="Calibri Light" w:cs="Calibri Light"/>
          <w:bCs/>
          <w:color w:val="000000"/>
        </w:rPr>
        <w:fldChar w:fldCharType="begin"/>
      </w:r>
      <w:r w:rsidRPr="00AD08FB">
        <w:rPr>
          <w:rFonts w:ascii="Calibri Light" w:hAnsi="Calibri Light" w:cs="Calibri Light"/>
          <w:bCs/>
          <w:color w:val="000000"/>
        </w:rPr>
        <w:instrText xml:space="preserve"> TOC \h \z \c "Figure" </w:instrText>
      </w:r>
      <w:r w:rsidRPr="00AD08FB">
        <w:rPr>
          <w:rFonts w:ascii="Calibri Light" w:hAnsi="Calibri Light" w:cs="Calibri Light"/>
          <w:bCs/>
          <w:color w:val="000000"/>
        </w:rPr>
        <w:fldChar w:fldCharType="separate"/>
      </w:r>
      <w:hyperlink w:history="1" w:anchor="_Toc135312947">
        <w:r w:rsidRPr="00CF051C" w:rsidR="00301B46">
          <w:rPr>
            <w:rStyle w:val="Hyperlink"/>
            <w:noProof/>
          </w:rPr>
          <w:t>Figure 1: Continuous Improvement Strategy</w:t>
        </w:r>
        <w:r w:rsidR="00301B46">
          <w:rPr>
            <w:noProof/>
            <w:webHidden/>
          </w:rPr>
          <w:tab/>
        </w:r>
        <w:r w:rsidR="00301B46">
          <w:rPr>
            <w:noProof/>
            <w:webHidden/>
          </w:rPr>
          <w:fldChar w:fldCharType="begin"/>
        </w:r>
        <w:r w:rsidR="00301B46">
          <w:rPr>
            <w:noProof/>
            <w:webHidden/>
          </w:rPr>
          <w:instrText xml:space="preserve"> PAGEREF _Toc135312947 \h </w:instrText>
        </w:r>
        <w:r w:rsidR="00301B46">
          <w:rPr>
            <w:noProof/>
            <w:webHidden/>
          </w:rPr>
        </w:r>
        <w:r w:rsidR="00301B46">
          <w:rPr>
            <w:noProof/>
            <w:webHidden/>
          </w:rPr>
          <w:fldChar w:fldCharType="separate"/>
        </w:r>
        <w:r w:rsidR="00301B46">
          <w:rPr>
            <w:noProof/>
            <w:webHidden/>
          </w:rPr>
          <w:t>12</w:t>
        </w:r>
        <w:r w:rsidR="00301B46">
          <w:rPr>
            <w:noProof/>
            <w:webHidden/>
          </w:rPr>
          <w:fldChar w:fldCharType="end"/>
        </w:r>
      </w:hyperlink>
    </w:p>
    <w:p w:rsidR="00301B46" w:rsidRDefault="00000000" w14:paraId="72DE4D2E" w14:textId="25FA036E">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48" r:id="rId10">
        <w:r w:rsidRPr="00CF051C" w:rsidR="00301B46">
          <w:rPr>
            <w:rStyle w:val="Hyperlink"/>
            <w:rFonts w:cstheme="minorHAnsi"/>
            <w:noProof/>
          </w:rPr>
          <w:t>Figure 2: CDA, C-CDA, Errata and Companion Guide Relationships</w:t>
        </w:r>
        <w:r w:rsidR="00301B46">
          <w:rPr>
            <w:noProof/>
            <w:webHidden/>
          </w:rPr>
          <w:tab/>
        </w:r>
        <w:r w:rsidR="00301B46">
          <w:rPr>
            <w:noProof/>
            <w:webHidden/>
          </w:rPr>
          <w:fldChar w:fldCharType="begin"/>
        </w:r>
        <w:r w:rsidR="00301B46">
          <w:rPr>
            <w:noProof/>
            <w:webHidden/>
          </w:rPr>
          <w:instrText xml:space="preserve"> PAGEREF _Toc135312948 \h </w:instrText>
        </w:r>
        <w:r w:rsidR="00301B46">
          <w:rPr>
            <w:noProof/>
            <w:webHidden/>
          </w:rPr>
        </w:r>
        <w:r w:rsidR="00301B46">
          <w:rPr>
            <w:noProof/>
            <w:webHidden/>
          </w:rPr>
          <w:fldChar w:fldCharType="separate"/>
        </w:r>
        <w:r w:rsidR="00301B46">
          <w:rPr>
            <w:noProof/>
            <w:webHidden/>
          </w:rPr>
          <w:t>21</w:t>
        </w:r>
        <w:r w:rsidR="00301B46">
          <w:rPr>
            <w:noProof/>
            <w:webHidden/>
          </w:rPr>
          <w:fldChar w:fldCharType="end"/>
        </w:r>
      </w:hyperlink>
    </w:p>
    <w:p w:rsidR="00301B46" w:rsidRDefault="00000000" w14:paraId="5543C410" w14:textId="45828878">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49">
        <w:r w:rsidRPr="00CF051C" w:rsidR="00301B46">
          <w:rPr>
            <w:rStyle w:val="Hyperlink"/>
            <w:noProof/>
          </w:rPr>
          <w:t>Figure 3: Template Structure of C-CDA</w:t>
        </w:r>
        <w:r w:rsidR="00301B46">
          <w:rPr>
            <w:noProof/>
            <w:webHidden/>
          </w:rPr>
          <w:tab/>
        </w:r>
        <w:r w:rsidR="00301B46">
          <w:rPr>
            <w:noProof/>
            <w:webHidden/>
          </w:rPr>
          <w:fldChar w:fldCharType="begin"/>
        </w:r>
        <w:r w:rsidR="00301B46">
          <w:rPr>
            <w:noProof/>
            <w:webHidden/>
          </w:rPr>
          <w:instrText xml:space="preserve"> PAGEREF _Toc135312949 \h </w:instrText>
        </w:r>
        <w:r w:rsidR="00301B46">
          <w:rPr>
            <w:noProof/>
            <w:webHidden/>
          </w:rPr>
        </w:r>
        <w:r w:rsidR="00301B46">
          <w:rPr>
            <w:noProof/>
            <w:webHidden/>
          </w:rPr>
          <w:fldChar w:fldCharType="separate"/>
        </w:r>
        <w:r w:rsidR="00301B46">
          <w:rPr>
            <w:noProof/>
            <w:webHidden/>
          </w:rPr>
          <w:t>26</w:t>
        </w:r>
        <w:r w:rsidR="00301B46">
          <w:rPr>
            <w:noProof/>
            <w:webHidden/>
          </w:rPr>
          <w:fldChar w:fldCharType="end"/>
        </w:r>
      </w:hyperlink>
    </w:p>
    <w:p w:rsidR="00301B46" w:rsidRDefault="00000000" w14:paraId="23C57873" w14:textId="50A2FD28">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50">
        <w:r w:rsidRPr="00CF051C" w:rsidR="00301B46">
          <w:rPr>
            <w:rStyle w:val="Hyperlink"/>
            <w:rFonts w:cs="Calibri"/>
            <w:noProof/>
          </w:rPr>
          <w:t>Figure 4: Author Participation</w:t>
        </w:r>
        <w:r w:rsidR="00301B46">
          <w:rPr>
            <w:noProof/>
            <w:webHidden/>
          </w:rPr>
          <w:tab/>
        </w:r>
        <w:r w:rsidR="00301B46">
          <w:rPr>
            <w:noProof/>
            <w:webHidden/>
          </w:rPr>
          <w:fldChar w:fldCharType="begin"/>
        </w:r>
        <w:r w:rsidR="00301B46">
          <w:rPr>
            <w:noProof/>
            <w:webHidden/>
          </w:rPr>
          <w:instrText xml:space="preserve"> PAGEREF _Toc135312950 \h </w:instrText>
        </w:r>
        <w:r w:rsidR="00301B46">
          <w:rPr>
            <w:noProof/>
            <w:webHidden/>
          </w:rPr>
        </w:r>
        <w:r w:rsidR="00301B46">
          <w:rPr>
            <w:noProof/>
            <w:webHidden/>
          </w:rPr>
          <w:fldChar w:fldCharType="separate"/>
        </w:r>
        <w:r w:rsidR="00301B46">
          <w:rPr>
            <w:noProof/>
            <w:webHidden/>
          </w:rPr>
          <w:t>58</w:t>
        </w:r>
        <w:r w:rsidR="00301B46">
          <w:rPr>
            <w:noProof/>
            <w:webHidden/>
          </w:rPr>
          <w:fldChar w:fldCharType="end"/>
        </w:r>
      </w:hyperlink>
    </w:p>
    <w:p w:rsidR="00301B46" w:rsidRDefault="00000000" w14:paraId="69AA9710" w14:textId="42F04DEF">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51">
        <w:r w:rsidRPr="00CF051C" w:rsidR="00301B46">
          <w:rPr>
            <w:rStyle w:val="Hyperlink"/>
            <w:rFonts w:cs="Calibri"/>
            <w:noProof/>
          </w:rPr>
          <w:t>Figure 5: Visualizing C-CDA section templates by applying the SOAP framework</w:t>
        </w:r>
        <w:r w:rsidR="00301B46">
          <w:rPr>
            <w:noProof/>
            <w:webHidden/>
          </w:rPr>
          <w:tab/>
        </w:r>
        <w:r w:rsidR="00301B46">
          <w:rPr>
            <w:noProof/>
            <w:webHidden/>
          </w:rPr>
          <w:fldChar w:fldCharType="begin"/>
        </w:r>
        <w:r w:rsidR="00301B46">
          <w:rPr>
            <w:noProof/>
            <w:webHidden/>
          </w:rPr>
          <w:instrText xml:space="preserve"> PAGEREF _Toc135312951 \h </w:instrText>
        </w:r>
        <w:r w:rsidR="00301B46">
          <w:rPr>
            <w:noProof/>
            <w:webHidden/>
          </w:rPr>
        </w:r>
        <w:r w:rsidR="00301B46">
          <w:rPr>
            <w:noProof/>
            <w:webHidden/>
          </w:rPr>
          <w:fldChar w:fldCharType="separate"/>
        </w:r>
        <w:r w:rsidR="00301B46">
          <w:rPr>
            <w:noProof/>
            <w:webHidden/>
          </w:rPr>
          <w:t>79</w:t>
        </w:r>
        <w:r w:rsidR="00301B46">
          <w:rPr>
            <w:noProof/>
            <w:webHidden/>
          </w:rPr>
          <w:fldChar w:fldCharType="end"/>
        </w:r>
      </w:hyperlink>
    </w:p>
    <w:p w:rsidR="00301B46" w:rsidRDefault="00000000" w14:paraId="50721EFF" w14:textId="285866A5">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52">
        <w:r w:rsidRPr="00CF051C" w:rsidR="00301B46">
          <w:rPr>
            <w:rStyle w:val="Hyperlink"/>
            <w:noProof/>
          </w:rPr>
          <w:t>Figure 6: Example of how to include templateIds for Companion Guide templates</w:t>
        </w:r>
        <w:r w:rsidR="00301B46">
          <w:rPr>
            <w:noProof/>
            <w:webHidden/>
          </w:rPr>
          <w:tab/>
        </w:r>
        <w:r w:rsidR="00301B46">
          <w:rPr>
            <w:noProof/>
            <w:webHidden/>
          </w:rPr>
          <w:fldChar w:fldCharType="begin"/>
        </w:r>
        <w:r w:rsidR="00301B46">
          <w:rPr>
            <w:noProof/>
            <w:webHidden/>
          </w:rPr>
          <w:instrText xml:space="preserve"> PAGEREF _Toc135312952 \h </w:instrText>
        </w:r>
        <w:r w:rsidR="00301B46">
          <w:rPr>
            <w:noProof/>
            <w:webHidden/>
          </w:rPr>
        </w:r>
        <w:r w:rsidR="00301B46">
          <w:rPr>
            <w:noProof/>
            <w:webHidden/>
          </w:rPr>
          <w:fldChar w:fldCharType="separate"/>
        </w:r>
        <w:r w:rsidR="00301B46">
          <w:rPr>
            <w:noProof/>
            <w:webHidden/>
          </w:rPr>
          <w:t>82</w:t>
        </w:r>
        <w:r w:rsidR="00301B46">
          <w:rPr>
            <w:noProof/>
            <w:webHidden/>
          </w:rPr>
          <w:fldChar w:fldCharType="end"/>
        </w:r>
      </w:hyperlink>
    </w:p>
    <w:p w:rsidR="00301B46" w:rsidRDefault="00000000" w14:paraId="451C02D7" w14:textId="2F5E1A57">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53">
        <w:r w:rsidRPr="00CF051C" w:rsidR="00301B46">
          <w:rPr>
            <w:rStyle w:val="Hyperlink"/>
            <w:rFonts w:cs="Calibri"/>
            <w:noProof/>
          </w:rPr>
          <w:t>Figure 7: Logical design for Care Team Organizer Template</w:t>
        </w:r>
        <w:r w:rsidR="00301B46">
          <w:rPr>
            <w:noProof/>
            <w:webHidden/>
          </w:rPr>
          <w:tab/>
        </w:r>
        <w:r w:rsidR="00301B46">
          <w:rPr>
            <w:noProof/>
            <w:webHidden/>
          </w:rPr>
          <w:fldChar w:fldCharType="begin"/>
        </w:r>
        <w:r w:rsidR="00301B46">
          <w:rPr>
            <w:noProof/>
            <w:webHidden/>
          </w:rPr>
          <w:instrText xml:space="preserve"> PAGEREF _Toc135312953 \h </w:instrText>
        </w:r>
        <w:r w:rsidR="00301B46">
          <w:rPr>
            <w:noProof/>
            <w:webHidden/>
          </w:rPr>
        </w:r>
        <w:r w:rsidR="00301B46">
          <w:rPr>
            <w:noProof/>
            <w:webHidden/>
          </w:rPr>
          <w:fldChar w:fldCharType="separate"/>
        </w:r>
        <w:r w:rsidR="00301B46">
          <w:rPr>
            <w:noProof/>
            <w:webHidden/>
          </w:rPr>
          <w:t>119</w:t>
        </w:r>
        <w:r w:rsidR="00301B46">
          <w:rPr>
            <w:noProof/>
            <w:webHidden/>
          </w:rPr>
          <w:fldChar w:fldCharType="end"/>
        </w:r>
      </w:hyperlink>
    </w:p>
    <w:p w:rsidR="00301B46" w:rsidRDefault="00000000" w14:paraId="5EA5C2A7" w14:textId="57F4D586">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54">
        <w:r w:rsidRPr="00CF051C" w:rsidR="00301B46">
          <w:rPr>
            <w:rStyle w:val="Hyperlink"/>
            <w:noProof/>
          </w:rPr>
          <w:t>Figure 8: Example of SDOH Grouping Value set in VSAC (Conditions)</w:t>
        </w:r>
        <w:r w:rsidR="00301B46">
          <w:rPr>
            <w:noProof/>
            <w:webHidden/>
          </w:rPr>
          <w:tab/>
        </w:r>
        <w:r w:rsidR="00301B46">
          <w:rPr>
            <w:noProof/>
            <w:webHidden/>
          </w:rPr>
          <w:fldChar w:fldCharType="begin"/>
        </w:r>
        <w:r w:rsidR="00301B46">
          <w:rPr>
            <w:noProof/>
            <w:webHidden/>
          </w:rPr>
          <w:instrText xml:space="preserve"> PAGEREF _Toc135312954 \h </w:instrText>
        </w:r>
        <w:r w:rsidR="00301B46">
          <w:rPr>
            <w:noProof/>
            <w:webHidden/>
          </w:rPr>
        </w:r>
        <w:r w:rsidR="00301B46">
          <w:rPr>
            <w:noProof/>
            <w:webHidden/>
          </w:rPr>
          <w:fldChar w:fldCharType="separate"/>
        </w:r>
        <w:r w:rsidR="00301B46">
          <w:rPr>
            <w:noProof/>
            <w:webHidden/>
          </w:rPr>
          <w:t>180</w:t>
        </w:r>
        <w:r w:rsidR="00301B46">
          <w:rPr>
            <w:noProof/>
            <w:webHidden/>
          </w:rPr>
          <w:fldChar w:fldCharType="end"/>
        </w:r>
      </w:hyperlink>
    </w:p>
    <w:p w:rsidR="00301B46" w:rsidRDefault="00000000" w14:paraId="182964A0" w14:textId="66F238F3">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55">
        <w:r w:rsidRPr="00CF051C" w:rsidR="00301B46">
          <w:rPr>
            <w:rStyle w:val="Hyperlink"/>
            <w:noProof/>
          </w:rPr>
          <w:t>Figure 9: SDOH Assessment and Planning Process</w:t>
        </w:r>
        <w:r w:rsidR="00301B46">
          <w:rPr>
            <w:noProof/>
            <w:webHidden/>
          </w:rPr>
          <w:tab/>
        </w:r>
        <w:r w:rsidR="00301B46">
          <w:rPr>
            <w:noProof/>
            <w:webHidden/>
          </w:rPr>
          <w:fldChar w:fldCharType="begin"/>
        </w:r>
        <w:r w:rsidR="00301B46">
          <w:rPr>
            <w:noProof/>
            <w:webHidden/>
          </w:rPr>
          <w:instrText xml:space="preserve"> PAGEREF _Toc135312955 \h </w:instrText>
        </w:r>
        <w:r w:rsidR="00301B46">
          <w:rPr>
            <w:noProof/>
            <w:webHidden/>
          </w:rPr>
        </w:r>
        <w:r w:rsidR="00301B46">
          <w:rPr>
            <w:noProof/>
            <w:webHidden/>
          </w:rPr>
          <w:fldChar w:fldCharType="separate"/>
        </w:r>
        <w:r w:rsidR="00301B46">
          <w:rPr>
            <w:noProof/>
            <w:webHidden/>
          </w:rPr>
          <w:t>182</w:t>
        </w:r>
        <w:r w:rsidR="00301B46">
          <w:rPr>
            <w:noProof/>
            <w:webHidden/>
          </w:rPr>
          <w:fldChar w:fldCharType="end"/>
        </w:r>
      </w:hyperlink>
    </w:p>
    <w:p w:rsidRPr="0062694F" w:rsidR="00F8305B" w:rsidRDefault="00DA0EBB" w14:paraId="2F8387DC" w14:textId="07060D71">
      <w:pPr>
        <w:rPr>
          <w:rFonts w:cs="Calibri"/>
          <w:bCs/>
          <w:color w:val="000000"/>
        </w:rPr>
      </w:pPr>
      <w:r w:rsidRPr="00AD08FB">
        <w:rPr>
          <w:rFonts w:ascii="Calibri Light" w:hAnsi="Calibri Light" w:cs="Calibri Light"/>
          <w:bCs/>
          <w:color w:val="000000"/>
        </w:rPr>
        <w:fldChar w:fldCharType="end"/>
      </w:r>
    </w:p>
    <w:p w:rsidRPr="003A3D50" w:rsidR="00752C7B" w:rsidP="00C3522A" w:rsidRDefault="00752C7B" w14:paraId="63FFC6A8" w14:textId="3A4FEF9C">
      <w:pPr>
        <w:tabs>
          <w:tab w:val="right" w:pos="9360"/>
        </w:tabs>
        <w:ind w:left="1080" w:hanging="1080"/>
        <w:rPr>
          <w:rFonts w:cs="Calibri"/>
          <w:b/>
          <w:bCs/>
          <w:color w:val="4F81BD"/>
        </w:rPr>
      </w:pPr>
      <w:r w:rsidRPr="003A3D50">
        <w:rPr>
          <w:rFonts w:cs="Calibri"/>
          <w:b/>
          <w:bCs/>
          <w:color w:val="4F81BD"/>
        </w:rPr>
        <w:t>Table of Example</w:t>
      </w:r>
      <w:r w:rsidRPr="003A3D50" w:rsidR="00265296">
        <w:rPr>
          <w:rFonts w:cs="Calibri"/>
          <w:b/>
          <w:bCs/>
          <w:color w:val="4F81BD"/>
        </w:rPr>
        <w:t>s</w:t>
      </w:r>
      <w:r w:rsidR="00C3522A">
        <w:rPr>
          <w:rFonts w:cs="Calibri"/>
          <w:b/>
          <w:bCs/>
          <w:color w:val="4F81BD"/>
        </w:rPr>
        <w:tab/>
      </w:r>
    </w:p>
    <w:p w:rsidR="00301B46" w:rsidRDefault="00DD63DF" w14:paraId="4ED01AE8" w14:textId="4C6ABB26">
      <w:pPr>
        <w:pStyle w:val="TableofFigures"/>
        <w:tabs>
          <w:tab w:val="right" w:leader="dot" w:pos="9350"/>
        </w:tabs>
        <w:rPr>
          <w:rFonts w:asciiTheme="minorHAnsi" w:hAnsiTheme="minorHAnsi" w:eastAsiaTheme="minorEastAsia" w:cstheme="minorBidi"/>
          <w:noProof/>
          <w:kern w:val="2"/>
          <w:sz w:val="22"/>
          <w:szCs w:val="22"/>
          <w14:ligatures w14:val="standardContextual"/>
        </w:rPr>
      </w:pPr>
      <w:r w:rsidRPr="00AD08FB">
        <w:rPr>
          <w:rFonts w:ascii="Calibri Light" w:hAnsi="Calibri Light" w:cs="Calibri Light"/>
          <w:bCs/>
          <w:color w:val="000000"/>
        </w:rPr>
        <w:fldChar w:fldCharType="begin"/>
      </w:r>
      <w:r w:rsidRPr="00AD08FB" w:rsidR="00F8305B">
        <w:rPr>
          <w:rFonts w:ascii="Calibri Light" w:hAnsi="Calibri Light" w:cs="Calibri Light"/>
          <w:bCs/>
          <w:color w:val="000000"/>
        </w:rPr>
        <w:instrText xml:space="preserve"> TOC \h \z \c "Example" </w:instrText>
      </w:r>
      <w:r w:rsidRPr="00AD08FB">
        <w:rPr>
          <w:rFonts w:ascii="Calibri Light" w:hAnsi="Calibri Light" w:cs="Calibri Light"/>
          <w:bCs/>
          <w:color w:val="000000"/>
        </w:rPr>
        <w:fldChar w:fldCharType="separate"/>
      </w:r>
      <w:hyperlink w:history="1" w:anchor="_Toc135312956">
        <w:r w:rsidRPr="00BD418B" w:rsidR="00301B46">
          <w:rPr>
            <w:rStyle w:val="Hyperlink"/>
            <w:noProof/>
          </w:rPr>
          <w:t>Example 1: Pathology Narrative Note</w:t>
        </w:r>
        <w:r w:rsidR="00301B46">
          <w:rPr>
            <w:noProof/>
            <w:webHidden/>
          </w:rPr>
          <w:tab/>
        </w:r>
        <w:r w:rsidR="00301B46">
          <w:rPr>
            <w:noProof/>
            <w:webHidden/>
          </w:rPr>
          <w:fldChar w:fldCharType="begin"/>
        </w:r>
        <w:r w:rsidR="00301B46">
          <w:rPr>
            <w:noProof/>
            <w:webHidden/>
          </w:rPr>
          <w:instrText xml:space="preserve"> PAGEREF _Toc135312956 \h </w:instrText>
        </w:r>
        <w:r w:rsidR="00301B46">
          <w:rPr>
            <w:noProof/>
            <w:webHidden/>
          </w:rPr>
        </w:r>
        <w:r w:rsidR="00301B46">
          <w:rPr>
            <w:noProof/>
            <w:webHidden/>
          </w:rPr>
          <w:fldChar w:fldCharType="separate"/>
        </w:r>
        <w:r w:rsidR="00301B46">
          <w:rPr>
            <w:noProof/>
            <w:webHidden/>
          </w:rPr>
          <w:t>32</w:t>
        </w:r>
        <w:r w:rsidR="00301B46">
          <w:rPr>
            <w:noProof/>
            <w:webHidden/>
          </w:rPr>
          <w:fldChar w:fldCharType="end"/>
        </w:r>
      </w:hyperlink>
    </w:p>
    <w:p w:rsidR="00301B46" w:rsidRDefault="00000000" w14:paraId="20A5070E" w14:textId="6571FDA4">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57">
        <w:r w:rsidRPr="00BD418B" w:rsidR="00301B46">
          <w:rPr>
            <w:rStyle w:val="Hyperlink"/>
            <w:noProof/>
          </w:rPr>
          <w:t>Example 2: Discharge Summary with no Hospital Course information (see replacement document below).</w:t>
        </w:r>
        <w:r w:rsidR="00301B46">
          <w:rPr>
            <w:noProof/>
            <w:webHidden/>
          </w:rPr>
          <w:tab/>
        </w:r>
        <w:r w:rsidR="00301B46">
          <w:rPr>
            <w:noProof/>
            <w:webHidden/>
          </w:rPr>
          <w:fldChar w:fldCharType="begin"/>
        </w:r>
        <w:r w:rsidR="00301B46">
          <w:rPr>
            <w:noProof/>
            <w:webHidden/>
          </w:rPr>
          <w:instrText xml:space="preserve"> PAGEREF _Toc135312957 \h </w:instrText>
        </w:r>
        <w:r w:rsidR="00301B46">
          <w:rPr>
            <w:noProof/>
            <w:webHidden/>
          </w:rPr>
        </w:r>
        <w:r w:rsidR="00301B46">
          <w:rPr>
            <w:noProof/>
            <w:webHidden/>
          </w:rPr>
          <w:fldChar w:fldCharType="separate"/>
        </w:r>
        <w:r w:rsidR="00301B46">
          <w:rPr>
            <w:noProof/>
            <w:webHidden/>
          </w:rPr>
          <w:t>44</w:t>
        </w:r>
        <w:r w:rsidR="00301B46">
          <w:rPr>
            <w:noProof/>
            <w:webHidden/>
          </w:rPr>
          <w:fldChar w:fldCharType="end"/>
        </w:r>
      </w:hyperlink>
    </w:p>
    <w:p w:rsidR="00301B46" w:rsidRDefault="00000000" w14:paraId="760C7694" w14:textId="06826190">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58">
        <w:r w:rsidRPr="00BD418B" w:rsidR="00301B46">
          <w:rPr>
            <w:rStyle w:val="Hyperlink"/>
            <w:noProof/>
          </w:rPr>
          <w:t>Example 3: Replacement Discharge Summary document with Hospital Course information.</w:t>
        </w:r>
        <w:r w:rsidR="00301B46">
          <w:rPr>
            <w:noProof/>
            <w:webHidden/>
          </w:rPr>
          <w:tab/>
        </w:r>
        <w:r w:rsidR="00301B46">
          <w:rPr>
            <w:noProof/>
            <w:webHidden/>
          </w:rPr>
          <w:fldChar w:fldCharType="begin"/>
        </w:r>
        <w:r w:rsidR="00301B46">
          <w:rPr>
            <w:noProof/>
            <w:webHidden/>
          </w:rPr>
          <w:instrText xml:space="preserve"> PAGEREF _Toc135312958 \h </w:instrText>
        </w:r>
        <w:r w:rsidR="00301B46">
          <w:rPr>
            <w:noProof/>
            <w:webHidden/>
          </w:rPr>
        </w:r>
        <w:r w:rsidR="00301B46">
          <w:rPr>
            <w:noProof/>
            <w:webHidden/>
          </w:rPr>
          <w:fldChar w:fldCharType="separate"/>
        </w:r>
        <w:r w:rsidR="00301B46">
          <w:rPr>
            <w:noProof/>
            <w:webHidden/>
          </w:rPr>
          <w:t>45</w:t>
        </w:r>
        <w:r w:rsidR="00301B46">
          <w:rPr>
            <w:noProof/>
            <w:webHidden/>
          </w:rPr>
          <w:fldChar w:fldCharType="end"/>
        </w:r>
      </w:hyperlink>
    </w:p>
    <w:p w:rsidR="00301B46" w:rsidRDefault="00000000" w14:paraId="572E0B71" w14:textId="5F9DD206">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59">
        <w:r w:rsidRPr="00BD418B" w:rsidR="00301B46">
          <w:rPr>
            <w:rStyle w:val="Hyperlink"/>
            <w:noProof/>
          </w:rPr>
          <w:t>Example 4: Section with narrative text and a nullFlavor for the author</w:t>
        </w:r>
        <w:r w:rsidR="00301B46">
          <w:rPr>
            <w:noProof/>
            <w:webHidden/>
          </w:rPr>
          <w:tab/>
        </w:r>
        <w:r w:rsidR="00301B46">
          <w:rPr>
            <w:noProof/>
            <w:webHidden/>
          </w:rPr>
          <w:fldChar w:fldCharType="begin"/>
        </w:r>
        <w:r w:rsidR="00301B46">
          <w:rPr>
            <w:noProof/>
            <w:webHidden/>
          </w:rPr>
          <w:instrText xml:space="preserve"> PAGEREF _Toc135312959 \h </w:instrText>
        </w:r>
        <w:r w:rsidR="00301B46">
          <w:rPr>
            <w:noProof/>
            <w:webHidden/>
          </w:rPr>
        </w:r>
        <w:r w:rsidR="00301B46">
          <w:rPr>
            <w:noProof/>
            <w:webHidden/>
          </w:rPr>
          <w:fldChar w:fldCharType="separate"/>
        </w:r>
        <w:r w:rsidR="00301B46">
          <w:rPr>
            <w:noProof/>
            <w:webHidden/>
          </w:rPr>
          <w:t>47</w:t>
        </w:r>
        <w:r w:rsidR="00301B46">
          <w:rPr>
            <w:noProof/>
            <w:webHidden/>
          </w:rPr>
          <w:fldChar w:fldCharType="end"/>
        </w:r>
      </w:hyperlink>
    </w:p>
    <w:p w:rsidR="00301B46" w:rsidRDefault="00000000" w14:paraId="1C79DBAC" w14:textId="7DCA6180">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60">
        <w:r w:rsidRPr="00BD418B" w:rsidR="00301B46">
          <w:rPr>
            <w:rStyle w:val="Hyperlink"/>
            <w:noProof/>
          </w:rPr>
          <w:t>Example 5: recordTarget with demographic data</w:t>
        </w:r>
        <w:r w:rsidR="00301B46">
          <w:rPr>
            <w:noProof/>
            <w:webHidden/>
          </w:rPr>
          <w:tab/>
        </w:r>
        <w:r w:rsidR="00301B46">
          <w:rPr>
            <w:noProof/>
            <w:webHidden/>
          </w:rPr>
          <w:fldChar w:fldCharType="begin"/>
        </w:r>
        <w:r w:rsidR="00301B46">
          <w:rPr>
            <w:noProof/>
            <w:webHidden/>
          </w:rPr>
          <w:instrText xml:space="preserve"> PAGEREF _Toc135312960 \h </w:instrText>
        </w:r>
        <w:r w:rsidR="00301B46">
          <w:rPr>
            <w:noProof/>
            <w:webHidden/>
          </w:rPr>
        </w:r>
        <w:r w:rsidR="00301B46">
          <w:rPr>
            <w:noProof/>
            <w:webHidden/>
          </w:rPr>
          <w:fldChar w:fldCharType="separate"/>
        </w:r>
        <w:r w:rsidR="00301B46">
          <w:rPr>
            <w:noProof/>
            <w:webHidden/>
          </w:rPr>
          <w:t>49</w:t>
        </w:r>
        <w:r w:rsidR="00301B46">
          <w:rPr>
            <w:noProof/>
            <w:webHidden/>
          </w:rPr>
          <w:fldChar w:fldCharType="end"/>
        </w:r>
      </w:hyperlink>
    </w:p>
    <w:p w:rsidR="00301B46" w:rsidRDefault="00000000" w14:paraId="09ED255D" w14:textId="0D4A209A">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61">
        <w:r w:rsidRPr="00BD418B" w:rsidR="00301B46">
          <w:rPr>
            <w:rStyle w:val="Hyperlink"/>
            <w:noProof/>
          </w:rPr>
          <w:t>Example 6: recordTarget including the provider organization context for the clinical documentation</w:t>
        </w:r>
        <w:r w:rsidR="00301B46">
          <w:rPr>
            <w:noProof/>
            <w:webHidden/>
          </w:rPr>
          <w:tab/>
        </w:r>
        <w:r w:rsidR="00301B46">
          <w:rPr>
            <w:noProof/>
            <w:webHidden/>
          </w:rPr>
          <w:fldChar w:fldCharType="begin"/>
        </w:r>
        <w:r w:rsidR="00301B46">
          <w:rPr>
            <w:noProof/>
            <w:webHidden/>
          </w:rPr>
          <w:instrText xml:space="preserve"> PAGEREF _Toc135312961 \h </w:instrText>
        </w:r>
        <w:r w:rsidR="00301B46">
          <w:rPr>
            <w:noProof/>
            <w:webHidden/>
          </w:rPr>
        </w:r>
        <w:r w:rsidR="00301B46">
          <w:rPr>
            <w:noProof/>
            <w:webHidden/>
          </w:rPr>
          <w:fldChar w:fldCharType="separate"/>
        </w:r>
        <w:r w:rsidR="00301B46">
          <w:rPr>
            <w:noProof/>
            <w:webHidden/>
          </w:rPr>
          <w:t>50</w:t>
        </w:r>
        <w:r w:rsidR="00301B46">
          <w:rPr>
            <w:noProof/>
            <w:webHidden/>
          </w:rPr>
          <w:fldChar w:fldCharType="end"/>
        </w:r>
      </w:hyperlink>
    </w:p>
    <w:p w:rsidR="00301B46" w:rsidRDefault="00000000" w14:paraId="69BF0606" w14:textId="1A1E3493">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62">
        <w:r w:rsidRPr="00BD418B" w:rsidR="00301B46">
          <w:rPr>
            <w:rStyle w:val="Hyperlink"/>
            <w:noProof/>
          </w:rPr>
          <w:t>Example 7: How to represent Patient demographic Information</w:t>
        </w:r>
        <w:r w:rsidR="00301B46">
          <w:rPr>
            <w:noProof/>
            <w:webHidden/>
          </w:rPr>
          <w:tab/>
        </w:r>
        <w:r w:rsidR="00301B46">
          <w:rPr>
            <w:noProof/>
            <w:webHidden/>
          </w:rPr>
          <w:fldChar w:fldCharType="begin"/>
        </w:r>
        <w:r w:rsidR="00301B46">
          <w:rPr>
            <w:noProof/>
            <w:webHidden/>
          </w:rPr>
          <w:instrText xml:space="preserve"> PAGEREF _Toc135312962 \h </w:instrText>
        </w:r>
        <w:r w:rsidR="00301B46">
          <w:rPr>
            <w:noProof/>
            <w:webHidden/>
          </w:rPr>
        </w:r>
        <w:r w:rsidR="00301B46">
          <w:rPr>
            <w:noProof/>
            <w:webHidden/>
          </w:rPr>
          <w:fldChar w:fldCharType="separate"/>
        </w:r>
        <w:r w:rsidR="00301B46">
          <w:rPr>
            <w:noProof/>
            <w:webHidden/>
          </w:rPr>
          <w:t>51</w:t>
        </w:r>
        <w:r w:rsidR="00301B46">
          <w:rPr>
            <w:noProof/>
            <w:webHidden/>
          </w:rPr>
          <w:fldChar w:fldCharType="end"/>
        </w:r>
      </w:hyperlink>
    </w:p>
    <w:p w:rsidR="00301B46" w:rsidRDefault="00000000" w14:paraId="6056F895" w14:textId="68E07304">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63">
        <w:r w:rsidRPr="00BD418B" w:rsidR="00301B46">
          <w:rPr>
            <w:rStyle w:val="Hyperlink"/>
            <w:noProof/>
          </w:rPr>
          <w:t>Example 8: How to represent Patient with Previous Name</w:t>
        </w:r>
        <w:r w:rsidR="00301B46">
          <w:rPr>
            <w:noProof/>
            <w:webHidden/>
          </w:rPr>
          <w:tab/>
        </w:r>
        <w:r w:rsidR="00301B46">
          <w:rPr>
            <w:noProof/>
            <w:webHidden/>
          </w:rPr>
          <w:fldChar w:fldCharType="begin"/>
        </w:r>
        <w:r w:rsidR="00301B46">
          <w:rPr>
            <w:noProof/>
            <w:webHidden/>
          </w:rPr>
          <w:instrText xml:space="preserve"> PAGEREF _Toc135312963 \h </w:instrText>
        </w:r>
        <w:r w:rsidR="00301B46">
          <w:rPr>
            <w:noProof/>
            <w:webHidden/>
          </w:rPr>
        </w:r>
        <w:r w:rsidR="00301B46">
          <w:rPr>
            <w:noProof/>
            <w:webHidden/>
          </w:rPr>
          <w:fldChar w:fldCharType="separate"/>
        </w:r>
        <w:r w:rsidR="00301B46">
          <w:rPr>
            <w:noProof/>
            <w:webHidden/>
          </w:rPr>
          <w:t>52</w:t>
        </w:r>
        <w:r w:rsidR="00301B46">
          <w:rPr>
            <w:noProof/>
            <w:webHidden/>
          </w:rPr>
          <w:fldChar w:fldCharType="end"/>
        </w:r>
      </w:hyperlink>
    </w:p>
    <w:p w:rsidR="00301B46" w:rsidRDefault="00000000" w14:paraId="038B5542" w14:textId="26809025">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64">
        <w:r w:rsidRPr="00BD418B" w:rsidR="00301B46">
          <w:rPr>
            <w:rStyle w:val="Hyperlink"/>
            <w:noProof/>
          </w:rPr>
          <w:t>Example 9: How to represent Patient with Prior Address</w:t>
        </w:r>
        <w:r w:rsidR="00301B46">
          <w:rPr>
            <w:noProof/>
            <w:webHidden/>
          </w:rPr>
          <w:tab/>
        </w:r>
        <w:r w:rsidR="00301B46">
          <w:rPr>
            <w:noProof/>
            <w:webHidden/>
          </w:rPr>
          <w:fldChar w:fldCharType="begin"/>
        </w:r>
        <w:r w:rsidR="00301B46">
          <w:rPr>
            <w:noProof/>
            <w:webHidden/>
          </w:rPr>
          <w:instrText xml:space="preserve"> PAGEREF _Toc135312964 \h </w:instrText>
        </w:r>
        <w:r w:rsidR="00301B46">
          <w:rPr>
            <w:noProof/>
            <w:webHidden/>
          </w:rPr>
        </w:r>
        <w:r w:rsidR="00301B46">
          <w:rPr>
            <w:noProof/>
            <w:webHidden/>
          </w:rPr>
          <w:fldChar w:fldCharType="separate"/>
        </w:r>
        <w:r w:rsidR="00301B46">
          <w:rPr>
            <w:noProof/>
            <w:webHidden/>
          </w:rPr>
          <w:t>53</w:t>
        </w:r>
        <w:r w:rsidR="00301B46">
          <w:rPr>
            <w:noProof/>
            <w:webHidden/>
          </w:rPr>
          <w:fldChar w:fldCharType="end"/>
        </w:r>
      </w:hyperlink>
    </w:p>
    <w:p w:rsidR="00301B46" w:rsidRDefault="00000000" w14:paraId="13527263" w14:textId="0887BA39">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65">
        <w:r w:rsidRPr="00BD418B" w:rsidR="00301B46">
          <w:rPr>
            <w:rStyle w:val="Hyperlink"/>
            <w:noProof/>
          </w:rPr>
          <w:t>Example 10: Logical display order of name pieces</w:t>
        </w:r>
        <w:r w:rsidR="00301B46">
          <w:rPr>
            <w:noProof/>
            <w:webHidden/>
          </w:rPr>
          <w:tab/>
        </w:r>
        <w:r w:rsidR="00301B46">
          <w:rPr>
            <w:noProof/>
            <w:webHidden/>
          </w:rPr>
          <w:fldChar w:fldCharType="begin"/>
        </w:r>
        <w:r w:rsidR="00301B46">
          <w:rPr>
            <w:noProof/>
            <w:webHidden/>
          </w:rPr>
          <w:instrText xml:space="preserve"> PAGEREF _Toc135312965 \h </w:instrText>
        </w:r>
        <w:r w:rsidR="00301B46">
          <w:rPr>
            <w:noProof/>
            <w:webHidden/>
          </w:rPr>
        </w:r>
        <w:r w:rsidR="00301B46">
          <w:rPr>
            <w:noProof/>
            <w:webHidden/>
          </w:rPr>
          <w:fldChar w:fldCharType="separate"/>
        </w:r>
        <w:r w:rsidR="00301B46">
          <w:rPr>
            <w:noProof/>
            <w:webHidden/>
          </w:rPr>
          <w:t>54</w:t>
        </w:r>
        <w:r w:rsidR="00301B46">
          <w:rPr>
            <w:noProof/>
            <w:webHidden/>
          </w:rPr>
          <w:fldChar w:fldCharType="end"/>
        </w:r>
      </w:hyperlink>
    </w:p>
    <w:p w:rsidR="00301B46" w:rsidRDefault="00000000" w14:paraId="5CFAF649" w14:textId="16E326DD">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66">
        <w:r w:rsidRPr="00BD418B" w:rsidR="00301B46">
          <w:rPr>
            <w:rStyle w:val="Hyperlink"/>
            <w:noProof/>
          </w:rPr>
          <w:t>Example 11: How to represent a social security number (SSN) that has been masked to show only the last four digits.</w:t>
        </w:r>
        <w:r w:rsidR="00301B46">
          <w:rPr>
            <w:noProof/>
            <w:webHidden/>
          </w:rPr>
          <w:tab/>
        </w:r>
        <w:r w:rsidR="00301B46">
          <w:rPr>
            <w:noProof/>
            <w:webHidden/>
          </w:rPr>
          <w:fldChar w:fldCharType="begin"/>
        </w:r>
        <w:r w:rsidR="00301B46">
          <w:rPr>
            <w:noProof/>
            <w:webHidden/>
          </w:rPr>
          <w:instrText xml:space="preserve"> PAGEREF _Toc135312966 \h </w:instrText>
        </w:r>
        <w:r w:rsidR="00301B46">
          <w:rPr>
            <w:noProof/>
            <w:webHidden/>
          </w:rPr>
        </w:r>
        <w:r w:rsidR="00301B46">
          <w:rPr>
            <w:noProof/>
            <w:webHidden/>
          </w:rPr>
          <w:fldChar w:fldCharType="separate"/>
        </w:r>
        <w:r w:rsidR="00301B46">
          <w:rPr>
            <w:noProof/>
            <w:webHidden/>
          </w:rPr>
          <w:t>55</w:t>
        </w:r>
        <w:r w:rsidR="00301B46">
          <w:rPr>
            <w:noProof/>
            <w:webHidden/>
          </w:rPr>
          <w:fldChar w:fldCharType="end"/>
        </w:r>
      </w:hyperlink>
    </w:p>
    <w:p w:rsidR="00301B46" w:rsidRDefault="00000000" w14:paraId="22C742CF" w14:textId="5A53696A">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67">
        <w:r w:rsidRPr="00BD418B" w:rsidR="00301B46">
          <w:rPr>
            <w:rStyle w:val="Hyperlink"/>
            <w:noProof/>
          </w:rPr>
          <w:t>Example 12: How to represent a patient's social security number</w:t>
        </w:r>
        <w:r w:rsidR="00301B46">
          <w:rPr>
            <w:noProof/>
            <w:webHidden/>
          </w:rPr>
          <w:tab/>
        </w:r>
        <w:r w:rsidR="00301B46">
          <w:rPr>
            <w:noProof/>
            <w:webHidden/>
          </w:rPr>
          <w:fldChar w:fldCharType="begin"/>
        </w:r>
        <w:r w:rsidR="00301B46">
          <w:rPr>
            <w:noProof/>
            <w:webHidden/>
          </w:rPr>
          <w:instrText xml:space="preserve"> PAGEREF _Toc135312967 \h </w:instrText>
        </w:r>
        <w:r w:rsidR="00301B46">
          <w:rPr>
            <w:noProof/>
            <w:webHidden/>
          </w:rPr>
        </w:r>
        <w:r w:rsidR="00301B46">
          <w:rPr>
            <w:noProof/>
            <w:webHidden/>
          </w:rPr>
          <w:fldChar w:fldCharType="separate"/>
        </w:r>
        <w:r w:rsidR="00301B46">
          <w:rPr>
            <w:noProof/>
            <w:webHidden/>
          </w:rPr>
          <w:t>57</w:t>
        </w:r>
        <w:r w:rsidR="00301B46">
          <w:rPr>
            <w:noProof/>
            <w:webHidden/>
          </w:rPr>
          <w:fldChar w:fldCharType="end"/>
        </w:r>
      </w:hyperlink>
    </w:p>
    <w:p w:rsidR="00301B46" w:rsidRDefault="00000000" w14:paraId="515AD571" w14:textId="379E06D3">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68">
        <w:r w:rsidRPr="00BD418B" w:rsidR="00301B46">
          <w:rPr>
            <w:rStyle w:val="Hyperlink"/>
            <w:noProof/>
          </w:rPr>
          <w:t>Example 13: How to represent a provider and the provider’s organization in the role of author</w:t>
        </w:r>
        <w:r w:rsidRPr="00BD418B" w:rsidR="00301B46">
          <w:rPr>
            <w:rStyle w:val="Hyperlink"/>
            <w:rFonts w:ascii="Bookman Old Style" w:hAnsi="Bookman Old Style" w:eastAsia="?l?r ??’c"/>
            <w:noProof/>
          </w:rPr>
          <w:t>.</w:t>
        </w:r>
        <w:r w:rsidR="00301B46">
          <w:rPr>
            <w:noProof/>
            <w:webHidden/>
          </w:rPr>
          <w:tab/>
        </w:r>
        <w:r w:rsidR="00301B46">
          <w:rPr>
            <w:noProof/>
            <w:webHidden/>
          </w:rPr>
          <w:fldChar w:fldCharType="begin"/>
        </w:r>
        <w:r w:rsidR="00301B46">
          <w:rPr>
            <w:noProof/>
            <w:webHidden/>
          </w:rPr>
          <w:instrText xml:space="preserve"> PAGEREF _Toc135312968 \h </w:instrText>
        </w:r>
        <w:r w:rsidR="00301B46">
          <w:rPr>
            <w:noProof/>
            <w:webHidden/>
          </w:rPr>
        </w:r>
        <w:r w:rsidR="00301B46">
          <w:rPr>
            <w:noProof/>
            <w:webHidden/>
          </w:rPr>
          <w:fldChar w:fldCharType="separate"/>
        </w:r>
        <w:r w:rsidR="00301B46">
          <w:rPr>
            <w:noProof/>
            <w:webHidden/>
          </w:rPr>
          <w:t>59</w:t>
        </w:r>
        <w:r w:rsidR="00301B46">
          <w:rPr>
            <w:noProof/>
            <w:webHidden/>
          </w:rPr>
          <w:fldChar w:fldCharType="end"/>
        </w:r>
      </w:hyperlink>
    </w:p>
    <w:p w:rsidR="00301B46" w:rsidRDefault="00000000" w14:paraId="24BB2C84" w14:textId="34BDCD0E">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69">
        <w:r w:rsidRPr="00BD418B" w:rsidR="00301B46">
          <w:rPr>
            <w:rStyle w:val="Hyperlink"/>
            <w:noProof/>
          </w:rPr>
          <w:t>Example 14: Provider with an unknown NPI number.</w:t>
        </w:r>
        <w:r w:rsidR="00301B46">
          <w:rPr>
            <w:noProof/>
            <w:webHidden/>
          </w:rPr>
          <w:tab/>
        </w:r>
        <w:r w:rsidR="00301B46">
          <w:rPr>
            <w:noProof/>
            <w:webHidden/>
          </w:rPr>
          <w:fldChar w:fldCharType="begin"/>
        </w:r>
        <w:r w:rsidR="00301B46">
          <w:rPr>
            <w:noProof/>
            <w:webHidden/>
          </w:rPr>
          <w:instrText xml:space="preserve"> PAGEREF _Toc135312969 \h </w:instrText>
        </w:r>
        <w:r w:rsidR="00301B46">
          <w:rPr>
            <w:noProof/>
            <w:webHidden/>
          </w:rPr>
        </w:r>
        <w:r w:rsidR="00301B46">
          <w:rPr>
            <w:noProof/>
            <w:webHidden/>
          </w:rPr>
          <w:fldChar w:fldCharType="separate"/>
        </w:r>
        <w:r w:rsidR="00301B46">
          <w:rPr>
            <w:noProof/>
            <w:webHidden/>
          </w:rPr>
          <w:t>60</w:t>
        </w:r>
        <w:r w:rsidR="00301B46">
          <w:rPr>
            <w:noProof/>
            <w:webHidden/>
          </w:rPr>
          <w:fldChar w:fldCharType="end"/>
        </w:r>
      </w:hyperlink>
    </w:p>
    <w:p w:rsidR="00301B46" w:rsidRDefault="00000000" w14:paraId="3BA77CF9" w14:textId="7B8ECC3D">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70">
        <w:r w:rsidRPr="00BD418B" w:rsidR="00301B46">
          <w:rPr>
            <w:rStyle w:val="Hyperlink"/>
            <w:noProof/>
          </w:rPr>
          <w:t>Example 15: Replacement Discharge Summary Document with Hospital Course Added</w:t>
        </w:r>
        <w:r w:rsidR="00301B46">
          <w:rPr>
            <w:noProof/>
            <w:webHidden/>
          </w:rPr>
          <w:tab/>
        </w:r>
        <w:r w:rsidR="00301B46">
          <w:rPr>
            <w:noProof/>
            <w:webHidden/>
          </w:rPr>
          <w:fldChar w:fldCharType="begin"/>
        </w:r>
        <w:r w:rsidR="00301B46">
          <w:rPr>
            <w:noProof/>
            <w:webHidden/>
          </w:rPr>
          <w:instrText xml:space="preserve"> PAGEREF _Toc135312970 \h </w:instrText>
        </w:r>
        <w:r w:rsidR="00301B46">
          <w:rPr>
            <w:noProof/>
            <w:webHidden/>
          </w:rPr>
        </w:r>
        <w:r w:rsidR="00301B46">
          <w:rPr>
            <w:noProof/>
            <w:webHidden/>
          </w:rPr>
          <w:fldChar w:fldCharType="separate"/>
        </w:r>
        <w:r w:rsidR="00301B46">
          <w:rPr>
            <w:noProof/>
            <w:webHidden/>
          </w:rPr>
          <w:t>65</w:t>
        </w:r>
        <w:r w:rsidR="00301B46">
          <w:rPr>
            <w:noProof/>
            <w:webHidden/>
          </w:rPr>
          <w:fldChar w:fldCharType="end"/>
        </w:r>
      </w:hyperlink>
    </w:p>
    <w:p w:rsidR="00301B46" w:rsidRDefault="00000000" w14:paraId="23723F11" w14:textId="43F347FD">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71">
        <w:r w:rsidRPr="00BD418B" w:rsidR="00301B46">
          <w:rPr>
            <w:rStyle w:val="Hyperlink"/>
            <w:noProof/>
          </w:rPr>
          <w:t>Example 16: Declaring template conformance at the section level.</w:t>
        </w:r>
        <w:r w:rsidR="00301B46">
          <w:rPr>
            <w:noProof/>
            <w:webHidden/>
          </w:rPr>
          <w:tab/>
        </w:r>
        <w:r w:rsidR="00301B46">
          <w:rPr>
            <w:noProof/>
            <w:webHidden/>
          </w:rPr>
          <w:fldChar w:fldCharType="begin"/>
        </w:r>
        <w:r w:rsidR="00301B46">
          <w:rPr>
            <w:noProof/>
            <w:webHidden/>
          </w:rPr>
          <w:instrText xml:space="preserve"> PAGEREF _Toc135312971 \h </w:instrText>
        </w:r>
        <w:r w:rsidR="00301B46">
          <w:rPr>
            <w:noProof/>
            <w:webHidden/>
          </w:rPr>
        </w:r>
        <w:r w:rsidR="00301B46">
          <w:rPr>
            <w:noProof/>
            <w:webHidden/>
          </w:rPr>
          <w:fldChar w:fldCharType="separate"/>
        </w:r>
        <w:r w:rsidR="00301B46">
          <w:rPr>
            <w:noProof/>
            <w:webHidden/>
          </w:rPr>
          <w:t>82</w:t>
        </w:r>
        <w:r w:rsidR="00301B46">
          <w:rPr>
            <w:noProof/>
            <w:webHidden/>
          </w:rPr>
          <w:fldChar w:fldCharType="end"/>
        </w:r>
      </w:hyperlink>
    </w:p>
    <w:p w:rsidR="00301B46" w:rsidRDefault="00000000" w14:paraId="70EA2426" w14:textId="19054367">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72">
        <w:r w:rsidRPr="00BD418B" w:rsidR="00301B46">
          <w:rPr>
            <w:rStyle w:val="Hyperlink"/>
            <w:noProof/>
          </w:rPr>
          <w:t>Example 17: Declaring conformance to multiple templates.</w:t>
        </w:r>
        <w:r w:rsidR="00301B46">
          <w:rPr>
            <w:noProof/>
            <w:webHidden/>
          </w:rPr>
          <w:tab/>
        </w:r>
        <w:r w:rsidR="00301B46">
          <w:rPr>
            <w:noProof/>
            <w:webHidden/>
          </w:rPr>
          <w:fldChar w:fldCharType="begin"/>
        </w:r>
        <w:r w:rsidR="00301B46">
          <w:rPr>
            <w:noProof/>
            <w:webHidden/>
          </w:rPr>
          <w:instrText xml:space="preserve"> PAGEREF _Toc135312972 \h </w:instrText>
        </w:r>
        <w:r w:rsidR="00301B46">
          <w:rPr>
            <w:noProof/>
            <w:webHidden/>
          </w:rPr>
        </w:r>
        <w:r w:rsidR="00301B46">
          <w:rPr>
            <w:noProof/>
            <w:webHidden/>
          </w:rPr>
          <w:fldChar w:fldCharType="separate"/>
        </w:r>
        <w:r w:rsidR="00301B46">
          <w:rPr>
            <w:noProof/>
            <w:webHidden/>
          </w:rPr>
          <w:t>82</w:t>
        </w:r>
        <w:r w:rsidR="00301B46">
          <w:rPr>
            <w:noProof/>
            <w:webHidden/>
          </w:rPr>
          <w:fldChar w:fldCharType="end"/>
        </w:r>
      </w:hyperlink>
    </w:p>
    <w:p w:rsidR="00301B46" w:rsidRDefault="00000000" w14:paraId="6179AFC0" w14:textId="1AFF9896">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73">
        <w:r w:rsidRPr="00BD418B" w:rsidR="00301B46">
          <w:rPr>
            <w:rStyle w:val="Hyperlink"/>
            <w:noProof/>
          </w:rPr>
          <w:t>Example 18: (Wrong) Duplicate template declarations at the section level.</w:t>
        </w:r>
        <w:r w:rsidR="00301B46">
          <w:rPr>
            <w:noProof/>
            <w:webHidden/>
          </w:rPr>
          <w:tab/>
        </w:r>
        <w:r w:rsidR="00301B46">
          <w:rPr>
            <w:noProof/>
            <w:webHidden/>
          </w:rPr>
          <w:fldChar w:fldCharType="begin"/>
        </w:r>
        <w:r w:rsidR="00301B46">
          <w:rPr>
            <w:noProof/>
            <w:webHidden/>
          </w:rPr>
          <w:instrText xml:space="preserve"> PAGEREF _Toc135312973 \h </w:instrText>
        </w:r>
        <w:r w:rsidR="00301B46">
          <w:rPr>
            <w:noProof/>
            <w:webHidden/>
          </w:rPr>
        </w:r>
        <w:r w:rsidR="00301B46">
          <w:rPr>
            <w:noProof/>
            <w:webHidden/>
          </w:rPr>
          <w:fldChar w:fldCharType="separate"/>
        </w:r>
        <w:r w:rsidR="00301B46">
          <w:rPr>
            <w:noProof/>
            <w:webHidden/>
          </w:rPr>
          <w:t>82</w:t>
        </w:r>
        <w:r w:rsidR="00301B46">
          <w:rPr>
            <w:noProof/>
            <w:webHidden/>
          </w:rPr>
          <w:fldChar w:fldCharType="end"/>
        </w:r>
      </w:hyperlink>
    </w:p>
    <w:p w:rsidR="00301B46" w:rsidRDefault="00000000" w14:paraId="145852F6" w14:textId="6A1953F5">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74">
        <w:r w:rsidRPr="00BD418B" w:rsidR="00301B46">
          <w:rPr>
            <w:rStyle w:val="Hyperlink"/>
            <w:noProof/>
          </w:rPr>
          <w:t>Example 19: Sample Narrative Block in a Section</w:t>
        </w:r>
        <w:r w:rsidR="00301B46">
          <w:rPr>
            <w:noProof/>
            <w:webHidden/>
          </w:rPr>
          <w:tab/>
        </w:r>
        <w:r w:rsidR="00301B46">
          <w:rPr>
            <w:noProof/>
            <w:webHidden/>
          </w:rPr>
          <w:fldChar w:fldCharType="begin"/>
        </w:r>
        <w:r w:rsidR="00301B46">
          <w:rPr>
            <w:noProof/>
            <w:webHidden/>
          </w:rPr>
          <w:instrText xml:space="preserve"> PAGEREF _Toc135312974 \h </w:instrText>
        </w:r>
        <w:r w:rsidR="00301B46">
          <w:rPr>
            <w:noProof/>
            <w:webHidden/>
          </w:rPr>
        </w:r>
        <w:r w:rsidR="00301B46">
          <w:rPr>
            <w:noProof/>
            <w:webHidden/>
          </w:rPr>
          <w:fldChar w:fldCharType="separate"/>
        </w:r>
        <w:r w:rsidR="00301B46">
          <w:rPr>
            <w:noProof/>
            <w:webHidden/>
          </w:rPr>
          <w:t>83</w:t>
        </w:r>
        <w:r w:rsidR="00301B46">
          <w:rPr>
            <w:noProof/>
            <w:webHidden/>
          </w:rPr>
          <w:fldChar w:fldCharType="end"/>
        </w:r>
      </w:hyperlink>
    </w:p>
    <w:p w:rsidR="00301B46" w:rsidRDefault="00000000" w14:paraId="1B7364A9" w14:textId="5A65953B">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75">
        <w:r w:rsidRPr="00BD418B" w:rsidR="00301B46">
          <w:rPr>
            <w:rStyle w:val="Hyperlink"/>
            <w:noProof/>
          </w:rPr>
          <w:t>Example 20: Example of Section Time Range Observation</w:t>
        </w:r>
        <w:r w:rsidR="00301B46">
          <w:rPr>
            <w:noProof/>
            <w:webHidden/>
          </w:rPr>
          <w:tab/>
        </w:r>
        <w:r w:rsidR="00301B46">
          <w:rPr>
            <w:noProof/>
            <w:webHidden/>
          </w:rPr>
          <w:fldChar w:fldCharType="begin"/>
        </w:r>
        <w:r w:rsidR="00301B46">
          <w:rPr>
            <w:noProof/>
            <w:webHidden/>
          </w:rPr>
          <w:instrText xml:space="preserve"> PAGEREF _Toc135312975 \h </w:instrText>
        </w:r>
        <w:r w:rsidR="00301B46">
          <w:rPr>
            <w:noProof/>
            <w:webHidden/>
          </w:rPr>
        </w:r>
        <w:r w:rsidR="00301B46">
          <w:rPr>
            <w:noProof/>
            <w:webHidden/>
          </w:rPr>
          <w:fldChar w:fldCharType="separate"/>
        </w:r>
        <w:r w:rsidR="00301B46">
          <w:rPr>
            <w:noProof/>
            <w:webHidden/>
          </w:rPr>
          <w:t>87</w:t>
        </w:r>
        <w:r w:rsidR="00301B46">
          <w:rPr>
            <w:noProof/>
            <w:webHidden/>
          </w:rPr>
          <w:fldChar w:fldCharType="end"/>
        </w:r>
      </w:hyperlink>
    </w:p>
    <w:p w:rsidR="00301B46" w:rsidRDefault="00000000" w14:paraId="34E97133" w14:textId="5D56F58B">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76">
        <w:r w:rsidRPr="00BD418B" w:rsidR="00301B46">
          <w:rPr>
            <w:rStyle w:val="Hyperlink"/>
            <w:noProof/>
          </w:rPr>
          <w:t>Example 21: Narrative Text with Links to Machine Processable Data</w:t>
        </w:r>
        <w:r w:rsidR="00301B46">
          <w:rPr>
            <w:noProof/>
            <w:webHidden/>
          </w:rPr>
          <w:tab/>
        </w:r>
        <w:r w:rsidR="00301B46">
          <w:rPr>
            <w:noProof/>
            <w:webHidden/>
          </w:rPr>
          <w:fldChar w:fldCharType="begin"/>
        </w:r>
        <w:r w:rsidR="00301B46">
          <w:rPr>
            <w:noProof/>
            <w:webHidden/>
          </w:rPr>
          <w:instrText xml:space="preserve"> PAGEREF _Toc135312976 \h </w:instrText>
        </w:r>
        <w:r w:rsidR="00301B46">
          <w:rPr>
            <w:noProof/>
            <w:webHidden/>
          </w:rPr>
        </w:r>
        <w:r w:rsidR="00301B46">
          <w:rPr>
            <w:noProof/>
            <w:webHidden/>
          </w:rPr>
          <w:fldChar w:fldCharType="separate"/>
        </w:r>
        <w:r w:rsidR="00301B46">
          <w:rPr>
            <w:noProof/>
            <w:webHidden/>
          </w:rPr>
          <w:t>100</w:t>
        </w:r>
        <w:r w:rsidR="00301B46">
          <w:rPr>
            <w:noProof/>
            <w:webHidden/>
          </w:rPr>
          <w:fldChar w:fldCharType="end"/>
        </w:r>
      </w:hyperlink>
    </w:p>
    <w:p w:rsidR="00301B46" w:rsidRDefault="00000000" w14:paraId="7AA88824" w14:textId="0BB4F8DF">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77">
        <w:r w:rsidRPr="00BD418B" w:rsidR="00301B46">
          <w:rPr>
            <w:rStyle w:val="Hyperlink"/>
            <w:noProof/>
          </w:rPr>
          <w:t>Example 22: originalText used to record the term actually selected from the EHR</w:t>
        </w:r>
        <w:r w:rsidR="00301B46">
          <w:rPr>
            <w:noProof/>
            <w:webHidden/>
          </w:rPr>
          <w:tab/>
        </w:r>
        <w:r w:rsidR="00301B46">
          <w:rPr>
            <w:noProof/>
            <w:webHidden/>
          </w:rPr>
          <w:fldChar w:fldCharType="begin"/>
        </w:r>
        <w:r w:rsidR="00301B46">
          <w:rPr>
            <w:noProof/>
            <w:webHidden/>
          </w:rPr>
          <w:instrText xml:space="preserve"> PAGEREF _Toc135312977 \h </w:instrText>
        </w:r>
        <w:r w:rsidR="00301B46">
          <w:rPr>
            <w:noProof/>
            <w:webHidden/>
          </w:rPr>
        </w:r>
        <w:r w:rsidR="00301B46">
          <w:rPr>
            <w:noProof/>
            <w:webHidden/>
          </w:rPr>
          <w:fldChar w:fldCharType="separate"/>
        </w:r>
        <w:r w:rsidR="00301B46">
          <w:rPr>
            <w:noProof/>
            <w:webHidden/>
          </w:rPr>
          <w:t>102</w:t>
        </w:r>
        <w:r w:rsidR="00301B46">
          <w:rPr>
            <w:noProof/>
            <w:webHidden/>
          </w:rPr>
          <w:fldChar w:fldCharType="end"/>
        </w:r>
      </w:hyperlink>
    </w:p>
    <w:p w:rsidR="00301B46" w:rsidRDefault="00000000" w14:paraId="2E7BCC62" w14:textId="28BBD253">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78">
        <w:r w:rsidRPr="00BD418B" w:rsidR="00301B46">
          <w:rPr>
            <w:rStyle w:val="Hyperlink"/>
            <w:noProof/>
          </w:rPr>
          <w:t>Example 23: originalText linking the coded concept used in the machine entry to the narrative</w:t>
        </w:r>
        <w:r w:rsidR="00301B46">
          <w:rPr>
            <w:noProof/>
            <w:webHidden/>
          </w:rPr>
          <w:tab/>
        </w:r>
        <w:r w:rsidR="00301B46">
          <w:rPr>
            <w:noProof/>
            <w:webHidden/>
          </w:rPr>
          <w:fldChar w:fldCharType="begin"/>
        </w:r>
        <w:r w:rsidR="00301B46">
          <w:rPr>
            <w:noProof/>
            <w:webHidden/>
          </w:rPr>
          <w:instrText xml:space="preserve"> PAGEREF _Toc135312978 \h </w:instrText>
        </w:r>
        <w:r w:rsidR="00301B46">
          <w:rPr>
            <w:noProof/>
            <w:webHidden/>
          </w:rPr>
        </w:r>
        <w:r w:rsidR="00301B46">
          <w:rPr>
            <w:noProof/>
            <w:webHidden/>
          </w:rPr>
          <w:fldChar w:fldCharType="separate"/>
        </w:r>
        <w:r w:rsidR="00301B46">
          <w:rPr>
            <w:noProof/>
            <w:webHidden/>
          </w:rPr>
          <w:t>102</w:t>
        </w:r>
        <w:r w:rsidR="00301B46">
          <w:rPr>
            <w:noProof/>
            <w:webHidden/>
          </w:rPr>
          <w:fldChar w:fldCharType="end"/>
        </w:r>
      </w:hyperlink>
    </w:p>
    <w:p w:rsidR="00301B46" w:rsidRDefault="00000000" w14:paraId="5E5C9674" w14:textId="57739DBD">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79">
        <w:r w:rsidRPr="00BD418B" w:rsidR="00301B46">
          <w:rPr>
            <w:rStyle w:val="Hyperlink"/>
            <w:noProof/>
          </w:rPr>
          <w:t>Example 24: TranslationCode, with originalText and local coded term</w:t>
        </w:r>
        <w:r w:rsidR="00301B46">
          <w:rPr>
            <w:noProof/>
            <w:webHidden/>
          </w:rPr>
          <w:tab/>
        </w:r>
        <w:r w:rsidR="00301B46">
          <w:rPr>
            <w:noProof/>
            <w:webHidden/>
          </w:rPr>
          <w:fldChar w:fldCharType="begin"/>
        </w:r>
        <w:r w:rsidR="00301B46">
          <w:rPr>
            <w:noProof/>
            <w:webHidden/>
          </w:rPr>
          <w:instrText xml:space="preserve"> PAGEREF _Toc135312979 \h </w:instrText>
        </w:r>
        <w:r w:rsidR="00301B46">
          <w:rPr>
            <w:noProof/>
            <w:webHidden/>
          </w:rPr>
        </w:r>
        <w:r w:rsidR="00301B46">
          <w:rPr>
            <w:noProof/>
            <w:webHidden/>
          </w:rPr>
          <w:fldChar w:fldCharType="separate"/>
        </w:r>
        <w:r w:rsidR="00301B46">
          <w:rPr>
            <w:noProof/>
            <w:webHidden/>
          </w:rPr>
          <w:t>103</w:t>
        </w:r>
        <w:r w:rsidR="00301B46">
          <w:rPr>
            <w:noProof/>
            <w:webHidden/>
          </w:rPr>
          <w:fldChar w:fldCharType="end"/>
        </w:r>
      </w:hyperlink>
    </w:p>
    <w:p w:rsidR="00301B46" w:rsidRDefault="00000000" w14:paraId="2104CB97" w14:textId="5C1E7387">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80">
        <w:r w:rsidRPr="00BD418B" w:rsidR="00301B46">
          <w:rPr>
            <w:rStyle w:val="Hyperlink"/>
            <w:noProof/>
          </w:rPr>
          <w:t>Example 25: Code Display Name Representation</w:t>
        </w:r>
        <w:r w:rsidR="00301B46">
          <w:rPr>
            <w:noProof/>
            <w:webHidden/>
          </w:rPr>
          <w:tab/>
        </w:r>
        <w:r w:rsidR="00301B46">
          <w:rPr>
            <w:noProof/>
            <w:webHidden/>
          </w:rPr>
          <w:fldChar w:fldCharType="begin"/>
        </w:r>
        <w:r w:rsidR="00301B46">
          <w:rPr>
            <w:noProof/>
            <w:webHidden/>
          </w:rPr>
          <w:instrText xml:space="preserve"> PAGEREF _Toc135312980 \h </w:instrText>
        </w:r>
        <w:r w:rsidR="00301B46">
          <w:rPr>
            <w:noProof/>
            <w:webHidden/>
          </w:rPr>
        </w:r>
        <w:r w:rsidR="00301B46">
          <w:rPr>
            <w:noProof/>
            <w:webHidden/>
          </w:rPr>
          <w:fldChar w:fldCharType="separate"/>
        </w:r>
        <w:r w:rsidR="00301B46">
          <w:rPr>
            <w:noProof/>
            <w:webHidden/>
          </w:rPr>
          <w:t>104</w:t>
        </w:r>
        <w:r w:rsidR="00301B46">
          <w:rPr>
            <w:noProof/>
            <w:webHidden/>
          </w:rPr>
          <w:fldChar w:fldCharType="end"/>
        </w:r>
      </w:hyperlink>
    </w:p>
    <w:p w:rsidR="00301B46" w:rsidRDefault="00000000" w14:paraId="50032577" w14:textId="57A08FF9">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81">
        <w:r w:rsidRPr="00BD418B" w:rsidR="00301B46">
          <w:rPr>
            <w:rStyle w:val="Hyperlink"/>
            <w:noProof/>
          </w:rPr>
          <w:t>Example 26: Tobacco Use – Current Smoker with an unknown stop date</w:t>
        </w:r>
        <w:r w:rsidR="00301B46">
          <w:rPr>
            <w:noProof/>
            <w:webHidden/>
          </w:rPr>
          <w:tab/>
        </w:r>
        <w:r w:rsidR="00301B46">
          <w:rPr>
            <w:noProof/>
            <w:webHidden/>
          </w:rPr>
          <w:fldChar w:fldCharType="begin"/>
        </w:r>
        <w:r w:rsidR="00301B46">
          <w:rPr>
            <w:noProof/>
            <w:webHidden/>
          </w:rPr>
          <w:instrText xml:space="preserve"> PAGEREF _Toc135312981 \h </w:instrText>
        </w:r>
        <w:r w:rsidR="00301B46">
          <w:rPr>
            <w:noProof/>
            <w:webHidden/>
          </w:rPr>
        </w:r>
        <w:r w:rsidR="00301B46">
          <w:rPr>
            <w:noProof/>
            <w:webHidden/>
          </w:rPr>
          <w:fldChar w:fldCharType="separate"/>
        </w:r>
        <w:r w:rsidR="00301B46">
          <w:rPr>
            <w:noProof/>
            <w:webHidden/>
          </w:rPr>
          <w:t>106</w:t>
        </w:r>
        <w:r w:rsidR="00301B46">
          <w:rPr>
            <w:noProof/>
            <w:webHidden/>
          </w:rPr>
          <w:fldChar w:fldCharType="end"/>
        </w:r>
      </w:hyperlink>
    </w:p>
    <w:p w:rsidR="00301B46" w:rsidRDefault="00000000" w14:paraId="23C11642" w14:textId="113855B0">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82">
        <w:r w:rsidRPr="00BD418B" w:rsidR="00301B46">
          <w:rPr>
            <w:rStyle w:val="Hyperlink"/>
            <w:noProof/>
          </w:rPr>
          <w:t>Example 27: Tobacco Use –  Smoker where cessation date was not asked</w:t>
        </w:r>
        <w:r w:rsidR="00301B46">
          <w:rPr>
            <w:noProof/>
            <w:webHidden/>
          </w:rPr>
          <w:tab/>
        </w:r>
        <w:r w:rsidR="00301B46">
          <w:rPr>
            <w:noProof/>
            <w:webHidden/>
          </w:rPr>
          <w:fldChar w:fldCharType="begin"/>
        </w:r>
        <w:r w:rsidR="00301B46">
          <w:rPr>
            <w:noProof/>
            <w:webHidden/>
          </w:rPr>
          <w:instrText xml:space="preserve"> PAGEREF _Toc135312982 \h </w:instrText>
        </w:r>
        <w:r w:rsidR="00301B46">
          <w:rPr>
            <w:noProof/>
            <w:webHidden/>
          </w:rPr>
        </w:r>
        <w:r w:rsidR="00301B46">
          <w:rPr>
            <w:noProof/>
            <w:webHidden/>
          </w:rPr>
          <w:fldChar w:fldCharType="separate"/>
        </w:r>
        <w:r w:rsidR="00301B46">
          <w:rPr>
            <w:noProof/>
            <w:webHidden/>
          </w:rPr>
          <w:t>106</w:t>
        </w:r>
        <w:r w:rsidR="00301B46">
          <w:rPr>
            <w:noProof/>
            <w:webHidden/>
          </w:rPr>
          <w:fldChar w:fldCharType="end"/>
        </w:r>
      </w:hyperlink>
    </w:p>
    <w:p w:rsidR="00301B46" w:rsidRDefault="00000000" w14:paraId="417F9527" w14:textId="6CAF0791">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83">
        <w:r w:rsidRPr="00BD418B" w:rsidR="00301B46">
          <w:rPr>
            <w:rStyle w:val="Hyperlink"/>
            <w:noProof/>
          </w:rPr>
          <w:t>Example 28: No Information Problems Section</w:t>
        </w:r>
        <w:r w:rsidR="00301B46">
          <w:rPr>
            <w:noProof/>
            <w:webHidden/>
          </w:rPr>
          <w:tab/>
        </w:r>
        <w:r w:rsidR="00301B46">
          <w:rPr>
            <w:noProof/>
            <w:webHidden/>
          </w:rPr>
          <w:fldChar w:fldCharType="begin"/>
        </w:r>
        <w:r w:rsidR="00301B46">
          <w:rPr>
            <w:noProof/>
            <w:webHidden/>
          </w:rPr>
          <w:instrText xml:space="preserve"> PAGEREF _Toc135312983 \h </w:instrText>
        </w:r>
        <w:r w:rsidR="00301B46">
          <w:rPr>
            <w:noProof/>
            <w:webHidden/>
          </w:rPr>
        </w:r>
        <w:r w:rsidR="00301B46">
          <w:rPr>
            <w:noProof/>
            <w:webHidden/>
          </w:rPr>
          <w:fldChar w:fldCharType="separate"/>
        </w:r>
        <w:r w:rsidR="00301B46">
          <w:rPr>
            <w:noProof/>
            <w:webHidden/>
          </w:rPr>
          <w:t>107</w:t>
        </w:r>
        <w:r w:rsidR="00301B46">
          <w:rPr>
            <w:noProof/>
            <w:webHidden/>
          </w:rPr>
          <w:fldChar w:fldCharType="end"/>
        </w:r>
      </w:hyperlink>
    </w:p>
    <w:p w:rsidR="00301B46" w:rsidRDefault="00000000" w14:paraId="5689D554" w14:textId="4773C18E">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84">
        <w:r w:rsidRPr="00BD418B" w:rsidR="00301B46">
          <w:rPr>
            <w:rStyle w:val="Hyperlink"/>
            <w:noProof/>
          </w:rPr>
          <w:t>Example 29: Allergy List</w:t>
        </w:r>
        <w:r w:rsidR="00301B46">
          <w:rPr>
            <w:noProof/>
            <w:webHidden/>
          </w:rPr>
          <w:tab/>
        </w:r>
        <w:r w:rsidR="00301B46">
          <w:rPr>
            <w:noProof/>
            <w:webHidden/>
          </w:rPr>
          <w:fldChar w:fldCharType="begin"/>
        </w:r>
        <w:r w:rsidR="00301B46">
          <w:rPr>
            <w:noProof/>
            <w:webHidden/>
          </w:rPr>
          <w:instrText xml:space="preserve"> PAGEREF _Toc135312984 \h </w:instrText>
        </w:r>
        <w:r w:rsidR="00301B46">
          <w:rPr>
            <w:noProof/>
            <w:webHidden/>
          </w:rPr>
        </w:r>
        <w:r w:rsidR="00301B46">
          <w:rPr>
            <w:noProof/>
            <w:webHidden/>
          </w:rPr>
          <w:fldChar w:fldCharType="separate"/>
        </w:r>
        <w:r w:rsidR="00301B46">
          <w:rPr>
            <w:noProof/>
            <w:webHidden/>
          </w:rPr>
          <w:t>107</w:t>
        </w:r>
        <w:r w:rsidR="00301B46">
          <w:rPr>
            <w:noProof/>
            <w:webHidden/>
          </w:rPr>
          <w:fldChar w:fldCharType="end"/>
        </w:r>
      </w:hyperlink>
    </w:p>
    <w:p w:rsidR="00301B46" w:rsidRDefault="00000000" w14:paraId="00C9E165" w14:textId="1CEFB7F0">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85">
        <w:r w:rsidRPr="00BD418B" w:rsidR="00301B46">
          <w:rPr>
            <w:rStyle w:val="Hyperlink"/>
            <w:noProof/>
          </w:rPr>
          <w:t>Example 30: Allergies Section with No Information</w:t>
        </w:r>
        <w:r w:rsidR="00301B46">
          <w:rPr>
            <w:noProof/>
            <w:webHidden/>
          </w:rPr>
          <w:tab/>
        </w:r>
        <w:r w:rsidR="00301B46">
          <w:rPr>
            <w:noProof/>
            <w:webHidden/>
          </w:rPr>
          <w:fldChar w:fldCharType="begin"/>
        </w:r>
        <w:r w:rsidR="00301B46">
          <w:rPr>
            <w:noProof/>
            <w:webHidden/>
          </w:rPr>
          <w:instrText xml:space="preserve"> PAGEREF _Toc135312985 \h </w:instrText>
        </w:r>
        <w:r w:rsidR="00301B46">
          <w:rPr>
            <w:noProof/>
            <w:webHidden/>
          </w:rPr>
        </w:r>
        <w:r w:rsidR="00301B46">
          <w:rPr>
            <w:noProof/>
            <w:webHidden/>
          </w:rPr>
          <w:fldChar w:fldCharType="separate"/>
        </w:r>
        <w:r w:rsidR="00301B46">
          <w:rPr>
            <w:noProof/>
            <w:webHidden/>
          </w:rPr>
          <w:t>109</w:t>
        </w:r>
        <w:r w:rsidR="00301B46">
          <w:rPr>
            <w:noProof/>
            <w:webHidden/>
          </w:rPr>
          <w:fldChar w:fldCharType="end"/>
        </w:r>
      </w:hyperlink>
    </w:p>
    <w:p w:rsidR="00301B46" w:rsidRDefault="00000000" w14:paraId="5BD8860E" w14:textId="198F5CA8">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86">
        <w:r w:rsidRPr="00BD418B" w:rsidR="00301B46">
          <w:rPr>
            <w:rStyle w:val="Hyperlink"/>
            <w:noProof/>
          </w:rPr>
          <w:t>Example 31: Excluding section due to business rules.</w:t>
        </w:r>
        <w:r w:rsidR="00301B46">
          <w:rPr>
            <w:noProof/>
            <w:webHidden/>
          </w:rPr>
          <w:tab/>
        </w:r>
        <w:r w:rsidR="00301B46">
          <w:rPr>
            <w:noProof/>
            <w:webHidden/>
          </w:rPr>
          <w:fldChar w:fldCharType="begin"/>
        </w:r>
        <w:r w:rsidR="00301B46">
          <w:rPr>
            <w:noProof/>
            <w:webHidden/>
          </w:rPr>
          <w:instrText xml:space="preserve"> PAGEREF _Toc135312986 \h </w:instrText>
        </w:r>
        <w:r w:rsidR="00301B46">
          <w:rPr>
            <w:noProof/>
            <w:webHidden/>
          </w:rPr>
        </w:r>
        <w:r w:rsidR="00301B46">
          <w:rPr>
            <w:noProof/>
            <w:webHidden/>
          </w:rPr>
          <w:fldChar w:fldCharType="separate"/>
        </w:r>
        <w:r w:rsidR="00301B46">
          <w:rPr>
            <w:noProof/>
            <w:webHidden/>
          </w:rPr>
          <w:t>109</w:t>
        </w:r>
        <w:r w:rsidR="00301B46">
          <w:rPr>
            <w:noProof/>
            <w:webHidden/>
          </w:rPr>
          <w:fldChar w:fldCharType="end"/>
        </w:r>
      </w:hyperlink>
    </w:p>
    <w:p w:rsidR="00301B46" w:rsidRDefault="00000000" w14:paraId="1C9BA0EE" w14:textId="77B25C63">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87">
        <w:r w:rsidRPr="00BD418B" w:rsidR="00301B46">
          <w:rPr>
            <w:rStyle w:val="Hyperlink"/>
            <w:noProof/>
          </w:rPr>
          <w:t>Example 32: Procedures Section with Excluded Information, example of locally selected wording</w:t>
        </w:r>
        <w:r w:rsidR="00301B46">
          <w:rPr>
            <w:noProof/>
            <w:webHidden/>
          </w:rPr>
          <w:tab/>
        </w:r>
        <w:r w:rsidR="00301B46">
          <w:rPr>
            <w:noProof/>
            <w:webHidden/>
          </w:rPr>
          <w:fldChar w:fldCharType="begin"/>
        </w:r>
        <w:r w:rsidR="00301B46">
          <w:rPr>
            <w:noProof/>
            <w:webHidden/>
          </w:rPr>
          <w:instrText xml:space="preserve"> PAGEREF _Toc135312987 \h </w:instrText>
        </w:r>
        <w:r w:rsidR="00301B46">
          <w:rPr>
            <w:noProof/>
            <w:webHidden/>
          </w:rPr>
        </w:r>
        <w:r w:rsidR="00301B46">
          <w:rPr>
            <w:noProof/>
            <w:webHidden/>
          </w:rPr>
          <w:fldChar w:fldCharType="separate"/>
        </w:r>
        <w:r w:rsidR="00301B46">
          <w:rPr>
            <w:noProof/>
            <w:webHidden/>
          </w:rPr>
          <w:t>109</w:t>
        </w:r>
        <w:r w:rsidR="00301B46">
          <w:rPr>
            <w:noProof/>
            <w:webHidden/>
          </w:rPr>
          <w:fldChar w:fldCharType="end"/>
        </w:r>
      </w:hyperlink>
    </w:p>
    <w:p w:rsidR="00301B46" w:rsidRDefault="00000000" w14:paraId="1979813C" w14:textId="5B8163C4">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88">
        <w:r w:rsidRPr="00BD418B" w:rsidR="00301B46">
          <w:rPr>
            <w:rStyle w:val="Hyperlink"/>
            <w:noProof/>
          </w:rPr>
          <w:t>Example 33: Use of the Provenance Author Participation</w:t>
        </w:r>
        <w:r w:rsidR="00301B46">
          <w:rPr>
            <w:noProof/>
            <w:webHidden/>
          </w:rPr>
          <w:tab/>
        </w:r>
        <w:r w:rsidR="00301B46">
          <w:rPr>
            <w:noProof/>
            <w:webHidden/>
          </w:rPr>
          <w:fldChar w:fldCharType="begin"/>
        </w:r>
        <w:r w:rsidR="00301B46">
          <w:rPr>
            <w:noProof/>
            <w:webHidden/>
          </w:rPr>
          <w:instrText xml:space="preserve"> PAGEREF _Toc135312988 \h </w:instrText>
        </w:r>
        <w:r w:rsidR="00301B46">
          <w:rPr>
            <w:noProof/>
            <w:webHidden/>
          </w:rPr>
        </w:r>
        <w:r w:rsidR="00301B46">
          <w:rPr>
            <w:noProof/>
            <w:webHidden/>
          </w:rPr>
          <w:fldChar w:fldCharType="separate"/>
        </w:r>
        <w:r w:rsidR="00301B46">
          <w:rPr>
            <w:noProof/>
            <w:webHidden/>
          </w:rPr>
          <w:t>115</w:t>
        </w:r>
        <w:r w:rsidR="00301B46">
          <w:rPr>
            <w:noProof/>
            <w:webHidden/>
          </w:rPr>
          <w:fldChar w:fldCharType="end"/>
        </w:r>
      </w:hyperlink>
    </w:p>
    <w:p w:rsidR="00301B46" w:rsidRDefault="00000000" w14:paraId="655FAC2B" w14:textId="3355542D">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89">
        <w:r w:rsidRPr="00BD418B" w:rsidR="00301B46">
          <w:rPr>
            <w:rStyle w:val="Hyperlink"/>
            <w:noProof/>
          </w:rPr>
          <w:t>Example 34: Section Time Range Template Example</w:t>
        </w:r>
        <w:r w:rsidR="00301B46">
          <w:rPr>
            <w:noProof/>
            <w:webHidden/>
          </w:rPr>
          <w:tab/>
        </w:r>
        <w:r w:rsidR="00301B46">
          <w:rPr>
            <w:noProof/>
            <w:webHidden/>
          </w:rPr>
          <w:fldChar w:fldCharType="begin"/>
        </w:r>
        <w:r w:rsidR="00301B46">
          <w:rPr>
            <w:noProof/>
            <w:webHidden/>
          </w:rPr>
          <w:instrText xml:space="preserve"> PAGEREF _Toc135312989 \h </w:instrText>
        </w:r>
        <w:r w:rsidR="00301B46">
          <w:rPr>
            <w:noProof/>
            <w:webHidden/>
          </w:rPr>
        </w:r>
        <w:r w:rsidR="00301B46">
          <w:rPr>
            <w:noProof/>
            <w:webHidden/>
          </w:rPr>
          <w:fldChar w:fldCharType="separate"/>
        </w:r>
        <w:r w:rsidR="00301B46">
          <w:rPr>
            <w:noProof/>
            <w:webHidden/>
          </w:rPr>
          <w:t>117</w:t>
        </w:r>
        <w:r w:rsidR="00301B46">
          <w:rPr>
            <w:noProof/>
            <w:webHidden/>
          </w:rPr>
          <w:fldChar w:fldCharType="end"/>
        </w:r>
      </w:hyperlink>
    </w:p>
    <w:p w:rsidR="00301B46" w:rsidRDefault="00000000" w14:paraId="225CD181" w14:textId="1D7689D4">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90">
        <w:r w:rsidRPr="00BD418B" w:rsidR="00301B46">
          <w:rPr>
            <w:rStyle w:val="Hyperlink"/>
            <w:noProof/>
          </w:rPr>
          <w:t>Example 35: Care Teams Section with Care Team Member Organizer for discrete data representation.</w:t>
        </w:r>
        <w:r w:rsidR="00301B46">
          <w:rPr>
            <w:noProof/>
            <w:webHidden/>
          </w:rPr>
          <w:tab/>
        </w:r>
        <w:r w:rsidR="00301B46">
          <w:rPr>
            <w:noProof/>
            <w:webHidden/>
          </w:rPr>
          <w:fldChar w:fldCharType="begin"/>
        </w:r>
        <w:r w:rsidR="00301B46">
          <w:rPr>
            <w:noProof/>
            <w:webHidden/>
          </w:rPr>
          <w:instrText xml:space="preserve"> PAGEREF _Toc135312990 \h </w:instrText>
        </w:r>
        <w:r w:rsidR="00301B46">
          <w:rPr>
            <w:noProof/>
            <w:webHidden/>
          </w:rPr>
        </w:r>
        <w:r w:rsidR="00301B46">
          <w:rPr>
            <w:noProof/>
            <w:webHidden/>
          </w:rPr>
          <w:fldChar w:fldCharType="separate"/>
        </w:r>
        <w:r w:rsidR="00301B46">
          <w:rPr>
            <w:noProof/>
            <w:webHidden/>
          </w:rPr>
          <w:t>119</w:t>
        </w:r>
        <w:r w:rsidR="00301B46">
          <w:rPr>
            <w:noProof/>
            <w:webHidden/>
          </w:rPr>
          <w:fldChar w:fldCharType="end"/>
        </w:r>
      </w:hyperlink>
    </w:p>
    <w:p w:rsidR="00301B46" w:rsidRDefault="00000000" w14:paraId="5DDDFA35" w14:textId="52001D0D">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91">
        <w:r w:rsidRPr="00BD418B" w:rsidR="00301B46">
          <w:rPr>
            <w:rStyle w:val="Hyperlink"/>
            <w:noProof/>
          </w:rPr>
          <w:t>Example 36: Hospital Admission Diagnosis</w:t>
        </w:r>
        <w:r w:rsidR="00301B46">
          <w:rPr>
            <w:noProof/>
            <w:webHidden/>
          </w:rPr>
          <w:tab/>
        </w:r>
        <w:r w:rsidR="00301B46">
          <w:rPr>
            <w:noProof/>
            <w:webHidden/>
          </w:rPr>
          <w:fldChar w:fldCharType="begin"/>
        </w:r>
        <w:r w:rsidR="00301B46">
          <w:rPr>
            <w:noProof/>
            <w:webHidden/>
          </w:rPr>
          <w:instrText xml:space="preserve"> PAGEREF _Toc135312991 \h </w:instrText>
        </w:r>
        <w:r w:rsidR="00301B46">
          <w:rPr>
            <w:noProof/>
            <w:webHidden/>
          </w:rPr>
        </w:r>
        <w:r w:rsidR="00301B46">
          <w:rPr>
            <w:noProof/>
            <w:webHidden/>
          </w:rPr>
          <w:fldChar w:fldCharType="separate"/>
        </w:r>
        <w:r w:rsidR="00301B46">
          <w:rPr>
            <w:noProof/>
            <w:webHidden/>
          </w:rPr>
          <w:t>123</w:t>
        </w:r>
        <w:r w:rsidR="00301B46">
          <w:rPr>
            <w:noProof/>
            <w:webHidden/>
          </w:rPr>
          <w:fldChar w:fldCharType="end"/>
        </w:r>
      </w:hyperlink>
    </w:p>
    <w:p w:rsidR="00301B46" w:rsidRDefault="00000000" w14:paraId="27D4B3DF" w14:textId="692AE10F">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92">
        <w:r w:rsidRPr="00BD418B" w:rsidR="00301B46">
          <w:rPr>
            <w:rStyle w:val="Hyperlink"/>
            <w:noProof/>
          </w:rPr>
          <w:t>Example 37: Problem Concern containing a Problem Observation</w:t>
        </w:r>
        <w:r w:rsidR="00301B46">
          <w:rPr>
            <w:noProof/>
            <w:webHidden/>
          </w:rPr>
          <w:tab/>
        </w:r>
        <w:r w:rsidR="00301B46">
          <w:rPr>
            <w:noProof/>
            <w:webHidden/>
          </w:rPr>
          <w:fldChar w:fldCharType="begin"/>
        </w:r>
        <w:r w:rsidR="00301B46">
          <w:rPr>
            <w:noProof/>
            <w:webHidden/>
          </w:rPr>
          <w:instrText xml:space="preserve"> PAGEREF _Toc135312992 \h </w:instrText>
        </w:r>
        <w:r w:rsidR="00301B46">
          <w:rPr>
            <w:noProof/>
            <w:webHidden/>
          </w:rPr>
        </w:r>
        <w:r w:rsidR="00301B46">
          <w:rPr>
            <w:noProof/>
            <w:webHidden/>
          </w:rPr>
          <w:fldChar w:fldCharType="separate"/>
        </w:r>
        <w:r w:rsidR="00301B46">
          <w:rPr>
            <w:noProof/>
            <w:webHidden/>
          </w:rPr>
          <w:t>126</w:t>
        </w:r>
        <w:r w:rsidR="00301B46">
          <w:rPr>
            <w:noProof/>
            <w:webHidden/>
          </w:rPr>
          <w:fldChar w:fldCharType="end"/>
        </w:r>
      </w:hyperlink>
    </w:p>
    <w:p w:rsidR="00301B46" w:rsidRDefault="00000000" w14:paraId="26054C14" w14:textId="365D488F">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93">
        <w:r w:rsidRPr="00BD418B" w:rsidR="00301B46">
          <w:rPr>
            <w:rStyle w:val="Hyperlink"/>
            <w:noProof/>
          </w:rPr>
          <w:t>Example 38: No Known Problems</w:t>
        </w:r>
        <w:r w:rsidR="00301B46">
          <w:rPr>
            <w:noProof/>
            <w:webHidden/>
          </w:rPr>
          <w:tab/>
        </w:r>
        <w:r w:rsidR="00301B46">
          <w:rPr>
            <w:noProof/>
            <w:webHidden/>
          </w:rPr>
          <w:fldChar w:fldCharType="begin"/>
        </w:r>
        <w:r w:rsidR="00301B46">
          <w:rPr>
            <w:noProof/>
            <w:webHidden/>
          </w:rPr>
          <w:instrText xml:space="preserve"> PAGEREF _Toc135312993 \h </w:instrText>
        </w:r>
        <w:r w:rsidR="00301B46">
          <w:rPr>
            <w:noProof/>
            <w:webHidden/>
          </w:rPr>
        </w:r>
        <w:r w:rsidR="00301B46">
          <w:rPr>
            <w:noProof/>
            <w:webHidden/>
          </w:rPr>
          <w:fldChar w:fldCharType="separate"/>
        </w:r>
        <w:r w:rsidR="00301B46">
          <w:rPr>
            <w:noProof/>
            <w:webHidden/>
          </w:rPr>
          <w:t>129</w:t>
        </w:r>
        <w:r w:rsidR="00301B46">
          <w:rPr>
            <w:noProof/>
            <w:webHidden/>
          </w:rPr>
          <w:fldChar w:fldCharType="end"/>
        </w:r>
      </w:hyperlink>
    </w:p>
    <w:p w:rsidR="00301B46" w:rsidRDefault="00000000" w14:paraId="34445B7B" w14:textId="42F6CF4F">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94">
        <w:r w:rsidRPr="00BD418B" w:rsidR="00301B46">
          <w:rPr>
            <w:rStyle w:val="Hyperlink"/>
            <w:noProof/>
          </w:rPr>
          <w:t>Example 39: Health Concern narrative entry</w:t>
        </w:r>
        <w:r w:rsidR="00301B46">
          <w:rPr>
            <w:noProof/>
            <w:webHidden/>
          </w:rPr>
          <w:tab/>
        </w:r>
        <w:r w:rsidR="00301B46">
          <w:rPr>
            <w:noProof/>
            <w:webHidden/>
          </w:rPr>
          <w:fldChar w:fldCharType="begin"/>
        </w:r>
        <w:r w:rsidR="00301B46">
          <w:rPr>
            <w:noProof/>
            <w:webHidden/>
          </w:rPr>
          <w:instrText xml:space="preserve"> PAGEREF _Toc135312994 \h </w:instrText>
        </w:r>
        <w:r w:rsidR="00301B46">
          <w:rPr>
            <w:noProof/>
            <w:webHidden/>
          </w:rPr>
        </w:r>
        <w:r w:rsidR="00301B46">
          <w:rPr>
            <w:noProof/>
            <w:webHidden/>
          </w:rPr>
          <w:fldChar w:fldCharType="separate"/>
        </w:r>
        <w:r w:rsidR="00301B46">
          <w:rPr>
            <w:noProof/>
            <w:webHidden/>
          </w:rPr>
          <w:t>132</w:t>
        </w:r>
        <w:r w:rsidR="00301B46">
          <w:rPr>
            <w:noProof/>
            <w:webHidden/>
          </w:rPr>
          <w:fldChar w:fldCharType="end"/>
        </w:r>
      </w:hyperlink>
    </w:p>
    <w:p w:rsidR="00301B46" w:rsidRDefault="00000000" w14:paraId="3D764AB6" w14:textId="7F131765">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95">
        <w:r w:rsidRPr="00BD418B" w:rsidR="00301B46">
          <w:rPr>
            <w:rStyle w:val="Hyperlink"/>
            <w:noProof/>
          </w:rPr>
          <w:t>Example 40: Allergy concern for food allergy to eggs</w:t>
        </w:r>
        <w:r w:rsidR="00301B46">
          <w:rPr>
            <w:noProof/>
            <w:webHidden/>
          </w:rPr>
          <w:tab/>
        </w:r>
        <w:r w:rsidR="00301B46">
          <w:rPr>
            <w:noProof/>
            <w:webHidden/>
          </w:rPr>
          <w:fldChar w:fldCharType="begin"/>
        </w:r>
        <w:r w:rsidR="00301B46">
          <w:rPr>
            <w:noProof/>
            <w:webHidden/>
          </w:rPr>
          <w:instrText xml:space="preserve"> PAGEREF _Toc135312995 \h </w:instrText>
        </w:r>
        <w:r w:rsidR="00301B46">
          <w:rPr>
            <w:noProof/>
            <w:webHidden/>
          </w:rPr>
        </w:r>
        <w:r w:rsidR="00301B46">
          <w:rPr>
            <w:noProof/>
            <w:webHidden/>
          </w:rPr>
          <w:fldChar w:fldCharType="separate"/>
        </w:r>
        <w:r w:rsidR="00301B46">
          <w:rPr>
            <w:noProof/>
            <w:webHidden/>
          </w:rPr>
          <w:t>134</w:t>
        </w:r>
        <w:r w:rsidR="00301B46">
          <w:rPr>
            <w:noProof/>
            <w:webHidden/>
          </w:rPr>
          <w:fldChar w:fldCharType="end"/>
        </w:r>
      </w:hyperlink>
    </w:p>
    <w:p w:rsidR="00301B46" w:rsidRDefault="00000000" w14:paraId="7E1CF776" w14:textId="06603F5A">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96">
        <w:r w:rsidRPr="00BD418B" w:rsidR="00301B46">
          <w:rPr>
            <w:rStyle w:val="Hyperlink"/>
            <w:noProof/>
          </w:rPr>
          <w:t>Example 41: No known allergies</w:t>
        </w:r>
        <w:r w:rsidR="00301B46">
          <w:rPr>
            <w:noProof/>
            <w:webHidden/>
          </w:rPr>
          <w:tab/>
        </w:r>
        <w:r w:rsidR="00301B46">
          <w:rPr>
            <w:noProof/>
            <w:webHidden/>
          </w:rPr>
          <w:fldChar w:fldCharType="begin"/>
        </w:r>
        <w:r w:rsidR="00301B46">
          <w:rPr>
            <w:noProof/>
            <w:webHidden/>
          </w:rPr>
          <w:instrText xml:space="preserve"> PAGEREF _Toc135312996 \h </w:instrText>
        </w:r>
        <w:r w:rsidR="00301B46">
          <w:rPr>
            <w:noProof/>
            <w:webHidden/>
          </w:rPr>
        </w:r>
        <w:r w:rsidR="00301B46">
          <w:rPr>
            <w:noProof/>
            <w:webHidden/>
          </w:rPr>
          <w:fldChar w:fldCharType="separate"/>
        </w:r>
        <w:r w:rsidR="00301B46">
          <w:rPr>
            <w:noProof/>
            <w:webHidden/>
          </w:rPr>
          <w:t>137</w:t>
        </w:r>
        <w:r w:rsidR="00301B46">
          <w:rPr>
            <w:noProof/>
            <w:webHidden/>
          </w:rPr>
          <w:fldChar w:fldCharType="end"/>
        </w:r>
      </w:hyperlink>
    </w:p>
    <w:p w:rsidR="00301B46" w:rsidRDefault="00000000" w14:paraId="384E77C8" w14:textId="0A061D73">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97">
        <w:r w:rsidRPr="00BD418B" w:rsidR="00301B46">
          <w:rPr>
            <w:rStyle w:val="Hyperlink"/>
            <w:noProof/>
          </w:rPr>
          <w:t>Example 42: Recording an allergy that started in January of 2009, but became a tracked concern as of January 4, 2014</w:t>
        </w:r>
        <w:r w:rsidR="00301B46">
          <w:rPr>
            <w:noProof/>
            <w:webHidden/>
          </w:rPr>
          <w:tab/>
        </w:r>
        <w:r w:rsidR="00301B46">
          <w:rPr>
            <w:noProof/>
            <w:webHidden/>
          </w:rPr>
          <w:fldChar w:fldCharType="begin"/>
        </w:r>
        <w:r w:rsidR="00301B46">
          <w:rPr>
            <w:noProof/>
            <w:webHidden/>
          </w:rPr>
          <w:instrText xml:space="preserve"> PAGEREF _Toc135312997 \h </w:instrText>
        </w:r>
        <w:r w:rsidR="00301B46">
          <w:rPr>
            <w:noProof/>
            <w:webHidden/>
          </w:rPr>
        </w:r>
        <w:r w:rsidR="00301B46">
          <w:rPr>
            <w:noProof/>
            <w:webHidden/>
          </w:rPr>
          <w:fldChar w:fldCharType="separate"/>
        </w:r>
        <w:r w:rsidR="00301B46">
          <w:rPr>
            <w:noProof/>
            <w:webHidden/>
          </w:rPr>
          <w:t>140</w:t>
        </w:r>
        <w:r w:rsidR="00301B46">
          <w:rPr>
            <w:noProof/>
            <w:webHidden/>
          </w:rPr>
          <w:fldChar w:fldCharType="end"/>
        </w:r>
      </w:hyperlink>
    </w:p>
    <w:p w:rsidR="00301B46" w:rsidRDefault="00000000" w14:paraId="35560EB2" w14:textId="71F78B04">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98">
        <w:r w:rsidRPr="00BD418B" w:rsidR="00301B46">
          <w:rPr>
            <w:rStyle w:val="Hyperlink"/>
            <w:noProof/>
          </w:rPr>
          <w:t>Example 43: Updating an allergy that is no longer a concern</w:t>
        </w:r>
        <w:r w:rsidR="00301B46">
          <w:rPr>
            <w:noProof/>
            <w:webHidden/>
          </w:rPr>
          <w:tab/>
        </w:r>
        <w:r w:rsidR="00301B46">
          <w:rPr>
            <w:noProof/>
            <w:webHidden/>
          </w:rPr>
          <w:fldChar w:fldCharType="begin"/>
        </w:r>
        <w:r w:rsidR="00301B46">
          <w:rPr>
            <w:noProof/>
            <w:webHidden/>
          </w:rPr>
          <w:instrText xml:space="preserve"> PAGEREF _Toc135312998 \h </w:instrText>
        </w:r>
        <w:r w:rsidR="00301B46">
          <w:rPr>
            <w:noProof/>
            <w:webHidden/>
          </w:rPr>
        </w:r>
        <w:r w:rsidR="00301B46">
          <w:rPr>
            <w:noProof/>
            <w:webHidden/>
          </w:rPr>
          <w:fldChar w:fldCharType="separate"/>
        </w:r>
        <w:r w:rsidR="00301B46">
          <w:rPr>
            <w:noProof/>
            <w:webHidden/>
          </w:rPr>
          <w:t>141</w:t>
        </w:r>
        <w:r w:rsidR="00301B46">
          <w:rPr>
            <w:noProof/>
            <w:webHidden/>
          </w:rPr>
          <w:fldChar w:fldCharType="end"/>
        </w:r>
      </w:hyperlink>
    </w:p>
    <w:p w:rsidR="00301B46" w:rsidRDefault="00000000" w14:paraId="417E90BD" w14:textId="4DB9A225">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2999">
        <w:r w:rsidRPr="00BD418B" w:rsidR="00301B46">
          <w:rPr>
            <w:rStyle w:val="Hyperlink"/>
            <w:noProof/>
          </w:rPr>
          <w:t>Example 44: Implanted Device – known procedure details</w:t>
        </w:r>
        <w:r w:rsidR="00301B46">
          <w:rPr>
            <w:noProof/>
            <w:webHidden/>
          </w:rPr>
          <w:tab/>
        </w:r>
        <w:r w:rsidR="00301B46">
          <w:rPr>
            <w:noProof/>
            <w:webHidden/>
          </w:rPr>
          <w:fldChar w:fldCharType="begin"/>
        </w:r>
        <w:r w:rsidR="00301B46">
          <w:rPr>
            <w:noProof/>
            <w:webHidden/>
          </w:rPr>
          <w:instrText xml:space="preserve"> PAGEREF _Toc135312999 \h </w:instrText>
        </w:r>
        <w:r w:rsidR="00301B46">
          <w:rPr>
            <w:noProof/>
            <w:webHidden/>
          </w:rPr>
        </w:r>
        <w:r w:rsidR="00301B46">
          <w:rPr>
            <w:noProof/>
            <w:webHidden/>
          </w:rPr>
          <w:fldChar w:fldCharType="separate"/>
        </w:r>
        <w:r w:rsidR="00301B46">
          <w:rPr>
            <w:noProof/>
            <w:webHidden/>
          </w:rPr>
          <w:t>142</w:t>
        </w:r>
        <w:r w:rsidR="00301B46">
          <w:rPr>
            <w:noProof/>
            <w:webHidden/>
          </w:rPr>
          <w:fldChar w:fldCharType="end"/>
        </w:r>
      </w:hyperlink>
    </w:p>
    <w:p w:rsidR="00301B46" w:rsidRDefault="00000000" w14:paraId="2F8386D7" w14:textId="3DCE2EE0">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00">
        <w:r w:rsidRPr="00BD418B" w:rsidR="00301B46">
          <w:rPr>
            <w:rStyle w:val="Hyperlink"/>
            <w:noProof/>
          </w:rPr>
          <w:t>Example 45: Implanted Device - Procedure unknown</w:t>
        </w:r>
        <w:r w:rsidR="00301B46">
          <w:rPr>
            <w:noProof/>
            <w:webHidden/>
          </w:rPr>
          <w:tab/>
        </w:r>
        <w:r w:rsidR="00301B46">
          <w:rPr>
            <w:noProof/>
            <w:webHidden/>
          </w:rPr>
          <w:fldChar w:fldCharType="begin"/>
        </w:r>
        <w:r w:rsidR="00301B46">
          <w:rPr>
            <w:noProof/>
            <w:webHidden/>
          </w:rPr>
          <w:instrText xml:space="preserve"> PAGEREF _Toc135313000 \h </w:instrText>
        </w:r>
        <w:r w:rsidR="00301B46">
          <w:rPr>
            <w:noProof/>
            <w:webHidden/>
          </w:rPr>
        </w:r>
        <w:r w:rsidR="00301B46">
          <w:rPr>
            <w:noProof/>
            <w:webHidden/>
          </w:rPr>
          <w:fldChar w:fldCharType="separate"/>
        </w:r>
        <w:r w:rsidR="00301B46">
          <w:rPr>
            <w:noProof/>
            <w:webHidden/>
          </w:rPr>
          <w:t>143</w:t>
        </w:r>
        <w:r w:rsidR="00301B46">
          <w:rPr>
            <w:noProof/>
            <w:webHidden/>
          </w:rPr>
          <w:fldChar w:fldCharType="end"/>
        </w:r>
      </w:hyperlink>
    </w:p>
    <w:p w:rsidR="00301B46" w:rsidRDefault="00000000" w14:paraId="63D8BA53" w14:textId="190D135B">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01">
        <w:r w:rsidRPr="00BD418B" w:rsidR="00301B46">
          <w:rPr>
            <w:rStyle w:val="Hyperlink"/>
            <w:noProof/>
          </w:rPr>
          <w:t>Example 46: No Implanted Devices</w:t>
        </w:r>
        <w:r w:rsidR="00301B46">
          <w:rPr>
            <w:noProof/>
            <w:webHidden/>
          </w:rPr>
          <w:tab/>
        </w:r>
        <w:r w:rsidR="00301B46">
          <w:rPr>
            <w:noProof/>
            <w:webHidden/>
          </w:rPr>
          <w:fldChar w:fldCharType="begin"/>
        </w:r>
        <w:r w:rsidR="00301B46">
          <w:rPr>
            <w:noProof/>
            <w:webHidden/>
          </w:rPr>
          <w:instrText xml:space="preserve"> PAGEREF _Toc135313001 \h </w:instrText>
        </w:r>
        <w:r w:rsidR="00301B46">
          <w:rPr>
            <w:noProof/>
            <w:webHidden/>
          </w:rPr>
        </w:r>
        <w:r w:rsidR="00301B46">
          <w:rPr>
            <w:noProof/>
            <w:webHidden/>
          </w:rPr>
          <w:fldChar w:fldCharType="separate"/>
        </w:r>
        <w:r w:rsidR="00301B46">
          <w:rPr>
            <w:noProof/>
            <w:webHidden/>
          </w:rPr>
          <w:t>144</w:t>
        </w:r>
        <w:r w:rsidR="00301B46">
          <w:rPr>
            <w:noProof/>
            <w:webHidden/>
          </w:rPr>
          <w:fldChar w:fldCharType="end"/>
        </w:r>
      </w:hyperlink>
    </w:p>
    <w:p w:rsidR="00301B46" w:rsidRDefault="00000000" w14:paraId="0C70E24A" w14:textId="5F01E1E0">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02">
        <w:r w:rsidRPr="00BD418B" w:rsidR="00301B46">
          <w:rPr>
            <w:rStyle w:val="Hyperlink"/>
            <w:noProof/>
          </w:rPr>
          <w:t>Example 47: Non-Medicinal Supply – Cane and Eyeglasses</w:t>
        </w:r>
        <w:r w:rsidR="00301B46">
          <w:rPr>
            <w:noProof/>
            <w:webHidden/>
          </w:rPr>
          <w:tab/>
        </w:r>
        <w:r w:rsidR="00301B46">
          <w:rPr>
            <w:noProof/>
            <w:webHidden/>
          </w:rPr>
          <w:fldChar w:fldCharType="begin"/>
        </w:r>
        <w:r w:rsidR="00301B46">
          <w:rPr>
            <w:noProof/>
            <w:webHidden/>
          </w:rPr>
          <w:instrText xml:space="preserve"> PAGEREF _Toc135313002 \h </w:instrText>
        </w:r>
        <w:r w:rsidR="00301B46">
          <w:rPr>
            <w:noProof/>
            <w:webHidden/>
          </w:rPr>
        </w:r>
        <w:r w:rsidR="00301B46">
          <w:rPr>
            <w:noProof/>
            <w:webHidden/>
          </w:rPr>
          <w:fldChar w:fldCharType="separate"/>
        </w:r>
        <w:r w:rsidR="00301B46">
          <w:rPr>
            <w:noProof/>
            <w:webHidden/>
          </w:rPr>
          <w:t>146</w:t>
        </w:r>
        <w:r w:rsidR="00301B46">
          <w:rPr>
            <w:noProof/>
            <w:webHidden/>
          </w:rPr>
          <w:fldChar w:fldCharType="end"/>
        </w:r>
      </w:hyperlink>
    </w:p>
    <w:p w:rsidR="00301B46" w:rsidRDefault="00000000" w14:paraId="61A5E615" w14:textId="1BF5C334">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03">
        <w:r w:rsidRPr="00BD418B" w:rsidR="00301B46">
          <w:rPr>
            <w:rStyle w:val="Hyperlink"/>
            <w:noProof/>
          </w:rPr>
          <w:t>Example 48: Goal Observation narrative</w:t>
        </w:r>
        <w:r w:rsidR="00301B46">
          <w:rPr>
            <w:noProof/>
            <w:webHidden/>
          </w:rPr>
          <w:tab/>
        </w:r>
        <w:r w:rsidR="00301B46">
          <w:rPr>
            <w:noProof/>
            <w:webHidden/>
          </w:rPr>
          <w:fldChar w:fldCharType="begin"/>
        </w:r>
        <w:r w:rsidR="00301B46">
          <w:rPr>
            <w:noProof/>
            <w:webHidden/>
          </w:rPr>
          <w:instrText xml:space="preserve"> PAGEREF _Toc135313003 \h </w:instrText>
        </w:r>
        <w:r w:rsidR="00301B46">
          <w:rPr>
            <w:noProof/>
            <w:webHidden/>
          </w:rPr>
        </w:r>
        <w:r w:rsidR="00301B46">
          <w:rPr>
            <w:noProof/>
            <w:webHidden/>
          </w:rPr>
          <w:fldChar w:fldCharType="separate"/>
        </w:r>
        <w:r w:rsidR="00301B46">
          <w:rPr>
            <w:noProof/>
            <w:webHidden/>
          </w:rPr>
          <w:t>150</w:t>
        </w:r>
        <w:r w:rsidR="00301B46">
          <w:rPr>
            <w:noProof/>
            <w:webHidden/>
          </w:rPr>
          <w:fldChar w:fldCharType="end"/>
        </w:r>
      </w:hyperlink>
    </w:p>
    <w:p w:rsidR="00301B46" w:rsidRDefault="00000000" w14:paraId="34788C1F" w14:textId="763D0554">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04">
        <w:r w:rsidRPr="00BD418B" w:rsidR="00301B46">
          <w:rPr>
            <w:rStyle w:val="Hyperlink"/>
            <w:noProof/>
          </w:rPr>
          <w:t>Example 49: Social History Observation - Lead-Based Paint in the Home</w:t>
        </w:r>
        <w:r w:rsidR="00301B46">
          <w:rPr>
            <w:noProof/>
            <w:webHidden/>
          </w:rPr>
          <w:tab/>
        </w:r>
        <w:r w:rsidR="00301B46">
          <w:rPr>
            <w:noProof/>
            <w:webHidden/>
          </w:rPr>
          <w:fldChar w:fldCharType="begin"/>
        </w:r>
        <w:r w:rsidR="00301B46">
          <w:rPr>
            <w:noProof/>
            <w:webHidden/>
          </w:rPr>
          <w:instrText xml:space="preserve"> PAGEREF _Toc135313004 \h </w:instrText>
        </w:r>
        <w:r w:rsidR="00301B46">
          <w:rPr>
            <w:noProof/>
            <w:webHidden/>
          </w:rPr>
        </w:r>
        <w:r w:rsidR="00301B46">
          <w:rPr>
            <w:noProof/>
            <w:webHidden/>
          </w:rPr>
          <w:fldChar w:fldCharType="separate"/>
        </w:r>
        <w:r w:rsidR="00301B46">
          <w:rPr>
            <w:noProof/>
            <w:webHidden/>
          </w:rPr>
          <w:t>151</w:t>
        </w:r>
        <w:r w:rsidR="00301B46">
          <w:rPr>
            <w:noProof/>
            <w:webHidden/>
          </w:rPr>
          <w:fldChar w:fldCharType="end"/>
        </w:r>
      </w:hyperlink>
    </w:p>
    <w:p w:rsidR="00301B46" w:rsidRDefault="00000000" w14:paraId="0FA44899" w14:textId="2A857952">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05">
        <w:r w:rsidRPr="00BD418B" w:rsidR="00301B46">
          <w:rPr>
            <w:rStyle w:val="Hyperlink"/>
            <w:noProof/>
          </w:rPr>
          <w:t>Example 50: Unknown Smoking Status</w:t>
        </w:r>
        <w:r w:rsidR="00301B46">
          <w:rPr>
            <w:noProof/>
            <w:webHidden/>
          </w:rPr>
          <w:tab/>
        </w:r>
        <w:r w:rsidR="00301B46">
          <w:rPr>
            <w:noProof/>
            <w:webHidden/>
          </w:rPr>
          <w:fldChar w:fldCharType="begin"/>
        </w:r>
        <w:r w:rsidR="00301B46">
          <w:rPr>
            <w:noProof/>
            <w:webHidden/>
          </w:rPr>
          <w:instrText xml:space="preserve"> PAGEREF _Toc135313005 \h </w:instrText>
        </w:r>
        <w:r w:rsidR="00301B46">
          <w:rPr>
            <w:noProof/>
            <w:webHidden/>
          </w:rPr>
        </w:r>
        <w:r w:rsidR="00301B46">
          <w:rPr>
            <w:noProof/>
            <w:webHidden/>
          </w:rPr>
          <w:fldChar w:fldCharType="separate"/>
        </w:r>
        <w:r w:rsidR="00301B46">
          <w:rPr>
            <w:noProof/>
            <w:webHidden/>
          </w:rPr>
          <w:t>153</w:t>
        </w:r>
        <w:r w:rsidR="00301B46">
          <w:rPr>
            <w:noProof/>
            <w:webHidden/>
          </w:rPr>
          <w:fldChar w:fldCharType="end"/>
        </w:r>
      </w:hyperlink>
    </w:p>
    <w:p w:rsidR="00301B46" w:rsidRDefault="00000000" w14:paraId="2C81C610" w14:textId="28DE9D6F">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06">
        <w:r w:rsidRPr="00BD418B" w:rsidR="00301B46">
          <w:rPr>
            <w:rStyle w:val="Hyperlink"/>
            <w:noProof/>
          </w:rPr>
          <w:t>Example 51: Tobacco Use –Light Tobacco Smoker between 4/12/2010 and 4/12/2016.</w:t>
        </w:r>
        <w:r w:rsidR="00301B46">
          <w:rPr>
            <w:noProof/>
            <w:webHidden/>
          </w:rPr>
          <w:tab/>
        </w:r>
        <w:r w:rsidR="00301B46">
          <w:rPr>
            <w:noProof/>
            <w:webHidden/>
          </w:rPr>
          <w:fldChar w:fldCharType="begin"/>
        </w:r>
        <w:r w:rsidR="00301B46">
          <w:rPr>
            <w:noProof/>
            <w:webHidden/>
          </w:rPr>
          <w:instrText xml:space="preserve"> PAGEREF _Toc135313006 \h </w:instrText>
        </w:r>
        <w:r w:rsidR="00301B46">
          <w:rPr>
            <w:noProof/>
            <w:webHidden/>
          </w:rPr>
        </w:r>
        <w:r w:rsidR="00301B46">
          <w:rPr>
            <w:noProof/>
            <w:webHidden/>
          </w:rPr>
          <w:fldChar w:fldCharType="separate"/>
        </w:r>
        <w:r w:rsidR="00301B46">
          <w:rPr>
            <w:noProof/>
            <w:webHidden/>
          </w:rPr>
          <w:t>154</w:t>
        </w:r>
        <w:r w:rsidR="00301B46">
          <w:rPr>
            <w:noProof/>
            <w:webHidden/>
          </w:rPr>
          <w:fldChar w:fldCharType="end"/>
        </w:r>
      </w:hyperlink>
    </w:p>
    <w:p w:rsidR="00301B46" w:rsidRDefault="00000000" w14:paraId="09981B4C" w14:textId="6CB2E1A6">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07">
        <w:r w:rsidRPr="00BD418B" w:rsidR="00301B46">
          <w:rPr>
            <w:rStyle w:val="Hyperlink"/>
            <w:noProof/>
          </w:rPr>
          <w:t>Example 52: Birth Sex</w:t>
        </w:r>
        <w:r w:rsidR="00301B46">
          <w:rPr>
            <w:noProof/>
            <w:webHidden/>
          </w:rPr>
          <w:tab/>
        </w:r>
        <w:r w:rsidR="00301B46">
          <w:rPr>
            <w:noProof/>
            <w:webHidden/>
          </w:rPr>
          <w:fldChar w:fldCharType="begin"/>
        </w:r>
        <w:r w:rsidR="00301B46">
          <w:rPr>
            <w:noProof/>
            <w:webHidden/>
          </w:rPr>
          <w:instrText xml:space="preserve"> PAGEREF _Toc135313007 \h </w:instrText>
        </w:r>
        <w:r w:rsidR="00301B46">
          <w:rPr>
            <w:noProof/>
            <w:webHidden/>
          </w:rPr>
        </w:r>
        <w:r w:rsidR="00301B46">
          <w:rPr>
            <w:noProof/>
            <w:webHidden/>
          </w:rPr>
          <w:fldChar w:fldCharType="separate"/>
        </w:r>
        <w:r w:rsidR="00301B46">
          <w:rPr>
            <w:noProof/>
            <w:webHidden/>
          </w:rPr>
          <w:t>155</w:t>
        </w:r>
        <w:r w:rsidR="00301B46">
          <w:rPr>
            <w:noProof/>
            <w:webHidden/>
          </w:rPr>
          <w:fldChar w:fldCharType="end"/>
        </w:r>
      </w:hyperlink>
    </w:p>
    <w:p w:rsidR="00301B46" w:rsidRDefault="00000000" w14:paraId="2B5BF107" w14:textId="26BCF462">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08">
        <w:r w:rsidRPr="00BD418B" w:rsidR="00301B46">
          <w:rPr>
            <w:rStyle w:val="Hyperlink"/>
            <w:noProof/>
          </w:rPr>
          <w:t>Example 53: Patient was pregnant from 4/10/2011 to 1/12/2012</w:t>
        </w:r>
        <w:r w:rsidR="00301B46">
          <w:rPr>
            <w:noProof/>
            <w:webHidden/>
          </w:rPr>
          <w:tab/>
        </w:r>
        <w:r w:rsidR="00301B46">
          <w:rPr>
            <w:noProof/>
            <w:webHidden/>
          </w:rPr>
          <w:fldChar w:fldCharType="begin"/>
        </w:r>
        <w:r w:rsidR="00301B46">
          <w:rPr>
            <w:noProof/>
            <w:webHidden/>
          </w:rPr>
          <w:instrText xml:space="preserve"> PAGEREF _Toc135313008 \h </w:instrText>
        </w:r>
        <w:r w:rsidR="00301B46">
          <w:rPr>
            <w:noProof/>
            <w:webHidden/>
          </w:rPr>
        </w:r>
        <w:r w:rsidR="00301B46">
          <w:rPr>
            <w:noProof/>
            <w:webHidden/>
          </w:rPr>
          <w:fldChar w:fldCharType="separate"/>
        </w:r>
        <w:r w:rsidR="00301B46">
          <w:rPr>
            <w:noProof/>
            <w:webHidden/>
          </w:rPr>
          <w:t>156</w:t>
        </w:r>
        <w:r w:rsidR="00301B46">
          <w:rPr>
            <w:noProof/>
            <w:webHidden/>
          </w:rPr>
          <w:fldChar w:fldCharType="end"/>
        </w:r>
      </w:hyperlink>
    </w:p>
    <w:p w:rsidR="00301B46" w:rsidRDefault="00000000" w14:paraId="013A58C9" w14:textId="7AFA76CD">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09">
        <w:r w:rsidRPr="00BD418B" w:rsidR="00301B46">
          <w:rPr>
            <w:rStyle w:val="Hyperlink"/>
            <w:noProof/>
          </w:rPr>
          <w:t>Example 54: Patient was not pregnant</w:t>
        </w:r>
        <w:r w:rsidR="00301B46">
          <w:rPr>
            <w:noProof/>
            <w:webHidden/>
          </w:rPr>
          <w:tab/>
        </w:r>
        <w:r w:rsidR="00301B46">
          <w:rPr>
            <w:noProof/>
            <w:webHidden/>
          </w:rPr>
          <w:fldChar w:fldCharType="begin"/>
        </w:r>
        <w:r w:rsidR="00301B46">
          <w:rPr>
            <w:noProof/>
            <w:webHidden/>
          </w:rPr>
          <w:instrText xml:space="preserve"> PAGEREF _Toc135313009 \h </w:instrText>
        </w:r>
        <w:r w:rsidR="00301B46">
          <w:rPr>
            <w:noProof/>
            <w:webHidden/>
          </w:rPr>
        </w:r>
        <w:r w:rsidR="00301B46">
          <w:rPr>
            <w:noProof/>
            <w:webHidden/>
          </w:rPr>
          <w:fldChar w:fldCharType="separate"/>
        </w:r>
        <w:r w:rsidR="00301B46">
          <w:rPr>
            <w:noProof/>
            <w:webHidden/>
          </w:rPr>
          <w:t>156</w:t>
        </w:r>
        <w:r w:rsidR="00301B46">
          <w:rPr>
            <w:noProof/>
            <w:webHidden/>
          </w:rPr>
          <w:fldChar w:fldCharType="end"/>
        </w:r>
      </w:hyperlink>
    </w:p>
    <w:p w:rsidR="00301B46" w:rsidRDefault="00000000" w14:paraId="366CD62F" w14:textId="3AF42495">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10">
        <w:r w:rsidRPr="00BD418B" w:rsidR="00301B46">
          <w:rPr>
            <w:rStyle w:val="Hyperlink"/>
            <w:noProof/>
          </w:rPr>
          <w:t>Example 55: Unknown if the patient was pregnant or not</w:t>
        </w:r>
        <w:r w:rsidR="00301B46">
          <w:rPr>
            <w:noProof/>
            <w:webHidden/>
          </w:rPr>
          <w:tab/>
        </w:r>
        <w:r w:rsidR="00301B46">
          <w:rPr>
            <w:noProof/>
            <w:webHidden/>
          </w:rPr>
          <w:fldChar w:fldCharType="begin"/>
        </w:r>
        <w:r w:rsidR="00301B46">
          <w:rPr>
            <w:noProof/>
            <w:webHidden/>
          </w:rPr>
          <w:instrText xml:space="preserve"> PAGEREF _Toc135313010 \h </w:instrText>
        </w:r>
        <w:r w:rsidR="00301B46">
          <w:rPr>
            <w:noProof/>
            <w:webHidden/>
          </w:rPr>
        </w:r>
        <w:r w:rsidR="00301B46">
          <w:rPr>
            <w:noProof/>
            <w:webHidden/>
          </w:rPr>
          <w:fldChar w:fldCharType="separate"/>
        </w:r>
        <w:r w:rsidR="00301B46">
          <w:rPr>
            <w:noProof/>
            <w:webHidden/>
          </w:rPr>
          <w:t>157</w:t>
        </w:r>
        <w:r w:rsidR="00301B46">
          <w:rPr>
            <w:noProof/>
            <w:webHidden/>
          </w:rPr>
          <w:fldChar w:fldCharType="end"/>
        </w:r>
      </w:hyperlink>
    </w:p>
    <w:p w:rsidR="00301B46" w:rsidRDefault="00000000" w14:paraId="0861A7A3" w14:textId="608079F5">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11">
        <w:r w:rsidRPr="00BD418B" w:rsidR="00301B46">
          <w:rPr>
            <w:rStyle w:val="Hyperlink"/>
            <w:noProof/>
          </w:rPr>
          <w:t>Example 56: Result Organizer for CBC W Auto Differential panel - Blood</w:t>
        </w:r>
        <w:r w:rsidR="00301B46">
          <w:rPr>
            <w:noProof/>
            <w:webHidden/>
          </w:rPr>
          <w:tab/>
        </w:r>
        <w:r w:rsidR="00301B46">
          <w:rPr>
            <w:noProof/>
            <w:webHidden/>
          </w:rPr>
          <w:fldChar w:fldCharType="begin"/>
        </w:r>
        <w:r w:rsidR="00301B46">
          <w:rPr>
            <w:noProof/>
            <w:webHidden/>
          </w:rPr>
          <w:instrText xml:space="preserve"> PAGEREF _Toc135313011 \h </w:instrText>
        </w:r>
        <w:r w:rsidR="00301B46">
          <w:rPr>
            <w:noProof/>
            <w:webHidden/>
          </w:rPr>
        </w:r>
        <w:r w:rsidR="00301B46">
          <w:rPr>
            <w:noProof/>
            <w:webHidden/>
          </w:rPr>
          <w:fldChar w:fldCharType="separate"/>
        </w:r>
        <w:r w:rsidR="00301B46">
          <w:rPr>
            <w:noProof/>
            <w:webHidden/>
          </w:rPr>
          <w:t>158</w:t>
        </w:r>
        <w:r w:rsidR="00301B46">
          <w:rPr>
            <w:noProof/>
            <w:webHidden/>
          </w:rPr>
          <w:fldChar w:fldCharType="end"/>
        </w:r>
      </w:hyperlink>
    </w:p>
    <w:p w:rsidR="00301B46" w:rsidRDefault="00000000" w14:paraId="2568E000" w14:textId="3FAA854E">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12">
        <w:r w:rsidRPr="00BD418B" w:rsidR="00301B46">
          <w:rPr>
            <w:rStyle w:val="Hyperlink"/>
            <w:noProof/>
          </w:rPr>
          <w:t>Example 57: Vital Signs Organizer</w:t>
        </w:r>
        <w:r w:rsidR="00301B46">
          <w:rPr>
            <w:noProof/>
            <w:webHidden/>
          </w:rPr>
          <w:tab/>
        </w:r>
        <w:r w:rsidR="00301B46">
          <w:rPr>
            <w:noProof/>
            <w:webHidden/>
          </w:rPr>
          <w:fldChar w:fldCharType="begin"/>
        </w:r>
        <w:r w:rsidR="00301B46">
          <w:rPr>
            <w:noProof/>
            <w:webHidden/>
          </w:rPr>
          <w:instrText xml:space="preserve"> PAGEREF _Toc135313012 \h </w:instrText>
        </w:r>
        <w:r w:rsidR="00301B46">
          <w:rPr>
            <w:noProof/>
            <w:webHidden/>
          </w:rPr>
        </w:r>
        <w:r w:rsidR="00301B46">
          <w:rPr>
            <w:noProof/>
            <w:webHidden/>
          </w:rPr>
          <w:fldChar w:fldCharType="separate"/>
        </w:r>
        <w:r w:rsidR="00301B46">
          <w:rPr>
            <w:noProof/>
            <w:webHidden/>
          </w:rPr>
          <w:t>161</w:t>
        </w:r>
        <w:r w:rsidR="00301B46">
          <w:rPr>
            <w:noProof/>
            <w:webHidden/>
          </w:rPr>
          <w:fldChar w:fldCharType="end"/>
        </w:r>
      </w:hyperlink>
    </w:p>
    <w:p w:rsidR="00301B46" w:rsidRDefault="00000000" w14:paraId="436613ED" w14:textId="6791404B">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13">
        <w:r w:rsidRPr="00BD418B" w:rsidR="00301B46">
          <w:rPr>
            <w:rStyle w:val="Hyperlink"/>
            <w:noProof/>
          </w:rPr>
          <w:t>Example 58: Vital Sign Coding with Translation</w:t>
        </w:r>
        <w:r w:rsidR="00301B46">
          <w:rPr>
            <w:noProof/>
            <w:webHidden/>
          </w:rPr>
          <w:tab/>
        </w:r>
        <w:r w:rsidR="00301B46">
          <w:rPr>
            <w:noProof/>
            <w:webHidden/>
          </w:rPr>
          <w:fldChar w:fldCharType="begin"/>
        </w:r>
        <w:r w:rsidR="00301B46">
          <w:rPr>
            <w:noProof/>
            <w:webHidden/>
          </w:rPr>
          <w:instrText xml:space="preserve"> PAGEREF _Toc135313013 \h </w:instrText>
        </w:r>
        <w:r w:rsidR="00301B46">
          <w:rPr>
            <w:noProof/>
            <w:webHidden/>
          </w:rPr>
        </w:r>
        <w:r w:rsidR="00301B46">
          <w:rPr>
            <w:noProof/>
            <w:webHidden/>
          </w:rPr>
          <w:fldChar w:fldCharType="separate"/>
        </w:r>
        <w:r w:rsidR="00301B46">
          <w:rPr>
            <w:noProof/>
            <w:webHidden/>
          </w:rPr>
          <w:t>164</w:t>
        </w:r>
        <w:r w:rsidR="00301B46">
          <w:rPr>
            <w:noProof/>
            <w:webHidden/>
          </w:rPr>
          <w:fldChar w:fldCharType="end"/>
        </w:r>
      </w:hyperlink>
    </w:p>
    <w:p w:rsidR="00301B46" w:rsidRDefault="00000000" w14:paraId="3E174037" w14:textId="3F4A9297">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14">
        <w:r w:rsidRPr="00BD418B" w:rsidR="00301B46">
          <w:rPr>
            <w:rStyle w:val="Hyperlink"/>
            <w:noProof/>
          </w:rPr>
          <w:t>Example 59: Medication Administration</w:t>
        </w:r>
        <w:r w:rsidR="00301B46">
          <w:rPr>
            <w:noProof/>
            <w:webHidden/>
          </w:rPr>
          <w:tab/>
        </w:r>
        <w:r w:rsidR="00301B46">
          <w:rPr>
            <w:noProof/>
            <w:webHidden/>
          </w:rPr>
          <w:fldChar w:fldCharType="begin"/>
        </w:r>
        <w:r w:rsidR="00301B46">
          <w:rPr>
            <w:noProof/>
            <w:webHidden/>
          </w:rPr>
          <w:instrText xml:space="preserve"> PAGEREF _Toc135313014 \h </w:instrText>
        </w:r>
        <w:r w:rsidR="00301B46">
          <w:rPr>
            <w:noProof/>
            <w:webHidden/>
          </w:rPr>
        </w:r>
        <w:r w:rsidR="00301B46">
          <w:rPr>
            <w:noProof/>
            <w:webHidden/>
          </w:rPr>
          <w:fldChar w:fldCharType="separate"/>
        </w:r>
        <w:r w:rsidR="00301B46">
          <w:rPr>
            <w:noProof/>
            <w:webHidden/>
          </w:rPr>
          <w:t>165</w:t>
        </w:r>
        <w:r w:rsidR="00301B46">
          <w:rPr>
            <w:noProof/>
            <w:webHidden/>
          </w:rPr>
          <w:fldChar w:fldCharType="end"/>
        </w:r>
      </w:hyperlink>
    </w:p>
    <w:p w:rsidR="00301B46" w:rsidRDefault="00000000" w14:paraId="1D076502" w14:textId="6B1526AF">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15">
        <w:r w:rsidRPr="00BD418B" w:rsidR="00301B46">
          <w:rPr>
            <w:rStyle w:val="Hyperlink"/>
            <w:noProof/>
          </w:rPr>
          <w:t>Example 60: Medication Plan</w:t>
        </w:r>
        <w:r w:rsidR="00301B46">
          <w:rPr>
            <w:noProof/>
            <w:webHidden/>
          </w:rPr>
          <w:tab/>
        </w:r>
        <w:r w:rsidR="00301B46">
          <w:rPr>
            <w:noProof/>
            <w:webHidden/>
          </w:rPr>
          <w:fldChar w:fldCharType="begin"/>
        </w:r>
        <w:r w:rsidR="00301B46">
          <w:rPr>
            <w:noProof/>
            <w:webHidden/>
          </w:rPr>
          <w:instrText xml:space="preserve"> PAGEREF _Toc135313015 \h </w:instrText>
        </w:r>
        <w:r w:rsidR="00301B46">
          <w:rPr>
            <w:noProof/>
            <w:webHidden/>
          </w:rPr>
        </w:r>
        <w:r w:rsidR="00301B46">
          <w:rPr>
            <w:noProof/>
            <w:webHidden/>
          </w:rPr>
          <w:fldChar w:fldCharType="separate"/>
        </w:r>
        <w:r w:rsidR="00301B46">
          <w:rPr>
            <w:noProof/>
            <w:webHidden/>
          </w:rPr>
          <w:t>165</w:t>
        </w:r>
        <w:r w:rsidR="00301B46">
          <w:rPr>
            <w:noProof/>
            <w:webHidden/>
          </w:rPr>
          <w:fldChar w:fldCharType="end"/>
        </w:r>
      </w:hyperlink>
    </w:p>
    <w:p w:rsidR="00301B46" w:rsidRDefault="00000000" w14:paraId="3FBACE33" w14:textId="09520661">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16">
        <w:r w:rsidRPr="00BD418B" w:rsidR="00301B46">
          <w:rPr>
            <w:rStyle w:val="Hyperlink"/>
            <w:noProof/>
          </w:rPr>
          <w:t>Example 61: Medication Dispense</w:t>
        </w:r>
        <w:r w:rsidR="00301B46">
          <w:rPr>
            <w:noProof/>
            <w:webHidden/>
          </w:rPr>
          <w:tab/>
        </w:r>
        <w:r w:rsidR="00301B46">
          <w:rPr>
            <w:noProof/>
            <w:webHidden/>
          </w:rPr>
          <w:fldChar w:fldCharType="begin"/>
        </w:r>
        <w:r w:rsidR="00301B46">
          <w:rPr>
            <w:noProof/>
            <w:webHidden/>
          </w:rPr>
          <w:instrText xml:space="preserve"> PAGEREF _Toc135313016 \h </w:instrText>
        </w:r>
        <w:r w:rsidR="00301B46">
          <w:rPr>
            <w:noProof/>
            <w:webHidden/>
          </w:rPr>
        </w:r>
        <w:r w:rsidR="00301B46">
          <w:rPr>
            <w:noProof/>
            <w:webHidden/>
          </w:rPr>
          <w:fldChar w:fldCharType="separate"/>
        </w:r>
        <w:r w:rsidR="00301B46">
          <w:rPr>
            <w:noProof/>
            <w:webHidden/>
          </w:rPr>
          <w:t>166</w:t>
        </w:r>
        <w:r w:rsidR="00301B46">
          <w:rPr>
            <w:noProof/>
            <w:webHidden/>
          </w:rPr>
          <w:fldChar w:fldCharType="end"/>
        </w:r>
      </w:hyperlink>
    </w:p>
    <w:p w:rsidR="00301B46" w:rsidRDefault="00000000" w14:paraId="7C855783" w14:textId="2906ECD9">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17">
        <w:r w:rsidRPr="00BD418B" w:rsidR="00301B46">
          <w:rPr>
            <w:rStyle w:val="Hyperlink"/>
            <w:noProof/>
          </w:rPr>
          <w:t>Example 62: Influenza Vaccination</w:t>
        </w:r>
        <w:r w:rsidR="00301B46">
          <w:rPr>
            <w:noProof/>
            <w:webHidden/>
          </w:rPr>
          <w:tab/>
        </w:r>
        <w:r w:rsidR="00301B46">
          <w:rPr>
            <w:noProof/>
            <w:webHidden/>
          </w:rPr>
          <w:fldChar w:fldCharType="begin"/>
        </w:r>
        <w:r w:rsidR="00301B46">
          <w:rPr>
            <w:noProof/>
            <w:webHidden/>
          </w:rPr>
          <w:instrText xml:space="preserve"> PAGEREF _Toc135313017 \h </w:instrText>
        </w:r>
        <w:r w:rsidR="00301B46">
          <w:rPr>
            <w:noProof/>
            <w:webHidden/>
          </w:rPr>
        </w:r>
        <w:r w:rsidR="00301B46">
          <w:rPr>
            <w:noProof/>
            <w:webHidden/>
          </w:rPr>
          <w:fldChar w:fldCharType="separate"/>
        </w:r>
        <w:r w:rsidR="00301B46">
          <w:rPr>
            <w:noProof/>
            <w:webHidden/>
          </w:rPr>
          <w:t>167</w:t>
        </w:r>
        <w:r w:rsidR="00301B46">
          <w:rPr>
            <w:noProof/>
            <w:webHidden/>
          </w:rPr>
          <w:fldChar w:fldCharType="end"/>
        </w:r>
      </w:hyperlink>
    </w:p>
    <w:p w:rsidR="00301B46" w:rsidRDefault="00000000" w14:paraId="227B2664" w14:textId="47B53547">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18">
        <w:r w:rsidRPr="00BD418B" w:rsidR="00301B46">
          <w:rPr>
            <w:rStyle w:val="Hyperlink"/>
            <w:noProof/>
          </w:rPr>
          <w:t>Example 63: Note Activity as entryRelationship to C-CDA Entry.</w:t>
        </w:r>
        <w:r w:rsidR="00301B46">
          <w:rPr>
            <w:noProof/>
            <w:webHidden/>
          </w:rPr>
          <w:tab/>
        </w:r>
        <w:r w:rsidR="00301B46">
          <w:rPr>
            <w:noProof/>
            <w:webHidden/>
          </w:rPr>
          <w:fldChar w:fldCharType="begin"/>
        </w:r>
        <w:r w:rsidR="00301B46">
          <w:rPr>
            <w:noProof/>
            <w:webHidden/>
          </w:rPr>
          <w:instrText xml:space="preserve"> PAGEREF _Toc135313018 \h </w:instrText>
        </w:r>
        <w:r w:rsidR="00301B46">
          <w:rPr>
            <w:noProof/>
            <w:webHidden/>
          </w:rPr>
        </w:r>
        <w:r w:rsidR="00301B46">
          <w:rPr>
            <w:noProof/>
            <w:webHidden/>
          </w:rPr>
          <w:fldChar w:fldCharType="separate"/>
        </w:r>
        <w:r w:rsidR="00301B46">
          <w:rPr>
            <w:noProof/>
            <w:webHidden/>
          </w:rPr>
          <w:t>171</w:t>
        </w:r>
        <w:r w:rsidR="00301B46">
          <w:rPr>
            <w:noProof/>
            <w:webHidden/>
          </w:rPr>
          <w:fldChar w:fldCharType="end"/>
        </w:r>
      </w:hyperlink>
    </w:p>
    <w:p w:rsidR="00301B46" w:rsidRDefault="00000000" w14:paraId="697C9016" w14:textId="3EA527D3">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19">
        <w:r w:rsidRPr="00BD418B" w:rsidR="00301B46">
          <w:rPr>
            <w:rStyle w:val="Hyperlink"/>
            <w:noProof/>
          </w:rPr>
          <w:t>Example 64: Note Activity as Standalone Entry</w:t>
        </w:r>
        <w:r w:rsidR="00301B46">
          <w:rPr>
            <w:noProof/>
            <w:webHidden/>
          </w:rPr>
          <w:tab/>
        </w:r>
        <w:r w:rsidR="00301B46">
          <w:rPr>
            <w:noProof/>
            <w:webHidden/>
          </w:rPr>
          <w:fldChar w:fldCharType="begin"/>
        </w:r>
        <w:r w:rsidR="00301B46">
          <w:rPr>
            <w:noProof/>
            <w:webHidden/>
          </w:rPr>
          <w:instrText xml:space="preserve"> PAGEREF _Toc135313019 \h </w:instrText>
        </w:r>
        <w:r w:rsidR="00301B46">
          <w:rPr>
            <w:noProof/>
            <w:webHidden/>
          </w:rPr>
        </w:r>
        <w:r w:rsidR="00301B46">
          <w:rPr>
            <w:noProof/>
            <w:webHidden/>
          </w:rPr>
          <w:fldChar w:fldCharType="separate"/>
        </w:r>
        <w:r w:rsidR="00301B46">
          <w:rPr>
            <w:noProof/>
            <w:webHidden/>
          </w:rPr>
          <w:t>172</w:t>
        </w:r>
        <w:r w:rsidR="00301B46">
          <w:rPr>
            <w:noProof/>
            <w:webHidden/>
          </w:rPr>
          <w:fldChar w:fldCharType="end"/>
        </w:r>
      </w:hyperlink>
    </w:p>
    <w:p w:rsidR="00301B46" w:rsidRDefault="00000000" w14:paraId="6AB079F3" w14:textId="29F9AE81">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20">
        <w:r w:rsidRPr="00BD418B" w:rsidR="00301B46">
          <w:rPr>
            <w:rStyle w:val="Hyperlink"/>
            <w:noProof/>
          </w:rPr>
          <w:t>Example 65: Rich Text Format (RTF) Example</w:t>
        </w:r>
        <w:r w:rsidR="00301B46">
          <w:rPr>
            <w:noProof/>
            <w:webHidden/>
          </w:rPr>
          <w:tab/>
        </w:r>
        <w:r w:rsidR="00301B46">
          <w:rPr>
            <w:noProof/>
            <w:webHidden/>
          </w:rPr>
          <w:fldChar w:fldCharType="begin"/>
        </w:r>
        <w:r w:rsidR="00301B46">
          <w:rPr>
            <w:noProof/>
            <w:webHidden/>
          </w:rPr>
          <w:instrText xml:space="preserve"> PAGEREF _Toc135313020 \h </w:instrText>
        </w:r>
        <w:r w:rsidR="00301B46">
          <w:rPr>
            <w:noProof/>
            <w:webHidden/>
          </w:rPr>
        </w:r>
        <w:r w:rsidR="00301B46">
          <w:rPr>
            <w:noProof/>
            <w:webHidden/>
          </w:rPr>
          <w:fldChar w:fldCharType="separate"/>
        </w:r>
        <w:r w:rsidR="00301B46">
          <w:rPr>
            <w:noProof/>
            <w:webHidden/>
          </w:rPr>
          <w:t>173</w:t>
        </w:r>
        <w:r w:rsidR="00301B46">
          <w:rPr>
            <w:noProof/>
            <w:webHidden/>
          </w:rPr>
          <w:fldChar w:fldCharType="end"/>
        </w:r>
      </w:hyperlink>
    </w:p>
    <w:p w:rsidR="00301B46" w:rsidRDefault="00000000" w14:paraId="0F4356F1" w14:textId="5FBAE1AA">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21">
        <w:r w:rsidRPr="00BD418B" w:rsidR="00301B46">
          <w:rPr>
            <w:rStyle w:val="Hyperlink"/>
            <w:noProof/>
          </w:rPr>
          <w:t>Example 66: QRDA1 measure section</w:t>
        </w:r>
        <w:r w:rsidR="00301B46">
          <w:rPr>
            <w:noProof/>
            <w:webHidden/>
          </w:rPr>
          <w:tab/>
        </w:r>
        <w:r w:rsidR="00301B46">
          <w:rPr>
            <w:noProof/>
            <w:webHidden/>
          </w:rPr>
          <w:fldChar w:fldCharType="begin"/>
        </w:r>
        <w:r w:rsidR="00301B46">
          <w:rPr>
            <w:noProof/>
            <w:webHidden/>
          </w:rPr>
          <w:instrText xml:space="preserve"> PAGEREF _Toc135313021 \h </w:instrText>
        </w:r>
        <w:r w:rsidR="00301B46">
          <w:rPr>
            <w:noProof/>
            <w:webHidden/>
          </w:rPr>
        </w:r>
        <w:r w:rsidR="00301B46">
          <w:rPr>
            <w:noProof/>
            <w:webHidden/>
          </w:rPr>
          <w:fldChar w:fldCharType="separate"/>
        </w:r>
        <w:r w:rsidR="00301B46">
          <w:rPr>
            <w:noProof/>
            <w:webHidden/>
          </w:rPr>
          <w:t>176</w:t>
        </w:r>
        <w:r w:rsidR="00301B46">
          <w:rPr>
            <w:noProof/>
            <w:webHidden/>
          </w:rPr>
          <w:fldChar w:fldCharType="end"/>
        </w:r>
      </w:hyperlink>
    </w:p>
    <w:p w:rsidRPr="00AD08FB" w:rsidR="00752C7B" w:rsidP="003A3D50" w:rsidRDefault="00DD63DF" w14:paraId="5ABB0B03" w14:textId="256B121A">
      <w:pPr>
        <w:ind w:left="1080" w:hanging="1080"/>
        <w:rPr>
          <w:rFonts w:ascii="Calibri Light" w:hAnsi="Calibri Light" w:cs="Calibri Light"/>
          <w:bCs/>
          <w:color w:val="000000"/>
        </w:rPr>
      </w:pPr>
      <w:r w:rsidRPr="00AD08FB">
        <w:rPr>
          <w:rFonts w:ascii="Calibri Light" w:hAnsi="Calibri Light" w:cs="Calibri Light"/>
          <w:bCs/>
          <w:color w:val="000000"/>
        </w:rPr>
        <w:fldChar w:fldCharType="end"/>
      </w:r>
    </w:p>
    <w:p w:rsidRPr="003A3D50" w:rsidR="006E686D" w:rsidP="003A3D50" w:rsidRDefault="00752C7B" w14:paraId="54A25645" w14:textId="77777777">
      <w:pPr>
        <w:pStyle w:val="TableofFigures"/>
        <w:tabs>
          <w:tab w:val="right" w:leader="dot" w:pos="9350"/>
        </w:tabs>
        <w:ind w:left="990" w:hanging="990"/>
        <w:rPr>
          <w:rFonts w:cs="Calibri"/>
          <w:color w:val="4F81BD"/>
        </w:rPr>
      </w:pPr>
      <w:r w:rsidRPr="003A3D50">
        <w:rPr>
          <w:rFonts w:cs="Calibri"/>
          <w:color w:val="4F81BD"/>
        </w:rPr>
        <w:t>Table of Tables</w:t>
      </w:r>
    </w:p>
    <w:p w:rsidR="00301B46" w:rsidRDefault="00DD63DF" w14:paraId="0DF021BF" w14:textId="09973350">
      <w:pPr>
        <w:pStyle w:val="TableofFigures"/>
        <w:tabs>
          <w:tab w:val="right" w:leader="dot" w:pos="9350"/>
        </w:tabs>
        <w:rPr>
          <w:rFonts w:asciiTheme="minorHAnsi" w:hAnsiTheme="minorHAnsi" w:eastAsiaTheme="minorEastAsia" w:cstheme="minorBidi"/>
          <w:noProof/>
          <w:kern w:val="2"/>
          <w:sz w:val="22"/>
          <w:szCs w:val="22"/>
          <w14:ligatures w14:val="standardContextual"/>
        </w:rPr>
      </w:pPr>
      <w:r w:rsidRPr="00AD08FB">
        <w:rPr>
          <w:rFonts w:ascii="Calibri Light" w:hAnsi="Calibri Light" w:cs="Calibri Light"/>
          <w:color w:val="000000"/>
        </w:rPr>
        <w:fldChar w:fldCharType="begin"/>
      </w:r>
      <w:r w:rsidRPr="00AD08FB" w:rsidR="00F8305B">
        <w:rPr>
          <w:rFonts w:ascii="Calibri Light" w:hAnsi="Calibri Light" w:cs="Calibri Light"/>
          <w:color w:val="000000"/>
        </w:rPr>
        <w:instrText xml:space="preserve"> TOC \h \z \c "Table" </w:instrText>
      </w:r>
      <w:r w:rsidRPr="00AD08FB">
        <w:rPr>
          <w:rFonts w:ascii="Calibri Light" w:hAnsi="Calibri Light" w:cs="Calibri Light"/>
          <w:color w:val="000000"/>
        </w:rPr>
        <w:fldChar w:fldCharType="separate"/>
      </w:r>
      <w:hyperlink w:history="1" w:anchor="_Toc135313022">
        <w:r w:rsidRPr="0098469A" w:rsidR="00301B46">
          <w:rPr>
            <w:rStyle w:val="Hyperlink"/>
            <w:noProof/>
          </w:rPr>
          <w:t>Table 1: Classifications of specifications</w:t>
        </w:r>
        <w:r w:rsidR="00301B46">
          <w:rPr>
            <w:noProof/>
            <w:webHidden/>
          </w:rPr>
          <w:tab/>
        </w:r>
        <w:r w:rsidR="00301B46">
          <w:rPr>
            <w:noProof/>
            <w:webHidden/>
          </w:rPr>
          <w:fldChar w:fldCharType="begin"/>
        </w:r>
        <w:r w:rsidR="00301B46">
          <w:rPr>
            <w:noProof/>
            <w:webHidden/>
          </w:rPr>
          <w:instrText xml:space="preserve"> PAGEREF _Toc135313022 \h </w:instrText>
        </w:r>
        <w:r w:rsidR="00301B46">
          <w:rPr>
            <w:noProof/>
            <w:webHidden/>
          </w:rPr>
        </w:r>
        <w:r w:rsidR="00301B46">
          <w:rPr>
            <w:noProof/>
            <w:webHidden/>
          </w:rPr>
          <w:fldChar w:fldCharType="separate"/>
        </w:r>
        <w:r w:rsidR="00301B46">
          <w:rPr>
            <w:noProof/>
            <w:webHidden/>
          </w:rPr>
          <w:t>14</w:t>
        </w:r>
        <w:r w:rsidR="00301B46">
          <w:rPr>
            <w:noProof/>
            <w:webHidden/>
          </w:rPr>
          <w:fldChar w:fldCharType="end"/>
        </w:r>
      </w:hyperlink>
    </w:p>
    <w:p w:rsidR="00301B46" w:rsidRDefault="00000000" w14:paraId="504B56AE" w14:textId="3FED55E5">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23">
        <w:r w:rsidRPr="0098469A" w:rsidR="00301B46">
          <w:rPr>
            <w:rStyle w:val="Hyperlink"/>
            <w:noProof/>
          </w:rPr>
          <w:t>Table 2: Review Ballot process</w:t>
        </w:r>
        <w:r w:rsidR="00301B46">
          <w:rPr>
            <w:noProof/>
            <w:webHidden/>
          </w:rPr>
          <w:tab/>
        </w:r>
        <w:r w:rsidR="00301B46">
          <w:rPr>
            <w:noProof/>
            <w:webHidden/>
          </w:rPr>
          <w:fldChar w:fldCharType="begin"/>
        </w:r>
        <w:r w:rsidR="00301B46">
          <w:rPr>
            <w:noProof/>
            <w:webHidden/>
          </w:rPr>
          <w:instrText xml:space="preserve"> PAGEREF _Toc135313023 \h </w:instrText>
        </w:r>
        <w:r w:rsidR="00301B46">
          <w:rPr>
            <w:noProof/>
            <w:webHidden/>
          </w:rPr>
        </w:r>
        <w:r w:rsidR="00301B46">
          <w:rPr>
            <w:noProof/>
            <w:webHidden/>
          </w:rPr>
          <w:fldChar w:fldCharType="separate"/>
        </w:r>
        <w:r w:rsidR="00301B46">
          <w:rPr>
            <w:noProof/>
            <w:webHidden/>
          </w:rPr>
          <w:t>16</w:t>
        </w:r>
        <w:r w:rsidR="00301B46">
          <w:rPr>
            <w:noProof/>
            <w:webHidden/>
          </w:rPr>
          <w:fldChar w:fldCharType="end"/>
        </w:r>
      </w:hyperlink>
    </w:p>
    <w:p w:rsidR="00301B46" w:rsidRDefault="00000000" w14:paraId="7549372F" w14:textId="0AEE0C76">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24">
        <w:r w:rsidRPr="0098469A" w:rsidR="00301B46">
          <w:rPr>
            <w:rStyle w:val="Hyperlink"/>
            <w:noProof/>
          </w:rPr>
          <w:t>Table 3: Aspects of Interoperability</w:t>
        </w:r>
        <w:r w:rsidR="00301B46">
          <w:rPr>
            <w:noProof/>
            <w:webHidden/>
          </w:rPr>
          <w:tab/>
        </w:r>
        <w:r w:rsidR="00301B46">
          <w:rPr>
            <w:noProof/>
            <w:webHidden/>
          </w:rPr>
          <w:fldChar w:fldCharType="begin"/>
        </w:r>
        <w:r w:rsidR="00301B46">
          <w:rPr>
            <w:noProof/>
            <w:webHidden/>
          </w:rPr>
          <w:instrText xml:space="preserve"> PAGEREF _Toc135313024 \h </w:instrText>
        </w:r>
        <w:r w:rsidR="00301B46">
          <w:rPr>
            <w:noProof/>
            <w:webHidden/>
          </w:rPr>
        </w:r>
        <w:r w:rsidR="00301B46">
          <w:rPr>
            <w:noProof/>
            <w:webHidden/>
          </w:rPr>
          <w:fldChar w:fldCharType="separate"/>
        </w:r>
        <w:r w:rsidR="00301B46">
          <w:rPr>
            <w:noProof/>
            <w:webHidden/>
          </w:rPr>
          <w:t>17</w:t>
        </w:r>
        <w:r w:rsidR="00301B46">
          <w:rPr>
            <w:noProof/>
            <w:webHidden/>
          </w:rPr>
          <w:fldChar w:fldCharType="end"/>
        </w:r>
      </w:hyperlink>
    </w:p>
    <w:p w:rsidR="00301B46" w:rsidRDefault="00000000" w14:paraId="14D70E72" w14:textId="643FED7C">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25">
        <w:r w:rsidRPr="0098469A" w:rsidR="00301B46">
          <w:rPr>
            <w:rStyle w:val="Hyperlink"/>
            <w:rFonts w:cs="Calibri"/>
            <w:noProof/>
          </w:rPr>
          <w:t>Table 4: CDA R2 Extensions Used by C-CDA</w:t>
        </w:r>
        <w:r w:rsidR="00301B46">
          <w:rPr>
            <w:noProof/>
            <w:webHidden/>
          </w:rPr>
          <w:tab/>
        </w:r>
        <w:r w:rsidR="00301B46">
          <w:rPr>
            <w:noProof/>
            <w:webHidden/>
          </w:rPr>
          <w:fldChar w:fldCharType="begin"/>
        </w:r>
        <w:r w:rsidR="00301B46">
          <w:rPr>
            <w:noProof/>
            <w:webHidden/>
          </w:rPr>
          <w:instrText xml:space="preserve"> PAGEREF _Toc135313025 \h </w:instrText>
        </w:r>
        <w:r w:rsidR="00301B46">
          <w:rPr>
            <w:noProof/>
            <w:webHidden/>
          </w:rPr>
        </w:r>
        <w:r w:rsidR="00301B46">
          <w:rPr>
            <w:noProof/>
            <w:webHidden/>
          </w:rPr>
          <w:fldChar w:fldCharType="separate"/>
        </w:r>
        <w:r w:rsidR="00301B46">
          <w:rPr>
            <w:noProof/>
            <w:webHidden/>
          </w:rPr>
          <w:t>26</w:t>
        </w:r>
        <w:r w:rsidR="00301B46">
          <w:rPr>
            <w:noProof/>
            <w:webHidden/>
          </w:rPr>
          <w:fldChar w:fldCharType="end"/>
        </w:r>
      </w:hyperlink>
    </w:p>
    <w:p w:rsidR="00301B46" w:rsidRDefault="00000000" w14:paraId="1951F55F" w14:textId="47E583A3">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26">
        <w:r w:rsidRPr="0098469A" w:rsidR="00301B46">
          <w:rPr>
            <w:rStyle w:val="Hyperlink"/>
            <w:noProof/>
          </w:rPr>
          <w:t>Table 5: Conformance Verbs, Cardinality and Use of nullFlavor</w:t>
        </w:r>
        <w:r w:rsidR="00301B46">
          <w:rPr>
            <w:noProof/>
            <w:webHidden/>
          </w:rPr>
          <w:tab/>
        </w:r>
        <w:r w:rsidR="00301B46">
          <w:rPr>
            <w:noProof/>
            <w:webHidden/>
          </w:rPr>
          <w:fldChar w:fldCharType="begin"/>
        </w:r>
        <w:r w:rsidR="00301B46">
          <w:rPr>
            <w:noProof/>
            <w:webHidden/>
          </w:rPr>
          <w:instrText xml:space="preserve"> PAGEREF _Toc135313026 \h </w:instrText>
        </w:r>
        <w:r w:rsidR="00301B46">
          <w:rPr>
            <w:noProof/>
            <w:webHidden/>
          </w:rPr>
        </w:r>
        <w:r w:rsidR="00301B46">
          <w:rPr>
            <w:noProof/>
            <w:webHidden/>
          </w:rPr>
          <w:fldChar w:fldCharType="separate"/>
        </w:r>
        <w:r w:rsidR="00301B46">
          <w:rPr>
            <w:noProof/>
            <w:webHidden/>
          </w:rPr>
          <w:t>29</w:t>
        </w:r>
        <w:r w:rsidR="00301B46">
          <w:rPr>
            <w:noProof/>
            <w:webHidden/>
          </w:rPr>
          <w:fldChar w:fldCharType="end"/>
        </w:r>
      </w:hyperlink>
    </w:p>
    <w:p w:rsidR="00301B46" w:rsidRDefault="00000000" w14:paraId="783EFBB3" w14:textId="0FF5877B">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27">
        <w:r w:rsidRPr="0098469A" w:rsidR="00301B46">
          <w:rPr>
            <w:rStyle w:val="Hyperlink"/>
            <w:noProof/>
          </w:rPr>
          <w:t>Table 6: Document templates defined in C-CDA R2.1, sorted by category.</w:t>
        </w:r>
        <w:r w:rsidR="00301B46">
          <w:rPr>
            <w:noProof/>
            <w:webHidden/>
          </w:rPr>
          <w:tab/>
        </w:r>
        <w:r w:rsidR="00301B46">
          <w:rPr>
            <w:noProof/>
            <w:webHidden/>
          </w:rPr>
          <w:fldChar w:fldCharType="begin"/>
        </w:r>
        <w:r w:rsidR="00301B46">
          <w:rPr>
            <w:noProof/>
            <w:webHidden/>
          </w:rPr>
          <w:instrText xml:space="preserve"> PAGEREF _Toc135313027 \h </w:instrText>
        </w:r>
        <w:r w:rsidR="00301B46">
          <w:rPr>
            <w:noProof/>
            <w:webHidden/>
          </w:rPr>
        </w:r>
        <w:r w:rsidR="00301B46">
          <w:rPr>
            <w:noProof/>
            <w:webHidden/>
          </w:rPr>
          <w:fldChar w:fldCharType="separate"/>
        </w:r>
        <w:r w:rsidR="00301B46">
          <w:rPr>
            <w:noProof/>
            <w:webHidden/>
          </w:rPr>
          <w:t>34</w:t>
        </w:r>
        <w:r w:rsidR="00301B46">
          <w:rPr>
            <w:noProof/>
            <w:webHidden/>
          </w:rPr>
          <w:fldChar w:fldCharType="end"/>
        </w:r>
      </w:hyperlink>
    </w:p>
    <w:p w:rsidR="00301B46" w:rsidRDefault="00000000" w14:paraId="234AF917" w14:textId="255DA414">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28">
        <w:r w:rsidRPr="0098469A" w:rsidR="00301B46">
          <w:rPr>
            <w:rStyle w:val="Hyperlink"/>
            <w:noProof/>
          </w:rPr>
          <w:t>Table 7: from Concise Consolidated CDA: Deploying Encounter Summary Documents with Clinical Notes. Document Information Available during the IHE Query and in the stored C-CDA</w:t>
        </w:r>
        <w:r w:rsidR="00301B46">
          <w:rPr>
            <w:noProof/>
            <w:webHidden/>
          </w:rPr>
          <w:tab/>
        </w:r>
        <w:r w:rsidR="00301B46">
          <w:rPr>
            <w:noProof/>
            <w:webHidden/>
          </w:rPr>
          <w:fldChar w:fldCharType="begin"/>
        </w:r>
        <w:r w:rsidR="00301B46">
          <w:rPr>
            <w:noProof/>
            <w:webHidden/>
          </w:rPr>
          <w:instrText xml:space="preserve"> PAGEREF _Toc135313028 \h </w:instrText>
        </w:r>
        <w:r w:rsidR="00301B46">
          <w:rPr>
            <w:noProof/>
            <w:webHidden/>
          </w:rPr>
        </w:r>
        <w:r w:rsidR="00301B46">
          <w:rPr>
            <w:noProof/>
            <w:webHidden/>
          </w:rPr>
          <w:fldChar w:fldCharType="separate"/>
        </w:r>
        <w:r w:rsidR="00301B46">
          <w:rPr>
            <w:noProof/>
            <w:webHidden/>
          </w:rPr>
          <w:t>40</w:t>
        </w:r>
        <w:r w:rsidR="00301B46">
          <w:rPr>
            <w:noProof/>
            <w:webHidden/>
          </w:rPr>
          <w:fldChar w:fldCharType="end"/>
        </w:r>
      </w:hyperlink>
    </w:p>
    <w:p w:rsidR="00301B46" w:rsidRDefault="00000000" w14:paraId="0E42B2F6" w14:textId="26A08206">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29">
        <w:r w:rsidRPr="0098469A" w:rsidR="00301B46">
          <w:rPr>
            <w:rStyle w:val="Hyperlink"/>
            <w:noProof/>
          </w:rPr>
          <w:t>Table 8: LOINC Coding for Document Level clinical note types</w:t>
        </w:r>
        <w:r w:rsidR="00301B46">
          <w:rPr>
            <w:noProof/>
            <w:webHidden/>
          </w:rPr>
          <w:tab/>
        </w:r>
        <w:r w:rsidR="00301B46">
          <w:rPr>
            <w:noProof/>
            <w:webHidden/>
          </w:rPr>
          <w:fldChar w:fldCharType="begin"/>
        </w:r>
        <w:r w:rsidR="00301B46">
          <w:rPr>
            <w:noProof/>
            <w:webHidden/>
          </w:rPr>
          <w:instrText xml:space="preserve"> PAGEREF _Toc135313029 \h </w:instrText>
        </w:r>
        <w:r w:rsidR="00301B46">
          <w:rPr>
            <w:noProof/>
            <w:webHidden/>
          </w:rPr>
        </w:r>
        <w:r w:rsidR="00301B46">
          <w:rPr>
            <w:noProof/>
            <w:webHidden/>
          </w:rPr>
          <w:fldChar w:fldCharType="separate"/>
        </w:r>
        <w:r w:rsidR="00301B46">
          <w:rPr>
            <w:noProof/>
            <w:webHidden/>
          </w:rPr>
          <w:t>43</w:t>
        </w:r>
        <w:r w:rsidR="00301B46">
          <w:rPr>
            <w:noProof/>
            <w:webHidden/>
          </w:rPr>
          <w:fldChar w:fldCharType="end"/>
        </w:r>
      </w:hyperlink>
    </w:p>
    <w:p w:rsidR="00301B46" w:rsidRDefault="00000000" w14:paraId="2FD84569" w14:textId="2CDD0284">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30">
        <w:r w:rsidRPr="0098469A" w:rsidR="00301B46">
          <w:rPr>
            <w:rStyle w:val="Hyperlink"/>
            <w:noProof/>
          </w:rPr>
          <w:t>Table 9: LOINC Codes for section- and entry- level clinical notes</w:t>
        </w:r>
        <w:r w:rsidR="00301B46">
          <w:rPr>
            <w:noProof/>
            <w:webHidden/>
          </w:rPr>
          <w:tab/>
        </w:r>
        <w:r w:rsidR="00301B46">
          <w:rPr>
            <w:noProof/>
            <w:webHidden/>
          </w:rPr>
          <w:fldChar w:fldCharType="begin"/>
        </w:r>
        <w:r w:rsidR="00301B46">
          <w:rPr>
            <w:noProof/>
            <w:webHidden/>
          </w:rPr>
          <w:instrText xml:space="preserve"> PAGEREF _Toc135313030 \h </w:instrText>
        </w:r>
        <w:r w:rsidR="00301B46">
          <w:rPr>
            <w:noProof/>
            <w:webHidden/>
          </w:rPr>
        </w:r>
        <w:r w:rsidR="00301B46">
          <w:rPr>
            <w:noProof/>
            <w:webHidden/>
          </w:rPr>
          <w:fldChar w:fldCharType="separate"/>
        </w:r>
        <w:r w:rsidR="00301B46">
          <w:rPr>
            <w:noProof/>
            <w:webHidden/>
          </w:rPr>
          <w:t>43</w:t>
        </w:r>
        <w:r w:rsidR="00301B46">
          <w:rPr>
            <w:noProof/>
            <w:webHidden/>
          </w:rPr>
          <w:fldChar w:fldCharType="end"/>
        </w:r>
      </w:hyperlink>
    </w:p>
    <w:p w:rsidR="00301B46" w:rsidRDefault="00000000" w14:paraId="16EB8FE9" w14:textId="4CA77ACD">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31">
        <w:r w:rsidRPr="0098469A" w:rsidR="00301B46">
          <w:rPr>
            <w:rStyle w:val="Hyperlink"/>
            <w:noProof/>
          </w:rPr>
          <w:t>Table 10: Patient Data Elements</w:t>
        </w:r>
        <w:r w:rsidR="00301B46">
          <w:rPr>
            <w:noProof/>
            <w:webHidden/>
          </w:rPr>
          <w:tab/>
        </w:r>
        <w:r w:rsidR="00301B46">
          <w:rPr>
            <w:noProof/>
            <w:webHidden/>
          </w:rPr>
          <w:fldChar w:fldCharType="begin"/>
        </w:r>
        <w:r w:rsidR="00301B46">
          <w:rPr>
            <w:noProof/>
            <w:webHidden/>
          </w:rPr>
          <w:instrText xml:space="preserve"> PAGEREF _Toc135313031 \h </w:instrText>
        </w:r>
        <w:r w:rsidR="00301B46">
          <w:rPr>
            <w:noProof/>
            <w:webHidden/>
          </w:rPr>
        </w:r>
        <w:r w:rsidR="00301B46">
          <w:rPr>
            <w:noProof/>
            <w:webHidden/>
          </w:rPr>
          <w:fldChar w:fldCharType="separate"/>
        </w:r>
        <w:r w:rsidR="00301B46">
          <w:rPr>
            <w:noProof/>
            <w:webHidden/>
          </w:rPr>
          <w:t>48</w:t>
        </w:r>
        <w:r w:rsidR="00301B46">
          <w:rPr>
            <w:noProof/>
            <w:webHidden/>
          </w:rPr>
          <w:fldChar w:fldCharType="end"/>
        </w:r>
      </w:hyperlink>
    </w:p>
    <w:p w:rsidR="00301B46" w:rsidRDefault="00000000" w14:paraId="65FC8B0D" w14:textId="54714161">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32">
        <w:r w:rsidRPr="0098469A" w:rsidR="00301B46">
          <w:rPr>
            <w:rStyle w:val="Hyperlink"/>
            <w:noProof/>
          </w:rPr>
          <w:t>Table 11: Patient Identifiers</w:t>
        </w:r>
        <w:r w:rsidR="00301B46">
          <w:rPr>
            <w:noProof/>
            <w:webHidden/>
          </w:rPr>
          <w:tab/>
        </w:r>
        <w:r w:rsidR="00301B46">
          <w:rPr>
            <w:noProof/>
            <w:webHidden/>
          </w:rPr>
          <w:fldChar w:fldCharType="begin"/>
        </w:r>
        <w:r w:rsidR="00301B46">
          <w:rPr>
            <w:noProof/>
            <w:webHidden/>
          </w:rPr>
          <w:instrText xml:space="preserve"> PAGEREF _Toc135313032 \h </w:instrText>
        </w:r>
        <w:r w:rsidR="00301B46">
          <w:rPr>
            <w:noProof/>
            <w:webHidden/>
          </w:rPr>
        </w:r>
        <w:r w:rsidR="00301B46">
          <w:rPr>
            <w:noProof/>
            <w:webHidden/>
          </w:rPr>
          <w:fldChar w:fldCharType="separate"/>
        </w:r>
        <w:r w:rsidR="00301B46">
          <w:rPr>
            <w:noProof/>
            <w:webHidden/>
          </w:rPr>
          <w:t>56</w:t>
        </w:r>
        <w:r w:rsidR="00301B46">
          <w:rPr>
            <w:noProof/>
            <w:webHidden/>
          </w:rPr>
          <w:fldChar w:fldCharType="end"/>
        </w:r>
      </w:hyperlink>
    </w:p>
    <w:p w:rsidR="00301B46" w:rsidRDefault="00000000" w14:paraId="246F4E69" w14:textId="697D63FB">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33">
        <w:r w:rsidRPr="0098469A" w:rsidR="00301B46">
          <w:rPr>
            <w:rStyle w:val="Hyperlink"/>
            <w:noProof/>
          </w:rPr>
          <w:t>Table 12: Header Elements for Care Team Members</w:t>
        </w:r>
        <w:r w:rsidR="00301B46">
          <w:rPr>
            <w:noProof/>
            <w:webHidden/>
          </w:rPr>
          <w:tab/>
        </w:r>
        <w:r w:rsidR="00301B46">
          <w:rPr>
            <w:noProof/>
            <w:webHidden/>
          </w:rPr>
          <w:fldChar w:fldCharType="begin"/>
        </w:r>
        <w:r w:rsidR="00301B46">
          <w:rPr>
            <w:noProof/>
            <w:webHidden/>
          </w:rPr>
          <w:instrText xml:space="preserve"> PAGEREF _Toc135313033 \h </w:instrText>
        </w:r>
        <w:r w:rsidR="00301B46">
          <w:rPr>
            <w:noProof/>
            <w:webHidden/>
          </w:rPr>
        </w:r>
        <w:r w:rsidR="00301B46">
          <w:rPr>
            <w:noProof/>
            <w:webHidden/>
          </w:rPr>
          <w:fldChar w:fldCharType="separate"/>
        </w:r>
        <w:r w:rsidR="00301B46">
          <w:rPr>
            <w:noProof/>
            <w:webHidden/>
          </w:rPr>
          <w:t>62</w:t>
        </w:r>
        <w:r w:rsidR="00301B46">
          <w:rPr>
            <w:noProof/>
            <w:webHidden/>
          </w:rPr>
          <w:fldChar w:fldCharType="end"/>
        </w:r>
      </w:hyperlink>
    </w:p>
    <w:p w:rsidR="00301B46" w:rsidRDefault="00000000" w14:paraId="5D1FE012" w14:textId="387FCD47">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34">
        <w:r w:rsidRPr="0098469A" w:rsidR="00301B46">
          <w:rPr>
            <w:rStyle w:val="Hyperlink"/>
            <w:noProof/>
          </w:rPr>
          <w:t>Table 13: C-CDA R2.1 Document-Level Templates for Representing Clinical Notes as Structured Documents</w:t>
        </w:r>
        <w:r w:rsidR="00301B46">
          <w:rPr>
            <w:noProof/>
            <w:webHidden/>
          </w:rPr>
          <w:tab/>
        </w:r>
        <w:r w:rsidR="00301B46">
          <w:rPr>
            <w:noProof/>
            <w:webHidden/>
          </w:rPr>
          <w:fldChar w:fldCharType="begin"/>
        </w:r>
        <w:r w:rsidR="00301B46">
          <w:rPr>
            <w:noProof/>
            <w:webHidden/>
          </w:rPr>
          <w:instrText xml:space="preserve"> PAGEREF _Toc135313034 \h </w:instrText>
        </w:r>
        <w:r w:rsidR="00301B46">
          <w:rPr>
            <w:noProof/>
            <w:webHidden/>
          </w:rPr>
        </w:r>
        <w:r w:rsidR="00301B46">
          <w:rPr>
            <w:noProof/>
            <w:webHidden/>
          </w:rPr>
          <w:fldChar w:fldCharType="separate"/>
        </w:r>
        <w:r w:rsidR="00301B46">
          <w:rPr>
            <w:noProof/>
            <w:webHidden/>
          </w:rPr>
          <w:t>67</w:t>
        </w:r>
        <w:r w:rsidR="00301B46">
          <w:rPr>
            <w:noProof/>
            <w:webHidden/>
          </w:rPr>
          <w:fldChar w:fldCharType="end"/>
        </w:r>
      </w:hyperlink>
    </w:p>
    <w:p w:rsidR="00301B46" w:rsidRDefault="00000000" w14:paraId="2AE3E8C8" w14:textId="219B1573">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35">
        <w:r w:rsidRPr="0098469A" w:rsidR="00301B46">
          <w:rPr>
            <w:rStyle w:val="Hyperlink"/>
            <w:noProof/>
          </w:rPr>
          <w:t>Table 14: Document Templates of Unstructured Clinical Notes</w:t>
        </w:r>
        <w:r w:rsidR="00301B46">
          <w:rPr>
            <w:noProof/>
            <w:webHidden/>
          </w:rPr>
          <w:tab/>
        </w:r>
        <w:r w:rsidR="00301B46">
          <w:rPr>
            <w:noProof/>
            <w:webHidden/>
          </w:rPr>
          <w:fldChar w:fldCharType="begin"/>
        </w:r>
        <w:r w:rsidR="00301B46">
          <w:rPr>
            <w:noProof/>
            <w:webHidden/>
          </w:rPr>
          <w:instrText xml:space="preserve"> PAGEREF _Toc135313035 \h </w:instrText>
        </w:r>
        <w:r w:rsidR="00301B46">
          <w:rPr>
            <w:noProof/>
            <w:webHidden/>
          </w:rPr>
        </w:r>
        <w:r w:rsidR="00301B46">
          <w:rPr>
            <w:noProof/>
            <w:webHidden/>
          </w:rPr>
          <w:fldChar w:fldCharType="separate"/>
        </w:r>
        <w:r w:rsidR="00301B46">
          <w:rPr>
            <w:noProof/>
            <w:webHidden/>
          </w:rPr>
          <w:t>67</w:t>
        </w:r>
        <w:r w:rsidR="00301B46">
          <w:rPr>
            <w:noProof/>
            <w:webHidden/>
          </w:rPr>
          <w:fldChar w:fldCharType="end"/>
        </w:r>
      </w:hyperlink>
    </w:p>
    <w:p w:rsidR="00301B46" w:rsidRDefault="00000000" w14:paraId="04661D1F" w14:textId="69E03ED5">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36">
        <w:r w:rsidRPr="0098469A" w:rsidR="00301B46">
          <w:rPr>
            <w:rStyle w:val="Hyperlink"/>
            <w:noProof/>
          </w:rPr>
          <w:t>Table 15: Care Plan (Nutrition)</w:t>
        </w:r>
        <w:r w:rsidR="00301B46">
          <w:rPr>
            <w:noProof/>
            <w:webHidden/>
          </w:rPr>
          <w:tab/>
        </w:r>
        <w:r w:rsidR="00301B46">
          <w:rPr>
            <w:noProof/>
            <w:webHidden/>
          </w:rPr>
          <w:fldChar w:fldCharType="begin"/>
        </w:r>
        <w:r w:rsidR="00301B46">
          <w:rPr>
            <w:noProof/>
            <w:webHidden/>
          </w:rPr>
          <w:instrText xml:space="preserve"> PAGEREF _Toc135313036 \h </w:instrText>
        </w:r>
        <w:r w:rsidR="00301B46">
          <w:rPr>
            <w:noProof/>
            <w:webHidden/>
          </w:rPr>
        </w:r>
        <w:r w:rsidR="00301B46">
          <w:rPr>
            <w:noProof/>
            <w:webHidden/>
          </w:rPr>
          <w:fldChar w:fldCharType="separate"/>
        </w:r>
        <w:r w:rsidR="00301B46">
          <w:rPr>
            <w:noProof/>
            <w:webHidden/>
          </w:rPr>
          <w:t>68</w:t>
        </w:r>
        <w:r w:rsidR="00301B46">
          <w:rPr>
            <w:noProof/>
            <w:webHidden/>
          </w:rPr>
          <w:fldChar w:fldCharType="end"/>
        </w:r>
      </w:hyperlink>
    </w:p>
    <w:p w:rsidR="00301B46" w:rsidRDefault="00000000" w14:paraId="5C77E748" w14:textId="3A635A39">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37">
        <w:r w:rsidRPr="0098469A" w:rsidR="00301B46">
          <w:rPr>
            <w:rStyle w:val="Hyperlink"/>
            <w:noProof/>
          </w:rPr>
          <w:t>Table 16: Care Plan: Document Template.</w:t>
        </w:r>
        <w:r w:rsidR="00301B46">
          <w:rPr>
            <w:noProof/>
            <w:webHidden/>
          </w:rPr>
          <w:tab/>
        </w:r>
        <w:r w:rsidR="00301B46">
          <w:rPr>
            <w:noProof/>
            <w:webHidden/>
          </w:rPr>
          <w:fldChar w:fldCharType="begin"/>
        </w:r>
        <w:r w:rsidR="00301B46">
          <w:rPr>
            <w:noProof/>
            <w:webHidden/>
          </w:rPr>
          <w:instrText xml:space="preserve"> PAGEREF _Toc135313037 \h </w:instrText>
        </w:r>
        <w:r w:rsidR="00301B46">
          <w:rPr>
            <w:noProof/>
            <w:webHidden/>
          </w:rPr>
        </w:r>
        <w:r w:rsidR="00301B46">
          <w:rPr>
            <w:noProof/>
            <w:webHidden/>
          </w:rPr>
          <w:fldChar w:fldCharType="separate"/>
        </w:r>
        <w:r w:rsidR="00301B46">
          <w:rPr>
            <w:noProof/>
            <w:webHidden/>
          </w:rPr>
          <w:t>69</w:t>
        </w:r>
        <w:r w:rsidR="00301B46">
          <w:rPr>
            <w:noProof/>
            <w:webHidden/>
          </w:rPr>
          <w:fldChar w:fldCharType="end"/>
        </w:r>
      </w:hyperlink>
    </w:p>
    <w:p w:rsidR="00301B46" w:rsidRDefault="00000000" w14:paraId="7EF097C2" w14:textId="4D20B79D">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38">
        <w:r w:rsidRPr="0098469A" w:rsidR="00301B46">
          <w:rPr>
            <w:rStyle w:val="Hyperlink"/>
            <w:noProof/>
          </w:rPr>
          <w:t xml:space="preserve">Table 17: Consultation Note: Document Template. </w:t>
        </w:r>
        <w:r w:rsidRPr="0098469A" w:rsidR="00301B46">
          <w:rPr>
            <w:rStyle w:val="Hyperlink"/>
            <w:rFonts w:cs="Calibri"/>
            <w:noProof/>
          </w:rPr>
          <w:t>﻿</w:t>
        </w:r>
        <w:r w:rsidR="00301B46">
          <w:rPr>
            <w:noProof/>
            <w:webHidden/>
          </w:rPr>
          <w:tab/>
        </w:r>
        <w:r w:rsidR="00301B46">
          <w:rPr>
            <w:noProof/>
            <w:webHidden/>
          </w:rPr>
          <w:fldChar w:fldCharType="begin"/>
        </w:r>
        <w:r w:rsidR="00301B46">
          <w:rPr>
            <w:noProof/>
            <w:webHidden/>
          </w:rPr>
          <w:instrText xml:space="preserve"> PAGEREF _Toc135313038 \h </w:instrText>
        </w:r>
        <w:r w:rsidR="00301B46">
          <w:rPr>
            <w:noProof/>
            <w:webHidden/>
          </w:rPr>
        </w:r>
        <w:r w:rsidR="00301B46">
          <w:rPr>
            <w:noProof/>
            <w:webHidden/>
          </w:rPr>
          <w:fldChar w:fldCharType="separate"/>
        </w:r>
        <w:r w:rsidR="00301B46">
          <w:rPr>
            <w:noProof/>
            <w:webHidden/>
          </w:rPr>
          <w:t>69</w:t>
        </w:r>
        <w:r w:rsidR="00301B46">
          <w:rPr>
            <w:noProof/>
            <w:webHidden/>
          </w:rPr>
          <w:fldChar w:fldCharType="end"/>
        </w:r>
      </w:hyperlink>
    </w:p>
    <w:p w:rsidR="00301B46" w:rsidRDefault="00000000" w14:paraId="6EFAEF2D" w14:textId="61DC24C8">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39">
        <w:r w:rsidRPr="0098469A" w:rsidR="00301B46">
          <w:rPr>
            <w:rStyle w:val="Hyperlink"/>
            <w:noProof/>
          </w:rPr>
          <w:t xml:space="preserve">Table 18: Continuity of Care Document: Document Template. </w:t>
        </w:r>
        <w:r w:rsidRPr="0098469A" w:rsidR="00301B46">
          <w:rPr>
            <w:rStyle w:val="Hyperlink"/>
            <w:rFonts w:cs="Calibri"/>
            <w:noProof/>
          </w:rPr>
          <w:t>﻿</w:t>
        </w:r>
        <w:r w:rsidR="00301B46">
          <w:rPr>
            <w:noProof/>
            <w:webHidden/>
          </w:rPr>
          <w:tab/>
        </w:r>
        <w:r w:rsidR="00301B46">
          <w:rPr>
            <w:noProof/>
            <w:webHidden/>
          </w:rPr>
          <w:fldChar w:fldCharType="begin"/>
        </w:r>
        <w:r w:rsidR="00301B46">
          <w:rPr>
            <w:noProof/>
            <w:webHidden/>
          </w:rPr>
          <w:instrText xml:space="preserve"> PAGEREF _Toc135313039 \h </w:instrText>
        </w:r>
        <w:r w:rsidR="00301B46">
          <w:rPr>
            <w:noProof/>
            <w:webHidden/>
          </w:rPr>
        </w:r>
        <w:r w:rsidR="00301B46">
          <w:rPr>
            <w:noProof/>
            <w:webHidden/>
          </w:rPr>
          <w:fldChar w:fldCharType="separate"/>
        </w:r>
        <w:r w:rsidR="00301B46">
          <w:rPr>
            <w:noProof/>
            <w:webHidden/>
          </w:rPr>
          <w:t>70</w:t>
        </w:r>
        <w:r w:rsidR="00301B46">
          <w:rPr>
            <w:noProof/>
            <w:webHidden/>
          </w:rPr>
          <w:fldChar w:fldCharType="end"/>
        </w:r>
      </w:hyperlink>
    </w:p>
    <w:p w:rsidR="00301B46" w:rsidRDefault="00000000" w14:paraId="2BB67B5F" w14:textId="46F97495">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40">
        <w:r w:rsidRPr="0098469A" w:rsidR="00301B46">
          <w:rPr>
            <w:rStyle w:val="Hyperlink"/>
            <w:noProof/>
          </w:rPr>
          <w:t xml:space="preserve">Table 19: Diagnostic Imaging Report: Document Template. </w:t>
        </w:r>
        <w:r w:rsidRPr="0098469A" w:rsidR="00301B46">
          <w:rPr>
            <w:rStyle w:val="Hyperlink"/>
            <w:rFonts w:cs="Calibri"/>
            <w:noProof/>
          </w:rPr>
          <w:t>﻿</w:t>
        </w:r>
        <w:r w:rsidR="00301B46">
          <w:rPr>
            <w:noProof/>
            <w:webHidden/>
          </w:rPr>
          <w:tab/>
        </w:r>
        <w:r w:rsidR="00301B46">
          <w:rPr>
            <w:noProof/>
            <w:webHidden/>
          </w:rPr>
          <w:fldChar w:fldCharType="begin"/>
        </w:r>
        <w:r w:rsidR="00301B46">
          <w:rPr>
            <w:noProof/>
            <w:webHidden/>
          </w:rPr>
          <w:instrText xml:space="preserve"> PAGEREF _Toc135313040 \h </w:instrText>
        </w:r>
        <w:r w:rsidR="00301B46">
          <w:rPr>
            <w:noProof/>
            <w:webHidden/>
          </w:rPr>
        </w:r>
        <w:r w:rsidR="00301B46">
          <w:rPr>
            <w:noProof/>
            <w:webHidden/>
          </w:rPr>
          <w:fldChar w:fldCharType="separate"/>
        </w:r>
        <w:r w:rsidR="00301B46">
          <w:rPr>
            <w:noProof/>
            <w:webHidden/>
          </w:rPr>
          <w:t>71</w:t>
        </w:r>
        <w:r w:rsidR="00301B46">
          <w:rPr>
            <w:noProof/>
            <w:webHidden/>
          </w:rPr>
          <w:fldChar w:fldCharType="end"/>
        </w:r>
      </w:hyperlink>
    </w:p>
    <w:p w:rsidR="00301B46" w:rsidRDefault="00000000" w14:paraId="12A7C641" w14:textId="42522A9F">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41">
        <w:r w:rsidRPr="0098469A" w:rsidR="00301B46">
          <w:rPr>
            <w:rStyle w:val="Hyperlink"/>
            <w:noProof/>
          </w:rPr>
          <w:t xml:space="preserve">Table 20: Discharge Summary: Document Template. </w:t>
        </w:r>
        <w:r w:rsidRPr="0098469A" w:rsidR="00301B46">
          <w:rPr>
            <w:rStyle w:val="Hyperlink"/>
            <w:rFonts w:cs="Calibri"/>
            <w:noProof/>
          </w:rPr>
          <w:t>﻿</w:t>
        </w:r>
        <w:r w:rsidR="00301B46">
          <w:rPr>
            <w:noProof/>
            <w:webHidden/>
          </w:rPr>
          <w:tab/>
        </w:r>
        <w:r w:rsidR="00301B46">
          <w:rPr>
            <w:noProof/>
            <w:webHidden/>
          </w:rPr>
          <w:fldChar w:fldCharType="begin"/>
        </w:r>
        <w:r w:rsidR="00301B46">
          <w:rPr>
            <w:noProof/>
            <w:webHidden/>
          </w:rPr>
          <w:instrText xml:space="preserve"> PAGEREF _Toc135313041 \h </w:instrText>
        </w:r>
        <w:r w:rsidR="00301B46">
          <w:rPr>
            <w:noProof/>
            <w:webHidden/>
          </w:rPr>
        </w:r>
        <w:r w:rsidR="00301B46">
          <w:rPr>
            <w:noProof/>
            <w:webHidden/>
          </w:rPr>
          <w:fldChar w:fldCharType="separate"/>
        </w:r>
        <w:r w:rsidR="00301B46">
          <w:rPr>
            <w:noProof/>
            <w:webHidden/>
          </w:rPr>
          <w:t>72</w:t>
        </w:r>
        <w:r w:rsidR="00301B46">
          <w:rPr>
            <w:noProof/>
            <w:webHidden/>
          </w:rPr>
          <w:fldChar w:fldCharType="end"/>
        </w:r>
      </w:hyperlink>
    </w:p>
    <w:p w:rsidR="00301B46" w:rsidRDefault="00000000" w14:paraId="496D5DD1" w14:textId="46D33AC4">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42">
        <w:r w:rsidRPr="0098469A" w:rsidR="00301B46">
          <w:rPr>
            <w:rStyle w:val="Hyperlink"/>
            <w:noProof/>
          </w:rPr>
          <w:t>Table 21: History and Physical: Document Template.</w:t>
        </w:r>
        <w:r w:rsidR="00301B46">
          <w:rPr>
            <w:noProof/>
            <w:webHidden/>
          </w:rPr>
          <w:tab/>
        </w:r>
        <w:r w:rsidR="00301B46">
          <w:rPr>
            <w:noProof/>
            <w:webHidden/>
          </w:rPr>
          <w:fldChar w:fldCharType="begin"/>
        </w:r>
        <w:r w:rsidR="00301B46">
          <w:rPr>
            <w:noProof/>
            <w:webHidden/>
          </w:rPr>
          <w:instrText xml:space="preserve"> PAGEREF _Toc135313042 \h </w:instrText>
        </w:r>
        <w:r w:rsidR="00301B46">
          <w:rPr>
            <w:noProof/>
            <w:webHidden/>
          </w:rPr>
        </w:r>
        <w:r w:rsidR="00301B46">
          <w:rPr>
            <w:noProof/>
            <w:webHidden/>
          </w:rPr>
          <w:fldChar w:fldCharType="separate"/>
        </w:r>
        <w:r w:rsidR="00301B46">
          <w:rPr>
            <w:noProof/>
            <w:webHidden/>
          </w:rPr>
          <w:t>72</w:t>
        </w:r>
        <w:r w:rsidR="00301B46">
          <w:rPr>
            <w:noProof/>
            <w:webHidden/>
          </w:rPr>
          <w:fldChar w:fldCharType="end"/>
        </w:r>
      </w:hyperlink>
    </w:p>
    <w:p w:rsidR="00301B46" w:rsidRDefault="00000000" w14:paraId="03B4E93B" w14:textId="3C555662">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43">
        <w:r w:rsidRPr="0098469A" w:rsidR="00301B46">
          <w:rPr>
            <w:rStyle w:val="Hyperlink"/>
            <w:noProof/>
          </w:rPr>
          <w:t xml:space="preserve">Table 22: Operative Note: Document Template. </w:t>
        </w:r>
        <w:r w:rsidRPr="0098469A" w:rsidR="00301B46">
          <w:rPr>
            <w:rStyle w:val="Hyperlink"/>
            <w:rFonts w:cs="Calibri"/>
            <w:noProof/>
          </w:rPr>
          <w:t>﻿</w:t>
        </w:r>
        <w:r w:rsidR="00301B46">
          <w:rPr>
            <w:noProof/>
            <w:webHidden/>
          </w:rPr>
          <w:tab/>
        </w:r>
        <w:r w:rsidR="00301B46">
          <w:rPr>
            <w:noProof/>
            <w:webHidden/>
          </w:rPr>
          <w:fldChar w:fldCharType="begin"/>
        </w:r>
        <w:r w:rsidR="00301B46">
          <w:rPr>
            <w:noProof/>
            <w:webHidden/>
          </w:rPr>
          <w:instrText xml:space="preserve"> PAGEREF _Toc135313043 \h </w:instrText>
        </w:r>
        <w:r w:rsidR="00301B46">
          <w:rPr>
            <w:noProof/>
            <w:webHidden/>
          </w:rPr>
        </w:r>
        <w:r w:rsidR="00301B46">
          <w:rPr>
            <w:noProof/>
            <w:webHidden/>
          </w:rPr>
          <w:fldChar w:fldCharType="separate"/>
        </w:r>
        <w:r w:rsidR="00301B46">
          <w:rPr>
            <w:noProof/>
            <w:webHidden/>
          </w:rPr>
          <w:t>73</w:t>
        </w:r>
        <w:r w:rsidR="00301B46">
          <w:rPr>
            <w:noProof/>
            <w:webHidden/>
          </w:rPr>
          <w:fldChar w:fldCharType="end"/>
        </w:r>
      </w:hyperlink>
    </w:p>
    <w:p w:rsidR="00301B46" w:rsidRDefault="00000000" w14:paraId="4E6428CA" w14:textId="4B3DF6E9">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44">
        <w:r w:rsidRPr="0098469A" w:rsidR="00301B46">
          <w:rPr>
            <w:rStyle w:val="Hyperlink"/>
            <w:noProof/>
          </w:rPr>
          <w:t xml:space="preserve">Table 23: Procedure Note: Document Template. </w:t>
        </w:r>
        <w:r w:rsidRPr="0098469A" w:rsidR="00301B46">
          <w:rPr>
            <w:rStyle w:val="Hyperlink"/>
            <w:rFonts w:cs="Calibri"/>
            <w:noProof/>
          </w:rPr>
          <w:t>﻿</w:t>
        </w:r>
        <w:r w:rsidR="00301B46">
          <w:rPr>
            <w:noProof/>
            <w:webHidden/>
          </w:rPr>
          <w:tab/>
        </w:r>
        <w:r w:rsidR="00301B46">
          <w:rPr>
            <w:noProof/>
            <w:webHidden/>
          </w:rPr>
          <w:fldChar w:fldCharType="begin"/>
        </w:r>
        <w:r w:rsidR="00301B46">
          <w:rPr>
            <w:noProof/>
            <w:webHidden/>
          </w:rPr>
          <w:instrText xml:space="preserve"> PAGEREF _Toc135313044 \h </w:instrText>
        </w:r>
        <w:r w:rsidR="00301B46">
          <w:rPr>
            <w:noProof/>
            <w:webHidden/>
          </w:rPr>
        </w:r>
        <w:r w:rsidR="00301B46">
          <w:rPr>
            <w:noProof/>
            <w:webHidden/>
          </w:rPr>
          <w:fldChar w:fldCharType="separate"/>
        </w:r>
        <w:r w:rsidR="00301B46">
          <w:rPr>
            <w:noProof/>
            <w:webHidden/>
          </w:rPr>
          <w:t>74</w:t>
        </w:r>
        <w:r w:rsidR="00301B46">
          <w:rPr>
            <w:noProof/>
            <w:webHidden/>
          </w:rPr>
          <w:fldChar w:fldCharType="end"/>
        </w:r>
      </w:hyperlink>
    </w:p>
    <w:p w:rsidR="00301B46" w:rsidRDefault="00000000" w14:paraId="737DBB99" w14:textId="59C629D6">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45">
        <w:r w:rsidRPr="0098469A" w:rsidR="00301B46">
          <w:rPr>
            <w:rStyle w:val="Hyperlink"/>
            <w:noProof/>
          </w:rPr>
          <w:t xml:space="preserve">Table 24: Progress Note: Document Template. </w:t>
        </w:r>
        <w:r w:rsidRPr="0098469A" w:rsidR="00301B46">
          <w:rPr>
            <w:rStyle w:val="Hyperlink"/>
            <w:rFonts w:cs="Calibri"/>
            <w:noProof/>
          </w:rPr>
          <w:t>﻿</w:t>
        </w:r>
        <w:r w:rsidR="00301B46">
          <w:rPr>
            <w:noProof/>
            <w:webHidden/>
          </w:rPr>
          <w:tab/>
        </w:r>
        <w:r w:rsidR="00301B46">
          <w:rPr>
            <w:noProof/>
            <w:webHidden/>
          </w:rPr>
          <w:fldChar w:fldCharType="begin"/>
        </w:r>
        <w:r w:rsidR="00301B46">
          <w:rPr>
            <w:noProof/>
            <w:webHidden/>
          </w:rPr>
          <w:instrText xml:space="preserve"> PAGEREF _Toc135313045 \h </w:instrText>
        </w:r>
        <w:r w:rsidR="00301B46">
          <w:rPr>
            <w:noProof/>
            <w:webHidden/>
          </w:rPr>
        </w:r>
        <w:r w:rsidR="00301B46">
          <w:rPr>
            <w:noProof/>
            <w:webHidden/>
          </w:rPr>
          <w:fldChar w:fldCharType="separate"/>
        </w:r>
        <w:r w:rsidR="00301B46">
          <w:rPr>
            <w:noProof/>
            <w:webHidden/>
          </w:rPr>
          <w:t>74</w:t>
        </w:r>
        <w:r w:rsidR="00301B46">
          <w:rPr>
            <w:noProof/>
            <w:webHidden/>
          </w:rPr>
          <w:fldChar w:fldCharType="end"/>
        </w:r>
      </w:hyperlink>
    </w:p>
    <w:p w:rsidR="00301B46" w:rsidRDefault="00000000" w14:paraId="3992E434" w14:textId="316803AF">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46">
        <w:r w:rsidRPr="0098469A" w:rsidR="00301B46">
          <w:rPr>
            <w:rStyle w:val="Hyperlink"/>
            <w:noProof/>
          </w:rPr>
          <w:t xml:space="preserve">Table 25: Referral Note: Document Template. </w:t>
        </w:r>
        <w:r w:rsidRPr="0098469A" w:rsidR="00301B46">
          <w:rPr>
            <w:rStyle w:val="Hyperlink"/>
            <w:rFonts w:cs="Calibri"/>
            <w:noProof/>
          </w:rPr>
          <w:t>﻿</w:t>
        </w:r>
        <w:r w:rsidR="00301B46">
          <w:rPr>
            <w:noProof/>
            <w:webHidden/>
          </w:rPr>
          <w:tab/>
        </w:r>
        <w:r w:rsidR="00301B46">
          <w:rPr>
            <w:noProof/>
            <w:webHidden/>
          </w:rPr>
          <w:fldChar w:fldCharType="begin"/>
        </w:r>
        <w:r w:rsidR="00301B46">
          <w:rPr>
            <w:noProof/>
            <w:webHidden/>
          </w:rPr>
          <w:instrText xml:space="preserve"> PAGEREF _Toc135313046 \h </w:instrText>
        </w:r>
        <w:r w:rsidR="00301B46">
          <w:rPr>
            <w:noProof/>
            <w:webHidden/>
          </w:rPr>
        </w:r>
        <w:r w:rsidR="00301B46">
          <w:rPr>
            <w:noProof/>
            <w:webHidden/>
          </w:rPr>
          <w:fldChar w:fldCharType="separate"/>
        </w:r>
        <w:r w:rsidR="00301B46">
          <w:rPr>
            <w:noProof/>
            <w:webHidden/>
          </w:rPr>
          <w:t>75</w:t>
        </w:r>
        <w:r w:rsidR="00301B46">
          <w:rPr>
            <w:noProof/>
            <w:webHidden/>
          </w:rPr>
          <w:fldChar w:fldCharType="end"/>
        </w:r>
      </w:hyperlink>
    </w:p>
    <w:p w:rsidR="00301B46" w:rsidRDefault="00000000" w14:paraId="5349700A" w14:textId="7E92E32F">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47">
        <w:r w:rsidRPr="0098469A" w:rsidR="00301B46">
          <w:rPr>
            <w:rStyle w:val="Hyperlink"/>
            <w:noProof/>
          </w:rPr>
          <w:t xml:space="preserve">Table 26: Transfer Summary: Document Template. </w:t>
        </w:r>
        <w:r w:rsidRPr="0098469A" w:rsidR="00301B46">
          <w:rPr>
            <w:rStyle w:val="Hyperlink"/>
            <w:rFonts w:cs="Calibri"/>
            <w:noProof/>
          </w:rPr>
          <w:t>﻿</w:t>
        </w:r>
        <w:r w:rsidR="00301B46">
          <w:rPr>
            <w:noProof/>
            <w:webHidden/>
          </w:rPr>
          <w:tab/>
        </w:r>
        <w:r w:rsidR="00301B46">
          <w:rPr>
            <w:noProof/>
            <w:webHidden/>
          </w:rPr>
          <w:fldChar w:fldCharType="begin"/>
        </w:r>
        <w:r w:rsidR="00301B46">
          <w:rPr>
            <w:noProof/>
            <w:webHidden/>
          </w:rPr>
          <w:instrText xml:space="preserve"> PAGEREF _Toc135313047 \h </w:instrText>
        </w:r>
        <w:r w:rsidR="00301B46">
          <w:rPr>
            <w:noProof/>
            <w:webHidden/>
          </w:rPr>
        </w:r>
        <w:r w:rsidR="00301B46">
          <w:rPr>
            <w:noProof/>
            <w:webHidden/>
          </w:rPr>
          <w:fldChar w:fldCharType="separate"/>
        </w:r>
        <w:r w:rsidR="00301B46">
          <w:rPr>
            <w:noProof/>
            <w:webHidden/>
          </w:rPr>
          <w:t>76</w:t>
        </w:r>
        <w:r w:rsidR="00301B46">
          <w:rPr>
            <w:noProof/>
            <w:webHidden/>
          </w:rPr>
          <w:fldChar w:fldCharType="end"/>
        </w:r>
      </w:hyperlink>
    </w:p>
    <w:p w:rsidR="00301B46" w:rsidRDefault="00000000" w14:paraId="435BFE9B" w14:textId="0F380738">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48">
        <w:r w:rsidRPr="0098469A" w:rsidR="00301B46">
          <w:rPr>
            <w:rStyle w:val="Hyperlink"/>
            <w:noProof/>
          </w:rPr>
          <w:t>Table 27: Tags for formatting Narrative Text</w:t>
        </w:r>
        <w:r w:rsidR="00301B46">
          <w:rPr>
            <w:noProof/>
            <w:webHidden/>
          </w:rPr>
          <w:tab/>
        </w:r>
        <w:r w:rsidR="00301B46">
          <w:rPr>
            <w:noProof/>
            <w:webHidden/>
          </w:rPr>
          <w:fldChar w:fldCharType="begin"/>
        </w:r>
        <w:r w:rsidR="00301B46">
          <w:rPr>
            <w:noProof/>
            <w:webHidden/>
          </w:rPr>
          <w:instrText xml:space="preserve"> PAGEREF _Toc135313048 \h </w:instrText>
        </w:r>
        <w:r w:rsidR="00301B46">
          <w:rPr>
            <w:noProof/>
            <w:webHidden/>
          </w:rPr>
        </w:r>
        <w:r w:rsidR="00301B46">
          <w:rPr>
            <w:noProof/>
            <w:webHidden/>
          </w:rPr>
          <w:fldChar w:fldCharType="separate"/>
        </w:r>
        <w:r w:rsidR="00301B46">
          <w:rPr>
            <w:noProof/>
            <w:webHidden/>
          </w:rPr>
          <w:t>85</w:t>
        </w:r>
        <w:r w:rsidR="00301B46">
          <w:rPr>
            <w:noProof/>
            <w:webHidden/>
          </w:rPr>
          <w:fldChar w:fldCharType="end"/>
        </w:r>
      </w:hyperlink>
    </w:p>
    <w:p w:rsidR="00301B46" w:rsidRDefault="00000000" w14:paraId="3B436B62" w14:textId="07927E0B">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49">
        <w:r w:rsidRPr="0098469A" w:rsidR="00301B46">
          <w:rPr>
            <w:rStyle w:val="Hyperlink"/>
            <w:noProof/>
          </w:rPr>
          <w:t>Table 28: Subjective Information</w:t>
        </w:r>
        <w:r w:rsidR="00301B46">
          <w:rPr>
            <w:noProof/>
            <w:webHidden/>
          </w:rPr>
          <w:tab/>
        </w:r>
        <w:r w:rsidR="00301B46">
          <w:rPr>
            <w:noProof/>
            <w:webHidden/>
          </w:rPr>
          <w:fldChar w:fldCharType="begin"/>
        </w:r>
        <w:r w:rsidR="00301B46">
          <w:rPr>
            <w:noProof/>
            <w:webHidden/>
          </w:rPr>
          <w:instrText xml:space="preserve"> PAGEREF _Toc135313049 \h </w:instrText>
        </w:r>
        <w:r w:rsidR="00301B46">
          <w:rPr>
            <w:noProof/>
            <w:webHidden/>
          </w:rPr>
        </w:r>
        <w:r w:rsidR="00301B46">
          <w:rPr>
            <w:noProof/>
            <w:webHidden/>
          </w:rPr>
          <w:fldChar w:fldCharType="separate"/>
        </w:r>
        <w:r w:rsidR="00301B46">
          <w:rPr>
            <w:noProof/>
            <w:webHidden/>
          </w:rPr>
          <w:t>90</w:t>
        </w:r>
        <w:r w:rsidR="00301B46">
          <w:rPr>
            <w:noProof/>
            <w:webHidden/>
          </w:rPr>
          <w:fldChar w:fldCharType="end"/>
        </w:r>
      </w:hyperlink>
    </w:p>
    <w:p w:rsidR="00301B46" w:rsidRDefault="00000000" w14:paraId="247B57BC" w14:textId="32DACC3D">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50">
        <w:r w:rsidRPr="0098469A" w:rsidR="00301B46">
          <w:rPr>
            <w:rStyle w:val="Hyperlink"/>
            <w:noProof/>
          </w:rPr>
          <w:t>Table 29: Objective Information</w:t>
        </w:r>
        <w:r w:rsidR="00301B46">
          <w:rPr>
            <w:noProof/>
            <w:webHidden/>
          </w:rPr>
          <w:tab/>
        </w:r>
        <w:r w:rsidR="00301B46">
          <w:rPr>
            <w:noProof/>
            <w:webHidden/>
          </w:rPr>
          <w:fldChar w:fldCharType="begin"/>
        </w:r>
        <w:r w:rsidR="00301B46">
          <w:rPr>
            <w:noProof/>
            <w:webHidden/>
          </w:rPr>
          <w:instrText xml:space="preserve"> PAGEREF _Toc135313050 \h </w:instrText>
        </w:r>
        <w:r w:rsidR="00301B46">
          <w:rPr>
            <w:noProof/>
            <w:webHidden/>
          </w:rPr>
        </w:r>
        <w:r w:rsidR="00301B46">
          <w:rPr>
            <w:noProof/>
            <w:webHidden/>
          </w:rPr>
          <w:fldChar w:fldCharType="separate"/>
        </w:r>
        <w:r w:rsidR="00301B46">
          <w:rPr>
            <w:noProof/>
            <w:webHidden/>
          </w:rPr>
          <w:t>94</w:t>
        </w:r>
        <w:r w:rsidR="00301B46">
          <w:rPr>
            <w:noProof/>
            <w:webHidden/>
          </w:rPr>
          <w:fldChar w:fldCharType="end"/>
        </w:r>
      </w:hyperlink>
    </w:p>
    <w:p w:rsidR="00301B46" w:rsidRDefault="00000000" w14:paraId="2AE18590" w14:textId="7443DF9E">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51">
        <w:r w:rsidRPr="0098469A" w:rsidR="00301B46">
          <w:rPr>
            <w:rStyle w:val="Hyperlink"/>
            <w:noProof/>
          </w:rPr>
          <w:t>Table 30: Assessment Information</w:t>
        </w:r>
        <w:r w:rsidR="00301B46">
          <w:rPr>
            <w:noProof/>
            <w:webHidden/>
          </w:rPr>
          <w:tab/>
        </w:r>
        <w:r w:rsidR="00301B46">
          <w:rPr>
            <w:noProof/>
            <w:webHidden/>
          </w:rPr>
          <w:fldChar w:fldCharType="begin"/>
        </w:r>
        <w:r w:rsidR="00301B46">
          <w:rPr>
            <w:noProof/>
            <w:webHidden/>
          </w:rPr>
          <w:instrText xml:space="preserve"> PAGEREF _Toc135313051 \h </w:instrText>
        </w:r>
        <w:r w:rsidR="00301B46">
          <w:rPr>
            <w:noProof/>
            <w:webHidden/>
          </w:rPr>
        </w:r>
        <w:r w:rsidR="00301B46">
          <w:rPr>
            <w:noProof/>
            <w:webHidden/>
          </w:rPr>
          <w:fldChar w:fldCharType="separate"/>
        </w:r>
        <w:r w:rsidR="00301B46">
          <w:rPr>
            <w:noProof/>
            <w:webHidden/>
          </w:rPr>
          <w:t>94</w:t>
        </w:r>
        <w:r w:rsidR="00301B46">
          <w:rPr>
            <w:noProof/>
            <w:webHidden/>
          </w:rPr>
          <w:fldChar w:fldCharType="end"/>
        </w:r>
      </w:hyperlink>
    </w:p>
    <w:p w:rsidR="00301B46" w:rsidRDefault="00000000" w14:paraId="28CDBCFB" w14:textId="54691E90">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52">
        <w:r w:rsidRPr="0098469A" w:rsidR="00301B46">
          <w:rPr>
            <w:rStyle w:val="Hyperlink"/>
            <w:noProof/>
          </w:rPr>
          <w:t>Table 31: Plan/Planning Information</w:t>
        </w:r>
        <w:r w:rsidR="00301B46">
          <w:rPr>
            <w:noProof/>
            <w:webHidden/>
          </w:rPr>
          <w:tab/>
        </w:r>
        <w:r w:rsidR="00301B46">
          <w:rPr>
            <w:noProof/>
            <w:webHidden/>
          </w:rPr>
          <w:fldChar w:fldCharType="begin"/>
        </w:r>
        <w:r w:rsidR="00301B46">
          <w:rPr>
            <w:noProof/>
            <w:webHidden/>
          </w:rPr>
          <w:instrText xml:space="preserve"> PAGEREF _Toc135313052 \h </w:instrText>
        </w:r>
        <w:r w:rsidR="00301B46">
          <w:rPr>
            <w:noProof/>
            <w:webHidden/>
          </w:rPr>
        </w:r>
        <w:r w:rsidR="00301B46">
          <w:rPr>
            <w:noProof/>
            <w:webHidden/>
          </w:rPr>
          <w:fldChar w:fldCharType="separate"/>
        </w:r>
        <w:r w:rsidR="00301B46">
          <w:rPr>
            <w:noProof/>
            <w:webHidden/>
          </w:rPr>
          <w:t>95</w:t>
        </w:r>
        <w:r w:rsidR="00301B46">
          <w:rPr>
            <w:noProof/>
            <w:webHidden/>
          </w:rPr>
          <w:fldChar w:fldCharType="end"/>
        </w:r>
      </w:hyperlink>
    </w:p>
    <w:p w:rsidR="00301B46" w:rsidRDefault="00000000" w14:paraId="77D7B096" w14:textId="3B699ECD">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53">
        <w:r w:rsidRPr="0098469A" w:rsidR="00301B46">
          <w:rPr>
            <w:rStyle w:val="Hyperlink"/>
            <w:noProof/>
          </w:rPr>
          <w:t>Table 32: Other Information</w:t>
        </w:r>
        <w:r w:rsidR="00301B46">
          <w:rPr>
            <w:noProof/>
            <w:webHidden/>
          </w:rPr>
          <w:tab/>
        </w:r>
        <w:r w:rsidR="00301B46">
          <w:rPr>
            <w:noProof/>
            <w:webHidden/>
          </w:rPr>
          <w:fldChar w:fldCharType="begin"/>
        </w:r>
        <w:r w:rsidR="00301B46">
          <w:rPr>
            <w:noProof/>
            <w:webHidden/>
          </w:rPr>
          <w:instrText xml:space="preserve"> PAGEREF _Toc135313053 \h </w:instrText>
        </w:r>
        <w:r w:rsidR="00301B46">
          <w:rPr>
            <w:noProof/>
            <w:webHidden/>
          </w:rPr>
        </w:r>
        <w:r w:rsidR="00301B46">
          <w:rPr>
            <w:noProof/>
            <w:webHidden/>
          </w:rPr>
          <w:fldChar w:fldCharType="separate"/>
        </w:r>
        <w:r w:rsidR="00301B46">
          <w:rPr>
            <w:noProof/>
            <w:webHidden/>
          </w:rPr>
          <w:t>96</w:t>
        </w:r>
        <w:r w:rsidR="00301B46">
          <w:rPr>
            <w:noProof/>
            <w:webHidden/>
          </w:rPr>
          <w:fldChar w:fldCharType="end"/>
        </w:r>
      </w:hyperlink>
    </w:p>
    <w:p w:rsidR="00301B46" w:rsidRDefault="00000000" w14:paraId="289E6EAB" w14:textId="3D25EC20">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54">
        <w:r w:rsidRPr="0098469A" w:rsidR="00301B46">
          <w:rPr>
            <w:rStyle w:val="Hyperlink"/>
            <w:noProof/>
          </w:rPr>
          <w:t>Table 33: New and Additional C-CDA Sections</w:t>
        </w:r>
        <w:r w:rsidR="00301B46">
          <w:rPr>
            <w:noProof/>
            <w:webHidden/>
          </w:rPr>
          <w:tab/>
        </w:r>
        <w:r w:rsidR="00301B46">
          <w:rPr>
            <w:noProof/>
            <w:webHidden/>
          </w:rPr>
          <w:fldChar w:fldCharType="begin"/>
        </w:r>
        <w:r w:rsidR="00301B46">
          <w:rPr>
            <w:noProof/>
            <w:webHidden/>
          </w:rPr>
          <w:instrText xml:space="preserve"> PAGEREF _Toc135313054 \h </w:instrText>
        </w:r>
        <w:r w:rsidR="00301B46">
          <w:rPr>
            <w:noProof/>
            <w:webHidden/>
          </w:rPr>
        </w:r>
        <w:r w:rsidR="00301B46">
          <w:rPr>
            <w:noProof/>
            <w:webHidden/>
          </w:rPr>
          <w:fldChar w:fldCharType="separate"/>
        </w:r>
        <w:r w:rsidR="00301B46">
          <w:rPr>
            <w:noProof/>
            <w:webHidden/>
          </w:rPr>
          <w:t>97</w:t>
        </w:r>
        <w:r w:rsidR="00301B46">
          <w:rPr>
            <w:noProof/>
            <w:webHidden/>
          </w:rPr>
          <w:fldChar w:fldCharType="end"/>
        </w:r>
      </w:hyperlink>
    </w:p>
    <w:p w:rsidR="00301B46" w:rsidRDefault="00000000" w14:paraId="6108597B" w14:textId="46E2F555">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55">
        <w:r w:rsidRPr="0098469A" w:rsidR="00301B46">
          <w:rPr>
            <w:rStyle w:val="Hyperlink"/>
            <w:noProof/>
          </w:rPr>
          <w:t>Table 34: Sections defined in other Implantation Guides</w:t>
        </w:r>
        <w:r w:rsidR="00301B46">
          <w:rPr>
            <w:noProof/>
            <w:webHidden/>
          </w:rPr>
          <w:tab/>
        </w:r>
        <w:r w:rsidR="00301B46">
          <w:rPr>
            <w:noProof/>
            <w:webHidden/>
          </w:rPr>
          <w:fldChar w:fldCharType="begin"/>
        </w:r>
        <w:r w:rsidR="00301B46">
          <w:rPr>
            <w:noProof/>
            <w:webHidden/>
          </w:rPr>
          <w:instrText xml:space="preserve"> PAGEREF _Toc135313055 \h </w:instrText>
        </w:r>
        <w:r w:rsidR="00301B46">
          <w:rPr>
            <w:noProof/>
            <w:webHidden/>
          </w:rPr>
        </w:r>
        <w:r w:rsidR="00301B46">
          <w:rPr>
            <w:noProof/>
            <w:webHidden/>
          </w:rPr>
          <w:fldChar w:fldCharType="separate"/>
        </w:r>
        <w:r w:rsidR="00301B46">
          <w:rPr>
            <w:noProof/>
            <w:webHidden/>
          </w:rPr>
          <w:t>99</w:t>
        </w:r>
        <w:r w:rsidR="00301B46">
          <w:rPr>
            <w:noProof/>
            <w:webHidden/>
          </w:rPr>
          <w:fldChar w:fldCharType="end"/>
        </w:r>
      </w:hyperlink>
    </w:p>
    <w:p w:rsidR="00301B46" w:rsidRDefault="00000000" w14:paraId="185DA8D7" w14:textId="3F0A1A74">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56">
        <w:r w:rsidRPr="0098469A" w:rsidR="00301B46">
          <w:rPr>
            <w:rStyle w:val="Hyperlink"/>
            <w:noProof/>
          </w:rPr>
          <w:t>Table 35: Date/Time Examples</w:t>
        </w:r>
        <w:r w:rsidR="00301B46">
          <w:rPr>
            <w:noProof/>
            <w:webHidden/>
          </w:rPr>
          <w:tab/>
        </w:r>
        <w:r w:rsidR="00301B46">
          <w:rPr>
            <w:noProof/>
            <w:webHidden/>
          </w:rPr>
          <w:fldChar w:fldCharType="begin"/>
        </w:r>
        <w:r w:rsidR="00301B46">
          <w:rPr>
            <w:noProof/>
            <w:webHidden/>
          </w:rPr>
          <w:instrText xml:space="preserve"> PAGEREF _Toc135313056 \h </w:instrText>
        </w:r>
        <w:r w:rsidR="00301B46">
          <w:rPr>
            <w:noProof/>
            <w:webHidden/>
          </w:rPr>
        </w:r>
        <w:r w:rsidR="00301B46">
          <w:rPr>
            <w:noProof/>
            <w:webHidden/>
          </w:rPr>
          <w:fldChar w:fldCharType="separate"/>
        </w:r>
        <w:r w:rsidR="00301B46">
          <w:rPr>
            <w:noProof/>
            <w:webHidden/>
          </w:rPr>
          <w:t>112</w:t>
        </w:r>
        <w:r w:rsidR="00301B46">
          <w:rPr>
            <w:noProof/>
            <w:webHidden/>
          </w:rPr>
          <w:fldChar w:fldCharType="end"/>
        </w:r>
      </w:hyperlink>
    </w:p>
    <w:p w:rsidR="00301B46" w:rsidRDefault="00000000" w14:paraId="5C22FBD2" w14:textId="3B9F4772">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57">
        <w:r w:rsidRPr="0098469A" w:rsidR="00301B46">
          <w:rPr>
            <w:rStyle w:val="Hyperlink"/>
            <w:noProof/>
          </w:rPr>
          <w:t>Table 36: Provenance Author Participation Template</w:t>
        </w:r>
        <w:r w:rsidR="00301B46">
          <w:rPr>
            <w:noProof/>
            <w:webHidden/>
          </w:rPr>
          <w:tab/>
        </w:r>
        <w:r w:rsidR="00301B46">
          <w:rPr>
            <w:noProof/>
            <w:webHidden/>
          </w:rPr>
          <w:fldChar w:fldCharType="begin"/>
        </w:r>
        <w:r w:rsidR="00301B46">
          <w:rPr>
            <w:noProof/>
            <w:webHidden/>
          </w:rPr>
          <w:instrText xml:space="preserve"> PAGEREF _Toc135313057 \h </w:instrText>
        </w:r>
        <w:r w:rsidR="00301B46">
          <w:rPr>
            <w:noProof/>
            <w:webHidden/>
          </w:rPr>
        </w:r>
        <w:r w:rsidR="00301B46">
          <w:rPr>
            <w:noProof/>
            <w:webHidden/>
          </w:rPr>
          <w:fldChar w:fldCharType="separate"/>
        </w:r>
        <w:r w:rsidR="00301B46">
          <w:rPr>
            <w:noProof/>
            <w:webHidden/>
          </w:rPr>
          <w:t>115</w:t>
        </w:r>
        <w:r w:rsidR="00301B46">
          <w:rPr>
            <w:noProof/>
            <w:webHidden/>
          </w:rPr>
          <w:fldChar w:fldCharType="end"/>
        </w:r>
      </w:hyperlink>
    </w:p>
    <w:p w:rsidR="00301B46" w:rsidRDefault="00000000" w14:paraId="45239E93" w14:textId="3347D29E">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58">
        <w:r w:rsidRPr="0098469A" w:rsidR="00301B46">
          <w:rPr>
            <w:rStyle w:val="Hyperlink"/>
            <w:noProof/>
          </w:rPr>
          <w:t>Table 37: Section Time Range Observation Template</w:t>
        </w:r>
        <w:r w:rsidR="00301B46">
          <w:rPr>
            <w:noProof/>
            <w:webHidden/>
          </w:rPr>
          <w:tab/>
        </w:r>
        <w:r w:rsidR="00301B46">
          <w:rPr>
            <w:noProof/>
            <w:webHidden/>
          </w:rPr>
          <w:fldChar w:fldCharType="begin"/>
        </w:r>
        <w:r w:rsidR="00301B46">
          <w:rPr>
            <w:noProof/>
            <w:webHidden/>
          </w:rPr>
          <w:instrText xml:space="preserve"> PAGEREF _Toc135313058 \h </w:instrText>
        </w:r>
        <w:r w:rsidR="00301B46">
          <w:rPr>
            <w:noProof/>
            <w:webHidden/>
          </w:rPr>
        </w:r>
        <w:r w:rsidR="00301B46">
          <w:rPr>
            <w:noProof/>
            <w:webHidden/>
          </w:rPr>
          <w:fldChar w:fldCharType="separate"/>
        </w:r>
        <w:r w:rsidR="00301B46">
          <w:rPr>
            <w:noProof/>
            <w:webHidden/>
          </w:rPr>
          <w:t>117</w:t>
        </w:r>
        <w:r w:rsidR="00301B46">
          <w:rPr>
            <w:noProof/>
            <w:webHidden/>
          </w:rPr>
          <w:fldChar w:fldCharType="end"/>
        </w:r>
      </w:hyperlink>
    </w:p>
    <w:p w:rsidR="00301B46" w:rsidRDefault="00000000" w14:paraId="02874DD7" w14:textId="2E5A5450">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59">
        <w:r w:rsidRPr="0098469A" w:rsidR="00301B46">
          <w:rPr>
            <w:rStyle w:val="Hyperlink"/>
            <w:noProof/>
          </w:rPr>
          <w:t>Table 38: Care Team Organizer Template</w:t>
        </w:r>
        <w:r w:rsidR="00301B46">
          <w:rPr>
            <w:noProof/>
            <w:webHidden/>
          </w:rPr>
          <w:tab/>
        </w:r>
        <w:r w:rsidR="00301B46">
          <w:rPr>
            <w:noProof/>
            <w:webHidden/>
          </w:rPr>
          <w:fldChar w:fldCharType="begin"/>
        </w:r>
        <w:r w:rsidR="00301B46">
          <w:rPr>
            <w:noProof/>
            <w:webHidden/>
          </w:rPr>
          <w:instrText xml:space="preserve"> PAGEREF _Toc135313059 \h </w:instrText>
        </w:r>
        <w:r w:rsidR="00301B46">
          <w:rPr>
            <w:noProof/>
            <w:webHidden/>
          </w:rPr>
        </w:r>
        <w:r w:rsidR="00301B46">
          <w:rPr>
            <w:noProof/>
            <w:webHidden/>
          </w:rPr>
          <w:fldChar w:fldCharType="separate"/>
        </w:r>
        <w:r w:rsidR="00301B46">
          <w:rPr>
            <w:noProof/>
            <w:webHidden/>
          </w:rPr>
          <w:t>118</w:t>
        </w:r>
        <w:r w:rsidR="00301B46">
          <w:rPr>
            <w:noProof/>
            <w:webHidden/>
          </w:rPr>
          <w:fldChar w:fldCharType="end"/>
        </w:r>
      </w:hyperlink>
    </w:p>
    <w:p w:rsidR="00301B46" w:rsidRDefault="00000000" w14:paraId="1BC1DBD1" w14:textId="2D076DEF">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60">
        <w:r w:rsidRPr="0098469A" w:rsidR="00301B46">
          <w:rPr>
            <w:rStyle w:val="Hyperlink"/>
            <w:noProof/>
          </w:rPr>
          <w:t>Table 39: Encounter Activity Template</w:t>
        </w:r>
        <w:r w:rsidR="00301B46">
          <w:rPr>
            <w:noProof/>
            <w:webHidden/>
          </w:rPr>
          <w:tab/>
        </w:r>
        <w:r w:rsidR="00301B46">
          <w:rPr>
            <w:noProof/>
            <w:webHidden/>
          </w:rPr>
          <w:fldChar w:fldCharType="begin"/>
        </w:r>
        <w:r w:rsidR="00301B46">
          <w:rPr>
            <w:noProof/>
            <w:webHidden/>
          </w:rPr>
          <w:instrText xml:space="preserve"> PAGEREF _Toc135313060 \h </w:instrText>
        </w:r>
        <w:r w:rsidR="00301B46">
          <w:rPr>
            <w:noProof/>
            <w:webHidden/>
          </w:rPr>
        </w:r>
        <w:r w:rsidR="00301B46">
          <w:rPr>
            <w:noProof/>
            <w:webHidden/>
          </w:rPr>
          <w:fldChar w:fldCharType="separate"/>
        </w:r>
        <w:r w:rsidR="00301B46">
          <w:rPr>
            <w:noProof/>
            <w:webHidden/>
          </w:rPr>
          <w:t>122</w:t>
        </w:r>
        <w:r w:rsidR="00301B46">
          <w:rPr>
            <w:noProof/>
            <w:webHidden/>
          </w:rPr>
          <w:fldChar w:fldCharType="end"/>
        </w:r>
      </w:hyperlink>
    </w:p>
    <w:p w:rsidR="00301B46" w:rsidRDefault="00000000" w14:paraId="771AA8EE" w14:textId="5D0BE3BC">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61">
        <w:r w:rsidRPr="0098469A" w:rsidR="00301B46">
          <w:rPr>
            <w:rStyle w:val="Hyperlink"/>
            <w:noProof/>
          </w:rPr>
          <w:t>Table 40: Encounter Diagnosis Template</w:t>
        </w:r>
        <w:r w:rsidR="00301B46">
          <w:rPr>
            <w:noProof/>
            <w:webHidden/>
          </w:rPr>
          <w:tab/>
        </w:r>
        <w:r w:rsidR="00301B46">
          <w:rPr>
            <w:noProof/>
            <w:webHidden/>
          </w:rPr>
          <w:fldChar w:fldCharType="begin"/>
        </w:r>
        <w:r w:rsidR="00301B46">
          <w:rPr>
            <w:noProof/>
            <w:webHidden/>
          </w:rPr>
          <w:instrText xml:space="preserve"> PAGEREF _Toc135313061 \h </w:instrText>
        </w:r>
        <w:r w:rsidR="00301B46">
          <w:rPr>
            <w:noProof/>
            <w:webHidden/>
          </w:rPr>
        </w:r>
        <w:r w:rsidR="00301B46">
          <w:rPr>
            <w:noProof/>
            <w:webHidden/>
          </w:rPr>
          <w:fldChar w:fldCharType="separate"/>
        </w:r>
        <w:r w:rsidR="00301B46">
          <w:rPr>
            <w:noProof/>
            <w:webHidden/>
          </w:rPr>
          <w:t>122</w:t>
        </w:r>
        <w:r w:rsidR="00301B46">
          <w:rPr>
            <w:noProof/>
            <w:webHidden/>
          </w:rPr>
          <w:fldChar w:fldCharType="end"/>
        </w:r>
      </w:hyperlink>
    </w:p>
    <w:p w:rsidR="00301B46" w:rsidRDefault="00000000" w14:paraId="54CFB8A8" w14:textId="21A19D47">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62">
        <w:r w:rsidRPr="0098469A" w:rsidR="00301B46">
          <w:rPr>
            <w:rStyle w:val="Hyperlink"/>
            <w:noProof/>
          </w:rPr>
          <w:t>Table 41: Hospital Admission Diagnosis Template</w:t>
        </w:r>
        <w:r w:rsidR="00301B46">
          <w:rPr>
            <w:noProof/>
            <w:webHidden/>
          </w:rPr>
          <w:tab/>
        </w:r>
        <w:r w:rsidR="00301B46">
          <w:rPr>
            <w:noProof/>
            <w:webHidden/>
          </w:rPr>
          <w:fldChar w:fldCharType="begin"/>
        </w:r>
        <w:r w:rsidR="00301B46">
          <w:rPr>
            <w:noProof/>
            <w:webHidden/>
          </w:rPr>
          <w:instrText xml:space="preserve"> PAGEREF _Toc135313062 \h </w:instrText>
        </w:r>
        <w:r w:rsidR="00301B46">
          <w:rPr>
            <w:noProof/>
            <w:webHidden/>
          </w:rPr>
        </w:r>
        <w:r w:rsidR="00301B46">
          <w:rPr>
            <w:noProof/>
            <w:webHidden/>
          </w:rPr>
          <w:fldChar w:fldCharType="separate"/>
        </w:r>
        <w:r w:rsidR="00301B46">
          <w:rPr>
            <w:noProof/>
            <w:webHidden/>
          </w:rPr>
          <w:t>123</w:t>
        </w:r>
        <w:r w:rsidR="00301B46">
          <w:rPr>
            <w:noProof/>
            <w:webHidden/>
          </w:rPr>
          <w:fldChar w:fldCharType="end"/>
        </w:r>
      </w:hyperlink>
    </w:p>
    <w:p w:rsidR="00301B46" w:rsidRDefault="00000000" w14:paraId="3FEBEB29" w14:textId="4C9E7B8B">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63">
        <w:r w:rsidRPr="0098469A" w:rsidR="00301B46">
          <w:rPr>
            <w:rStyle w:val="Hyperlink"/>
            <w:noProof/>
          </w:rPr>
          <w:t>Table 42: Hospital Discharge Diagnosis Template</w:t>
        </w:r>
        <w:r w:rsidR="00301B46">
          <w:rPr>
            <w:noProof/>
            <w:webHidden/>
          </w:rPr>
          <w:tab/>
        </w:r>
        <w:r w:rsidR="00301B46">
          <w:rPr>
            <w:noProof/>
            <w:webHidden/>
          </w:rPr>
          <w:fldChar w:fldCharType="begin"/>
        </w:r>
        <w:r w:rsidR="00301B46">
          <w:rPr>
            <w:noProof/>
            <w:webHidden/>
          </w:rPr>
          <w:instrText xml:space="preserve"> PAGEREF _Toc135313063 \h </w:instrText>
        </w:r>
        <w:r w:rsidR="00301B46">
          <w:rPr>
            <w:noProof/>
            <w:webHidden/>
          </w:rPr>
        </w:r>
        <w:r w:rsidR="00301B46">
          <w:rPr>
            <w:noProof/>
            <w:webHidden/>
          </w:rPr>
          <w:fldChar w:fldCharType="separate"/>
        </w:r>
        <w:r w:rsidR="00301B46">
          <w:rPr>
            <w:noProof/>
            <w:webHidden/>
          </w:rPr>
          <w:t>123</w:t>
        </w:r>
        <w:r w:rsidR="00301B46">
          <w:rPr>
            <w:noProof/>
            <w:webHidden/>
          </w:rPr>
          <w:fldChar w:fldCharType="end"/>
        </w:r>
      </w:hyperlink>
    </w:p>
    <w:p w:rsidR="00301B46" w:rsidRDefault="00000000" w14:paraId="58A94D79" w14:textId="7CBFABED">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64">
        <w:r w:rsidRPr="0098469A" w:rsidR="00301B46">
          <w:rPr>
            <w:rStyle w:val="Hyperlink"/>
            <w:noProof/>
          </w:rPr>
          <w:t>Table 43: Problem Concern Template</w:t>
        </w:r>
        <w:r w:rsidR="00301B46">
          <w:rPr>
            <w:noProof/>
            <w:webHidden/>
          </w:rPr>
          <w:tab/>
        </w:r>
        <w:r w:rsidR="00301B46">
          <w:rPr>
            <w:noProof/>
            <w:webHidden/>
          </w:rPr>
          <w:fldChar w:fldCharType="begin"/>
        </w:r>
        <w:r w:rsidR="00301B46">
          <w:rPr>
            <w:noProof/>
            <w:webHidden/>
          </w:rPr>
          <w:instrText xml:space="preserve"> PAGEREF _Toc135313064 \h </w:instrText>
        </w:r>
        <w:r w:rsidR="00301B46">
          <w:rPr>
            <w:noProof/>
            <w:webHidden/>
          </w:rPr>
        </w:r>
        <w:r w:rsidR="00301B46">
          <w:rPr>
            <w:noProof/>
            <w:webHidden/>
          </w:rPr>
          <w:fldChar w:fldCharType="separate"/>
        </w:r>
        <w:r w:rsidR="00301B46">
          <w:rPr>
            <w:noProof/>
            <w:webHidden/>
          </w:rPr>
          <w:t>126</w:t>
        </w:r>
        <w:r w:rsidR="00301B46">
          <w:rPr>
            <w:noProof/>
            <w:webHidden/>
          </w:rPr>
          <w:fldChar w:fldCharType="end"/>
        </w:r>
      </w:hyperlink>
    </w:p>
    <w:p w:rsidR="00301B46" w:rsidRDefault="00000000" w14:paraId="720E0308" w14:textId="4F56598F">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65">
        <w:r w:rsidRPr="0098469A" w:rsidR="00301B46">
          <w:rPr>
            <w:rStyle w:val="Hyperlink"/>
            <w:noProof/>
          </w:rPr>
          <w:t>Table 44: Problem Observation Template</w:t>
        </w:r>
        <w:r w:rsidR="00301B46">
          <w:rPr>
            <w:noProof/>
            <w:webHidden/>
          </w:rPr>
          <w:tab/>
        </w:r>
        <w:r w:rsidR="00301B46">
          <w:rPr>
            <w:noProof/>
            <w:webHidden/>
          </w:rPr>
          <w:fldChar w:fldCharType="begin"/>
        </w:r>
        <w:r w:rsidR="00301B46">
          <w:rPr>
            <w:noProof/>
            <w:webHidden/>
          </w:rPr>
          <w:instrText xml:space="preserve"> PAGEREF _Toc135313065 \h </w:instrText>
        </w:r>
        <w:r w:rsidR="00301B46">
          <w:rPr>
            <w:noProof/>
            <w:webHidden/>
          </w:rPr>
        </w:r>
        <w:r w:rsidR="00301B46">
          <w:rPr>
            <w:noProof/>
            <w:webHidden/>
          </w:rPr>
          <w:fldChar w:fldCharType="separate"/>
        </w:r>
        <w:r w:rsidR="00301B46">
          <w:rPr>
            <w:noProof/>
            <w:webHidden/>
          </w:rPr>
          <w:t>129</w:t>
        </w:r>
        <w:r w:rsidR="00301B46">
          <w:rPr>
            <w:noProof/>
            <w:webHidden/>
          </w:rPr>
          <w:fldChar w:fldCharType="end"/>
        </w:r>
      </w:hyperlink>
    </w:p>
    <w:p w:rsidR="00301B46" w:rsidRDefault="00000000" w14:paraId="1E972F36" w14:textId="0C6F1AE4">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66">
        <w:r w:rsidRPr="0098469A" w:rsidR="00301B46">
          <w:rPr>
            <w:rStyle w:val="Hyperlink"/>
            <w:noProof/>
          </w:rPr>
          <w:t>Table 45: Health Concern Template</w:t>
        </w:r>
        <w:r w:rsidR="00301B46">
          <w:rPr>
            <w:noProof/>
            <w:webHidden/>
          </w:rPr>
          <w:tab/>
        </w:r>
        <w:r w:rsidR="00301B46">
          <w:rPr>
            <w:noProof/>
            <w:webHidden/>
          </w:rPr>
          <w:fldChar w:fldCharType="begin"/>
        </w:r>
        <w:r w:rsidR="00301B46">
          <w:rPr>
            <w:noProof/>
            <w:webHidden/>
          </w:rPr>
          <w:instrText xml:space="preserve"> PAGEREF _Toc135313066 \h </w:instrText>
        </w:r>
        <w:r w:rsidR="00301B46">
          <w:rPr>
            <w:noProof/>
            <w:webHidden/>
          </w:rPr>
        </w:r>
        <w:r w:rsidR="00301B46">
          <w:rPr>
            <w:noProof/>
            <w:webHidden/>
          </w:rPr>
          <w:fldChar w:fldCharType="separate"/>
        </w:r>
        <w:r w:rsidR="00301B46">
          <w:rPr>
            <w:noProof/>
            <w:webHidden/>
          </w:rPr>
          <w:t>132</w:t>
        </w:r>
        <w:r w:rsidR="00301B46">
          <w:rPr>
            <w:noProof/>
            <w:webHidden/>
          </w:rPr>
          <w:fldChar w:fldCharType="end"/>
        </w:r>
      </w:hyperlink>
    </w:p>
    <w:p w:rsidR="00301B46" w:rsidRDefault="00000000" w14:paraId="28FAF446" w14:textId="787D1E41">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67">
        <w:r w:rsidRPr="0098469A" w:rsidR="00301B46">
          <w:rPr>
            <w:rStyle w:val="Hyperlink"/>
            <w:noProof/>
          </w:rPr>
          <w:t>Table 46: Allergy Concern Template</w:t>
        </w:r>
        <w:r w:rsidR="00301B46">
          <w:rPr>
            <w:noProof/>
            <w:webHidden/>
          </w:rPr>
          <w:tab/>
        </w:r>
        <w:r w:rsidR="00301B46">
          <w:rPr>
            <w:noProof/>
            <w:webHidden/>
          </w:rPr>
          <w:fldChar w:fldCharType="begin"/>
        </w:r>
        <w:r w:rsidR="00301B46">
          <w:rPr>
            <w:noProof/>
            <w:webHidden/>
          </w:rPr>
          <w:instrText xml:space="preserve"> PAGEREF _Toc135313067 \h </w:instrText>
        </w:r>
        <w:r w:rsidR="00301B46">
          <w:rPr>
            <w:noProof/>
            <w:webHidden/>
          </w:rPr>
        </w:r>
        <w:r w:rsidR="00301B46">
          <w:rPr>
            <w:noProof/>
            <w:webHidden/>
          </w:rPr>
          <w:fldChar w:fldCharType="separate"/>
        </w:r>
        <w:r w:rsidR="00301B46">
          <w:rPr>
            <w:noProof/>
            <w:webHidden/>
          </w:rPr>
          <w:t>134</w:t>
        </w:r>
        <w:r w:rsidR="00301B46">
          <w:rPr>
            <w:noProof/>
            <w:webHidden/>
          </w:rPr>
          <w:fldChar w:fldCharType="end"/>
        </w:r>
      </w:hyperlink>
    </w:p>
    <w:p w:rsidR="00301B46" w:rsidRDefault="00000000" w14:paraId="3E79EA1C" w14:textId="128DDC1E">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68">
        <w:r w:rsidRPr="0098469A" w:rsidR="00301B46">
          <w:rPr>
            <w:rStyle w:val="Hyperlink"/>
            <w:noProof/>
          </w:rPr>
          <w:t>Table 47: Allergy - Intolerance Observation Template</w:t>
        </w:r>
        <w:r w:rsidR="00301B46">
          <w:rPr>
            <w:noProof/>
            <w:webHidden/>
          </w:rPr>
          <w:tab/>
        </w:r>
        <w:r w:rsidR="00301B46">
          <w:rPr>
            <w:noProof/>
            <w:webHidden/>
          </w:rPr>
          <w:fldChar w:fldCharType="begin"/>
        </w:r>
        <w:r w:rsidR="00301B46">
          <w:rPr>
            <w:noProof/>
            <w:webHidden/>
          </w:rPr>
          <w:instrText xml:space="preserve"> PAGEREF _Toc135313068 \h </w:instrText>
        </w:r>
        <w:r w:rsidR="00301B46">
          <w:rPr>
            <w:noProof/>
            <w:webHidden/>
          </w:rPr>
        </w:r>
        <w:r w:rsidR="00301B46">
          <w:rPr>
            <w:noProof/>
            <w:webHidden/>
          </w:rPr>
          <w:fldChar w:fldCharType="separate"/>
        </w:r>
        <w:r w:rsidR="00301B46">
          <w:rPr>
            <w:noProof/>
            <w:webHidden/>
          </w:rPr>
          <w:t>140</w:t>
        </w:r>
        <w:r w:rsidR="00301B46">
          <w:rPr>
            <w:noProof/>
            <w:webHidden/>
          </w:rPr>
          <w:fldChar w:fldCharType="end"/>
        </w:r>
      </w:hyperlink>
    </w:p>
    <w:p w:rsidR="00301B46" w:rsidRDefault="00000000" w14:paraId="6617155A" w14:textId="2E701D70">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69">
        <w:r w:rsidRPr="0098469A" w:rsidR="00301B46">
          <w:rPr>
            <w:rStyle w:val="Hyperlink"/>
            <w:noProof/>
          </w:rPr>
          <w:t>Table 48: Procedure Activity Template</w:t>
        </w:r>
        <w:r w:rsidR="00301B46">
          <w:rPr>
            <w:noProof/>
            <w:webHidden/>
          </w:rPr>
          <w:tab/>
        </w:r>
        <w:r w:rsidR="00301B46">
          <w:rPr>
            <w:noProof/>
            <w:webHidden/>
          </w:rPr>
          <w:fldChar w:fldCharType="begin"/>
        </w:r>
        <w:r w:rsidR="00301B46">
          <w:rPr>
            <w:noProof/>
            <w:webHidden/>
          </w:rPr>
          <w:instrText xml:space="preserve"> PAGEREF _Toc135313069 \h </w:instrText>
        </w:r>
        <w:r w:rsidR="00301B46">
          <w:rPr>
            <w:noProof/>
            <w:webHidden/>
          </w:rPr>
        </w:r>
        <w:r w:rsidR="00301B46">
          <w:rPr>
            <w:noProof/>
            <w:webHidden/>
          </w:rPr>
          <w:fldChar w:fldCharType="separate"/>
        </w:r>
        <w:r w:rsidR="00301B46">
          <w:rPr>
            <w:noProof/>
            <w:webHidden/>
          </w:rPr>
          <w:t>142</w:t>
        </w:r>
        <w:r w:rsidR="00301B46">
          <w:rPr>
            <w:noProof/>
            <w:webHidden/>
          </w:rPr>
          <w:fldChar w:fldCharType="end"/>
        </w:r>
      </w:hyperlink>
    </w:p>
    <w:p w:rsidR="00301B46" w:rsidRDefault="00000000" w14:paraId="1E9B0E17" w14:textId="6EEF5BAA">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70">
        <w:r w:rsidRPr="0098469A" w:rsidR="00301B46">
          <w:rPr>
            <w:rStyle w:val="Hyperlink"/>
            <w:noProof/>
          </w:rPr>
          <w:t>Table 49: Non-Implanted Device Template</w:t>
        </w:r>
        <w:r w:rsidR="00301B46">
          <w:rPr>
            <w:noProof/>
            <w:webHidden/>
          </w:rPr>
          <w:tab/>
        </w:r>
        <w:r w:rsidR="00301B46">
          <w:rPr>
            <w:noProof/>
            <w:webHidden/>
          </w:rPr>
          <w:fldChar w:fldCharType="begin"/>
        </w:r>
        <w:r w:rsidR="00301B46">
          <w:rPr>
            <w:noProof/>
            <w:webHidden/>
          </w:rPr>
          <w:instrText xml:space="preserve"> PAGEREF _Toc135313070 \h </w:instrText>
        </w:r>
        <w:r w:rsidR="00301B46">
          <w:rPr>
            <w:noProof/>
            <w:webHidden/>
          </w:rPr>
        </w:r>
        <w:r w:rsidR="00301B46">
          <w:rPr>
            <w:noProof/>
            <w:webHidden/>
          </w:rPr>
          <w:fldChar w:fldCharType="separate"/>
        </w:r>
        <w:r w:rsidR="00301B46">
          <w:rPr>
            <w:noProof/>
            <w:webHidden/>
          </w:rPr>
          <w:t>145</w:t>
        </w:r>
        <w:r w:rsidR="00301B46">
          <w:rPr>
            <w:noProof/>
            <w:webHidden/>
          </w:rPr>
          <w:fldChar w:fldCharType="end"/>
        </w:r>
      </w:hyperlink>
    </w:p>
    <w:p w:rsidR="00301B46" w:rsidRDefault="00000000" w14:paraId="3D784D84" w14:textId="2073891B">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71">
        <w:r w:rsidRPr="0098469A" w:rsidR="00301B46">
          <w:rPr>
            <w:rStyle w:val="Hyperlink"/>
            <w:noProof/>
          </w:rPr>
          <w:t>Table 50: Product Instance Template</w:t>
        </w:r>
        <w:r w:rsidR="00301B46">
          <w:rPr>
            <w:noProof/>
            <w:webHidden/>
          </w:rPr>
          <w:tab/>
        </w:r>
        <w:r w:rsidR="00301B46">
          <w:rPr>
            <w:noProof/>
            <w:webHidden/>
          </w:rPr>
          <w:fldChar w:fldCharType="begin"/>
        </w:r>
        <w:r w:rsidR="00301B46">
          <w:rPr>
            <w:noProof/>
            <w:webHidden/>
          </w:rPr>
          <w:instrText xml:space="preserve"> PAGEREF _Toc135313071 \h </w:instrText>
        </w:r>
        <w:r w:rsidR="00301B46">
          <w:rPr>
            <w:noProof/>
            <w:webHidden/>
          </w:rPr>
        </w:r>
        <w:r w:rsidR="00301B46">
          <w:rPr>
            <w:noProof/>
            <w:webHidden/>
          </w:rPr>
          <w:fldChar w:fldCharType="separate"/>
        </w:r>
        <w:r w:rsidR="00301B46">
          <w:rPr>
            <w:noProof/>
            <w:webHidden/>
          </w:rPr>
          <w:t>148</w:t>
        </w:r>
        <w:r w:rsidR="00301B46">
          <w:rPr>
            <w:noProof/>
            <w:webHidden/>
          </w:rPr>
          <w:fldChar w:fldCharType="end"/>
        </w:r>
      </w:hyperlink>
    </w:p>
    <w:p w:rsidR="00301B46" w:rsidRDefault="00000000" w14:paraId="4B428D88" w14:textId="5BB12B0F">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72">
        <w:r w:rsidRPr="0098469A" w:rsidR="00301B46">
          <w:rPr>
            <w:rStyle w:val="Hyperlink"/>
            <w:noProof/>
          </w:rPr>
          <w:t>Table 51: Unique Device Identifiers Template</w:t>
        </w:r>
        <w:r w:rsidR="00301B46">
          <w:rPr>
            <w:noProof/>
            <w:webHidden/>
          </w:rPr>
          <w:tab/>
        </w:r>
        <w:r w:rsidR="00301B46">
          <w:rPr>
            <w:noProof/>
            <w:webHidden/>
          </w:rPr>
          <w:fldChar w:fldCharType="begin"/>
        </w:r>
        <w:r w:rsidR="00301B46">
          <w:rPr>
            <w:noProof/>
            <w:webHidden/>
          </w:rPr>
          <w:instrText xml:space="preserve"> PAGEREF _Toc135313072 \h </w:instrText>
        </w:r>
        <w:r w:rsidR="00301B46">
          <w:rPr>
            <w:noProof/>
            <w:webHidden/>
          </w:rPr>
        </w:r>
        <w:r w:rsidR="00301B46">
          <w:rPr>
            <w:noProof/>
            <w:webHidden/>
          </w:rPr>
          <w:fldChar w:fldCharType="separate"/>
        </w:r>
        <w:r w:rsidR="00301B46">
          <w:rPr>
            <w:noProof/>
            <w:webHidden/>
          </w:rPr>
          <w:t>148</w:t>
        </w:r>
        <w:r w:rsidR="00301B46">
          <w:rPr>
            <w:noProof/>
            <w:webHidden/>
          </w:rPr>
          <w:fldChar w:fldCharType="end"/>
        </w:r>
      </w:hyperlink>
    </w:p>
    <w:p w:rsidR="00301B46" w:rsidRDefault="00000000" w14:paraId="533C664F" w14:textId="14057F3B">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73">
        <w:r w:rsidRPr="0098469A" w:rsidR="00301B46">
          <w:rPr>
            <w:rStyle w:val="Hyperlink"/>
            <w:noProof/>
          </w:rPr>
          <w:t>Table 52: Goal Observation Template</w:t>
        </w:r>
        <w:r w:rsidR="00301B46">
          <w:rPr>
            <w:noProof/>
            <w:webHidden/>
          </w:rPr>
          <w:tab/>
        </w:r>
        <w:r w:rsidR="00301B46">
          <w:rPr>
            <w:noProof/>
            <w:webHidden/>
          </w:rPr>
          <w:fldChar w:fldCharType="begin"/>
        </w:r>
        <w:r w:rsidR="00301B46">
          <w:rPr>
            <w:noProof/>
            <w:webHidden/>
          </w:rPr>
          <w:instrText xml:space="preserve"> PAGEREF _Toc135313073 \h </w:instrText>
        </w:r>
        <w:r w:rsidR="00301B46">
          <w:rPr>
            <w:noProof/>
            <w:webHidden/>
          </w:rPr>
        </w:r>
        <w:r w:rsidR="00301B46">
          <w:rPr>
            <w:noProof/>
            <w:webHidden/>
          </w:rPr>
          <w:fldChar w:fldCharType="separate"/>
        </w:r>
        <w:r w:rsidR="00301B46">
          <w:rPr>
            <w:noProof/>
            <w:webHidden/>
          </w:rPr>
          <w:t>149</w:t>
        </w:r>
        <w:r w:rsidR="00301B46">
          <w:rPr>
            <w:noProof/>
            <w:webHidden/>
          </w:rPr>
          <w:fldChar w:fldCharType="end"/>
        </w:r>
      </w:hyperlink>
    </w:p>
    <w:p w:rsidR="00301B46" w:rsidRDefault="00000000" w14:paraId="4F2DBE9D" w14:textId="3FD61804">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74">
        <w:r w:rsidRPr="0098469A" w:rsidR="00301B46">
          <w:rPr>
            <w:rStyle w:val="Hyperlink"/>
            <w:noProof/>
          </w:rPr>
          <w:t>Table 53: Entry Template</w:t>
        </w:r>
        <w:r w:rsidR="00301B46">
          <w:rPr>
            <w:noProof/>
            <w:webHidden/>
          </w:rPr>
          <w:tab/>
        </w:r>
        <w:r w:rsidR="00301B46">
          <w:rPr>
            <w:noProof/>
            <w:webHidden/>
          </w:rPr>
          <w:fldChar w:fldCharType="begin"/>
        </w:r>
        <w:r w:rsidR="00301B46">
          <w:rPr>
            <w:noProof/>
            <w:webHidden/>
          </w:rPr>
          <w:instrText xml:space="preserve"> PAGEREF _Toc135313074 \h </w:instrText>
        </w:r>
        <w:r w:rsidR="00301B46">
          <w:rPr>
            <w:noProof/>
            <w:webHidden/>
          </w:rPr>
        </w:r>
        <w:r w:rsidR="00301B46">
          <w:rPr>
            <w:noProof/>
            <w:webHidden/>
          </w:rPr>
          <w:fldChar w:fldCharType="separate"/>
        </w:r>
        <w:r w:rsidR="00301B46">
          <w:rPr>
            <w:noProof/>
            <w:webHidden/>
          </w:rPr>
          <w:t>151</w:t>
        </w:r>
        <w:r w:rsidR="00301B46">
          <w:rPr>
            <w:noProof/>
            <w:webHidden/>
          </w:rPr>
          <w:fldChar w:fldCharType="end"/>
        </w:r>
      </w:hyperlink>
    </w:p>
    <w:p w:rsidR="00301B46" w:rsidRDefault="00000000" w14:paraId="28F665AD" w14:textId="067277BC">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75">
        <w:r w:rsidRPr="0098469A" w:rsidR="00301B46">
          <w:rPr>
            <w:rStyle w:val="Hyperlink"/>
            <w:noProof/>
          </w:rPr>
          <w:t>Table 54: Smoking Status</w:t>
        </w:r>
        <w:r w:rsidR="00301B46">
          <w:rPr>
            <w:noProof/>
            <w:webHidden/>
          </w:rPr>
          <w:tab/>
        </w:r>
        <w:r w:rsidR="00301B46">
          <w:rPr>
            <w:noProof/>
            <w:webHidden/>
          </w:rPr>
          <w:fldChar w:fldCharType="begin"/>
        </w:r>
        <w:r w:rsidR="00301B46">
          <w:rPr>
            <w:noProof/>
            <w:webHidden/>
          </w:rPr>
          <w:instrText xml:space="preserve"> PAGEREF _Toc135313075 \h </w:instrText>
        </w:r>
        <w:r w:rsidR="00301B46">
          <w:rPr>
            <w:noProof/>
            <w:webHidden/>
          </w:rPr>
        </w:r>
        <w:r w:rsidR="00301B46">
          <w:rPr>
            <w:noProof/>
            <w:webHidden/>
          </w:rPr>
          <w:fldChar w:fldCharType="separate"/>
        </w:r>
        <w:r w:rsidR="00301B46">
          <w:rPr>
            <w:noProof/>
            <w:webHidden/>
          </w:rPr>
          <w:t>153</w:t>
        </w:r>
        <w:r w:rsidR="00301B46">
          <w:rPr>
            <w:noProof/>
            <w:webHidden/>
          </w:rPr>
          <w:fldChar w:fldCharType="end"/>
        </w:r>
      </w:hyperlink>
    </w:p>
    <w:p w:rsidR="00301B46" w:rsidRDefault="00000000" w14:paraId="0FA7731F" w14:textId="41AC6933">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76">
        <w:r w:rsidRPr="0098469A" w:rsidR="00301B46">
          <w:rPr>
            <w:rStyle w:val="Hyperlink"/>
            <w:noProof/>
          </w:rPr>
          <w:t>Table 55: Tobacco Use</w:t>
        </w:r>
        <w:r w:rsidR="00301B46">
          <w:rPr>
            <w:noProof/>
            <w:webHidden/>
          </w:rPr>
          <w:tab/>
        </w:r>
        <w:r w:rsidR="00301B46">
          <w:rPr>
            <w:noProof/>
            <w:webHidden/>
          </w:rPr>
          <w:fldChar w:fldCharType="begin"/>
        </w:r>
        <w:r w:rsidR="00301B46">
          <w:rPr>
            <w:noProof/>
            <w:webHidden/>
          </w:rPr>
          <w:instrText xml:space="preserve"> PAGEREF _Toc135313076 \h </w:instrText>
        </w:r>
        <w:r w:rsidR="00301B46">
          <w:rPr>
            <w:noProof/>
            <w:webHidden/>
          </w:rPr>
        </w:r>
        <w:r w:rsidR="00301B46">
          <w:rPr>
            <w:noProof/>
            <w:webHidden/>
          </w:rPr>
          <w:fldChar w:fldCharType="separate"/>
        </w:r>
        <w:r w:rsidR="00301B46">
          <w:rPr>
            <w:noProof/>
            <w:webHidden/>
          </w:rPr>
          <w:t>154</w:t>
        </w:r>
        <w:r w:rsidR="00301B46">
          <w:rPr>
            <w:noProof/>
            <w:webHidden/>
          </w:rPr>
          <w:fldChar w:fldCharType="end"/>
        </w:r>
      </w:hyperlink>
    </w:p>
    <w:p w:rsidR="00301B46" w:rsidRDefault="00000000" w14:paraId="25F81480" w14:textId="13686E70">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77">
        <w:r w:rsidRPr="0098469A" w:rsidR="00301B46">
          <w:rPr>
            <w:rStyle w:val="Hyperlink"/>
            <w:noProof/>
          </w:rPr>
          <w:t>Table 56: Birth Sex Template</w:t>
        </w:r>
        <w:r w:rsidR="00301B46">
          <w:rPr>
            <w:noProof/>
            <w:webHidden/>
          </w:rPr>
          <w:tab/>
        </w:r>
        <w:r w:rsidR="00301B46">
          <w:rPr>
            <w:noProof/>
            <w:webHidden/>
          </w:rPr>
          <w:fldChar w:fldCharType="begin"/>
        </w:r>
        <w:r w:rsidR="00301B46">
          <w:rPr>
            <w:noProof/>
            <w:webHidden/>
          </w:rPr>
          <w:instrText xml:space="preserve"> PAGEREF _Toc135313077 \h </w:instrText>
        </w:r>
        <w:r w:rsidR="00301B46">
          <w:rPr>
            <w:noProof/>
            <w:webHidden/>
          </w:rPr>
        </w:r>
        <w:r w:rsidR="00301B46">
          <w:rPr>
            <w:noProof/>
            <w:webHidden/>
          </w:rPr>
          <w:fldChar w:fldCharType="separate"/>
        </w:r>
        <w:r w:rsidR="00301B46">
          <w:rPr>
            <w:noProof/>
            <w:webHidden/>
          </w:rPr>
          <w:t>155</w:t>
        </w:r>
        <w:r w:rsidR="00301B46">
          <w:rPr>
            <w:noProof/>
            <w:webHidden/>
          </w:rPr>
          <w:fldChar w:fldCharType="end"/>
        </w:r>
      </w:hyperlink>
    </w:p>
    <w:p w:rsidR="00301B46" w:rsidRDefault="00000000" w14:paraId="39373ABB" w14:textId="691D7EA2">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78">
        <w:r w:rsidRPr="0098469A" w:rsidR="00301B46">
          <w:rPr>
            <w:rStyle w:val="Hyperlink"/>
            <w:noProof/>
          </w:rPr>
          <w:t>Table 57: Pregnancy Observation</w:t>
        </w:r>
        <w:r w:rsidR="00301B46">
          <w:rPr>
            <w:noProof/>
            <w:webHidden/>
          </w:rPr>
          <w:tab/>
        </w:r>
        <w:r w:rsidR="00301B46">
          <w:rPr>
            <w:noProof/>
            <w:webHidden/>
          </w:rPr>
          <w:fldChar w:fldCharType="begin"/>
        </w:r>
        <w:r w:rsidR="00301B46">
          <w:rPr>
            <w:noProof/>
            <w:webHidden/>
          </w:rPr>
          <w:instrText xml:space="preserve"> PAGEREF _Toc135313078 \h </w:instrText>
        </w:r>
        <w:r w:rsidR="00301B46">
          <w:rPr>
            <w:noProof/>
            <w:webHidden/>
          </w:rPr>
        </w:r>
        <w:r w:rsidR="00301B46">
          <w:rPr>
            <w:noProof/>
            <w:webHidden/>
          </w:rPr>
          <w:fldChar w:fldCharType="separate"/>
        </w:r>
        <w:r w:rsidR="00301B46">
          <w:rPr>
            <w:noProof/>
            <w:webHidden/>
          </w:rPr>
          <w:t>156</w:t>
        </w:r>
        <w:r w:rsidR="00301B46">
          <w:rPr>
            <w:noProof/>
            <w:webHidden/>
          </w:rPr>
          <w:fldChar w:fldCharType="end"/>
        </w:r>
      </w:hyperlink>
    </w:p>
    <w:p w:rsidR="00301B46" w:rsidRDefault="00000000" w14:paraId="16D4F5AC" w14:textId="3C52BDB7">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79">
        <w:r w:rsidRPr="0098469A" w:rsidR="00301B46">
          <w:rPr>
            <w:rStyle w:val="Hyperlink"/>
            <w:noProof/>
          </w:rPr>
          <w:t>Table 58: Result Organizer Template</w:t>
        </w:r>
        <w:r w:rsidR="00301B46">
          <w:rPr>
            <w:noProof/>
            <w:webHidden/>
          </w:rPr>
          <w:tab/>
        </w:r>
        <w:r w:rsidR="00301B46">
          <w:rPr>
            <w:noProof/>
            <w:webHidden/>
          </w:rPr>
          <w:fldChar w:fldCharType="begin"/>
        </w:r>
        <w:r w:rsidR="00301B46">
          <w:rPr>
            <w:noProof/>
            <w:webHidden/>
          </w:rPr>
          <w:instrText xml:space="preserve"> PAGEREF _Toc135313079 \h </w:instrText>
        </w:r>
        <w:r w:rsidR="00301B46">
          <w:rPr>
            <w:noProof/>
            <w:webHidden/>
          </w:rPr>
        </w:r>
        <w:r w:rsidR="00301B46">
          <w:rPr>
            <w:noProof/>
            <w:webHidden/>
          </w:rPr>
          <w:fldChar w:fldCharType="separate"/>
        </w:r>
        <w:r w:rsidR="00301B46">
          <w:rPr>
            <w:noProof/>
            <w:webHidden/>
          </w:rPr>
          <w:t>158</w:t>
        </w:r>
        <w:r w:rsidR="00301B46">
          <w:rPr>
            <w:noProof/>
            <w:webHidden/>
          </w:rPr>
          <w:fldChar w:fldCharType="end"/>
        </w:r>
      </w:hyperlink>
    </w:p>
    <w:p w:rsidR="00301B46" w:rsidRDefault="00000000" w14:paraId="02E183E1" w14:textId="1A343F7F">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80">
        <w:r w:rsidRPr="0098469A" w:rsidR="00301B46">
          <w:rPr>
            <w:rStyle w:val="Hyperlink"/>
            <w:noProof/>
          </w:rPr>
          <w:t>Table 59: Result Observation Template</w:t>
        </w:r>
        <w:r w:rsidR="00301B46">
          <w:rPr>
            <w:noProof/>
            <w:webHidden/>
          </w:rPr>
          <w:tab/>
        </w:r>
        <w:r w:rsidR="00301B46">
          <w:rPr>
            <w:noProof/>
            <w:webHidden/>
          </w:rPr>
          <w:fldChar w:fldCharType="begin"/>
        </w:r>
        <w:r w:rsidR="00301B46">
          <w:rPr>
            <w:noProof/>
            <w:webHidden/>
          </w:rPr>
          <w:instrText xml:space="preserve"> PAGEREF _Toc135313080 \h </w:instrText>
        </w:r>
        <w:r w:rsidR="00301B46">
          <w:rPr>
            <w:noProof/>
            <w:webHidden/>
          </w:rPr>
        </w:r>
        <w:r w:rsidR="00301B46">
          <w:rPr>
            <w:noProof/>
            <w:webHidden/>
          </w:rPr>
          <w:fldChar w:fldCharType="separate"/>
        </w:r>
        <w:r w:rsidR="00301B46">
          <w:rPr>
            <w:noProof/>
            <w:webHidden/>
          </w:rPr>
          <w:t>161</w:t>
        </w:r>
        <w:r w:rsidR="00301B46">
          <w:rPr>
            <w:noProof/>
            <w:webHidden/>
          </w:rPr>
          <w:fldChar w:fldCharType="end"/>
        </w:r>
      </w:hyperlink>
    </w:p>
    <w:p w:rsidR="00301B46" w:rsidRDefault="00000000" w14:paraId="208D11A7" w14:textId="083A485D">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81">
        <w:r w:rsidRPr="0098469A" w:rsidR="00301B46">
          <w:rPr>
            <w:rStyle w:val="Hyperlink"/>
            <w:noProof/>
          </w:rPr>
          <w:t>Table 60: Vital Signs Organizer Template</w:t>
        </w:r>
        <w:r w:rsidR="00301B46">
          <w:rPr>
            <w:noProof/>
            <w:webHidden/>
          </w:rPr>
          <w:tab/>
        </w:r>
        <w:r w:rsidR="00301B46">
          <w:rPr>
            <w:noProof/>
            <w:webHidden/>
          </w:rPr>
          <w:fldChar w:fldCharType="begin"/>
        </w:r>
        <w:r w:rsidR="00301B46">
          <w:rPr>
            <w:noProof/>
            <w:webHidden/>
          </w:rPr>
          <w:instrText xml:space="preserve"> PAGEREF _Toc135313081 \h </w:instrText>
        </w:r>
        <w:r w:rsidR="00301B46">
          <w:rPr>
            <w:noProof/>
            <w:webHidden/>
          </w:rPr>
        </w:r>
        <w:r w:rsidR="00301B46">
          <w:rPr>
            <w:noProof/>
            <w:webHidden/>
          </w:rPr>
          <w:fldChar w:fldCharType="separate"/>
        </w:r>
        <w:r w:rsidR="00301B46">
          <w:rPr>
            <w:noProof/>
            <w:webHidden/>
          </w:rPr>
          <w:t>161</w:t>
        </w:r>
        <w:r w:rsidR="00301B46">
          <w:rPr>
            <w:noProof/>
            <w:webHidden/>
          </w:rPr>
          <w:fldChar w:fldCharType="end"/>
        </w:r>
      </w:hyperlink>
    </w:p>
    <w:p w:rsidR="00301B46" w:rsidRDefault="00000000" w14:paraId="5EEAEF03" w14:textId="63839474">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82">
        <w:r w:rsidRPr="0098469A" w:rsidR="00301B46">
          <w:rPr>
            <w:rStyle w:val="Hyperlink"/>
            <w:noProof/>
          </w:rPr>
          <w:t>Table 61: Vital Sign Observation Template</w:t>
        </w:r>
        <w:r w:rsidR="00301B46">
          <w:rPr>
            <w:noProof/>
            <w:webHidden/>
          </w:rPr>
          <w:tab/>
        </w:r>
        <w:r w:rsidR="00301B46">
          <w:rPr>
            <w:noProof/>
            <w:webHidden/>
          </w:rPr>
          <w:fldChar w:fldCharType="begin"/>
        </w:r>
        <w:r w:rsidR="00301B46">
          <w:rPr>
            <w:noProof/>
            <w:webHidden/>
          </w:rPr>
          <w:instrText xml:space="preserve"> PAGEREF _Toc135313082 \h </w:instrText>
        </w:r>
        <w:r w:rsidR="00301B46">
          <w:rPr>
            <w:noProof/>
            <w:webHidden/>
          </w:rPr>
        </w:r>
        <w:r w:rsidR="00301B46">
          <w:rPr>
            <w:noProof/>
            <w:webHidden/>
          </w:rPr>
          <w:fldChar w:fldCharType="separate"/>
        </w:r>
        <w:r w:rsidR="00301B46">
          <w:rPr>
            <w:noProof/>
            <w:webHidden/>
          </w:rPr>
          <w:t>164</w:t>
        </w:r>
        <w:r w:rsidR="00301B46">
          <w:rPr>
            <w:noProof/>
            <w:webHidden/>
          </w:rPr>
          <w:fldChar w:fldCharType="end"/>
        </w:r>
      </w:hyperlink>
    </w:p>
    <w:p w:rsidR="00301B46" w:rsidRDefault="00000000" w14:paraId="75E03189" w14:textId="4526CFC1">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83">
        <w:r w:rsidRPr="0098469A" w:rsidR="00301B46">
          <w:rPr>
            <w:rStyle w:val="Hyperlink"/>
            <w:noProof/>
          </w:rPr>
          <w:t>Table 62: Vital Sign Observation LOINC Codes and Units for Essential Vital Sign Data Elements</w:t>
        </w:r>
        <w:r w:rsidR="00301B46">
          <w:rPr>
            <w:noProof/>
            <w:webHidden/>
          </w:rPr>
          <w:tab/>
        </w:r>
        <w:r w:rsidR="00301B46">
          <w:rPr>
            <w:noProof/>
            <w:webHidden/>
          </w:rPr>
          <w:fldChar w:fldCharType="begin"/>
        </w:r>
        <w:r w:rsidR="00301B46">
          <w:rPr>
            <w:noProof/>
            <w:webHidden/>
          </w:rPr>
          <w:instrText xml:space="preserve"> PAGEREF _Toc135313083 \h </w:instrText>
        </w:r>
        <w:r w:rsidR="00301B46">
          <w:rPr>
            <w:noProof/>
            <w:webHidden/>
          </w:rPr>
        </w:r>
        <w:r w:rsidR="00301B46">
          <w:rPr>
            <w:noProof/>
            <w:webHidden/>
          </w:rPr>
          <w:fldChar w:fldCharType="separate"/>
        </w:r>
        <w:r w:rsidR="00301B46">
          <w:rPr>
            <w:noProof/>
            <w:webHidden/>
          </w:rPr>
          <w:t>164</w:t>
        </w:r>
        <w:r w:rsidR="00301B46">
          <w:rPr>
            <w:noProof/>
            <w:webHidden/>
          </w:rPr>
          <w:fldChar w:fldCharType="end"/>
        </w:r>
      </w:hyperlink>
    </w:p>
    <w:p w:rsidR="00301B46" w:rsidRDefault="00000000" w14:paraId="34D940BE" w14:textId="19305289">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84">
        <w:r w:rsidRPr="0098469A" w:rsidR="00301B46">
          <w:rPr>
            <w:rStyle w:val="Hyperlink"/>
            <w:noProof/>
          </w:rPr>
          <w:t>Table 63: Procedure, Observation, Act Template</w:t>
        </w:r>
        <w:r w:rsidR="00301B46">
          <w:rPr>
            <w:noProof/>
            <w:webHidden/>
          </w:rPr>
          <w:tab/>
        </w:r>
        <w:r w:rsidR="00301B46">
          <w:rPr>
            <w:noProof/>
            <w:webHidden/>
          </w:rPr>
          <w:fldChar w:fldCharType="begin"/>
        </w:r>
        <w:r w:rsidR="00301B46">
          <w:rPr>
            <w:noProof/>
            <w:webHidden/>
          </w:rPr>
          <w:instrText xml:space="preserve"> PAGEREF _Toc135313084 \h </w:instrText>
        </w:r>
        <w:r w:rsidR="00301B46">
          <w:rPr>
            <w:noProof/>
            <w:webHidden/>
          </w:rPr>
        </w:r>
        <w:r w:rsidR="00301B46">
          <w:rPr>
            <w:noProof/>
            <w:webHidden/>
          </w:rPr>
          <w:fldChar w:fldCharType="separate"/>
        </w:r>
        <w:r w:rsidR="00301B46">
          <w:rPr>
            <w:noProof/>
            <w:webHidden/>
          </w:rPr>
          <w:t>169</w:t>
        </w:r>
        <w:r w:rsidR="00301B46">
          <w:rPr>
            <w:noProof/>
            <w:webHidden/>
          </w:rPr>
          <w:fldChar w:fldCharType="end"/>
        </w:r>
      </w:hyperlink>
    </w:p>
    <w:p w:rsidR="00301B46" w:rsidRDefault="00000000" w14:paraId="0D958920" w14:textId="294F62B9">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85">
        <w:r w:rsidRPr="0098469A" w:rsidR="00301B46">
          <w:rPr>
            <w:rStyle w:val="Hyperlink"/>
            <w:noProof/>
          </w:rPr>
          <w:t>Table 64: Assessment Scale Observation Template</w:t>
        </w:r>
        <w:r w:rsidR="00301B46">
          <w:rPr>
            <w:noProof/>
            <w:webHidden/>
          </w:rPr>
          <w:tab/>
        </w:r>
        <w:r w:rsidR="00301B46">
          <w:rPr>
            <w:noProof/>
            <w:webHidden/>
          </w:rPr>
          <w:fldChar w:fldCharType="begin"/>
        </w:r>
        <w:r w:rsidR="00301B46">
          <w:rPr>
            <w:noProof/>
            <w:webHidden/>
          </w:rPr>
          <w:instrText xml:space="preserve"> PAGEREF _Toc135313085 \h </w:instrText>
        </w:r>
        <w:r w:rsidR="00301B46">
          <w:rPr>
            <w:noProof/>
            <w:webHidden/>
          </w:rPr>
        </w:r>
        <w:r w:rsidR="00301B46">
          <w:rPr>
            <w:noProof/>
            <w:webHidden/>
          </w:rPr>
          <w:fldChar w:fldCharType="separate"/>
        </w:r>
        <w:r w:rsidR="00301B46">
          <w:rPr>
            <w:noProof/>
            <w:webHidden/>
          </w:rPr>
          <w:t>170</w:t>
        </w:r>
        <w:r w:rsidR="00301B46">
          <w:rPr>
            <w:noProof/>
            <w:webHidden/>
          </w:rPr>
          <w:fldChar w:fldCharType="end"/>
        </w:r>
      </w:hyperlink>
    </w:p>
    <w:p w:rsidR="00301B46" w:rsidRDefault="00000000" w14:paraId="3CBA4AC5" w14:textId="71F7CF8B">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86">
        <w:r w:rsidRPr="0098469A" w:rsidR="00301B46">
          <w:rPr>
            <w:rStyle w:val="Hyperlink"/>
            <w:noProof/>
          </w:rPr>
          <w:t>Table 65: Note Activity Template</w:t>
        </w:r>
        <w:r w:rsidR="00301B46">
          <w:rPr>
            <w:noProof/>
            <w:webHidden/>
          </w:rPr>
          <w:tab/>
        </w:r>
        <w:r w:rsidR="00301B46">
          <w:rPr>
            <w:noProof/>
            <w:webHidden/>
          </w:rPr>
          <w:fldChar w:fldCharType="begin"/>
        </w:r>
        <w:r w:rsidR="00301B46">
          <w:rPr>
            <w:noProof/>
            <w:webHidden/>
          </w:rPr>
          <w:instrText xml:space="preserve"> PAGEREF _Toc135313086 \h </w:instrText>
        </w:r>
        <w:r w:rsidR="00301B46">
          <w:rPr>
            <w:noProof/>
            <w:webHidden/>
          </w:rPr>
        </w:r>
        <w:r w:rsidR="00301B46">
          <w:rPr>
            <w:noProof/>
            <w:webHidden/>
          </w:rPr>
          <w:fldChar w:fldCharType="separate"/>
        </w:r>
        <w:r w:rsidR="00301B46">
          <w:rPr>
            <w:noProof/>
            <w:webHidden/>
          </w:rPr>
          <w:t>171</w:t>
        </w:r>
        <w:r w:rsidR="00301B46">
          <w:rPr>
            <w:noProof/>
            <w:webHidden/>
          </w:rPr>
          <w:fldChar w:fldCharType="end"/>
        </w:r>
      </w:hyperlink>
    </w:p>
    <w:p w:rsidR="00301B46" w:rsidRDefault="00000000" w14:paraId="51D33F9B" w14:textId="1D7BCB90">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87">
        <w:r w:rsidRPr="0098469A" w:rsidR="00301B46">
          <w:rPr>
            <w:rStyle w:val="Hyperlink"/>
            <w:noProof/>
          </w:rPr>
          <w:t>Table 66: Summary of C-CDA Supplemental Templates for Advance Directives</w:t>
        </w:r>
        <w:r w:rsidR="00301B46">
          <w:rPr>
            <w:noProof/>
            <w:webHidden/>
          </w:rPr>
          <w:tab/>
        </w:r>
        <w:r w:rsidR="00301B46">
          <w:rPr>
            <w:noProof/>
            <w:webHidden/>
          </w:rPr>
          <w:fldChar w:fldCharType="begin"/>
        </w:r>
        <w:r w:rsidR="00301B46">
          <w:rPr>
            <w:noProof/>
            <w:webHidden/>
          </w:rPr>
          <w:instrText xml:space="preserve"> PAGEREF _Toc135313087 \h </w:instrText>
        </w:r>
        <w:r w:rsidR="00301B46">
          <w:rPr>
            <w:noProof/>
            <w:webHidden/>
          </w:rPr>
        </w:r>
        <w:r w:rsidR="00301B46">
          <w:rPr>
            <w:noProof/>
            <w:webHidden/>
          </w:rPr>
          <w:fldChar w:fldCharType="separate"/>
        </w:r>
        <w:r w:rsidR="00301B46">
          <w:rPr>
            <w:noProof/>
            <w:webHidden/>
          </w:rPr>
          <w:t>175</w:t>
        </w:r>
        <w:r w:rsidR="00301B46">
          <w:rPr>
            <w:noProof/>
            <w:webHidden/>
          </w:rPr>
          <w:fldChar w:fldCharType="end"/>
        </w:r>
      </w:hyperlink>
    </w:p>
    <w:p w:rsidR="00301B46" w:rsidRDefault="00000000" w14:paraId="303C078F" w14:textId="1AE15BDC">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88">
        <w:r w:rsidRPr="0098469A" w:rsidR="00301B46">
          <w:rPr>
            <w:rStyle w:val="Hyperlink"/>
            <w:noProof/>
          </w:rPr>
          <w:t>Table 67: Measure Reference Template</w:t>
        </w:r>
        <w:r w:rsidR="00301B46">
          <w:rPr>
            <w:noProof/>
            <w:webHidden/>
          </w:rPr>
          <w:tab/>
        </w:r>
        <w:r w:rsidR="00301B46">
          <w:rPr>
            <w:noProof/>
            <w:webHidden/>
          </w:rPr>
          <w:fldChar w:fldCharType="begin"/>
        </w:r>
        <w:r w:rsidR="00301B46">
          <w:rPr>
            <w:noProof/>
            <w:webHidden/>
          </w:rPr>
          <w:instrText xml:space="preserve"> PAGEREF _Toc135313088 \h </w:instrText>
        </w:r>
        <w:r w:rsidR="00301B46">
          <w:rPr>
            <w:noProof/>
            <w:webHidden/>
          </w:rPr>
        </w:r>
        <w:r w:rsidR="00301B46">
          <w:rPr>
            <w:noProof/>
            <w:webHidden/>
          </w:rPr>
          <w:fldChar w:fldCharType="separate"/>
        </w:r>
        <w:r w:rsidR="00301B46">
          <w:rPr>
            <w:noProof/>
            <w:webHidden/>
          </w:rPr>
          <w:t>176</w:t>
        </w:r>
        <w:r w:rsidR="00301B46">
          <w:rPr>
            <w:noProof/>
            <w:webHidden/>
          </w:rPr>
          <w:fldChar w:fldCharType="end"/>
        </w:r>
      </w:hyperlink>
    </w:p>
    <w:p w:rsidR="00301B46" w:rsidRDefault="00000000" w14:paraId="09FAC228" w14:textId="416C09CE">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89">
        <w:r w:rsidRPr="0098469A" w:rsidR="00301B46">
          <w:rPr>
            <w:rStyle w:val="Hyperlink"/>
            <w:noProof/>
          </w:rPr>
          <w:t>Table 68: USCDI v2 Data Elements - Assessment and Plan of Treatment</w:t>
        </w:r>
        <w:r w:rsidR="00301B46">
          <w:rPr>
            <w:noProof/>
            <w:webHidden/>
          </w:rPr>
          <w:tab/>
        </w:r>
        <w:r w:rsidR="00301B46">
          <w:rPr>
            <w:noProof/>
            <w:webHidden/>
          </w:rPr>
          <w:fldChar w:fldCharType="begin"/>
        </w:r>
        <w:r w:rsidR="00301B46">
          <w:rPr>
            <w:noProof/>
            <w:webHidden/>
          </w:rPr>
          <w:instrText xml:space="preserve"> PAGEREF _Toc135313089 \h </w:instrText>
        </w:r>
        <w:r w:rsidR="00301B46">
          <w:rPr>
            <w:noProof/>
            <w:webHidden/>
          </w:rPr>
        </w:r>
        <w:r w:rsidR="00301B46">
          <w:rPr>
            <w:noProof/>
            <w:webHidden/>
          </w:rPr>
          <w:fldChar w:fldCharType="separate"/>
        </w:r>
        <w:r w:rsidR="00301B46">
          <w:rPr>
            <w:noProof/>
            <w:webHidden/>
          </w:rPr>
          <w:t>181</w:t>
        </w:r>
        <w:r w:rsidR="00301B46">
          <w:rPr>
            <w:noProof/>
            <w:webHidden/>
          </w:rPr>
          <w:fldChar w:fldCharType="end"/>
        </w:r>
      </w:hyperlink>
    </w:p>
    <w:p w:rsidR="00301B46" w:rsidRDefault="00000000" w14:paraId="73F73DC3" w14:textId="43C25DCB">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90">
        <w:r w:rsidRPr="0098469A" w:rsidR="00301B46">
          <w:rPr>
            <w:rStyle w:val="Hyperlink"/>
            <w:noProof/>
          </w:rPr>
          <w:t>Table 69: USCDI V2 Data Elements - Care Team Member(s)</w:t>
        </w:r>
        <w:r w:rsidR="00301B46">
          <w:rPr>
            <w:noProof/>
            <w:webHidden/>
          </w:rPr>
          <w:tab/>
        </w:r>
        <w:r w:rsidR="00301B46">
          <w:rPr>
            <w:noProof/>
            <w:webHidden/>
          </w:rPr>
          <w:fldChar w:fldCharType="begin"/>
        </w:r>
        <w:r w:rsidR="00301B46">
          <w:rPr>
            <w:noProof/>
            <w:webHidden/>
          </w:rPr>
          <w:instrText xml:space="preserve"> PAGEREF _Toc135313090 \h </w:instrText>
        </w:r>
        <w:r w:rsidR="00301B46">
          <w:rPr>
            <w:noProof/>
            <w:webHidden/>
          </w:rPr>
        </w:r>
        <w:r w:rsidR="00301B46">
          <w:rPr>
            <w:noProof/>
            <w:webHidden/>
          </w:rPr>
          <w:fldChar w:fldCharType="separate"/>
        </w:r>
        <w:r w:rsidR="00301B46">
          <w:rPr>
            <w:noProof/>
            <w:webHidden/>
          </w:rPr>
          <w:t>183</w:t>
        </w:r>
        <w:r w:rsidR="00301B46">
          <w:rPr>
            <w:noProof/>
            <w:webHidden/>
          </w:rPr>
          <w:fldChar w:fldCharType="end"/>
        </w:r>
      </w:hyperlink>
    </w:p>
    <w:p w:rsidR="00301B46" w:rsidRDefault="00000000" w14:paraId="6F095BBF" w14:textId="63C7C913">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91">
        <w:r w:rsidRPr="0098469A" w:rsidR="00301B46">
          <w:rPr>
            <w:rStyle w:val="Hyperlink"/>
            <w:noProof/>
          </w:rPr>
          <w:t>Table 70: USCDI v2 Data Elements - Clinical Tests</w:t>
        </w:r>
        <w:r w:rsidR="00301B46">
          <w:rPr>
            <w:noProof/>
            <w:webHidden/>
          </w:rPr>
          <w:tab/>
        </w:r>
        <w:r w:rsidR="00301B46">
          <w:rPr>
            <w:noProof/>
            <w:webHidden/>
          </w:rPr>
          <w:fldChar w:fldCharType="begin"/>
        </w:r>
        <w:r w:rsidR="00301B46">
          <w:rPr>
            <w:noProof/>
            <w:webHidden/>
          </w:rPr>
          <w:instrText xml:space="preserve"> PAGEREF _Toc135313091 \h </w:instrText>
        </w:r>
        <w:r w:rsidR="00301B46">
          <w:rPr>
            <w:noProof/>
            <w:webHidden/>
          </w:rPr>
        </w:r>
        <w:r w:rsidR="00301B46">
          <w:rPr>
            <w:noProof/>
            <w:webHidden/>
          </w:rPr>
          <w:fldChar w:fldCharType="separate"/>
        </w:r>
        <w:r w:rsidR="00301B46">
          <w:rPr>
            <w:noProof/>
            <w:webHidden/>
          </w:rPr>
          <w:t>184</w:t>
        </w:r>
        <w:r w:rsidR="00301B46">
          <w:rPr>
            <w:noProof/>
            <w:webHidden/>
          </w:rPr>
          <w:fldChar w:fldCharType="end"/>
        </w:r>
      </w:hyperlink>
    </w:p>
    <w:p w:rsidR="00301B46" w:rsidRDefault="00000000" w14:paraId="55119C9B" w14:textId="27856621">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92">
        <w:r w:rsidRPr="0098469A" w:rsidR="00301B46">
          <w:rPr>
            <w:rStyle w:val="Hyperlink"/>
            <w:noProof/>
          </w:rPr>
          <w:t>Table 71: USCDI v2 Data Elements - Diagnostic Imaging</w:t>
        </w:r>
        <w:r w:rsidR="00301B46">
          <w:rPr>
            <w:noProof/>
            <w:webHidden/>
          </w:rPr>
          <w:tab/>
        </w:r>
        <w:r w:rsidR="00301B46">
          <w:rPr>
            <w:noProof/>
            <w:webHidden/>
          </w:rPr>
          <w:fldChar w:fldCharType="begin"/>
        </w:r>
        <w:r w:rsidR="00301B46">
          <w:rPr>
            <w:noProof/>
            <w:webHidden/>
          </w:rPr>
          <w:instrText xml:space="preserve"> PAGEREF _Toc135313092 \h </w:instrText>
        </w:r>
        <w:r w:rsidR="00301B46">
          <w:rPr>
            <w:noProof/>
            <w:webHidden/>
          </w:rPr>
        </w:r>
        <w:r w:rsidR="00301B46">
          <w:rPr>
            <w:noProof/>
            <w:webHidden/>
          </w:rPr>
          <w:fldChar w:fldCharType="separate"/>
        </w:r>
        <w:r w:rsidR="00301B46">
          <w:rPr>
            <w:noProof/>
            <w:webHidden/>
          </w:rPr>
          <w:t>186</w:t>
        </w:r>
        <w:r w:rsidR="00301B46">
          <w:rPr>
            <w:noProof/>
            <w:webHidden/>
          </w:rPr>
          <w:fldChar w:fldCharType="end"/>
        </w:r>
      </w:hyperlink>
    </w:p>
    <w:p w:rsidR="00301B46" w:rsidRDefault="00000000" w14:paraId="1FB1C7A5" w14:textId="65A32B01">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93">
        <w:r w:rsidRPr="0098469A" w:rsidR="00301B46">
          <w:rPr>
            <w:rStyle w:val="Hyperlink"/>
            <w:noProof/>
          </w:rPr>
          <w:t>Table 72: USCDI v2 Data Elements - Encounter Information</w:t>
        </w:r>
        <w:r w:rsidR="00301B46">
          <w:rPr>
            <w:noProof/>
            <w:webHidden/>
          </w:rPr>
          <w:tab/>
        </w:r>
        <w:r w:rsidR="00301B46">
          <w:rPr>
            <w:noProof/>
            <w:webHidden/>
          </w:rPr>
          <w:fldChar w:fldCharType="begin"/>
        </w:r>
        <w:r w:rsidR="00301B46">
          <w:rPr>
            <w:noProof/>
            <w:webHidden/>
          </w:rPr>
          <w:instrText xml:space="preserve"> PAGEREF _Toc135313093 \h </w:instrText>
        </w:r>
        <w:r w:rsidR="00301B46">
          <w:rPr>
            <w:noProof/>
            <w:webHidden/>
          </w:rPr>
        </w:r>
        <w:r w:rsidR="00301B46">
          <w:rPr>
            <w:noProof/>
            <w:webHidden/>
          </w:rPr>
          <w:fldChar w:fldCharType="separate"/>
        </w:r>
        <w:r w:rsidR="00301B46">
          <w:rPr>
            <w:noProof/>
            <w:webHidden/>
          </w:rPr>
          <w:t>187</w:t>
        </w:r>
        <w:r w:rsidR="00301B46">
          <w:rPr>
            <w:noProof/>
            <w:webHidden/>
          </w:rPr>
          <w:fldChar w:fldCharType="end"/>
        </w:r>
      </w:hyperlink>
    </w:p>
    <w:p w:rsidR="00301B46" w:rsidRDefault="00000000" w14:paraId="0244B68C" w14:textId="180C891A">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94">
        <w:r w:rsidRPr="0098469A" w:rsidR="00301B46">
          <w:rPr>
            <w:rStyle w:val="Hyperlink"/>
            <w:noProof/>
          </w:rPr>
          <w:t>Table 73: USCDI v2 Data Elements - Goals</w:t>
        </w:r>
        <w:r w:rsidR="00301B46">
          <w:rPr>
            <w:noProof/>
            <w:webHidden/>
          </w:rPr>
          <w:tab/>
        </w:r>
        <w:r w:rsidR="00301B46">
          <w:rPr>
            <w:noProof/>
            <w:webHidden/>
          </w:rPr>
          <w:fldChar w:fldCharType="begin"/>
        </w:r>
        <w:r w:rsidR="00301B46">
          <w:rPr>
            <w:noProof/>
            <w:webHidden/>
          </w:rPr>
          <w:instrText xml:space="preserve"> PAGEREF _Toc135313094 \h </w:instrText>
        </w:r>
        <w:r w:rsidR="00301B46">
          <w:rPr>
            <w:noProof/>
            <w:webHidden/>
          </w:rPr>
        </w:r>
        <w:r w:rsidR="00301B46">
          <w:rPr>
            <w:noProof/>
            <w:webHidden/>
          </w:rPr>
          <w:fldChar w:fldCharType="separate"/>
        </w:r>
        <w:r w:rsidR="00301B46">
          <w:rPr>
            <w:noProof/>
            <w:webHidden/>
          </w:rPr>
          <w:t>188</w:t>
        </w:r>
        <w:r w:rsidR="00301B46">
          <w:rPr>
            <w:noProof/>
            <w:webHidden/>
          </w:rPr>
          <w:fldChar w:fldCharType="end"/>
        </w:r>
      </w:hyperlink>
    </w:p>
    <w:p w:rsidR="00301B46" w:rsidRDefault="00000000" w14:paraId="211BD5C7" w14:textId="2B129C15">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95">
        <w:r w:rsidRPr="0098469A" w:rsidR="00301B46">
          <w:rPr>
            <w:rStyle w:val="Hyperlink"/>
            <w:noProof/>
          </w:rPr>
          <w:t>Table 74: USCDI Data Elements - Patient Demographics</w:t>
        </w:r>
        <w:r w:rsidR="00301B46">
          <w:rPr>
            <w:noProof/>
            <w:webHidden/>
          </w:rPr>
          <w:tab/>
        </w:r>
        <w:r w:rsidR="00301B46">
          <w:rPr>
            <w:noProof/>
            <w:webHidden/>
          </w:rPr>
          <w:fldChar w:fldCharType="begin"/>
        </w:r>
        <w:r w:rsidR="00301B46">
          <w:rPr>
            <w:noProof/>
            <w:webHidden/>
          </w:rPr>
          <w:instrText xml:space="preserve"> PAGEREF _Toc135313095 \h </w:instrText>
        </w:r>
        <w:r w:rsidR="00301B46">
          <w:rPr>
            <w:noProof/>
            <w:webHidden/>
          </w:rPr>
        </w:r>
        <w:r w:rsidR="00301B46">
          <w:rPr>
            <w:noProof/>
            <w:webHidden/>
          </w:rPr>
          <w:fldChar w:fldCharType="separate"/>
        </w:r>
        <w:r w:rsidR="00301B46">
          <w:rPr>
            <w:noProof/>
            <w:webHidden/>
          </w:rPr>
          <w:t>197</w:t>
        </w:r>
        <w:r w:rsidR="00301B46">
          <w:rPr>
            <w:noProof/>
            <w:webHidden/>
          </w:rPr>
          <w:fldChar w:fldCharType="end"/>
        </w:r>
      </w:hyperlink>
    </w:p>
    <w:p w:rsidR="00301B46" w:rsidRDefault="00000000" w14:paraId="43E5009F" w14:textId="35184994">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96">
        <w:r w:rsidRPr="0098469A" w:rsidR="00301B46">
          <w:rPr>
            <w:rStyle w:val="Hyperlink"/>
            <w:noProof/>
          </w:rPr>
          <w:t>Table 75: USCDI v2 Data Elements - Problems</w:t>
        </w:r>
        <w:r w:rsidR="00301B46">
          <w:rPr>
            <w:noProof/>
            <w:webHidden/>
          </w:rPr>
          <w:tab/>
        </w:r>
        <w:r w:rsidR="00301B46">
          <w:rPr>
            <w:noProof/>
            <w:webHidden/>
          </w:rPr>
          <w:fldChar w:fldCharType="begin"/>
        </w:r>
        <w:r w:rsidR="00301B46">
          <w:rPr>
            <w:noProof/>
            <w:webHidden/>
          </w:rPr>
          <w:instrText xml:space="preserve"> PAGEREF _Toc135313096 \h </w:instrText>
        </w:r>
        <w:r w:rsidR="00301B46">
          <w:rPr>
            <w:noProof/>
            <w:webHidden/>
          </w:rPr>
        </w:r>
        <w:r w:rsidR="00301B46">
          <w:rPr>
            <w:noProof/>
            <w:webHidden/>
          </w:rPr>
          <w:fldChar w:fldCharType="separate"/>
        </w:r>
        <w:r w:rsidR="00301B46">
          <w:rPr>
            <w:noProof/>
            <w:webHidden/>
          </w:rPr>
          <w:t>199</w:t>
        </w:r>
        <w:r w:rsidR="00301B46">
          <w:rPr>
            <w:noProof/>
            <w:webHidden/>
          </w:rPr>
          <w:fldChar w:fldCharType="end"/>
        </w:r>
      </w:hyperlink>
    </w:p>
    <w:p w:rsidR="00301B46" w:rsidRDefault="00000000" w14:paraId="4355AFA0" w14:textId="2718D619">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97">
        <w:r w:rsidRPr="0098469A" w:rsidR="00301B46">
          <w:rPr>
            <w:rStyle w:val="Hyperlink"/>
            <w:noProof/>
          </w:rPr>
          <w:t>Table 76: USCDI Data Elements - Procedures</w:t>
        </w:r>
        <w:r w:rsidR="00301B46">
          <w:rPr>
            <w:noProof/>
            <w:webHidden/>
          </w:rPr>
          <w:tab/>
        </w:r>
        <w:r w:rsidR="00301B46">
          <w:rPr>
            <w:noProof/>
            <w:webHidden/>
          </w:rPr>
          <w:fldChar w:fldCharType="begin"/>
        </w:r>
        <w:r w:rsidR="00301B46">
          <w:rPr>
            <w:noProof/>
            <w:webHidden/>
          </w:rPr>
          <w:instrText xml:space="preserve"> PAGEREF _Toc135313097 \h </w:instrText>
        </w:r>
        <w:r w:rsidR="00301B46">
          <w:rPr>
            <w:noProof/>
            <w:webHidden/>
          </w:rPr>
        </w:r>
        <w:r w:rsidR="00301B46">
          <w:rPr>
            <w:noProof/>
            <w:webHidden/>
          </w:rPr>
          <w:fldChar w:fldCharType="separate"/>
        </w:r>
        <w:r w:rsidR="00301B46">
          <w:rPr>
            <w:noProof/>
            <w:webHidden/>
          </w:rPr>
          <w:t>200</w:t>
        </w:r>
        <w:r w:rsidR="00301B46">
          <w:rPr>
            <w:noProof/>
            <w:webHidden/>
          </w:rPr>
          <w:fldChar w:fldCharType="end"/>
        </w:r>
      </w:hyperlink>
    </w:p>
    <w:p w:rsidR="00301B46" w:rsidRDefault="00000000" w14:paraId="493F5B20" w14:textId="4B0720B9">
      <w:pPr>
        <w:pStyle w:val="TableofFigures"/>
        <w:tabs>
          <w:tab w:val="right" w:leader="dot" w:pos="9350"/>
        </w:tabs>
        <w:rPr>
          <w:rFonts w:asciiTheme="minorHAnsi" w:hAnsiTheme="minorHAnsi" w:eastAsiaTheme="minorEastAsia" w:cstheme="minorBidi"/>
          <w:noProof/>
          <w:kern w:val="2"/>
          <w:sz w:val="22"/>
          <w:szCs w:val="22"/>
          <w14:ligatures w14:val="standardContextual"/>
        </w:rPr>
      </w:pPr>
      <w:hyperlink w:history="1" w:anchor="_Toc135313098">
        <w:r w:rsidRPr="0098469A" w:rsidR="00301B46">
          <w:rPr>
            <w:rStyle w:val="Hyperlink"/>
            <w:noProof/>
          </w:rPr>
          <w:t>Table 77: Sample Document Files</w:t>
        </w:r>
        <w:r w:rsidR="00301B46">
          <w:rPr>
            <w:noProof/>
            <w:webHidden/>
          </w:rPr>
          <w:tab/>
        </w:r>
        <w:r w:rsidR="00301B46">
          <w:rPr>
            <w:noProof/>
            <w:webHidden/>
          </w:rPr>
          <w:fldChar w:fldCharType="begin"/>
        </w:r>
        <w:r w:rsidR="00301B46">
          <w:rPr>
            <w:noProof/>
            <w:webHidden/>
          </w:rPr>
          <w:instrText xml:space="preserve"> PAGEREF _Toc135313098 \h </w:instrText>
        </w:r>
        <w:r w:rsidR="00301B46">
          <w:rPr>
            <w:noProof/>
            <w:webHidden/>
          </w:rPr>
        </w:r>
        <w:r w:rsidR="00301B46">
          <w:rPr>
            <w:noProof/>
            <w:webHidden/>
          </w:rPr>
          <w:fldChar w:fldCharType="separate"/>
        </w:r>
        <w:r w:rsidR="00301B46">
          <w:rPr>
            <w:noProof/>
            <w:webHidden/>
          </w:rPr>
          <w:t>201</w:t>
        </w:r>
        <w:r w:rsidR="00301B46">
          <w:rPr>
            <w:noProof/>
            <w:webHidden/>
          </w:rPr>
          <w:fldChar w:fldCharType="end"/>
        </w:r>
      </w:hyperlink>
    </w:p>
    <w:p w:rsidRPr="00AD08FB" w:rsidR="0011751C" w:rsidP="003A3D50" w:rsidRDefault="00DD63DF" w14:paraId="7CD55890" w14:textId="1E97B7D7">
      <w:pPr>
        <w:ind w:left="810" w:hanging="810"/>
        <w:rPr>
          <w:rFonts w:ascii="Calibri Light" w:hAnsi="Calibri Light" w:cs="Calibri Light"/>
          <w:b/>
          <w:color w:val="000000"/>
        </w:rPr>
      </w:pPr>
      <w:r w:rsidRPr="00AD08FB">
        <w:rPr>
          <w:rFonts w:ascii="Calibri Light" w:hAnsi="Calibri Light" w:cs="Calibri Light"/>
          <w:color w:val="000000"/>
        </w:rPr>
        <w:fldChar w:fldCharType="end"/>
      </w:r>
      <w:r w:rsidRPr="00AD08FB" w:rsidR="0011751C">
        <w:rPr>
          <w:rFonts w:ascii="Calibri Light" w:hAnsi="Calibri Light" w:cs="Calibri Light"/>
          <w:b/>
          <w:bCs/>
          <w:color w:val="000000"/>
        </w:rPr>
        <w:br w:type="page"/>
      </w:r>
    </w:p>
    <w:p w:rsidRPr="007770C6" w:rsidR="00A5196D" w:rsidP="005C79A1" w:rsidRDefault="002727AE" w14:paraId="1FB3852D" w14:textId="5903981F">
      <w:pPr>
        <w:pStyle w:val="Heading1"/>
      </w:pPr>
      <w:bookmarkStart w:name="_Toc11043530" w:id="8"/>
      <w:bookmarkStart w:name="_Toc11045530" w:id="9"/>
      <w:bookmarkStart w:name="_Toc11391203" w:id="10"/>
      <w:bookmarkStart w:name="_Ref21849392" w:id="11"/>
      <w:bookmarkStart w:name="_Ref21885873" w:id="12"/>
      <w:bookmarkStart w:name="_Ref21885877" w:id="13"/>
      <w:bookmarkStart w:name="_Toc119939766" w:id="14"/>
      <w:bookmarkStart w:name="_Toc135312797" w:id="15"/>
      <w:r w:rsidRPr="007770C6">
        <w:t>Introduction</w:t>
      </w:r>
      <w:bookmarkEnd w:id="8"/>
      <w:bookmarkEnd w:id="9"/>
      <w:bookmarkEnd w:id="10"/>
      <w:bookmarkEnd w:id="11"/>
      <w:bookmarkEnd w:id="12"/>
      <w:bookmarkEnd w:id="13"/>
      <w:bookmarkEnd w:id="14"/>
      <w:bookmarkEnd w:id="15"/>
    </w:p>
    <w:p w:rsidRPr="00C64922" w:rsidR="00A5196D" w:rsidP="003E2C96" w:rsidRDefault="002727AE" w14:paraId="4508C260" w14:textId="77777777">
      <w:pPr>
        <w:pStyle w:val="Heading2"/>
      </w:pPr>
      <w:bookmarkStart w:name="_1fob9te" w:colFirst="0" w:colLast="0" w:id="16"/>
      <w:bookmarkStart w:name="_Toc11043531" w:id="17"/>
      <w:bookmarkStart w:name="_Toc11045531" w:id="18"/>
      <w:bookmarkStart w:name="_Toc11391204" w:id="19"/>
      <w:bookmarkStart w:name="_Toc119939767" w:id="20"/>
      <w:bookmarkStart w:name="_Toc135312798" w:id="21"/>
      <w:bookmarkEnd w:id="16"/>
      <w:r w:rsidRPr="00C64922">
        <w:t xml:space="preserve">Purpose: Essential Guidance for </w:t>
      </w:r>
      <w:r w:rsidRPr="00C64922" w:rsidR="00586941">
        <w:t xml:space="preserve">Advancing </w:t>
      </w:r>
      <w:r w:rsidRPr="00C64922">
        <w:t>Interoperability</w:t>
      </w:r>
      <w:bookmarkEnd w:id="17"/>
      <w:bookmarkEnd w:id="18"/>
      <w:bookmarkEnd w:id="19"/>
      <w:bookmarkEnd w:id="20"/>
      <w:bookmarkEnd w:id="21"/>
    </w:p>
    <w:p w:rsidRPr="00D14360" w:rsidR="00A5196D" w:rsidP="00B505D2" w:rsidRDefault="00E14D1B" w14:paraId="7C15AB19" w14:textId="6457BB14">
      <w:pPr>
        <w:spacing w:after="120"/>
        <w:rPr>
          <w:rFonts w:eastAsia="Calibri" w:cs="Calibri"/>
          <w:color w:val="000000"/>
        </w:rPr>
      </w:pPr>
      <w:bookmarkStart w:name="_3znysh7" w:colFirst="0" w:colLast="0" w:id="22"/>
      <w:bookmarkEnd w:id="22"/>
      <w:r w:rsidRPr="00D14360">
        <w:rPr>
          <w:rFonts w:eastAsia="Calibri" w:cs="Calibri"/>
          <w:color w:val="000000"/>
        </w:rPr>
        <w:t xml:space="preserve">This companion guide titled, </w:t>
      </w:r>
      <w:r w:rsidRPr="00D14360" w:rsidR="001F7773">
        <w:rPr>
          <w:rFonts w:eastAsia="Calibri" w:cs="Calibri"/>
          <w:color w:val="000000"/>
        </w:rPr>
        <w:t>“</w:t>
      </w:r>
      <w:r w:rsidRPr="00D14360">
        <w:rPr>
          <w:rFonts w:eastAsia="Calibri" w:cs="Calibri"/>
          <w:color w:val="000000"/>
        </w:rPr>
        <w:t>Companion Guide to Consolidated Clinical Document Architecture (C-CDA) R2,</w:t>
      </w:r>
      <w:r w:rsidRPr="00D14360" w:rsidR="001F7773">
        <w:rPr>
          <w:rFonts w:eastAsia="Calibri" w:cs="Calibri"/>
          <w:color w:val="000000"/>
        </w:rPr>
        <w:t>”</w:t>
      </w:r>
      <w:r w:rsidRPr="00D14360">
        <w:rPr>
          <w:rFonts w:eastAsia="Calibri" w:cs="Calibri"/>
          <w:color w:val="000000"/>
        </w:rPr>
        <w:t xml:space="preserve"> provides essential implementer guidance to continuously expand interoperability for clinical information shared via structured clinical notes. The guidance supplements specifications established in the Health Level Seven (HL7) CDA® R2 IG: C-CDA Templates for Clinical Notes. This</w:t>
      </w:r>
      <w:r w:rsidRPr="00D14360" w:rsidR="002727AE">
        <w:rPr>
          <w:rFonts w:eastAsia="Calibri" w:cs="Calibri"/>
          <w:color w:val="000000"/>
        </w:rPr>
        <w:t xml:space="preserve"> additional guidance is intended to make implementers aware of emerging expectations and best practices for C-CDA document exchange. The objective is to increase consistency and expand interoperability across the community of data sharing partners who utilize C-CDA for information exchange.</w:t>
      </w:r>
    </w:p>
    <w:p w:rsidR="003E45C2" w:rsidP="00A63678" w:rsidRDefault="002727AE" w14:paraId="765F60E5" w14:textId="77777777">
      <w:pPr>
        <w:spacing w:after="120"/>
        <w:rPr>
          <w:noProof/>
        </w:rPr>
      </w:pPr>
      <w:r w:rsidRPr="00D14360">
        <w:rPr>
          <w:rFonts w:eastAsia="Calibri" w:cs="Calibri"/>
          <w:color w:val="000000"/>
        </w:rPr>
        <w:t xml:space="preserve">The guide provides additional technical clarification and practical guidance for implementers interested in supporting current best practices for interoperability and for those who wish to explore advancing guidance from stakeholders throughout the C-CDA implementer community. It is part of a larger strategy to expand the level of interoperability within the healthcare ecosystem over time. The strategy involves regularly balloting a Companion Guide via the HL7 ballot process to document rising expectations for interoperability being driven from within </w:t>
      </w:r>
      <w:r w:rsidRPr="00D14360" w:rsidR="002C792C">
        <w:rPr>
          <w:rFonts w:eastAsia="Calibri" w:cs="Calibri"/>
          <w:color w:val="000000"/>
        </w:rPr>
        <w:t xml:space="preserve">the </w:t>
      </w:r>
      <w:r w:rsidRPr="00D14360">
        <w:rPr>
          <w:rFonts w:eastAsia="Calibri" w:cs="Calibri"/>
          <w:color w:val="000000"/>
        </w:rPr>
        <w:t xml:space="preserve">C-CDA </w:t>
      </w:r>
      <w:r w:rsidRPr="00D14360" w:rsidR="002C792C">
        <w:rPr>
          <w:rFonts w:eastAsia="Calibri" w:cs="Calibri"/>
          <w:color w:val="000000"/>
        </w:rPr>
        <w:t xml:space="preserve">implementer </w:t>
      </w:r>
      <w:r w:rsidRPr="00D14360">
        <w:rPr>
          <w:rFonts w:eastAsia="Calibri" w:cs="Calibri"/>
          <w:color w:val="000000"/>
        </w:rPr>
        <w:t>community. Then, regularly incorporating the consensus conformance expectations into the base C-CDA specification through the HL7 STU Update process.  Over time, this new approach provides a pathway for continuous improvement and expansion of C-CDA based information exchange.</w:t>
      </w:r>
      <w:r w:rsidRPr="003E45C2" w:rsidR="003E45C2">
        <w:rPr>
          <w:noProof/>
        </w:rPr>
        <w:t xml:space="preserve"> </w:t>
      </w:r>
    </w:p>
    <w:p w:rsidR="003E45C2" w:rsidP="003E45C2" w:rsidRDefault="003E45C2" w14:paraId="6EAEC5F6" w14:textId="77777777">
      <w:pPr>
        <w:keepNext/>
        <w:spacing w:after="120"/>
      </w:pPr>
      <w:r>
        <w:rPr>
          <w:noProof/>
        </w:rPr>
        <w:drawing>
          <wp:inline distT="0" distB="0" distL="0" distR="0" wp14:anchorId="570F89B3" wp14:editId="0A22764A">
            <wp:extent cx="4878070" cy="3249930"/>
            <wp:effectExtent l="0" t="0" r="0" b="7620"/>
            <wp:docPr id="123" name="Pictur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8"/>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8070" cy="3249930"/>
                    </a:xfrm>
                    <a:prstGeom prst="rect">
                      <a:avLst/>
                    </a:prstGeom>
                    <a:noFill/>
                    <a:ln>
                      <a:noFill/>
                    </a:ln>
                  </pic:spPr>
                </pic:pic>
              </a:graphicData>
            </a:graphic>
          </wp:inline>
        </w:drawing>
      </w:r>
    </w:p>
    <w:p w:rsidRPr="00D14360" w:rsidR="00A63678" w:rsidP="003E45C2" w:rsidRDefault="003E45C2" w14:paraId="6651D032" w14:textId="7A351EED">
      <w:pPr>
        <w:pStyle w:val="Caption"/>
        <w:rPr>
          <w:rFonts w:eastAsia="Calibri" w:cs="Calibri"/>
          <w:color w:val="000000"/>
        </w:rPr>
      </w:pPr>
      <w:bookmarkStart w:name="_Toc119939915" w:id="23"/>
      <w:bookmarkStart w:name="_Toc135312947" w:id="24"/>
      <w:r>
        <w:t xml:space="preserve">Figure </w:t>
      </w:r>
      <w:r>
        <w:fldChar w:fldCharType="begin"/>
      </w:r>
      <w:r>
        <w:instrText>SEQ Figure \* ARABIC</w:instrText>
      </w:r>
      <w:r>
        <w:fldChar w:fldCharType="separate"/>
      </w:r>
      <w:r w:rsidR="00DC1072">
        <w:rPr>
          <w:noProof/>
        </w:rPr>
        <w:t>1</w:t>
      </w:r>
      <w:r>
        <w:fldChar w:fldCharType="end"/>
      </w:r>
      <w:r>
        <w:t xml:space="preserve">: </w:t>
      </w:r>
      <w:r w:rsidRPr="00147D55">
        <w:t>Continuous Improvement Strategy</w:t>
      </w:r>
      <w:bookmarkEnd w:id="23"/>
      <w:bookmarkEnd w:id="24"/>
    </w:p>
    <w:p w:rsidRPr="00D14360" w:rsidR="004C7C4B" w:rsidP="00A63678" w:rsidRDefault="004C7C4B" w14:paraId="6BAD0094" w14:textId="77777777">
      <w:pPr>
        <w:spacing w:after="120"/>
        <w:rPr>
          <w:rFonts w:eastAsia="Calibri" w:cs="Calibri"/>
          <w:color w:val="000000"/>
        </w:rPr>
      </w:pPr>
    </w:p>
    <w:p w:rsidRPr="00D14360" w:rsidR="004C7C4B" w:rsidP="00A63678" w:rsidRDefault="004C7C4B" w14:paraId="66FC159D" w14:textId="77777777">
      <w:pPr>
        <w:spacing w:after="120"/>
        <w:rPr>
          <w:rFonts w:eastAsia="Calibri" w:cs="Calibri"/>
          <w:color w:val="000000"/>
        </w:rPr>
      </w:pPr>
    </w:p>
    <w:p w:rsidRPr="00D14360" w:rsidR="004C7C4B" w:rsidP="00A63678" w:rsidRDefault="004C7C4B" w14:paraId="6FD61EF2" w14:textId="77777777">
      <w:pPr>
        <w:spacing w:after="120"/>
        <w:rPr>
          <w:rFonts w:eastAsia="Calibri" w:cs="Calibri"/>
          <w:color w:val="000000"/>
        </w:rPr>
      </w:pPr>
    </w:p>
    <w:p w:rsidRPr="00D14360" w:rsidR="004C7C4B" w:rsidP="004C7C4B" w:rsidRDefault="004C7C4B" w14:paraId="046E0DDF" w14:textId="7637A14D">
      <w:pPr>
        <w:spacing w:after="120"/>
        <w:jc w:val="center"/>
        <w:rPr>
          <w:rFonts w:eastAsia="Calibri" w:cs="Calibri"/>
          <w:color w:val="000000"/>
        </w:rPr>
      </w:pPr>
    </w:p>
    <w:p w:rsidRPr="00D14360" w:rsidR="00522A5D" w:rsidP="00A63678" w:rsidRDefault="00522A5D" w14:paraId="0D16E37B" w14:textId="77777777">
      <w:pPr>
        <w:keepNext/>
        <w:spacing w:after="120"/>
        <w:rPr>
          <w:rFonts w:eastAsia="Calibri" w:cs="Calibri"/>
          <w:color w:val="000000"/>
        </w:rPr>
      </w:pPr>
    </w:p>
    <w:p w:rsidRPr="00D14360" w:rsidR="00A5196D" w:rsidP="00A63678" w:rsidRDefault="002727AE" w14:paraId="42219364" w14:textId="77777777">
      <w:pPr>
        <w:keepNext/>
        <w:spacing w:after="120"/>
        <w:rPr>
          <w:rFonts w:eastAsia="Calibri" w:cs="Calibri"/>
          <w:color w:val="000000"/>
        </w:rPr>
      </w:pPr>
      <w:r w:rsidRPr="00D14360">
        <w:rPr>
          <w:rFonts w:eastAsia="Calibri" w:cs="Calibri"/>
          <w:color w:val="000000"/>
        </w:rPr>
        <w:t>The Companion Guide is intended to:</w:t>
      </w:r>
    </w:p>
    <w:p w:rsidRPr="00D14360" w:rsidR="00A5196D" w:rsidP="0054522C" w:rsidRDefault="002727AE" w14:paraId="1D203587" w14:textId="77777777">
      <w:pPr>
        <w:pStyle w:val="ListParagraph"/>
        <w:numPr>
          <w:ilvl w:val="0"/>
          <w:numId w:val="30"/>
        </w:numPr>
        <w:spacing w:after="120"/>
        <w:rPr>
          <w:rFonts w:eastAsia="Calibri" w:cs="Calibri"/>
          <w:color w:val="000000"/>
        </w:rPr>
      </w:pPr>
      <w:r w:rsidRPr="00D14360">
        <w:rPr>
          <w:rFonts w:eastAsia="Calibri" w:cs="Calibri"/>
          <w:color w:val="000000"/>
        </w:rPr>
        <w:t>Explain basic CDA concepts that are important to understand, when creating or consuming C-CDA documents</w:t>
      </w:r>
      <w:r w:rsidRPr="00D14360" w:rsidR="00522A5D">
        <w:rPr>
          <w:rFonts w:eastAsia="Calibri" w:cs="Calibri"/>
          <w:color w:val="000000"/>
        </w:rPr>
        <w:t>.</w:t>
      </w:r>
    </w:p>
    <w:p w:rsidRPr="00D14360" w:rsidR="00A5196D" w:rsidP="0054522C" w:rsidRDefault="002727AE" w14:paraId="77B2397B" w14:textId="77777777">
      <w:pPr>
        <w:pStyle w:val="ListParagraph"/>
        <w:numPr>
          <w:ilvl w:val="0"/>
          <w:numId w:val="30"/>
        </w:numPr>
        <w:spacing w:after="120"/>
        <w:rPr>
          <w:rFonts w:eastAsia="Calibri" w:cs="Calibri"/>
          <w:color w:val="000000"/>
        </w:rPr>
      </w:pPr>
      <w:r w:rsidRPr="00D14360">
        <w:rPr>
          <w:rFonts w:eastAsia="Calibri" w:cs="Calibri"/>
          <w:color w:val="000000"/>
        </w:rPr>
        <w:t>Provide guidance on best practices for consistent representation of information that is essential for interoperability across systems</w:t>
      </w:r>
      <w:r w:rsidRPr="00D14360" w:rsidR="00522A5D">
        <w:rPr>
          <w:rFonts w:eastAsia="Calibri" w:cs="Calibri"/>
          <w:color w:val="000000"/>
        </w:rPr>
        <w:t>.</w:t>
      </w:r>
      <w:r w:rsidRPr="00D14360">
        <w:rPr>
          <w:rFonts w:eastAsia="Calibri" w:cs="Calibri"/>
          <w:color w:val="000000"/>
        </w:rPr>
        <w:t xml:space="preserve"> </w:t>
      </w:r>
    </w:p>
    <w:p w:rsidRPr="00D14360" w:rsidR="00A5196D" w:rsidP="0054522C" w:rsidRDefault="002727AE" w14:paraId="0B5421CB" w14:textId="77777777">
      <w:pPr>
        <w:pStyle w:val="ListParagraph"/>
        <w:numPr>
          <w:ilvl w:val="0"/>
          <w:numId w:val="30"/>
        </w:numPr>
        <w:spacing w:after="120"/>
        <w:rPr>
          <w:rFonts w:eastAsia="Calibri" w:cs="Calibri"/>
          <w:color w:val="000000"/>
        </w:rPr>
      </w:pPr>
      <w:r w:rsidRPr="00D14360">
        <w:rPr>
          <w:rFonts w:eastAsia="Calibri" w:cs="Calibri"/>
          <w:color w:val="000000"/>
        </w:rPr>
        <w:t>Offer additional guidance that is relevant for implementers given emerging regulations and rising expectations for sharing information via C-CDA documents.</w:t>
      </w:r>
    </w:p>
    <w:p w:rsidRPr="00D14360" w:rsidR="00A5196D" w:rsidP="00B505D2" w:rsidRDefault="002727AE" w14:paraId="35A110D5" w14:textId="77777777">
      <w:pPr>
        <w:spacing w:after="120"/>
        <w:rPr>
          <w:rFonts w:eastAsia="Calibri" w:cs="Calibri"/>
          <w:color w:val="000000"/>
        </w:rPr>
      </w:pPr>
      <w:r w:rsidRPr="00D14360">
        <w:rPr>
          <w:rFonts w:eastAsia="Calibri" w:cs="Calibri"/>
          <w:color w:val="000000"/>
        </w:rPr>
        <w:t>Guidance included in this Companion Guide is consistent with and augments the guidance and specifications defined in the Health Level Seven (HL7) CDA® R2 IG: C-CDA Templates for Clinical Notes STU Release 2.1 implementation guide</w:t>
      </w:r>
      <w:r w:rsidRPr="00D14360" w:rsidR="00ED19F8">
        <w:rPr>
          <w:rFonts w:eastAsia="Calibri" w:cs="Calibri"/>
          <w:color w:val="000000"/>
        </w:rPr>
        <w:t>.</w:t>
      </w:r>
      <w:r w:rsidRPr="00D14360" w:rsidR="004C1CE1">
        <w:rPr>
          <w:rFonts w:eastAsia="Calibri" w:cs="Calibri"/>
          <w:color w:val="000000"/>
        </w:rPr>
        <w:t xml:space="preserve"> It is an integral part of the maturation process driving the growth an improvement of C-CDA and supports the shift away from using early specifications such as C32 and C-CDA 1.1.</w:t>
      </w:r>
    </w:p>
    <w:p w:rsidRPr="00C64922" w:rsidR="00A96519" w:rsidP="003E2C96" w:rsidRDefault="00A96519" w14:paraId="7F0F9C08" w14:textId="77777777">
      <w:pPr>
        <w:pStyle w:val="Heading2"/>
      </w:pPr>
      <w:bookmarkStart w:name="_3j2qqm3" w:colFirst="0" w:colLast="0" w:id="25"/>
      <w:bookmarkStart w:name="_Toc10602103" w:id="26"/>
      <w:bookmarkStart w:name="_Toc10818948" w:id="27"/>
      <w:bookmarkStart w:name="_Toc11043532" w:id="28"/>
      <w:bookmarkStart w:name="_Toc11045532" w:id="29"/>
      <w:bookmarkStart w:name="_Toc11391205" w:id="30"/>
      <w:bookmarkStart w:name="_Toc119939768" w:id="31"/>
      <w:bookmarkStart w:name="_Toc135312799" w:id="32"/>
      <w:bookmarkEnd w:id="25"/>
      <w:r w:rsidRPr="00C64922">
        <w:t>The Genesis and Evolution</w:t>
      </w:r>
      <w:bookmarkEnd w:id="26"/>
      <w:bookmarkEnd w:id="27"/>
      <w:r w:rsidRPr="00C64922">
        <w:t xml:space="preserve"> of C-CDA</w:t>
      </w:r>
      <w:bookmarkEnd w:id="28"/>
      <w:bookmarkEnd w:id="29"/>
      <w:bookmarkEnd w:id="30"/>
      <w:bookmarkEnd w:id="31"/>
      <w:bookmarkEnd w:id="32"/>
    </w:p>
    <w:p w:rsidRPr="00D14360" w:rsidR="00A96519" w:rsidP="00A96519" w:rsidRDefault="00A96519" w14:paraId="14E1EB40" w14:textId="66A11250">
      <w:pPr>
        <w:spacing w:after="120"/>
        <w:rPr>
          <w:rFonts w:eastAsia="Calibri" w:cs="Calibri"/>
          <w:color w:val="000000"/>
        </w:rPr>
      </w:pPr>
      <w:bookmarkStart w:name="_Toc10818949" w:id="33"/>
      <w:r w:rsidRPr="00D14360">
        <w:rPr>
          <w:rFonts w:eastAsia="Calibri" w:cs="Calibri"/>
          <w:color w:val="000000"/>
        </w:rPr>
        <w:t xml:space="preserve">Consolidated CDA (C-CDA) is a library of CDA templates developed by HL7. It leverages prior efforts from HL7, Integrating the Healthcare Enterprise (IHE), and Health Information Technology Standards Panel (HITSP). It harmonizes that work and consolidates implementation guides developed under the HL7 Health Story Project. C-CDA was originally developed within the ONC’s Standards and Interoperability (S&amp;I) Framework to provide a definitive set of harmonized CDA templates for the US Realm.  C-CDA has evolved over time as additional implementer guidance has been developed through the HL7 ballot process to contribute new templates that supplement the available template library. The C-CDA R2.1 implementation guide (IG) is the currently available version of these templates. However, additional IGs have been developed, balloted and published within the C-CDA implementer community to supplement and expand the number of available templates. This collection of work continues to evolve as </w:t>
      </w:r>
      <w:r w:rsidR="00931E3D">
        <w:rPr>
          <w:rFonts w:eastAsia="Calibri" w:cs="Calibri"/>
          <w:color w:val="000000"/>
        </w:rPr>
        <w:t xml:space="preserve">a </w:t>
      </w:r>
      <w:r w:rsidRPr="00D14360">
        <w:rPr>
          <w:rFonts w:eastAsia="Calibri" w:cs="Calibri"/>
          <w:color w:val="000000"/>
        </w:rPr>
        <w:t>major enabler of information exchange and interoperability.</w:t>
      </w:r>
    </w:p>
    <w:p w:rsidRPr="00C64922" w:rsidR="00892F82" w:rsidP="00FD31AC" w:rsidRDefault="00892F82" w14:paraId="3A0AB1F8" w14:textId="77777777">
      <w:pPr>
        <w:pStyle w:val="Heading3"/>
      </w:pPr>
      <w:bookmarkStart w:name="_Toc11391206" w:id="34"/>
      <w:bookmarkStart w:name="_Toc119939769" w:id="35"/>
      <w:bookmarkStart w:name="_Toc135312800" w:id="36"/>
      <w:bookmarkEnd w:id="33"/>
      <w:r w:rsidRPr="00C64922">
        <w:t>The Maturation Process for C-CDA</w:t>
      </w:r>
      <w:bookmarkEnd w:id="34"/>
      <w:bookmarkEnd w:id="35"/>
      <w:bookmarkEnd w:id="36"/>
    </w:p>
    <w:p w:rsidRPr="00D14360" w:rsidR="00C35861" w:rsidP="00C35861" w:rsidRDefault="00C35861" w14:paraId="475A4804" w14:textId="77777777">
      <w:pPr>
        <w:pStyle w:val="NormalWeb"/>
        <w:shd w:val="clear" w:color="auto" w:fill="FFFFFF"/>
        <w:spacing w:before="0" w:beforeAutospacing="0" w:after="120" w:afterAutospacing="0"/>
        <w:rPr>
          <w:rFonts w:eastAsia="Calibri" w:cs="Calibri"/>
          <w:color w:val="000000"/>
          <w:szCs w:val="22"/>
        </w:rPr>
      </w:pPr>
      <w:r w:rsidRPr="00D14360">
        <w:rPr>
          <w:rFonts w:eastAsia="Calibri" w:cs="Calibri"/>
          <w:color w:val="000000"/>
          <w:szCs w:val="22"/>
        </w:rPr>
        <w:t>Currently,</w:t>
      </w:r>
      <w:r w:rsidRPr="00D14360">
        <w:rPr>
          <w:rFonts w:cs="Calibri"/>
          <w:sz w:val="28"/>
        </w:rPr>
        <w:t xml:space="preserve"> </w:t>
      </w:r>
      <w:r w:rsidRPr="00D14360">
        <w:rPr>
          <w:rFonts w:eastAsia="Calibri" w:cs="Calibri"/>
          <w:color w:val="000000"/>
          <w:szCs w:val="22"/>
        </w:rPr>
        <w:t>C-CDA R2.1 is an HL7 Standard for Trial Use that is working toward Normative.</w:t>
      </w:r>
      <w:r w:rsidRPr="00D14360">
        <w:rPr>
          <w:rStyle w:val="FootnoteReference"/>
          <w:rFonts w:eastAsia="Calibri" w:cs="Calibri"/>
          <w:color w:val="000000"/>
          <w:szCs w:val="22"/>
        </w:rPr>
        <w:footnoteReference w:id="2"/>
      </w:r>
      <w:r w:rsidRPr="00D14360">
        <w:rPr>
          <w:rFonts w:eastAsia="Calibri" w:cs="Calibri"/>
          <w:color w:val="000000"/>
          <w:szCs w:val="22"/>
        </w:rPr>
        <w:t xml:space="preserve"> The HL7 classification of “Standard for Trial Use”</w:t>
      </w:r>
      <w:r w:rsidRPr="00D14360">
        <w:rPr>
          <w:rFonts w:eastAsia="Calibri" w:cs="Calibri"/>
          <w:color w:val="000000"/>
          <w:sz w:val="28"/>
        </w:rPr>
        <w:t xml:space="preserve"> </w:t>
      </w:r>
      <w:r w:rsidRPr="00D14360">
        <w:rPr>
          <w:rFonts w:eastAsia="Calibri" w:cs="Calibri"/>
          <w:color w:val="000000"/>
          <w:szCs w:val="22"/>
        </w:rPr>
        <w:t>(STU) classifies C-CDA R2.1 within the standards development process at HL7.</w:t>
      </w:r>
      <w:r w:rsidRPr="00D14360">
        <w:rPr>
          <w:rStyle w:val="FootnoteReference"/>
          <w:rFonts w:eastAsia="Calibri" w:cs="Calibri"/>
          <w:color w:val="000000"/>
          <w:szCs w:val="22"/>
        </w:rPr>
        <w:footnoteReference w:id="3"/>
      </w:r>
      <w:r w:rsidRPr="00D14360">
        <w:rPr>
          <w:rFonts w:eastAsia="Calibri" w:cs="Calibri"/>
          <w:color w:val="000000"/>
          <w:szCs w:val="22"/>
        </w:rPr>
        <w:t xml:space="preserve"> In order to be useful, standards need to evolve and mature. At the same time, the evolution of standards needs to be predictable and manageable for the implementation community. The C-CDA Companion Guide introduces an Informative standard that contributes to the maturation of C-CDA. This section describes how HL7 develops a standard so that implementers know what to expect as the standard evolves.</w:t>
      </w:r>
    </w:p>
    <w:p w:rsidRPr="00D14360" w:rsidR="00C35861" w:rsidP="00C35861" w:rsidRDefault="00C35861" w14:paraId="6D89A1E2" w14:textId="77777777">
      <w:pPr>
        <w:pStyle w:val="NormalWeb"/>
        <w:shd w:val="clear" w:color="auto" w:fill="FFFFFF"/>
        <w:spacing w:before="0" w:beforeAutospacing="0" w:after="120" w:afterAutospacing="0"/>
        <w:rPr>
          <w:rFonts w:eastAsia="Calibri" w:cs="Calibri"/>
          <w:color w:val="000000"/>
          <w:szCs w:val="22"/>
        </w:rPr>
      </w:pPr>
      <w:r w:rsidRPr="00D14360">
        <w:rPr>
          <w:rFonts w:eastAsia="Calibri" w:cs="Calibri"/>
          <w:color w:val="000000"/>
          <w:szCs w:val="22"/>
        </w:rPr>
        <w:t>HL7 has four classifications that describe the level of stability and implementation readiness associated with evolving specifications.</w:t>
      </w:r>
      <w:r w:rsidR="0009537F">
        <w:rPr>
          <w:rFonts w:eastAsia="Calibri" w:cs="Calibri"/>
          <w:color w:val="000000"/>
          <w:szCs w:val="22"/>
        </w:rPr>
        <w:t xml:space="preserve"> </w:t>
      </w:r>
      <w:r w:rsidRPr="00D14360">
        <w:rPr>
          <w:rFonts w:eastAsia="Calibri" w:cs="Calibri"/>
          <w:color w:val="000000"/>
          <w:szCs w:val="22"/>
        </w:rPr>
        <w:t>They are summarized in the table below.</w:t>
      </w:r>
    </w:p>
    <w:tbl>
      <w:tblPr>
        <w:tblW w:w="9355"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276"/>
        <w:gridCol w:w="8079"/>
      </w:tblGrid>
      <w:tr w:rsidRPr="00C64922" w:rsidR="00DF16F7" w:rsidTr="00254B4A" w14:paraId="20422DA7" w14:textId="77777777">
        <w:trPr>
          <w:cantSplit/>
          <w:tblHeader/>
        </w:trPr>
        <w:tc>
          <w:tcPr>
            <w:tcW w:w="0" w:type="dxa"/>
            <w:tcBorders>
              <w:bottom w:val="nil"/>
              <w:right w:val="nil"/>
            </w:tcBorders>
            <w:shd w:val="clear" w:color="auto" w:fill="4F81BD"/>
            <w:vAlign w:val="bottom"/>
          </w:tcPr>
          <w:p w:rsidRPr="00D14360" w:rsidR="00C35861" w:rsidP="00D14360" w:rsidRDefault="00C35861" w14:paraId="54145289" w14:textId="77777777">
            <w:pPr>
              <w:pStyle w:val="NormalWeb"/>
              <w:spacing w:before="0" w:beforeAutospacing="0" w:after="150" w:afterAutospacing="0" w:line="336" w:lineRule="atLeast"/>
              <w:rPr>
                <w:rFonts w:eastAsia="Calibri" w:cs="Calibri"/>
                <w:b/>
                <w:bCs/>
                <w:color w:val="FFFFFF"/>
              </w:rPr>
            </w:pPr>
            <w:r w:rsidRPr="00D14360">
              <w:rPr>
                <w:rFonts w:eastAsia="Calibri" w:cs="Calibri"/>
                <w:b/>
                <w:bCs/>
                <w:color w:val="FFFFFF"/>
              </w:rPr>
              <w:t>Standard Level</w:t>
            </w:r>
          </w:p>
        </w:tc>
        <w:tc>
          <w:tcPr>
            <w:tcW w:w="7560" w:type="dxa"/>
            <w:shd w:val="clear" w:color="auto" w:fill="4F81BD"/>
            <w:vAlign w:val="bottom"/>
          </w:tcPr>
          <w:p w:rsidRPr="00D14360" w:rsidR="00C35861" w:rsidP="00D14360" w:rsidRDefault="00C35861" w14:paraId="2AAF404A" w14:textId="77777777">
            <w:pPr>
              <w:pStyle w:val="NormalWeb"/>
              <w:spacing w:before="0" w:beforeAutospacing="0" w:after="150" w:afterAutospacing="0" w:line="336" w:lineRule="atLeast"/>
              <w:rPr>
                <w:rFonts w:eastAsia="Calibri" w:cs="Calibri"/>
                <w:b/>
                <w:bCs/>
                <w:color w:val="FFFFFF"/>
              </w:rPr>
            </w:pPr>
            <w:r w:rsidRPr="00D14360">
              <w:rPr>
                <w:rFonts w:eastAsia="Calibri" w:cs="Calibri"/>
                <w:b/>
                <w:bCs/>
                <w:color w:val="FFFFFF"/>
              </w:rPr>
              <w:t>Description</w:t>
            </w:r>
          </w:p>
        </w:tc>
      </w:tr>
      <w:tr w:rsidRPr="00C64922" w:rsidR="00DF16F7" w:rsidTr="00254B4A" w14:paraId="7ACADEE6" w14:textId="77777777">
        <w:trPr>
          <w:trHeight w:val="1061"/>
        </w:trPr>
        <w:tc>
          <w:tcPr>
            <w:tcW w:w="0" w:type="dxa"/>
            <w:tcBorders>
              <w:top w:val="single" w:color="4F81BD" w:sz="4" w:space="0"/>
              <w:bottom w:val="single" w:color="4F81BD" w:sz="4" w:space="0"/>
              <w:right w:val="nil"/>
            </w:tcBorders>
            <w:shd w:val="clear" w:color="auto" w:fill="auto"/>
          </w:tcPr>
          <w:p w:rsidRPr="00D14360" w:rsidR="00C35861" w:rsidP="00D14360" w:rsidRDefault="00C35861" w14:paraId="25DE202F" w14:textId="77777777">
            <w:pPr>
              <w:pStyle w:val="NormalWeb"/>
              <w:spacing w:before="0" w:beforeAutospacing="0" w:after="150" w:afterAutospacing="0" w:line="336" w:lineRule="atLeast"/>
              <w:rPr>
                <w:rFonts w:eastAsia="Calibri" w:cs="Calibri"/>
                <w:color w:val="000000"/>
              </w:rPr>
            </w:pPr>
            <w:r w:rsidRPr="00D14360">
              <w:rPr>
                <w:rFonts w:eastAsia="Calibri" w:cs="Calibri"/>
                <w:b/>
                <w:bCs/>
                <w:color w:val="000000"/>
              </w:rPr>
              <w:t>Normative</w:t>
            </w:r>
          </w:p>
        </w:tc>
        <w:tc>
          <w:tcPr>
            <w:tcW w:w="0" w:type="dxa"/>
            <w:tcBorders>
              <w:top w:val="single" w:color="4F81BD" w:sz="4" w:space="0"/>
              <w:bottom w:val="single" w:color="4F81BD" w:sz="4" w:space="0"/>
            </w:tcBorders>
            <w:shd w:val="clear" w:color="auto" w:fill="auto"/>
          </w:tcPr>
          <w:p w:rsidRPr="00D14360" w:rsidR="00C35861" w:rsidP="00D14360" w:rsidRDefault="00C35861" w14:paraId="55856D9C" w14:textId="62990AFB">
            <w:pPr>
              <w:pStyle w:val="NormalWeb"/>
              <w:spacing w:before="0" w:beforeAutospacing="0" w:after="0" w:afterAutospacing="0"/>
              <w:rPr>
                <w:rFonts w:ascii="Calibri Light" w:hAnsi="Calibri Light" w:eastAsia="Calibri" w:cs="Calibri Light"/>
                <w:color w:val="000000"/>
                <w:szCs w:val="18"/>
              </w:rPr>
            </w:pPr>
            <w:r w:rsidRPr="00D14360">
              <w:rPr>
                <w:rFonts w:ascii="Calibri Light" w:hAnsi="Calibri Light" w:cs="Calibri Light"/>
                <w:color w:val="000000"/>
                <w:szCs w:val="18"/>
                <w:shd w:val="clear" w:color="auto" w:fill="FFFFFF"/>
              </w:rPr>
              <w:t xml:space="preserve">This content has been subject to review and production implementation in a wide variety of environments. The content </w:t>
            </w:r>
            <w:r w:rsidRPr="00D14360" w:rsidR="00484652">
              <w:rPr>
                <w:rFonts w:ascii="Calibri Light" w:hAnsi="Calibri Light" w:cs="Calibri Light"/>
                <w:color w:val="000000"/>
                <w:szCs w:val="18"/>
                <w:shd w:val="clear" w:color="auto" w:fill="FFFFFF"/>
              </w:rPr>
              <w:t>is</w:t>
            </w:r>
            <w:r w:rsidRPr="00D14360">
              <w:rPr>
                <w:rFonts w:ascii="Calibri Light" w:hAnsi="Calibri Light" w:cs="Calibri Light"/>
                <w:color w:val="000000"/>
                <w:szCs w:val="18"/>
                <w:shd w:val="clear" w:color="auto" w:fill="FFFFFF"/>
              </w:rPr>
              <w:t xml:space="preserve"> stable and has been 'locked', subjecting it </w:t>
            </w:r>
            <w:r w:rsidRPr="00D14360">
              <w:rPr>
                <w:rFonts w:ascii="Calibri Light" w:hAnsi="Calibri Light" w:cs="Calibri Light"/>
                <w:color w:val="000000"/>
                <w:shd w:val="clear" w:color="auto" w:fill="FFFFFF"/>
              </w:rPr>
              <w:t>to</w:t>
            </w:r>
            <w:r w:rsidRPr="00D14360" w:rsidR="00694762">
              <w:rPr>
                <w:rFonts w:ascii="Calibri Light" w:hAnsi="Calibri Light" w:cs="Calibri Light"/>
                <w:color w:val="000000"/>
                <w:shd w:val="clear" w:color="auto" w:fill="FFFFFF"/>
              </w:rPr>
              <w:t xml:space="preserve"> </w:t>
            </w:r>
            <w:r w:rsidRPr="00D14360">
              <w:rPr>
                <w:rFonts w:cs="Calibri"/>
              </w:rPr>
              <w:t>HL7® Essential Requirements</w:t>
            </w:r>
            <w:r w:rsidRPr="00D14360" w:rsidR="00694762">
              <w:rPr>
                <w:rFonts w:cs="Calibri"/>
              </w:rPr>
              <w:t>.</w:t>
            </w:r>
            <w:r w:rsidRPr="00D14360">
              <w:rPr>
                <w:rFonts w:cs="Calibri"/>
                <w:sz w:val="18"/>
                <w:szCs w:val="18"/>
              </w:rPr>
              <w:t xml:space="preserve"> </w:t>
            </w:r>
            <w:r w:rsidRPr="00D14360">
              <w:rPr>
                <w:rFonts w:ascii="Calibri Light" w:hAnsi="Calibri Light" w:cs="Calibri Light"/>
                <w:color w:val="000000"/>
                <w:szCs w:val="18"/>
                <w:shd w:val="clear" w:color="auto" w:fill="FFFFFF"/>
              </w:rPr>
              <w:t>While changes are possible, they are expected to be infrequent and are tightly constrained.</w:t>
            </w:r>
          </w:p>
        </w:tc>
      </w:tr>
      <w:tr w:rsidRPr="00C64922" w:rsidR="00DF16F7" w:rsidTr="00254B4A" w14:paraId="1FB013B9" w14:textId="77777777">
        <w:trPr>
          <w:trHeight w:val="1268"/>
        </w:trPr>
        <w:tc>
          <w:tcPr>
            <w:tcW w:w="0" w:type="dxa"/>
            <w:tcBorders>
              <w:right w:val="nil"/>
            </w:tcBorders>
            <w:shd w:val="clear" w:color="auto" w:fill="auto"/>
          </w:tcPr>
          <w:p w:rsidRPr="00D14360" w:rsidR="00C35861" w:rsidP="00D14360" w:rsidRDefault="00C35861" w14:paraId="53D6069A" w14:textId="77777777">
            <w:pPr>
              <w:pStyle w:val="NormalWeb"/>
              <w:spacing w:before="0" w:beforeAutospacing="0" w:after="150" w:afterAutospacing="0" w:line="336" w:lineRule="atLeast"/>
              <w:rPr>
                <w:rFonts w:eastAsia="Calibri" w:cs="Calibri"/>
                <w:color w:val="000000"/>
              </w:rPr>
            </w:pPr>
            <w:r w:rsidRPr="00D14360">
              <w:rPr>
                <w:rFonts w:eastAsia="Calibri" w:cs="Calibri"/>
                <w:b/>
                <w:bCs/>
                <w:color w:val="000000"/>
              </w:rPr>
              <w:t>Trial Use</w:t>
            </w:r>
          </w:p>
        </w:tc>
        <w:tc>
          <w:tcPr>
            <w:tcW w:w="0" w:type="dxa"/>
            <w:shd w:val="clear" w:color="auto" w:fill="auto"/>
          </w:tcPr>
          <w:p w:rsidRPr="00D14360" w:rsidR="00C35861" w:rsidP="00D14360" w:rsidRDefault="00C35861" w14:paraId="54C83542" w14:textId="77777777">
            <w:pPr>
              <w:pStyle w:val="NormalWeb"/>
              <w:spacing w:before="0" w:beforeAutospacing="0" w:after="0" w:afterAutospacing="0"/>
              <w:rPr>
                <w:rFonts w:ascii="Calibri Light" w:hAnsi="Calibri Light" w:eastAsia="Calibri" w:cs="Calibri Light"/>
                <w:color w:val="000000"/>
                <w:szCs w:val="18"/>
              </w:rPr>
            </w:pPr>
            <w:r w:rsidRPr="00D14360">
              <w:rPr>
                <w:rFonts w:ascii="Calibri Light" w:hAnsi="Calibri Light" w:cs="Calibri Light"/>
                <w:color w:val="000000"/>
                <w:szCs w:val="18"/>
                <w:shd w:val="clear" w:color="auto" w:fill="FFFFFF"/>
              </w:rPr>
              <w:t xml:space="preserve">This content has been well reviewed and is considered by the authors to be ready for use in production systems. It has been subjected to ballot and approved as an official standard. However, it has not yet seen widespread use in production across the full spectrum of environments it is which it is intended to be used. In some cases, there may be documented known issues that require implementation experience to determine appropriate resolutions. </w:t>
            </w:r>
          </w:p>
        </w:tc>
      </w:tr>
      <w:tr w:rsidRPr="00C64922" w:rsidR="00DF16F7" w:rsidTr="00254B4A" w14:paraId="5E1EE641" w14:textId="77777777">
        <w:trPr>
          <w:trHeight w:val="800"/>
        </w:trPr>
        <w:tc>
          <w:tcPr>
            <w:tcW w:w="0" w:type="dxa"/>
            <w:tcBorders>
              <w:top w:val="single" w:color="4F81BD" w:sz="4" w:space="0"/>
              <w:bottom w:val="single" w:color="4F81BD" w:sz="4" w:space="0"/>
              <w:right w:val="nil"/>
            </w:tcBorders>
            <w:shd w:val="clear" w:color="auto" w:fill="auto"/>
          </w:tcPr>
          <w:p w:rsidRPr="00D14360" w:rsidR="00C35861" w:rsidP="00D14360" w:rsidRDefault="00C35861" w14:paraId="40F16584" w14:textId="77777777">
            <w:pPr>
              <w:pStyle w:val="NormalWeb"/>
              <w:spacing w:before="0" w:beforeAutospacing="0" w:after="150" w:afterAutospacing="0" w:line="336" w:lineRule="atLeast"/>
              <w:rPr>
                <w:rFonts w:eastAsia="Calibri" w:cs="Calibri"/>
                <w:color w:val="000000"/>
              </w:rPr>
            </w:pPr>
            <w:r w:rsidRPr="00D14360">
              <w:rPr>
                <w:rFonts w:eastAsia="Calibri" w:cs="Calibri"/>
                <w:b/>
                <w:bCs/>
                <w:color w:val="000000"/>
              </w:rPr>
              <w:t>Informative</w:t>
            </w:r>
          </w:p>
        </w:tc>
        <w:tc>
          <w:tcPr>
            <w:tcW w:w="0" w:type="dxa"/>
            <w:tcBorders>
              <w:top w:val="single" w:color="4F81BD" w:sz="4" w:space="0"/>
              <w:bottom w:val="single" w:color="4F81BD" w:sz="4" w:space="0"/>
            </w:tcBorders>
            <w:shd w:val="clear" w:color="auto" w:fill="auto"/>
          </w:tcPr>
          <w:p w:rsidRPr="00D14360" w:rsidR="00C35861" w:rsidP="00D14360" w:rsidRDefault="00C35861" w14:paraId="07D05378" w14:textId="77777777">
            <w:pPr>
              <w:pStyle w:val="NormalWeb"/>
              <w:spacing w:before="0" w:beforeAutospacing="0" w:after="0" w:afterAutospacing="0"/>
              <w:rPr>
                <w:rFonts w:ascii="Calibri Light" w:hAnsi="Calibri Light" w:eastAsia="Calibri" w:cs="Calibri Light"/>
                <w:color w:val="000000"/>
                <w:szCs w:val="18"/>
              </w:rPr>
            </w:pPr>
            <w:r w:rsidRPr="00D14360">
              <w:rPr>
                <w:rFonts w:ascii="Calibri Light" w:hAnsi="Calibri Light" w:cs="Calibri Light"/>
                <w:color w:val="000000"/>
                <w:szCs w:val="18"/>
                <w:shd w:val="clear" w:color="auto" w:fill="FFFFFF"/>
              </w:rPr>
              <w:t>This portion of the specification is provided for implementer assistance and does not make rules that implementers are required to follow. Typical examples of this content in this specification are tables of contents, registries, examples, and implementer advice.</w:t>
            </w:r>
          </w:p>
        </w:tc>
      </w:tr>
      <w:tr w:rsidRPr="00C64922" w:rsidR="00DF16F7" w:rsidTr="00254B4A" w14:paraId="553F25C0" w14:textId="77777777">
        <w:tc>
          <w:tcPr>
            <w:tcW w:w="0" w:type="dxa"/>
            <w:tcBorders>
              <w:right w:val="nil"/>
            </w:tcBorders>
            <w:shd w:val="clear" w:color="auto" w:fill="auto"/>
          </w:tcPr>
          <w:p w:rsidRPr="00D14360" w:rsidR="00C35861" w:rsidP="00D14360" w:rsidRDefault="00C35861" w14:paraId="62742646" w14:textId="77777777">
            <w:pPr>
              <w:pStyle w:val="NormalWeb"/>
              <w:spacing w:before="0" w:beforeAutospacing="0" w:after="150" w:afterAutospacing="0" w:line="336" w:lineRule="atLeast"/>
              <w:rPr>
                <w:rFonts w:eastAsia="Calibri" w:cs="Calibri"/>
                <w:color w:val="000000"/>
              </w:rPr>
            </w:pPr>
            <w:r w:rsidRPr="00D14360">
              <w:rPr>
                <w:rFonts w:eastAsia="Calibri" w:cs="Calibri"/>
                <w:b/>
                <w:bCs/>
                <w:color w:val="000000"/>
              </w:rPr>
              <w:t>Draft</w:t>
            </w:r>
          </w:p>
        </w:tc>
        <w:tc>
          <w:tcPr>
            <w:tcW w:w="0" w:type="dxa"/>
            <w:shd w:val="clear" w:color="auto" w:fill="auto"/>
          </w:tcPr>
          <w:p w:rsidRPr="00D14360" w:rsidR="00C35861" w:rsidP="00D14360" w:rsidRDefault="00C35861" w14:paraId="1CED4364" w14:textId="77777777">
            <w:pPr>
              <w:pStyle w:val="NormalWeb"/>
              <w:keepNext/>
              <w:spacing w:before="0" w:beforeAutospacing="0" w:after="0" w:afterAutospacing="0"/>
              <w:rPr>
                <w:rFonts w:ascii="Calibri Light" w:hAnsi="Calibri Light" w:eastAsia="Calibri" w:cs="Calibri Light"/>
                <w:color w:val="000000"/>
                <w:szCs w:val="18"/>
              </w:rPr>
            </w:pPr>
            <w:r w:rsidRPr="00D14360">
              <w:rPr>
                <w:rFonts w:ascii="Calibri Light" w:hAnsi="Calibri Light" w:cs="Calibri Light"/>
                <w:color w:val="000000"/>
                <w:szCs w:val="18"/>
                <w:shd w:val="clear" w:color="auto" w:fill="FFFFFF"/>
              </w:rPr>
              <w:t xml:space="preserve">This portion of the specification is not considered to be complete enough or sufficiently reviewed to be safe for implementation. It may have known issues or still be in the "in development" stage. It is included in the publication as a place-holder, to solicit feedback from the implementation community and/or to give implementers some insight as to functionality likely to be included in future versions of the specification. Content at this level should only be implemented </w:t>
            </w:r>
            <w:r w:rsidRPr="00D14360" w:rsidR="00AD5B22">
              <w:rPr>
                <w:rFonts w:ascii="Calibri Light" w:hAnsi="Calibri Light" w:cs="Calibri Light"/>
                <w:color w:val="000000"/>
                <w:szCs w:val="18"/>
                <w:shd w:val="clear" w:color="auto" w:fill="FFFFFF"/>
              </w:rPr>
              <w:t>“</w:t>
            </w:r>
            <w:r w:rsidRPr="00D14360">
              <w:rPr>
                <w:rFonts w:ascii="Calibri Light" w:hAnsi="Calibri Light" w:cs="Calibri Light"/>
                <w:color w:val="000000"/>
                <w:szCs w:val="18"/>
                <w:shd w:val="clear" w:color="auto" w:fill="FFFFFF"/>
              </w:rPr>
              <w:t>at your own risk</w:t>
            </w:r>
            <w:r w:rsidRPr="00D14360" w:rsidR="00AD5B22">
              <w:rPr>
                <w:rFonts w:ascii="Calibri Light" w:hAnsi="Calibri Light" w:cs="Calibri Light"/>
                <w:color w:val="000000"/>
                <w:szCs w:val="18"/>
                <w:shd w:val="clear" w:color="auto" w:fill="FFFFFF"/>
              </w:rPr>
              <w:t>.</w:t>
            </w:r>
            <w:r w:rsidRPr="00D14360">
              <w:rPr>
                <w:rFonts w:ascii="Calibri Light" w:hAnsi="Calibri Light" w:cs="Calibri Light"/>
                <w:color w:val="000000"/>
                <w:szCs w:val="18"/>
                <w:shd w:val="clear" w:color="auto" w:fill="FFFFFF"/>
              </w:rPr>
              <w:t>" The content that is </w:t>
            </w:r>
            <w:r w:rsidRPr="00D14360">
              <w:rPr>
                <w:rFonts w:ascii="Calibri Light" w:hAnsi="Calibri Light" w:cs="Calibri Light"/>
                <w:iCs/>
                <w:color w:val="000000"/>
                <w:szCs w:val="18"/>
                <w:shd w:val="clear" w:color="auto" w:fill="FFFFFF"/>
              </w:rPr>
              <w:t>Draft</w:t>
            </w:r>
            <w:r w:rsidRPr="00D14360">
              <w:rPr>
                <w:rFonts w:ascii="Calibri Light" w:hAnsi="Calibri Light" w:cs="Calibri Light"/>
                <w:color w:val="000000"/>
                <w:szCs w:val="18"/>
                <w:shd w:val="clear" w:color="auto" w:fill="FFFFFF"/>
              </w:rPr>
              <w:t> that will usually be elevated to </w:t>
            </w:r>
            <w:r w:rsidRPr="00D14360">
              <w:rPr>
                <w:rFonts w:ascii="Calibri Light" w:hAnsi="Calibri Light" w:cs="Calibri Light"/>
                <w:iCs/>
                <w:color w:val="000000"/>
                <w:szCs w:val="18"/>
                <w:shd w:val="clear" w:color="auto" w:fill="FFFFFF"/>
              </w:rPr>
              <w:t>Trial Use</w:t>
            </w:r>
            <w:r w:rsidRPr="00D14360">
              <w:rPr>
                <w:rFonts w:ascii="Calibri Light" w:hAnsi="Calibri Light" w:cs="Calibri Light"/>
                <w:color w:val="000000"/>
                <w:szCs w:val="18"/>
                <w:shd w:val="clear" w:color="auto" w:fill="FFFFFF"/>
              </w:rPr>
              <w:t> once review and correction is complete after it has been subjected to ballot.</w:t>
            </w:r>
          </w:p>
        </w:tc>
      </w:tr>
    </w:tbl>
    <w:p w:rsidRPr="00C64922" w:rsidR="00C35861" w:rsidP="00C35861" w:rsidRDefault="00C35861" w14:paraId="72980918" w14:textId="0F3F9C40">
      <w:pPr>
        <w:pStyle w:val="Caption"/>
      </w:pPr>
      <w:bookmarkStart w:name="_Toc118898787" w:id="37"/>
      <w:bookmarkStart w:name="_Toc119939990" w:id="38"/>
      <w:bookmarkStart w:name="_Toc135313022" w:id="39"/>
      <w:r w:rsidRPr="00C64922">
        <w:t xml:space="preserve">Table </w:t>
      </w:r>
      <w:r>
        <w:fldChar w:fldCharType="begin"/>
      </w:r>
      <w:r>
        <w:instrText>SEQ Table \* ARABIC</w:instrText>
      </w:r>
      <w:r>
        <w:fldChar w:fldCharType="separate"/>
      </w:r>
      <w:r w:rsidR="00DC1072">
        <w:rPr>
          <w:noProof/>
        </w:rPr>
        <w:t>1</w:t>
      </w:r>
      <w:r>
        <w:fldChar w:fldCharType="end"/>
      </w:r>
      <w:r w:rsidRPr="00C64922">
        <w:t>: Classifications of specifications</w:t>
      </w:r>
      <w:bookmarkEnd w:id="37"/>
      <w:bookmarkEnd w:id="38"/>
      <w:bookmarkEnd w:id="39"/>
    </w:p>
    <w:p w:rsidRPr="00D14360" w:rsidR="00C35861" w:rsidP="00C35861" w:rsidRDefault="00C35861" w14:paraId="4DA1CF76" w14:textId="77777777">
      <w:pPr>
        <w:spacing w:after="120"/>
        <w:rPr>
          <w:rFonts w:eastAsia="Calibri" w:cs="Calibri"/>
          <w:color w:val="000000"/>
        </w:rPr>
      </w:pPr>
      <w:r w:rsidRPr="00D14360">
        <w:rPr>
          <w:rFonts w:eastAsia="Calibri" w:cs="Calibri"/>
          <w:color w:val="000000"/>
        </w:rPr>
        <w:t>Certain templates within C-CDA are more mature than others.  HL7 FHIR supports a process that allows a large standard to classify component parts with different levels of maturity.</w:t>
      </w:r>
      <w:r w:rsidRPr="00D14360">
        <w:rPr>
          <w:rFonts w:eastAsia="Calibri" w:cs="Calibri"/>
          <w:color w:val="000000"/>
          <w:vertAlign w:val="superscript"/>
        </w:rPr>
        <w:footnoteReference w:id="4"/>
      </w:r>
      <w:r w:rsidRPr="00D14360">
        <w:rPr>
          <w:rFonts w:eastAsia="Calibri" w:cs="Calibri"/>
          <w:color w:val="000000"/>
        </w:rPr>
        <w:t xml:space="preserve"> The CDA Management team is working to apply a maturity model to C-CDA templates. </w:t>
      </w:r>
    </w:p>
    <w:p w:rsidRPr="00D14360" w:rsidR="00C35861" w:rsidP="00C35861" w:rsidRDefault="00C35861" w14:paraId="53A0B184" w14:textId="418F3986">
      <w:pPr>
        <w:spacing w:after="120"/>
        <w:rPr>
          <w:rFonts w:eastAsia="Calibri" w:cs="Calibri"/>
          <w:color w:val="000000"/>
        </w:rPr>
      </w:pPr>
      <w:r w:rsidRPr="00D14360">
        <w:rPr>
          <w:rFonts w:eastAsia="Calibri" w:cs="Calibri"/>
          <w:color w:val="000000"/>
        </w:rPr>
        <w:t xml:space="preserve">Implementers are encouraged to submit comments regarding issues discovered in the published standard. Currently STU comments are posted on the HL7 website. </w:t>
      </w:r>
      <w:r w:rsidR="000327CA">
        <w:rPr>
          <w:rFonts w:eastAsia="Calibri" w:cs="Calibri"/>
          <w:color w:val="000000"/>
        </w:rPr>
        <w:t xml:space="preserve">See the HL7 Confluence page on </w:t>
      </w:r>
      <w:hyperlink w:history="1" r:id="rId12">
        <w:r w:rsidRPr="000327CA" w:rsidR="000327CA">
          <w:rPr>
            <w:rStyle w:val="Hyperlink"/>
            <w:rFonts w:eastAsia="Calibri" w:cs="Calibri"/>
          </w:rPr>
          <w:t>Specification Feedback</w:t>
        </w:r>
      </w:hyperlink>
      <w:r w:rsidR="000327CA">
        <w:rPr>
          <w:rFonts w:eastAsia="Calibri" w:cs="Calibri"/>
          <w:color w:val="000000"/>
        </w:rPr>
        <w:t xml:space="preserve"> for details on how to report and monitor issues discovered with standards.</w:t>
      </w:r>
    </w:p>
    <w:p w:rsidRPr="00D14360" w:rsidR="00C35861" w:rsidP="00C35861" w:rsidRDefault="000327CA" w14:paraId="56C6F203" w14:textId="54DB4EC7">
      <w:pPr>
        <w:spacing w:after="120"/>
        <w:rPr>
          <w:rFonts w:eastAsia="Calibri" w:cs="Calibri"/>
          <w:color w:val="000000"/>
        </w:rPr>
      </w:pPr>
      <w:r>
        <w:rPr>
          <w:rFonts w:eastAsia="Calibri" w:cs="Calibri"/>
          <w:color w:val="000000"/>
        </w:rPr>
        <w:t>Implementer c</w:t>
      </w:r>
      <w:r w:rsidRPr="00D14360" w:rsidR="00C35861">
        <w:rPr>
          <w:rFonts w:eastAsia="Calibri" w:cs="Calibri"/>
          <w:color w:val="000000"/>
        </w:rPr>
        <w:t xml:space="preserve">omments are reviewed by the HL7 Structured Documents Work Group and disposed of on a regular basis. Periodic STU updates take into consideration balloted supplemental and companion guidance, emerging best practices, and implementer comments. </w:t>
      </w:r>
    </w:p>
    <w:p w:rsidRPr="00C64922" w:rsidR="00ED19F8" w:rsidP="00FD31AC" w:rsidRDefault="00ED19F8" w14:paraId="293F4DDC" w14:textId="77777777">
      <w:pPr>
        <w:pStyle w:val="Heading3"/>
      </w:pPr>
      <w:bookmarkStart w:name="_Toc18494981" w:id="40"/>
      <w:bookmarkStart w:name="_Toc19870176" w:id="41"/>
      <w:bookmarkStart w:name="_Toc20480865" w:id="42"/>
      <w:bookmarkStart w:name="_Toc21529393" w:id="43"/>
      <w:bookmarkStart w:name="_Toc21691444" w:id="44"/>
      <w:bookmarkStart w:name="_Toc21845626" w:id="45"/>
      <w:bookmarkStart w:name="_Toc21851865" w:id="46"/>
      <w:bookmarkStart w:name="_Toc21871826" w:id="47"/>
      <w:bookmarkStart w:name="_Toc21872282" w:id="48"/>
      <w:bookmarkStart w:name="_Toc21880053" w:id="49"/>
      <w:bookmarkStart w:name="_Toc21889883" w:id="50"/>
      <w:bookmarkStart w:name="_Toc21894026" w:id="51"/>
      <w:bookmarkStart w:name="_Toc21897954" w:id="52"/>
      <w:bookmarkStart w:name="_Toc21926701" w:id="53"/>
      <w:bookmarkStart w:name="_Toc18494982" w:id="54"/>
      <w:bookmarkStart w:name="_Toc19870177" w:id="55"/>
      <w:bookmarkStart w:name="_Toc20480866" w:id="56"/>
      <w:bookmarkStart w:name="_Toc21529394" w:id="57"/>
      <w:bookmarkStart w:name="_Toc21691445" w:id="58"/>
      <w:bookmarkStart w:name="_Toc21845627" w:id="59"/>
      <w:bookmarkStart w:name="_Toc21851866" w:id="60"/>
      <w:bookmarkStart w:name="_Toc21871827" w:id="61"/>
      <w:bookmarkStart w:name="_Toc21872283" w:id="62"/>
      <w:bookmarkStart w:name="_Toc21880054" w:id="63"/>
      <w:bookmarkStart w:name="_Toc21889884" w:id="64"/>
      <w:bookmarkStart w:name="_Toc21894027" w:id="65"/>
      <w:bookmarkStart w:name="_Toc21897955" w:id="66"/>
      <w:bookmarkStart w:name="_Toc21926702" w:id="67"/>
      <w:bookmarkStart w:name="_Toc18494983" w:id="68"/>
      <w:bookmarkStart w:name="_Toc19870178" w:id="69"/>
      <w:bookmarkStart w:name="_Toc20480867" w:id="70"/>
      <w:bookmarkStart w:name="_Toc21529395" w:id="71"/>
      <w:bookmarkStart w:name="_Toc21691446" w:id="72"/>
      <w:bookmarkStart w:name="_Toc21845628" w:id="73"/>
      <w:bookmarkStart w:name="_Toc21851867" w:id="74"/>
      <w:bookmarkStart w:name="_Toc21871828" w:id="75"/>
      <w:bookmarkStart w:name="_Toc21872284" w:id="76"/>
      <w:bookmarkStart w:name="_Toc21880055" w:id="77"/>
      <w:bookmarkStart w:name="_Toc21889885" w:id="78"/>
      <w:bookmarkStart w:name="_Toc21894028" w:id="79"/>
      <w:bookmarkStart w:name="_Toc21897956" w:id="80"/>
      <w:bookmarkStart w:name="_Toc21926703" w:id="81"/>
      <w:bookmarkStart w:name="_9xg0as362v1u" w:colFirst="0" w:colLast="0" w:id="82"/>
      <w:bookmarkStart w:name="_Toc18494984" w:id="83"/>
      <w:bookmarkStart w:name="_Toc19870179" w:id="84"/>
      <w:bookmarkStart w:name="_Toc20480868" w:id="85"/>
      <w:bookmarkStart w:name="_Toc21529396" w:id="86"/>
      <w:bookmarkStart w:name="_Toc21691447" w:id="87"/>
      <w:bookmarkStart w:name="_Toc21845629" w:id="88"/>
      <w:bookmarkStart w:name="_Toc21851868" w:id="89"/>
      <w:bookmarkStart w:name="_Toc21871829" w:id="90"/>
      <w:bookmarkStart w:name="_Toc21872285" w:id="91"/>
      <w:bookmarkStart w:name="_Toc21880056" w:id="92"/>
      <w:bookmarkStart w:name="_Toc21889886" w:id="93"/>
      <w:bookmarkStart w:name="_Toc21894029" w:id="94"/>
      <w:bookmarkStart w:name="_Toc21897957" w:id="95"/>
      <w:bookmarkStart w:name="_Toc21926704" w:id="96"/>
      <w:bookmarkStart w:name="_pomxshm05o5i" w:colFirst="0" w:colLast="0" w:id="97"/>
      <w:bookmarkStart w:name="_C-CDA_Errata_Process" w:id="98"/>
      <w:bookmarkStart w:name="_Toc10602104" w:id="99"/>
      <w:bookmarkStart w:name="_Toc11043535" w:id="100"/>
      <w:bookmarkStart w:name="_Toc11045535" w:id="101"/>
      <w:bookmarkStart w:name="_Toc11391207" w:id="102"/>
      <w:bookmarkStart w:name="_Ref21849259" w:id="103"/>
      <w:bookmarkStart w:name="_Ref21849265" w:id="104"/>
      <w:bookmarkStart w:name="_Ref21849353" w:id="105"/>
      <w:bookmarkStart w:name="_Ref21849363" w:id="106"/>
      <w:bookmarkStart w:name="_Toc119939770" w:id="107"/>
      <w:bookmarkStart w:name="_Toc135312801" w:id="108"/>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r w:rsidRPr="00C64922">
        <w:t>C-CDA Errata Process</w:t>
      </w:r>
      <w:bookmarkEnd w:id="99"/>
      <w:bookmarkEnd w:id="100"/>
      <w:bookmarkEnd w:id="101"/>
      <w:bookmarkEnd w:id="102"/>
      <w:bookmarkEnd w:id="103"/>
      <w:bookmarkEnd w:id="104"/>
      <w:bookmarkEnd w:id="105"/>
      <w:bookmarkEnd w:id="106"/>
      <w:bookmarkEnd w:id="107"/>
      <w:bookmarkEnd w:id="108"/>
    </w:p>
    <w:p w:rsidRPr="00D14360" w:rsidR="00ED19F8" w:rsidP="00B505D2" w:rsidRDefault="00ED19F8" w14:paraId="7C9AB28E" w14:textId="092E6C0C">
      <w:pPr>
        <w:spacing w:after="120"/>
        <w:rPr>
          <w:rFonts w:eastAsia="Calibri" w:cs="Calibri"/>
          <w:color w:val="000000"/>
        </w:rPr>
      </w:pPr>
      <w:bookmarkStart w:name="_mcms7jbgao6l" w:colFirst="0" w:colLast="0" w:id="109"/>
      <w:bookmarkEnd w:id="109"/>
      <w:r w:rsidRPr="00D14360">
        <w:rPr>
          <w:rFonts w:eastAsia="Calibri" w:cs="Calibri"/>
          <w:color w:val="000000"/>
        </w:rPr>
        <w:t xml:space="preserve">C-CDA is regularly updated to include technical corrections and clarifications. These published updates are called Technical Errata </w:t>
      </w:r>
      <w:r w:rsidRPr="00D14360" w:rsidR="001E14C1">
        <w:rPr>
          <w:rFonts w:eastAsia="Calibri" w:cs="Calibri"/>
          <w:color w:val="000000"/>
        </w:rPr>
        <w:t>R</w:t>
      </w:r>
      <w:r w:rsidRPr="00D14360">
        <w:rPr>
          <w:rFonts w:eastAsia="Calibri" w:cs="Calibri"/>
          <w:color w:val="000000"/>
        </w:rPr>
        <w:t xml:space="preserve">eleases. They are published on the HL7.org website. Only those comments with a disposition of persuasive are considered errata.  The HL7 Structured Documents Work Group reviews </w:t>
      </w:r>
      <w:r w:rsidR="000327CA">
        <w:rPr>
          <w:rFonts w:eastAsia="Calibri" w:cs="Calibri"/>
          <w:color w:val="000000"/>
        </w:rPr>
        <w:t>implementer comments</w:t>
      </w:r>
      <w:r w:rsidRPr="00D14360">
        <w:rPr>
          <w:rFonts w:eastAsia="Calibri" w:cs="Calibri"/>
          <w:color w:val="000000"/>
        </w:rPr>
        <w:t xml:space="preserve"> on a periodic basis and publishes an errata package to report changes that have been approved as technical corrections. A C-CDA implementation SHALL incorporate all published errata applicable to the templates used.  When an errata package is published, it is announced through HL7 and errata packages are published on the HL7.org website</w:t>
      </w:r>
      <w:r w:rsidRPr="00D14360" w:rsidR="00EC6E73">
        <w:rPr>
          <w:rFonts w:eastAsia="Calibri" w:cs="Calibri"/>
          <w:color w:val="000000"/>
        </w:rPr>
        <w:t>.</w:t>
      </w:r>
      <w:r w:rsidRPr="00D14360" w:rsidR="00C305F4">
        <w:rPr>
          <w:rStyle w:val="FootnoteReference"/>
          <w:rFonts w:eastAsia="Calibri" w:cs="Calibri"/>
          <w:color w:val="000000"/>
        </w:rPr>
        <w:footnoteReference w:id="5"/>
      </w:r>
      <w:r w:rsidRPr="00D14360">
        <w:rPr>
          <w:rFonts w:eastAsia="Calibri" w:cs="Calibri"/>
          <w:color w:val="000000"/>
        </w:rPr>
        <w:t xml:space="preserve"> The errata package is published in the download kit for the standard. It includes a letter from HL7 summarizing the errata, a spreadsheet list of approved errata and the base Implementation Guide to which the errata must be applied.</w:t>
      </w:r>
    </w:p>
    <w:p w:rsidRPr="00D14360" w:rsidR="00ED19F8" w:rsidP="003A3D50" w:rsidRDefault="00ED19F8" w14:paraId="357EFA9A" w14:textId="54F3AE59">
      <w:pPr>
        <w:spacing w:before="120" w:after="120"/>
        <w:rPr>
          <w:rFonts w:eastAsia="Calibri" w:cs="Calibri"/>
          <w:color w:val="000000"/>
        </w:rPr>
      </w:pPr>
      <w:r w:rsidRPr="00D14360">
        <w:rPr>
          <w:rFonts w:eastAsia="Calibri" w:cs="Calibri"/>
          <w:color w:val="000000"/>
        </w:rPr>
        <w:t>Implementers should note that to maintain a current list of the approved technical errata for C-CDA the errata packages need to be downloaded regularly from the HL7.org website.</w:t>
      </w:r>
      <w:r w:rsidRPr="00D14360" w:rsidR="00387B58">
        <w:rPr>
          <w:rStyle w:val="FootnoteReference"/>
          <w:rFonts w:eastAsia="Calibri" w:cs="Calibri"/>
          <w:color w:val="000000"/>
        </w:rPr>
        <w:footnoteReference w:id="6"/>
      </w:r>
      <w:r w:rsidRPr="00D14360">
        <w:rPr>
          <w:rFonts w:eastAsia="Calibri" w:cs="Calibri"/>
          <w:color w:val="000000"/>
        </w:rPr>
        <w:t xml:space="preserve"> </w:t>
      </w:r>
    </w:p>
    <w:p w:rsidRPr="00D14360" w:rsidR="00315C06" w:rsidP="00B505D2" w:rsidRDefault="00ED19F8" w14:paraId="6360C4F4" w14:textId="588C53FD">
      <w:pPr>
        <w:spacing w:after="120"/>
        <w:rPr>
          <w:rFonts w:eastAsia="Calibri" w:cs="Calibri"/>
          <w:color w:val="000000"/>
        </w:rPr>
      </w:pPr>
      <w:r w:rsidRPr="00D14360">
        <w:rPr>
          <w:rFonts w:eastAsia="Calibri" w:cs="Calibri"/>
          <w:color w:val="000000"/>
        </w:rPr>
        <w:t xml:space="preserve">The errata version of the C-CDA Implementation Guide includes text changes to implement the errata changes. However, it should be noted that the C-CDA </w:t>
      </w:r>
      <w:r w:rsidRPr="00D14360" w:rsidR="00F80882">
        <w:rPr>
          <w:rFonts w:eastAsia="Calibri" w:cs="Calibri"/>
          <w:color w:val="000000"/>
        </w:rPr>
        <w:t>Schematron</w:t>
      </w:r>
      <w:r w:rsidRPr="00D14360">
        <w:rPr>
          <w:rFonts w:eastAsia="Calibri" w:cs="Calibri"/>
          <w:color w:val="000000"/>
        </w:rPr>
        <w:t xml:space="preserve"> is not always up-to-date with C-CDA Errata and may contain errors of its own. Issues uncovered by use of </w:t>
      </w:r>
      <w:r w:rsidRPr="00D14360" w:rsidR="00F80882">
        <w:rPr>
          <w:rFonts w:eastAsia="Calibri" w:cs="Calibri"/>
          <w:color w:val="000000"/>
        </w:rPr>
        <w:t>Schematron</w:t>
      </w:r>
      <w:r w:rsidRPr="00D14360">
        <w:rPr>
          <w:rFonts w:eastAsia="Calibri" w:cs="Calibri"/>
          <w:color w:val="000000"/>
        </w:rPr>
        <w:t xml:space="preserve"> validation must be investigated to determine if they are true validation errors, </w:t>
      </w:r>
      <w:r w:rsidRPr="00D14360" w:rsidR="00F80882">
        <w:rPr>
          <w:rFonts w:eastAsia="Calibri" w:cs="Calibri"/>
          <w:color w:val="000000"/>
        </w:rPr>
        <w:t>Schematron</w:t>
      </w:r>
      <w:r w:rsidRPr="00D14360">
        <w:rPr>
          <w:rFonts w:eastAsia="Calibri" w:cs="Calibri"/>
          <w:color w:val="000000"/>
        </w:rPr>
        <w:t xml:space="preserve"> errors, or unimplemented errata. These issues should be reported to the HL7 Structured Documents Work Group</w:t>
      </w:r>
      <w:r w:rsidR="00931E3D">
        <w:rPr>
          <w:rFonts w:eastAsia="Calibri" w:cs="Calibri"/>
          <w:color w:val="000000"/>
        </w:rPr>
        <w:t>.</w:t>
      </w:r>
    </w:p>
    <w:p w:rsidRPr="00C64922" w:rsidR="00ED19F8" w:rsidP="00FD31AC" w:rsidRDefault="00ED19F8" w14:paraId="07541126" w14:textId="77777777">
      <w:pPr>
        <w:pStyle w:val="Heading3"/>
      </w:pPr>
      <w:bookmarkStart w:name="_hbt1y34f27hr" w:colFirst="0" w:colLast="0" w:id="110"/>
      <w:bookmarkStart w:name="_C-CDA_STU_Updates" w:id="111"/>
      <w:bookmarkStart w:name="_Toc11043536" w:id="112"/>
      <w:bookmarkStart w:name="_Toc11045536" w:id="113"/>
      <w:bookmarkStart w:name="_Toc11391208" w:id="114"/>
      <w:bookmarkStart w:name="_Ref21848966" w:id="115"/>
      <w:bookmarkStart w:name="_Ref21848990" w:id="116"/>
      <w:bookmarkStart w:name="_Ref21849018" w:id="117"/>
      <w:bookmarkStart w:name="_Ref21849026" w:id="118"/>
      <w:bookmarkStart w:name="_Ref21849034" w:id="119"/>
      <w:bookmarkStart w:name="_Toc119939771" w:id="120"/>
      <w:bookmarkStart w:name="_Toc135312802" w:id="121"/>
      <w:bookmarkEnd w:id="110"/>
      <w:bookmarkEnd w:id="111"/>
      <w:r w:rsidRPr="00C64922">
        <w:t>C-CDA STU Updates</w:t>
      </w:r>
      <w:bookmarkEnd w:id="112"/>
      <w:bookmarkEnd w:id="113"/>
      <w:bookmarkEnd w:id="114"/>
      <w:bookmarkEnd w:id="115"/>
      <w:bookmarkEnd w:id="116"/>
      <w:bookmarkEnd w:id="117"/>
      <w:bookmarkEnd w:id="118"/>
      <w:bookmarkEnd w:id="119"/>
      <w:bookmarkEnd w:id="120"/>
      <w:bookmarkEnd w:id="121"/>
    </w:p>
    <w:p w:rsidRPr="007770C6" w:rsidR="003538A1" w:rsidRDefault="003538A1" w14:paraId="3F22A084" w14:textId="485057A0">
      <w:pPr>
        <w:pStyle w:val="ListBullet"/>
        <w:numPr>
          <w:ilvl w:val="0"/>
          <w:numId w:val="0"/>
        </w:numPr>
        <w:rPr>
          <w:rFonts w:ascii="Calibri" w:hAnsi="Calibri" w:cs="Calibri"/>
          <w:sz w:val="20"/>
          <w:szCs w:val="20"/>
        </w:rPr>
      </w:pPr>
      <w:r w:rsidRPr="007770C6">
        <w:rPr>
          <w:rFonts w:ascii="Calibri" w:hAnsi="Calibri" w:cs="Calibri"/>
          <w:sz w:val="20"/>
          <w:szCs w:val="20"/>
        </w:rPr>
        <w:t>HL7 supports a Review Ballot process called, STU Update, that supports updating a standard in the trial use category. The process entails several steps summarized</w:t>
      </w:r>
      <w:r w:rsidRPr="007770C6" w:rsidR="00E35258">
        <w:rPr>
          <w:rFonts w:ascii="Calibri" w:hAnsi="Calibri" w:cs="Calibri"/>
          <w:sz w:val="20"/>
          <w:szCs w:val="20"/>
        </w:rPr>
        <w:t xml:space="preserve"> in </w:t>
      </w:r>
      <w:r w:rsidRPr="007770C6" w:rsidR="002869E1">
        <w:rPr>
          <w:rFonts w:ascii="Calibri" w:hAnsi="Calibri" w:cs="Calibri"/>
          <w:sz w:val="20"/>
          <w:szCs w:val="20"/>
        </w:rPr>
        <w:t>t</w:t>
      </w:r>
      <w:r w:rsidRPr="007770C6" w:rsidR="002869E1">
        <w:rPr>
          <w:rFonts w:ascii="Calibri" w:hAnsi="Calibri" w:cs="Calibri"/>
          <w:color w:val="000000"/>
          <w:sz w:val="20"/>
          <w:szCs w:val="20"/>
        </w:rPr>
        <w:t>he</w:t>
      </w:r>
      <w:r w:rsidRPr="007770C6" w:rsidR="00E35258">
        <w:rPr>
          <w:rFonts w:ascii="Calibri" w:hAnsi="Calibri" w:cs="Calibri"/>
          <w:color w:val="000000"/>
          <w:sz w:val="20"/>
          <w:szCs w:val="20"/>
        </w:rPr>
        <w:t xml:space="preserve"> table below</w:t>
      </w:r>
      <w:r w:rsidRPr="007770C6" w:rsidR="00EC6E73">
        <w:rPr>
          <w:rFonts w:ascii="Calibri" w:hAnsi="Calibri" w:cs="Calibri"/>
          <w:color w:val="000000"/>
          <w:sz w:val="20"/>
          <w:szCs w:val="20"/>
        </w:rPr>
        <w:t>.</w:t>
      </w:r>
    </w:p>
    <w:p w:rsidRPr="00C64922" w:rsidR="00C305F4" w:rsidP="00C305F4" w:rsidRDefault="00C305F4" w14:paraId="2E74CD42" w14:textId="77777777"/>
    <w:tbl>
      <w:tblPr>
        <w:tblW w:w="9360"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890"/>
        <w:gridCol w:w="7470"/>
      </w:tblGrid>
      <w:tr w:rsidRPr="00C64922" w:rsidR="00FC6DD5" w:rsidTr="00254B4A" w14:paraId="2CC88B97" w14:textId="77777777">
        <w:trPr>
          <w:cantSplit/>
          <w:tblHeader/>
        </w:trPr>
        <w:tc>
          <w:tcPr>
            <w:tcW w:w="1890" w:type="dxa"/>
            <w:tcBorders>
              <w:bottom w:val="nil"/>
              <w:right w:val="nil"/>
            </w:tcBorders>
            <w:shd w:val="clear" w:color="auto" w:fill="4F81BD"/>
          </w:tcPr>
          <w:p w:rsidRPr="00AE350D" w:rsidR="003538A1" w:rsidP="00D14360" w:rsidRDefault="003538A1" w14:paraId="51F326A1" w14:textId="77777777">
            <w:pPr>
              <w:pStyle w:val="ListBullet"/>
              <w:numPr>
                <w:ilvl w:val="0"/>
                <w:numId w:val="0"/>
              </w:numPr>
              <w:rPr>
                <w:rFonts w:ascii="Calibri" w:hAnsi="Calibri" w:cs="Calibri"/>
                <w:b/>
                <w:bCs/>
                <w:color w:val="FFFFFF"/>
                <w:sz w:val="24"/>
                <w:szCs w:val="21"/>
              </w:rPr>
            </w:pPr>
            <w:r w:rsidRPr="00AE350D">
              <w:rPr>
                <w:rFonts w:ascii="Calibri" w:hAnsi="Calibri" w:cs="Calibri"/>
                <w:b/>
                <w:bCs/>
                <w:color w:val="FFFFFF"/>
                <w:sz w:val="24"/>
                <w:szCs w:val="21"/>
              </w:rPr>
              <w:t>Process Step</w:t>
            </w:r>
          </w:p>
        </w:tc>
        <w:tc>
          <w:tcPr>
            <w:tcW w:w="7470" w:type="dxa"/>
            <w:shd w:val="clear" w:color="auto" w:fill="4F81BD"/>
          </w:tcPr>
          <w:p w:rsidRPr="00AE350D" w:rsidR="003538A1" w:rsidP="00D14360" w:rsidRDefault="003538A1" w14:paraId="781DDD87" w14:textId="77777777">
            <w:pPr>
              <w:pStyle w:val="ListBullet"/>
              <w:numPr>
                <w:ilvl w:val="0"/>
                <w:numId w:val="0"/>
              </w:numPr>
              <w:rPr>
                <w:rFonts w:ascii="Calibri" w:hAnsi="Calibri" w:cs="Calibri"/>
                <w:b/>
                <w:bCs/>
                <w:color w:val="FFFFFF"/>
                <w:sz w:val="24"/>
                <w:szCs w:val="21"/>
              </w:rPr>
            </w:pPr>
            <w:r w:rsidRPr="00AE350D">
              <w:rPr>
                <w:rFonts w:ascii="Calibri" w:hAnsi="Calibri" w:cs="Calibri"/>
                <w:b/>
                <w:bCs/>
                <w:color w:val="FFFFFF"/>
                <w:sz w:val="24"/>
                <w:szCs w:val="21"/>
              </w:rPr>
              <w:t>Summary of Activity</w:t>
            </w:r>
          </w:p>
        </w:tc>
      </w:tr>
      <w:tr w:rsidRPr="00C64922" w:rsidR="00FC6DD5" w:rsidTr="003A3D50" w14:paraId="02D32699" w14:textId="77777777">
        <w:tc>
          <w:tcPr>
            <w:tcW w:w="1890" w:type="dxa"/>
            <w:tcBorders>
              <w:top w:val="single" w:color="4F81BD" w:sz="4" w:space="0"/>
              <w:bottom w:val="single" w:color="4F81BD" w:sz="4" w:space="0"/>
              <w:right w:val="nil"/>
            </w:tcBorders>
            <w:shd w:val="clear" w:color="auto" w:fill="FFFFFF"/>
          </w:tcPr>
          <w:p w:rsidRPr="00D14360" w:rsidR="003538A1" w:rsidP="00D14360" w:rsidRDefault="003538A1" w14:paraId="249FE9F6" w14:textId="77777777">
            <w:pPr>
              <w:pStyle w:val="ListBullet"/>
              <w:numPr>
                <w:ilvl w:val="0"/>
                <w:numId w:val="0"/>
              </w:numPr>
              <w:rPr>
                <w:rFonts w:ascii="Calibri" w:hAnsi="Calibri" w:cs="Calibri"/>
                <w:b/>
                <w:bCs/>
                <w:sz w:val="20"/>
                <w:szCs w:val="20"/>
              </w:rPr>
            </w:pPr>
            <w:r w:rsidRPr="00D14360">
              <w:rPr>
                <w:rFonts w:ascii="Calibri" w:hAnsi="Calibri" w:cs="Calibri"/>
                <w:b/>
                <w:bCs/>
                <w:sz w:val="20"/>
                <w:szCs w:val="20"/>
              </w:rPr>
              <w:t>Initiate an update review</w:t>
            </w:r>
          </w:p>
        </w:tc>
        <w:tc>
          <w:tcPr>
            <w:tcW w:w="7470" w:type="dxa"/>
            <w:tcBorders>
              <w:top w:val="single" w:color="4F81BD" w:sz="4" w:space="0"/>
              <w:bottom w:val="single" w:color="4F81BD" w:sz="4" w:space="0"/>
            </w:tcBorders>
            <w:shd w:val="clear" w:color="auto" w:fill="auto"/>
          </w:tcPr>
          <w:p w:rsidRPr="00AE350D" w:rsidR="003538A1" w:rsidP="00D14360" w:rsidRDefault="003538A1" w14:paraId="25DF4E7F" w14:textId="6EFF7461">
            <w:pPr>
              <w:pStyle w:val="ListBullet"/>
              <w:numPr>
                <w:ilvl w:val="0"/>
                <w:numId w:val="0"/>
              </w:numPr>
              <w:spacing w:after="4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 xml:space="preserve">The </w:t>
            </w:r>
            <w:r w:rsidRPr="00D14360" w:rsidR="005D5ACA">
              <w:rPr>
                <w:rFonts w:ascii="Calibri Light" w:hAnsi="Calibri Light" w:cs="Calibri Light"/>
                <w:color w:val="000000"/>
                <w:sz w:val="20"/>
                <w:szCs w:val="18"/>
              </w:rPr>
              <w:t>Technical Steering Committee (</w:t>
            </w:r>
            <w:r w:rsidRPr="00AE350D">
              <w:rPr>
                <w:rFonts w:ascii="Calibri Light" w:hAnsi="Calibri Light" w:cs="Calibri Light"/>
                <w:color w:val="000000"/>
                <w:sz w:val="20"/>
                <w:szCs w:val="18"/>
              </w:rPr>
              <w:t>TSC</w:t>
            </w:r>
            <w:r w:rsidRPr="00AE350D" w:rsidR="005D5ACA">
              <w:rPr>
                <w:rFonts w:ascii="Calibri Light" w:hAnsi="Calibri Light" w:cs="Calibri Light"/>
                <w:color w:val="000000"/>
                <w:sz w:val="20"/>
                <w:szCs w:val="18"/>
              </w:rPr>
              <w:t>)</w:t>
            </w:r>
            <w:r w:rsidRPr="00AE350D">
              <w:rPr>
                <w:rFonts w:ascii="Calibri Light" w:hAnsi="Calibri Light" w:cs="Calibri Light"/>
                <w:color w:val="000000"/>
                <w:sz w:val="20"/>
                <w:szCs w:val="18"/>
              </w:rPr>
              <w:t>, in compliance with its defined processes, may initiate the review of the subject matter of the proposed STU. Once initiated, the review ballot shall remain active until such time as the subject matter of the proposed STU has been approved or withdrawn from consideration.</w:t>
            </w:r>
          </w:p>
        </w:tc>
      </w:tr>
      <w:tr w:rsidRPr="00C64922" w:rsidR="00FC6DD5" w:rsidTr="00DE28EB" w14:paraId="45EE0B72" w14:textId="77777777">
        <w:trPr>
          <w:cantSplit/>
        </w:trPr>
        <w:tc>
          <w:tcPr>
            <w:tcW w:w="1890" w:type="dxa"/>
            <w:tcBorders>
              <w:right w:val="nil"/>
            </w:tcBorders>
            <w:shd w:val="clear" w:color="auto" w:fill="FFFFFF"/>
          </w:tcPr>
          <w:p w:rsidRPr="00D14360" w:rsidR="003538A1" w:rsidP="00D14360" w:rsidRDefault="003538A1" w14:paraId="797C617E" w14:textId="77777777">
            <w:pPr>
              <w:pStyle w:val="ListBullet"/>
              <w:numPr>
                <w:ilvl w:val="0"/>
                <w:numId w:val="0"/>
              </w:numPr>
              <w:rPr>
                <w:rFonts w:ascii="Calibri" w:hAnsi="Calibri" w:cs="Calibri"/>
                <w:b/>
                <w:bCs/>
                <w:sz w:val="20"/>
                <w:szCs w:val="20"/>
              </w:rPr>
            </w:pPr>
            <w:r w:rsidRPr="00D14360">
              <w:rPr>
                <w:rFonts w:ascii="Calibri" w:hAnsi="Calibri" w:cs="Calibri"/>
                <w:b/>
                <w:bCs/>
                <w:sz w:val="20"/>
                <w:szCs w:val="20"/>
              </w:rPr>
              <w:t>Form a Consensus Group</w:t>
            </w:r>
          </w:p>
        </w:tc>
        <w:tc>
          <w:tcPr>
            <w:tcW w:w="7470" w:type="dxa"/>
            <w:shd w:val="clear" w:color="auto" w:fill="auto"/>
          </w:tcPr>
          <w:p w:rsidRPr="00AE350D" w:rsidR="003538A1" w:rsidP="00D14360" w:rsidRDefault="003538A1" w14:paraId="33B51B88" w14:textId="562912CF">
            <w:pPr>
              <w:pStyle w:val="ListBullet"/>
              <w:numPr>
                <w:ilvl w:val="0"/>
                <w:numId w:val="0"/>
              </w:numPr>
              <w:spacing w:after="4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All current members shall be notified of the intent to form a consensus group and ballot the content of a proposed standard for trial use. This notification shall occur via the various HL7 newsletters and member list servers and shall include the dates of enrollment in the consensus group. Members shall indicate their interest by enrolling in the appropriate consensus group via the HL7 Ballot Desktop during the enrollment period which shall end with the opening of the ballot period. The minimum consensus group shall be ten current individual members or individuals representing at least three current organizational members. The ballot shall not commence if the minimum consensus group requirement is not met. Nonmembers who wish to participate in a STU consensus group must register their intent with HL7 Headquarters during the stated enrollment period by completing the Non-Member Enrollment process through the HL7 Ballot Desktop. Nonmembers shall be assessed a fee established by HL7 for such participation.</w:t>
            </w:r>
          </w:p>
        </w:tc>
      </w:tr>
      <w:tr w:rsidRPr="00C64922" w:rsidR="00FC6DD5" w:rsidTr="00254B4A" w14:paraId="4686AA13" w14:textId="77777777">
        <w:tc>
          <w:tcPr>
            <w:tcW w:w="1890" w:type="dxa"/>
            <w:tcBorders>
              <w:top w:val="single" w:color="4F81BD" w:sz="4" w:space="0"/>
              <w:bottom w:val="single" w:color="4F81BD" w:sz="4" w:space="0"/>
              <w:right w:val="nil"/>
            </w:tcBorders>
            <w:shd w:val="clear" w:color="auto" w:fill="FFFFFF"/>
          </w:tcPr>
          <w:p w:rsidRPr="00D14360" w:rsidR="003538A1" w:rsidP="00D14360" w:rsidRDefault="003538A1" w14:paraId="5839E27D" w14:textId="77777777">
            <w:pPr>
              <w:pStyle w:val="ListBullet"/>
              <w:numPr>
                <w:ilvl w:val="0"/>
                <w:numId w:val="0"/>
              </w:numPr>
              <w:rPr>
                <w:rFonts w:ascii="Calibri" w:hAnsi="Calibri" w:cs="Calibri"/>
                <w:b/>
                <w:bCs/>
                <w:sz w:val="20"/>
                <w:szCs w:val="20"/>
              </w:rPr>
            </w:pPr>
            <w:r w:rsidRPr="00D14360">
              <w:rPr>
                <w:rFonts w:ascii="Calibri" w:hAnsi="Calibri" w:cs="Calibri"/>
                <w:b/>
                <w:bCs/>
                <w:sz w:val="20"/>
                <w:szCs w:val="20"/>
              </w:rPr>
              <w:t>Ballot the updated standard</w:t>
            </w:r>
          </w:p>
        </w:tc>
        <w:tc>
          <w:tcPr>
            <w:tcW w:w="7470" w:type="dxa"/>
            <w:tcBorders>
              <w:top w:val="single" w:color="4F81BD" w:sz="4" w:space="0"/>
              <w:bottom w:val="single" w:color="4F81BD" w:sz="4" w:space="0"/>
            </w:tcBorders>
            <w:shd w:val="clear" w:color="auto" w:fill="auto"/>
          </w:tcPr>
          <w:p w:rsidRPr="00AE350D" w:rsidR="003538A1" w:rsidP="00D14360" w:rsidRDefault="003538A1" w14:paraId="3FB2B997" w14:textId="77777777">
            <w:pPr>
              <w:pStyle w:val="ListBulle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The ballot package shall be available to all members of the consensus group for thirty days following the opening of the ballot period. Reviewers are encouraged to provide constructive comments for improving the content or language of the subject matter under review.</w:t>
            </w:r>
          </w:p>
        </w:tc>
      </w:tr>
      <w:tr w:rsidRPr="00C64922" w:rsidR="00FC6DD5" w:rsidTr="00254B4A" w14:paraId="731B4457" w14:textId="77777777">
        <w:tc>
          <w:tcPr>
            <w:tcW w:w="1890" w:type="dxa"/>
            <w:tcBorders>
              <w:right w:val="nil"/>
            </w:tcBorders>
            <w:shd w:val="clear" w:color="auto" w:fill="FFFFFF"/>
          </w:tcPr>
          <w:p w:rsidRPr="00D14360" w:rsidR="003538A1" w:rsidP="00D14360" w:rsidRDefault="003538A1" w14:paraId="37377B09" w14:textId="77777777">
            <w:pPr>
              <w:pStyle w:val="ListBullet"/>
              <w:numPr>
                <w:ilvl w:val="0"/>
                <w:numId w:val="0"/>
              </w:numPr>
              <w:rPr>
                <w:rFonts w:ascii="Calibri" w:hAnsi="Calibri" w:cs="Calibri"/>
                <w:b/>
                <w:bCs/>
                <w:sz w:val="20"/>
                <w:szCs w:val="20"/>
              </w:rPr>
            </w:pPr>
            <w:r w:rsidRPr="00D14360">
              <w:rPr>
                <w:rFonts w:ascii="Calibri" w:hAnsi="Calibri" w:cs="Calibri"/>
                <w:b/>
                <w:bCs/>
                <w:sz w:val="20"/>
                <w:szCs w:val="20"/>
              </w:rPr>
              <w:t>Handle comments</w:t>
            </w:r>
          </w:p>
        </w:tc>
        <w:tc>
          <w:tcPr>
            <w:tcW w:w="7470" w:type="dxa"/>
            <w:shd w:val="clear" w:color="auto" w:fill="auto"/>
          </w:tcPr>
          <w:p w:rsidR="00E93A1E" w:rsidP="00D14360" w:rsidRDefault="003538A1" w14:paraId="6677E3D4" w14:textId="77777777">
            <w:pPr>
              <w:pStyle w:val="ListBulle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 xml:space="preserve">At the close of the review ballot the responsible Work Group (WG) shall capture all comments using the HL7 Ballot Spreadsheet unless the WG has petitioned for and been granted a waiver of such use by the Technical Steering Committee (TSC). The responsible WG shall consider all comments with the intent of improving the quality and clarity of the proposed standard. While not on a par with a normative reconciliation package, the results of the Work Group’s consideration of the comments submitted as recorded on the Ballot Spreadsheet shall be posted to the Ballot Desktop. A negative without comment shall be considered as “no response” and shall not be factored into the numerical requirements for approval. No effort shall be made to solicit comments from the submitter of a negative without comment. The process of consideration of the comments is not as complete or rigorous as normative reconciliation. There is no requirement to resolve negative comments and seek withdrawal of the negative. </w:t>
            </w:r>
          </w:p>
          <w:p w:rsidRPr="00AE350D" w:rsidR="003538A1" w:rsidP="00D14360" w:rsidRDefault="003538A1" w14:paraId="206C3ADF" w14:textId="77777777">
            <w:pPr>
              <w:pStyle w:val="ListBulle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Nevertheless, the responsible Work Group is expected to annotate each negative comment on the reconciliation spreadsheet with a disposition of “Persuasive”, “Not Persuasive”, “Considered for Future Use”, or “Not Related” with a recorded vote and an explanation for the Work Group’s decision in accordance with the Work Group’s Decision-making Practices (DMP) to maintain transparency on decisions made. A negative ballot withdrawn at the request of the submitter shall be recorded as an affirmative. The issue of substantive change shall not be applicable to a STU. In the instance of an approved STU with substantive change resulting from review, it is left to the discretion of the responsible Work Group to either submit to another review ballot or move forward with a request to the TSC to release the revised content as a standard for trial use.</w:t>
            </w:r>
          </w:p>
        </w:tc>
      </w:tr>
      <w:tr w:rsidRPr="00C64922" w:rsidR="00FC6DD5" w:rsidTr="00254B4A" w14:paraId="109FBBB9" w14:textId="77777777">
        <w:trPr>
          <w:cantSplit/>
        </w:trPr>
        <w:tc>
          <w:tcPr>
            <w:tcW w:w="1890" w:type="dxa"/>
            <w:tcBorders>
              <w:top w:val="single" w:color="4F81BD" w:sz="4" w:space="0"/>
              <w:bottom w:val="single" w:color="4F81BD" w:sz="4" w:space="0"/>
              <w:right w:val="nil"/>
            </w:tcBorders>
            <w:shd w:val="clear" w:color="auto" w:fill="FFFFFF"/>
          </w:tcPr>
          <w:p w:rsidRPr="00D14360" w:rsidR="003538A1" w:rsidP="00D14360" w:rsidRDefault="003538A1" w14:paraId="7819BACF" w14:textId="77777777">
            <w:pPr>
              <w:pStyle w:val="ListBullet"/>
              <w:numPr>
                <w:ilvl w:val="0"/>
                <w:numId w:val="0"/>
              </w:numPr>
              <w:rPr>
                <w:rFonts w:ascii="Calibri" w:hAnsi="Calibri" w:cs="Calibri"/>
                <w:b/>
                <w:bCs/>
                <w:sz w:val="20"/>
                <w:szCs w:val="20"/>
              </w:rPr>
            </w:pPr>
            <w:r w:rsidRPr="00D14360">
              <w:rPr>
                <w:rFonts w:ascii="Calibri" w:hAnsi="Calibri" w:cs="Calibri"/>
                <w:b/>
                <w:bCs/>
                <w:sz w:val="20"/>
                <w:szCs w:val="20"/>
              </w:rPr>
              <w:t>Approve</w:t>
            </w:r>
          </w:p>
        </w:tc>
        <w:tc>
          <w:tcPr>
            <w:tcW w:w="7470" w:type="dxa"/>
            <w:tcBorders>
              <w:top w:val="single" w:color="4F81BD" w:sz="4" w:space="0"/>
              <w:bottom w:val="single" w:color="4F81BD" w:sz="4" w:space="0"/>
            </w:tcBorders>
            <w:shd w:val="clear" w:color="auto" w:fill="auto"/>
          </w:tcPr>
          <w:p w:rsidRPr="00AE350D" w:rsidR="003538A1" w:rsidP="00D14360" w:rsidRDefault="003538A1" w14:paraId="0E20851F" w14:textId="77777777">
            <w:pPr>
              <w:pStyle w:val="ListBullet"/>
              <w:keepNex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The proposed STU shall be considered approved if sixty percent (60%) of the combined affirmative and negative votes cast by the review group are affirmative. Upon approval and posting of the ballot reconciliation the responsible Work Group shall vote to submit a Publication Request Template to the TSC Project Manager, who shall include an item on the agenda of the next scheduled TSC meeting for the consideration of affirmation of release for publication. The Work Group vote shall be recorded in the minutes and reported on the Publication Request Template. If the proposed STU fails to be approved, it again falls to the discretion of the responsible Work Group, after appropriate revision if necessary, to either submit to another review ballot, withdraw the document from consideration, or repackage the content and submit it to the TSC for consideration as a normative ballot.</w:t>
            </w:r>
          </w:p>
        </w:tc>
      </w:tr>
    </w:tbl>
    <w:p w:rsidRPr="00C64922" w:rsidR="00C305F4" w:rsidP="008B252C" w:rsidRDefault="00A5789F" w14:paraId="5AF16A4B" w14:textId="2D5CAEAA">
      <w:pPr>
        <w:pStyle w:val="Caption"/>
      </w:pPr>
      <w:r>
        <w:t xml:space="preserve"> </w:t>
      </w:r>
      <w:bookmarkStart w:name="_Toc118898788" w:id="122"/>
      <w:bookmarkStart w:name="_Toc119939991" w:id="123"/>
      <w:bookmarkStart w:name="_Toc135313023" w:id="124"/>
      <w:r w:rsidRPr="00C64922" w:rsidR="008B252C">
        <w:t xml:space="preserve">Table </w:t>
      </w:r>
      <w:r>
        <w:fldChar w:fldCharType="begin"/>
      </w:r>
      <w:r>
        <w:instrText>SEQ Table \* ARABIC</w:instrText>
      </w:r>
      <w:r>
        <w:fldChar w:fldCharType="separate"/>
      </w:r>
      <w:r w:rsidR="00DC1072">
        <w:rPr>
          <w:noProof/>
        </w:rPr>
        <w:t>2</w:t>
      </w:r>
      <w:r>
        <w:fldChar w:fldCharType="end"/>
      </w:r>
      <w:r w:rsidRPr="00C64922" w:rsidR="008B252C">
        <w:t>: Review Ballot process</w:t>
      </w:r>
      <w:bookmarkEnd w:id="122"/>
      <w:bookmarkEnd w:id="123"/>
      <w:bookmarkEnd w:id="124"/>
    </w:p>
    <w:p w:rsidRPr="00C64922" w:rsidR="00F47390" w:rsidP="003E2C96" w:rsidRDefault="003538A1" w14:paraId="3D279E86" w14:textId="77777777">
      <w:pPr>
        <w:pStyle w:val="Heading2"/>
      </w:pPr>
      <w:bookmarkStart w:name="_Toc11043537" w:id="125"/>
      <w:bookmarkStart w:name="_Toc11045537" w:id="126"/>
      <w:bookmarkStart w:name="_Toc11391209" w:id="127"/>
      <w:bookmarkStart w:name="_Toc119939772" w:id="128"/>
      <w:bookmarkStart w:name="_Toc135312803" w:id="129"/>
      <w:r w:rsidRPr="00C64922">
        <w:t>Semantic Interoperability</w:t>
      </w:r>
      <w:r w:rsidRPr="00C64922" w:rsidR="00D002F7">
        <w:t>: C-CDA Value Set Management</w:t>
      </w:r>
      <w:bookmarkEnd w:id="125"/>
      <w:bookmarkEnd w:id="126"/>
      <w:bookmarkEnd w:id="127"/>
      <w:bookmarkEnd w:id="128"/>
      <w:bookmarkEnd w:id="129"/>
    </w:p>
    <w:p w:rsidRPr="00D14360" w:rsidR="007B35DC" w:rsidP="003538A1" w:rsidRDefault="003538A1" w14:paraId="33F950EC" w14:textId="7E5F15EC">
      <w:pPr>
        <w:spacing w:after="120"/>
        <w:rPr>
          <w:rFonts w:eastAsia="Calibri" w:cs="Calibri"/>
          <w:color w:val="000000"/>
        </w:rPr>
      </w:pPr>
      <w:r w:rsidRPr="00D14360">
        <w:rPr>
          <w:rFonts w:eastAsia="Calibri" w:cs="Calibri"/>
          <w:color w:val="000000"/>
        </w:rPr>
        <w:t xml:space="preserve">Through a community consensus process, </w:t>
      </w:r>
      <w:r w:rsidR="00F02EB6">
        <w:rPr>
          <w:rFonts w:eastAsia="Calibri" w:cs="Calibri"/>
          <w:color w:val="000000"/>
        </w:rPr>
        <w:t>t</w:t>
      </w:r>
      <w:r w:rsidRPr="00F02EB6" w:rsidR="00F02EB6">
        <w:rPr>
          <w:rFonts w:eastAsia="Calibri" w:cs="Calibri"/>
          <w:color w:val="000000"/>
        </w:rPr>
        <w:t>he Healthcare Information and Management Systems Society</w:t>
      </w:r>
      <w:r w:rsidR="00F02EB6">
        <w:rPr>
          <w:rFonts w:eastAsia="Calibri" w:cs="Calibri"/>
          <w:color w:val="000000"/>
        </w:rPr>
        <w:t xml:space="preserve"> (</w:t>
      </w:r>
      <w:r w:rsidRPr="00D14360">
        <w:rPr>
          <w:rFonts w:eastAsia="Calibri" w:cs="Calibri"/>
          <w:color w:val="000000"/>
        </w:rPr>
        <w:t>HIMSS</w:t>
      </w:r>
      <w:r w:rsidR="00F02EB6">
        <w:rPr>
          <w:rFonts w:eastAsia="Calibri" w:cs="Calibri"/>
          <w:color w:val="000000"/>
        </w:rPr>
        <w:t>)</w:t>
      </w:r>
      <w:r w:rsidRPr="00D14360">
        <w:rPr>
          <w:rFonts w:eastAsia="Calibri" w:cs="Calibri"/>
          <w:color w:val="000000"/>
        </w:rPr>
        <w:t xml:space="preserve"> developed </w:t>
      </w:r>
      <w:r w:rsidRPr="00D14360" w:rsidR="007B35DC">
        <w:rPr>
          <w:rFonts w:eastAsia="Calibri" w:cs="Calibri"/>
          <w:color w:val="000000"/>
        </w:rPr>
        <w:t>the following</w:t>
      </w:r>
      <w:r w:rsidRPr="00D14360">
        <w:rPr>
          <w:rFonts w:eastAsia="Calibri" w:cs="Calibri"/>
          <w:color w:val="000000"/>
        </w:rPr>
        <w:t xml:space="preserve"> definition for Interoperability: </w:t>
      </w:r>
    </w:p>
    <w:p w:rsidRPr="00D14360" w:rsidR="003538A1" w:rsidRDefault="003538A1" w14:paraId="7EA24A31" w14:textId="77777777">
      <w:pPr>
        <w:spacing w:after="120"/>
        <w:ind w:left="720"/>
        <w:rPr>
          <w:rFonts w:eastAsia="Calibri" w:cs="Calibri"/>
          <w:color w:val="000000"/>
        </w:rPr>
      </w:pPr>
      <w:r w:rsidRPr="00D14360">
        <w:rPr>
          <w:rFonts w:eastAsia="Calibri" w:cs="Calibri"/>
          <w:color w:val="000000"/>
        </w:rPr>
        <w:t xml:space="preserve">Interoperability is the ability of different information systems, devices or applications to connect, in a coordinated manner, within and across organizational boundaries to access, exchange and cooperatively use data amongst stakeholders, with the goal of optimizing the health of individuals and populations that characterizes four aspects to interoperability: foundational, structural, semantic, and organizational. </w:t>
      </w:r>
      <w:r w:rsidRPr="00D14360" w:rsidR="00E35258">
        <w:rPr>
          <w:rFonts w:cs="Calibri"/>
          <w:color w:val="000000"/>
        </w:rPr>
        <w:t xml:space="preserve">The table below </w:t>
      </w:r>
      <w:r w:rsidRPr="00D14360">
        <w:rPr>
          <w:rFonts w:eastAsia="Calibri" w:cs="Calibri"/>
          <w:color w:val="000000"/>
        </w:rPr>
        <w:t>summarizes the four concepts.</w:t>
      </w:r>
      <w:r w:rsidRPr="00D14360">
        <w:rPr>
          <w:rStyle w:val="FootnoteReference"/>
          <w:rFonts w:eastAsia="Calibri" w:cs="Calibri"/>
          <w:color w:val="000000"/>
        </w:rPr>
        <w:footnoteReference w:id="7"/>
      </w:r>
    </w:p>
    <w:p w:rsidRPr="00D14360" w:rsidR="00694762" w:rsidP="003A3D50" w:rsidRDefault="00694762" w14:paraId="33053F8D" w14:textId="77777777">
      <w:pPr>
        <w:spacing w:after="120"/>
        <w:ind w:left="720"/>
        <w:rPr>
          <w:rFonts w:eastAsia="Calibri" w:cs="Calibri"/>
          <w:color w:val="000000"/>
        </w:rPr>
      </w:pPr>
    </w:p>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327"/>
        <w:gridCol w:w="8028"/>
      </w:tblGrid>
      <w:tr w:rsidRPr="00C64922" w:rsidR="00DF16F7" w:rsidTr="00254B4A" w14:paraId="27C0BE84" w14:textId="77777777">
        <w:trPr>
          <w:cantSplit/>
          <w:tblHeader/>
        </w:trPr>
        <w:tc>
          <w:tcPr>
            <w:tcW w:w="1327" w:type="dxa"/>
            <w:tcBorders>
              <w:bottom w:val="nil"/>
              <w:right w:val="nil"/>
            </w:tcBorders>
            <w:shd w:val="clear" w:color="auto" w:fill="4F81BD"/>
          </w:tcPr>
          <w:p w:rsidRPr="00D14360" w:rsidR="003538A1" w:rsidP="00480C59" w:rsidRDefault="003538A1" w14:paraId="6B63C08A" w14:textId="77777777">
            <w:pPr>
              <w:rPr>
                <w:rFonts w:eastAsia="Calibri" w:cs="Calibri"/>
                <w:b/>
                <w:bCs/>
                <w:color w:val="FFFFFF"/>
              </w:rPr>
            </w:pPr>
            <w:r w:rsidRPr="00D14360">
              <w:rPr>
                <w:rFonts w:eastAsia="Calibri" w:cs="Calibri"/>
                <w:b/>
                <w:bCs/>
                <w:color w:val="FFFFFF"/>
              </w:rPr>
              <w:t>Aspect</w:t>
            </w:r>
          </w:p>
        </w:tc>
        <w:tc>
          <w:tcPr>
            <w:tcW w:w="8028" w:type="dxa"/>
            <w:shd w:val="clear" w:color="auto" w:fill="4F81BD"/>
          </w:tcPr>
          <w:p w:rsidRPr="00D14360" w:rsidR="003538A1" w:rsidP="00480C59" w:rsidRDefault="003538A1" w14:paraId="6CDE5070" w14:textId="77777777">
            <w:pPr>
              <w:rPr>
                <w:rFonts w:eastAsia="Calibri" w:cs="Calibri"/>
                <w:b/>
                <w:bCs/>
                <w:color w:val="FFFFFF"/>
              </w:rPr>
            </w:pPr>
            <w:r w:rsidRPr="00D14360">
              <w:rPr>
                <w:rFonts w:eastAsia="Calibri" w:cs="Calibri"/>
                <w:b/>
                <w:bCs/>
                <w:color w:val="FFFFFF"/>
              </w:rPr>
              <w:t>Relationship to Interoperability</w:t>
            </w:r>
          </w:p>
        </w:tc>
      </w:tr>
      <w:tr w:rsidRPr="00C64922" w:rsidR="00DF16F7" w:rsidTr="00254B4A" w14:paraId="1FA7BA93" w14:textId="77777777">
        <w:tc>
          <w:tcPr>
            <w:tcW w:w="1327" w:type="dxa"/>
            <w:tcBorders>
              <w:top w:val="single" w:color="4F81BD" w:sz="4" w:space="0"/>
              <w:bottom w:val="single" w:color="4F81BD" w:sz="4" w:space="0"/>
              <w:right w:val="nil"/>
            </w:tcBorders>
            <w:shd w:val="clear" w:color="auto" w:fill="FFFFFF"/>
          </w:tcPr>
          <w:p w:rsidRPr="00D14360" w:rsidR="003538A1" w:rsidP="00480C59" w:rsidRDefault="003538A1" w14:paraId="2859A219" w14:textId="77777777">
            <w:pPr>
              <w:rPr>
                <w:rFonts w:eastAsia="Calibri" w:cs="Calibri"/>
                <w:b/>
                <w:bCs/>
                <w:color w:val="000000"/>
              </w:rPr>
            </w:pPr>
            <w:r w:rsidRPr="00D14360">
              <w:rPr>
                <w:rFonts w:eastAsia="Calibri" w:cs="Calibri"/>
                <w:b/>
                <w:bCs/>
                <w:color w:val="000000"/>
              </w:rPr>
              <w:t>Foundational</w:t>
            </w:r>
          </w:p>
        </w:tc>
        <w:tc>
          <w:tcPr>
            <w:tcW w:w="8028" w:type="dxa"/>
            <w:tcBorders>
              <w:top w:val="single" w:color="4F81BD" w:sz="4" w:space="0"/>
              <w:bottom w:val="single" w:color="4F81BD" w:sz="4" w:space="0"/>
            </w:tcBorders>
            <w:shd w:val="clear" w:color="auto" w:fill="auto"/>
          </w:tcPr>
          <w:p w:rsidRPr="00D14360" w:rsidR="003538A1" w:rsidP="00D14360" w:rsidRDefault="003538A1" w14:paraId="11AC7240" w14:textId="77777777">
            <w:pPr>
              <w:spacing w:after="60"/>
              <w:rPr>
                <w:rFonts w:ascii="Calibri Light" w:hAnsi="Calibri Light" w:eastAsia="Calibri" w:cs="Calibri Light"/>
                <w:color w:val="000000"/>
                <w:szCs w:val="18"/>
              </w:rPr>
            </w:pPr>
            <w:r w:rsidRPr="00D14360">
              <w:rPr>
                <w:rFonts w:ascii="Calibri Light" w:hAnsi="Calibri Light" w:cs="Calibri Light"/>
                <w:color w:val="000000"/>
                <w:szCs w:val="18"/>
                <w:shd w:val="clear" w:color="auto" w:fill="FFFFFF"/>
              </w:rPr>
              <w:t>Foundation interoperability develops the building blocks of information exchange between disparate systems by establishing the inter-connectivity requirements needed for one system or application to share data with and receive data from another. It does not outline the ability for the receiving information technology system to interpret the data without interventions from the end user or other technologies.</w:t>
            </w:r>
          </w:p>
        </w:tc>
      </w:tr>
      <w:tr w:rsidRPr="00C64922" w:rsidR="00DF16F7" w:rsidTr="00254B4A" w14:paraId="2833830D" w14:textId="77777777">
        <w:tc>
          <w:tcPr>
            <w:tcW w:w="1327" w:type="dxa"/>
            <w:tcBorders>
              <w:right w:val="nil"/>
            </w:tcBorders>
            <w:shd w:val="clear" w:color="auto" w:fill="FFFFFF"/>
          </w:tcPr>
          <w:p w:rsidRPr="00D14360" w:rsidR="003538A1" w:rsidP="00480C59" w:rsidRDefault="003538A1" w14:paraId="00AD4B29" w14:textId="77777777">
            <w:pPr>
              <w:rPr>
                <w:rFonts w:eastAsia="Calibri" w:cs="Calibri"/>
                <w:b/>
                <w:bCs/>
                <w:color w:val="000000"/>
              </w:rPr>
            </w:pPr>
            <w:r w:rsidRPr="00D14360">
              <w:rPr>
                <w:rFonts w:eastAsia="Calibri" w:cs="Calibri"/>
                <w:b/>
                <w:bCs/>
                <w:color w:val="000000"/>
              </w:rPr>
              <w:t>Structural</w:t>
            </w:r>
          </w:p>
        </w:tc>
        <w:tc>
          <w:tcPr>
            <w:tcW w:w="8028" w:type="dxa"/>
            <w:shd w:val="clear" w:color="auto" w:fill="auto"/>
          </w:tcPr>
          <w:p w:rsidRPr="00D14360" w:rsidR="003538A1" w:rsidP="00D14360" w:rsidRDefault="003538A1" w14:paraId="13290863" w14:textId="77777777">
            <w:pPr>
              <w:spacing w:after="60"/>
              <w:rPr>
                <w:rFonts w:ascii="Calibri Light" w:hAnsi="Calibri Light" w:eastAsia="Calibri" w:cs="Calibri Light"/>
                <w:color w:val="000000"/>
                <w:szCs w:val="18"/>
              </w:rPr>
            </w:pPr>
            <w:r w:rsidRPr="00D14360">
              <w:rPr>
                <w:rFonts w:ascii="Calibri Light" w:hAnsi="Calibri Light" w:cs="Calibri Light"/>
                <w:color w:val="000000"/>
                <w:szCs w:val="18"/>
                <w:shd w:val="clear" w:color="auto" w:fill="FFFFFF"/>
              </w:rPr>
              <w:t>Structural interoperability defines the structure or format of data exchange (i.e., the message format standards) where there is uniform movement of healthcare data from one system to another such that the clinical or operational purpose and meaning of the data is preserved and unaltered. Structural interoperability defines the syntax of the data exchange. It ensures that data exchanges between information technology systems can be interpreted at the data field level.</w:t>
            </w:r>
          </w:p>
        </w:tc>
      </w:tr>
      <w:tr w:rsidRPr="00C64922" w:rsidR="00DF16F7" w:rsidTr="00254B4A" w14:paraId="4237D8A3" w14:textId="77777777">
        <w:tc>
          <w:tcPr>
            <w:tcW w:w="1327" w:type="dxa"/>
            <w:tcBorders>
              <w:top w:val="single" w:color="4F81BD" w:sz="4" w:space="0"/>
              <w:bottom w:val="single" w:color="4F81BD" w:sz="4" w:space="0"/>
              <w:right w:val="nil"/>
            </w:tcBorders>
            <w:shd w:val="clear" w:color="auto" w:fill="FFFFFF"/>
          </w:tcPr>
          <w:p w:rsidRPr="00D14360" w:rsidR="003538A1" w:rsidP="00480C59" w:rsidRDefault="003538A1" w14:paraId="5B375AD5" w14:textId="77777777">
            <w:pPr>
              <w:rPr>
                <w:rFonts w:eastAsia="Calibri" w:cs="Calibri"/>
                <w:b/>
                <w:bCs/>
                <w:color w:val="000000"/>
              </w:rPr>
            </w:pPr>
            <w:r w:rsidRPr="00D14360">
              <w:rPr>
                <w:rFonts w:eastAsia="Calibri" w:cs="Calibri"/>
                <w:b/>
                <w:bCs/>
                <w:color w:val="000000"/>
              </w:rPr>
              <w:t>Semantic</w:t>
            </w:r>
          </w:p>
        </w:tc>
        <w:tc>
          <w:tcPr>
            <w:tcW w:w="8028" w:type="dxa"/>
            <w:tcBorders>
              <w:top w:val="single" w:color="4F81BD" w:sz="4" w:space="0"/>
              <w:bottom w:val="single" w:color="4F81BD" w:sz="4" w:space="0"/>
            </w:tcBorders>
            <w:shd w:val="clear" w:color="auto" w:fill="auto"/>
          </w:tcPr>
          <w:p w:rsidRPr="00D14360" w:rsidR="003538A1" w:rsidP="00D14360" w:rsidRDefault="003538A1" w14:paraId="75A47C0C" w14:textId="77777777">
            <w:pPr>
              <w:spacing w:after="60"/>
              <w:rPr>
                <w:rFonts w:ascii="Calibri Light" w:hAnsi="Calibri Light" w:eastAsia="Calibri" w:cs="Calibri Light"/>
                <w:color w:val="000000"/>
                <w:szCs w:val="18"/>
              </w:rPr>
            </w:pPr>
            <w:r w:rsidRPr="00D14360">
              <w:rPr>
                <w:rFonts w:ascii="Calibri Light" w:hAnsi="Calibri Light" w:cs="Calibri Light"/>
                <w:color w:val="000000"/>
                <w:szCs w:val="18"/>
                <w:shd w:val="clear" w:color="auto" w:fill="FFFFFF"/>
              </w:rPr>
              <w:t>Semantic interoperability is the ability of two or more systems to exchange information and to interpret and use that information. Semantic interoperability takes advantage of both the structuring of the data exchange and the codification of the data, including standard, publicly available vocabulary, so that the receiving information management systems can interpret the data. Semantic interoperability supports the electronic exchange of patient data and information among authorized parties via potentially disparate health information and technology systems and products to improve quality, costs, safety, efficiency, experience and efficacy of healthcare delivery.</w:t>
            </w:r>
          </w:p>
        </w:tc>
      </w:tr>
      <w:tr w:rsidRPr="00C64922" w:rsidR="00DF16F7" w:rsidTr="00254B4A" w14:paraId="047146C5" w14:textId="77777777">
        <w:tc>
          <w:tcPr>
            <w:tcW w:w="1327" w:type="dxa"/>
            <w:tcBorders>
              <w:right w:val="nil"/>
            </w:tcBorders>
            <w:shd w:val="clear" w:color="auto" w:fill="FFFFFF"/>
          </w:tcPr>
          <w:p w:rsidRPr="00D14360" w:rsidR="003538A1" w:rsidP="00480C59" w:rsidRDefault="003538A1" w14:paraId="737EBDDA" w14:textId="77777777">
            <w:pPr>
              <w:rPr>
                <w:rFonts w:eastAsia="Calibri" w:cs="Calibri"/>
                <w:b/>
                <w:bCs/>
                <w:color w:val="000000"/>
              </w:rPr>
            </w:pPr>
            <w:r w:rsidRPr="00D14360">
              <w:rPr>
                <w:rFonts w:eastAsia="Calibri" w:cs="Calibri"/>
                <w:b/>
                <w:bCs/>
                <w:color w:val="000000"/>
              </w:rPr>
              <w:t>Operational</w:t>
            </w:r>
          </w:p>
        </w:tc>
        <w:tc>
          <w:tcPr>
            <w:tcW w:w="8028" w:type="dxa"/>
            <w:shd w:val="clear" w:color="auto" w:fill="auto"/>
          </w:tcPr>
          <w:p w:rsidRPr="00D14360" w:rsidR="003538A1" w:rsidP="00D14360" w:rsidRDefault="003538A1" w14:paraId="60464FD3" w14:textId="77777777">
            <w:pPr>
              <w:keepNext/>
              <w:spacing w:after="60"/>
              <w:rPr>
                <w:rFonts w:ascii="Calibri Light" w:hAnsi="Calibri Light" w:eastAsia="Calibri" w:cs="Calibri Light"/>
                <w:color w:val="000000"/>
                <w:szCs w:val="18"/>
              </w:rPr>
            </w:pPr>
            <w:r w:rsidRPr="00D14360">
              <w:rPr>
                <w:rFonts w:ascii="Calibri Light" w:hAnsi="Calibri Light" w:cs="Calibri Light"/>
                <w:color w:val="000000"/>
                <w:szCs w:val="18"/>
                <w:shd w:val="clear" w:color="auto" w:fill="FFFFFF"/>
              </w:rPr>
              <w:t>Operational interoperability encompasses the technical components as well as clear policy, social and organizational components. These components facilitate the secure, seamless and timely communication and use of data within and between organizations and individuals. Inclusion of these non-technical considerations enables interoperability that is integrated into end-user processes and workflows in a manner that supports efficiencies, relationships and overall health and wellness through cooperative use of shared data both across and within organizational boundaries.</w:t>
            </w:r>
          </w:p>
        </w:tc>
      </w:tr>
    </w:tbl>
    <w:p w:rsidRPr="00D14360" w:rsidR="003538A1" w:rsidP="00480C59" w:rsidRDefault="00A5789F" w14:paraId="08B4A360" w14:textId="17227C3B">
      <w:pPr>
        <w:pStyle w:val="Caption"/>
        <w:rPr>
          <w:rFonts w:eastAsia="Calibri" w:cs="Calibri"/>
          <w:color w:val="000000"/>
        </w:rPr>
      </w:pPr>
      <w:r>
        <w:t xml:space="preserve"> </w:t>
      </w:r>
      <w:bookmarkStart w:name="_Toc118898789" w:id="130"/>
      <w:bookmarkStart w:name="_Toc119939992" w:id="131"/>
      <w:bookmarkStart w:name="_Toc135313024" w:id="132"/>
      <w:r w:rsidRPr="00C64922" w:rsidR="00480C59">
        <w:t xml:space="preserve">Table </w:t>
      </w:r>
      <w:r>
        <w:fldChar w:fldCharType="begin"/>
      </w:r>
      <w:r>
        <w:instrText>SEQ Table \* ARABIC</w:instrText>
      </w:r>
      <w:r>
        <w:fldChar w:fldCharType="separate"/>
      </w:r>
      <w:r w:rsidR="00DC1072">
        <w:rPr>
          <w:noProof/>
        </w:rPr>
        <w:t>3</w:t>
      </w:r>
      <w:r>
        <w:fldChar w:fldCharType="end"/>
      </w:r>
      <w:r w:rsidRPr="00C64922" w:rsidR="00480C59">
        <w:t>: Aspects of Interoperability</w:t>
      </w:r>
      <w:bookmarkEnd w:id="130"/>
      <w:bookmarkEnd w:id="131"/>
      <w:bookmarkEnd w:id="132"/>
    </w:p>
    <w:p w:rsidRPr="00D14360" w:rsidR="00726EBF" w:rsidP="00726EBF" w:rsidRDefault="003538A1" w14:paraId="14EC4902" w14:textId="68DC39A7">
      <w:pPr>
        <w:pStyle w:val="NormalWeb"/>
        <w:shd w:val="clear" w:color="auto" w:fill="FFFFFF"/>
        <w:rPr>
          <w:rFonts w:eastAsia="Calibri" w:cs="Calibri"/>
          <w:color w:val="000000"/>
          <w:szCs w:val="22"/>
        </w:rPr>
      </w:pPr>
      <w:r w:rsidRPr="00D14360">
        <w:rPr>
          <w:rFonts w:eastAsia="Calibri" w:cs="Calibri"/>
          <w:color w:val="000000"/>
          <w:szCs w:val="22"/>
        </w:rPr>
        <w:t>C-CDA Templates address both structural and semantic aspects of interoperability.  The Value Sets defined and used in the C-CDA templates constrain the semantic meaning associated with each defined template. The combination of meaningful coded concepts in the context of meaning</w:t>
      </w:r>
      <w:r w:rsidR="004E3DAF">
        <w:rPr>
          <w:rFonts w:eastAsia="Calibri" w:cs="Calibri"/>
          <w:color w:val="000000"/>
          <w:szCs w:val="22"/>
        </w:rPr>
        <w:t>ful</w:t>
      </w:r>
      <w:r w:rsidRPr="00D14360">
        <w:rPr>
          <w:rFonts w:eastAsia="Calibri" w:cs="Calibri"/>
          <w:color w:val="000000"/>
          <w:szCs w:val="22"/>
        </w:rPr>
        <w:t xml:space="preserve"> data structure creates robust “clinical statement patterns” that convey the semantic meaning of the human</w:t>
      </w:r>
      <w:r w:rsidR="004E3DAF">
        <w:rPr>
          <w:rFonts w:eastAsia="Calibri" w:cs="Calibri"/>
          <w:color w:val="000000"/>
          <w:szCs w:val="22"/>
        </w:rPr>
        <w:t>-readable</w:t>
      </w:r>
      <w:r w:rsidRPr="00D14360">
        <w:rPr>
          <w:rFonts w:eastAsia="Calibri" w:cs="Calibri"/>
          <w:color w:val="000000"/>
          <w:szCs w:val="22"/>
        </w:rPr>
        <w:t xml:space="preserve"> information exchanged in the document. The HL7 Clinical Statement model is designed to be used within multiple HL7 V3 domain models. A Clinical Statement is intended to facilitate the consistent design of communications that convey clinical information to meet specific use cases. The notion is applicable across all information exchange domains. A Clinical Statement model provides a pattern that can be used by various domains to propagate commonality in the core clinical act domain space, while allowing for controlled extensions for select participations.</w:t>
      </w:r>
    </w:p>
    <w:p w:rsidRPr="00D14360" w:rsidR="00D002F7" w:rsidP="00726EBF" w:rsidRDefault="003538A1" w14:paraId="47B98EDE" w14:textId="1A7EF70A">
      <w:pPr>
        <w:pStyle w:val="NormalWeb"/>
        <w:shd w:val="clear" w:color="auto" w:fill="FFFFFF"/>
        <w:rPr>
          <w:rFonts w:eastAsia="Calibri" w:cs="Calibri"/>
          <w:color w:val="000000"/>
        </w:rPr>
      </w:pPr>
      <w:r w:rsidRPr="00D14360">
        <w:rPr>
          <w:rFonts w:eastAsia="Calibri" w:cs="Calibri"/>
          <w:color w:val="000000"/>
        </w:rPr>
        <w:t xml:space="preserve">Value </w:t>
      </w:r>
      <w:r w:rsidRPr="00D14360" w:rsidR="007B35DC">
        <w:rPr>
          <w:rFonts w:eastAsia="Calibri" w:cs="Calibri"/>
          <w:color w:val="000000"/>
        </w:rPr>
        <w:t>S</w:t>
      </w:r>
      <w:r w:rsidRPr="00D14360">
        <w:rPr>
          <w:rFonts w:eastAsia="Calibri" w:cs="Calibri"/>
          <w:color w:val="000000"/>
        </w:rPr>
        <w:t xml:space="preserve">ets used by C-CDA play a critical role in supporting semantic interoperability. </w:t>
      </w:r>
    </w:p>
    <w:p w:rsidRPr="00D14360" w:rsidR="003538A1" w:rsidP="003538A1" w:rsidRDefault="003538A1" w14:paraId="34AABCE1" w14:textId="77777777">
      <w:pPr>
        <w:spacing w:after="120"/>
        <w:rPr>
          <w:rFonts w:eastAsia="Calibri" w:cs="Calibri"/>
          <w:color w:val="000000"/>
        </w:rPr>
      </w:pPr>
      <w:r w:rsidRPr="00D14360">
        <w:rPr>
          <w:rFonts w:eastAsia="Calibri" w:cs="Calibri"/>
          <w:color w:val="000000"/>
        </w:rPr>
        <w:t xml:space="preserve">The C-CDA implementer community works together over the course of an annual cycle to review and update the </w:t>
      </w:r>
      <w:r w:rsidRPr="00D14360" w:rsidR="007B35DC">
        <w:rPr>
          <w:rFonts w:eastAsia="Calibri" w:cs="Calibri"/>
          <w:color w:val="000000"/>
        </w:rPr>
        <w:t>V</w:t>
      </w:r>
      <w:r w:rsidRPr="00D14360">
        <w:rPr>
          <w:rFonts w:eastAsia="Calibri" w:cs="Calibri"/>
          <w:color w:val="000000"/>
        </w:rPr>
        <w:t xml:space="preserve">alue </w:t>
      </w:r>
      <w:r w:rsidRPr="00D14360" w:rsidR="007B35DC">
        <w:rPr>
          <w:rFonts w:eastAsia="Calibri" w:cs="Calibri"/>
          <w:color w:val="000000"/>
        </w:rPr>
        <w:t>S</w:t>
      </w:r>
      <w:r w:rsidRPr="00D14360">
        <w:rPr>
          <w:rFonts w:eastAsia="Calibri" w:cs="Calibri"/>
          <w:color w:val="000000"/>
        </w:rPr>
        <w:t xml:space="preserve">ets used in C-CDA.  In some cases, specific organizations with subject matter expertise in a corresponding area act as a Value Set steward and proactively manage the continual evolution of the </w:t>
      </w:r>
      <w:r w:rsidRPr="00D14360" w:rsidR="007B35DC">
        <w:rPr>
          <w:rFonts w:eastAsia="Calibri" w:cs="Calibri"/>
          <w:color w:val="000000"/>
        </w:rPr>
        <w:t>V</w:t>
      </w:r>
      <w:r w:rsidRPr="00D14360">
        <w:rPr>
          <w:rFonts w:eastAsia="Calibri" w:cs="Calibri"/>
          <w:color w:val="000000"/>
        </w:rPr>
        <w:t xml:space="preserve">alue </w:t>
      </w:r>
      <w:r w:rsidRPr="00D14360" w:rsidR="007B35DC">
        <w:rPr>
          <w:rFonts w:eastAsia="Calibri" w:cs="Calibri"/>
          <w:color w:val="000000"/>
        </w:rPr>
        <w:t>S</w:t>
      </w:r>
      <w:r w:rsidRPr="00D14360">
        <w:rPr>
          <w:rFonts w:eastAsia="Calibri" w:cs="Calibri"/>
          <w:color w:val="000000"/>
        </w:rPr>
        <w:t xml:space="preserve">et as its definition and expansions members change over time with the changing base code systems used to define the </w:t>
      </w:r>
      <w:r w:rsidRPr="00D14360" w:rsidR="007B35DC">
        <w:rPr>
          <w:rFonts w:eastAsia="Calibri" w:cs="Calibri"/>
          <w:color w:val="000000"/>
        </w:rPr>
        <w:t>V</w:t>
      </w:r>
      <w:r w:rsidRPr="00D14360">
        <w:rPr>
          <w:rFonts w:eastAsia="Calibri" w:cs="Calibri"/>
          <w:color w:val="000000"/>
        </w:rPr>
        <w:t xml:space="preserve">alue </w:t>
      </w:r>
      <w:r w:rsidRPr="00D14360" w:rsidR="007B35DC">
        <w:rPr>
          <w:rFonts w:eastAsia="Calibri" w:cs="Calibri"/>
          <w:color w:val="000000"/>
        </w:rPr>
        <w:t>S</w:t>
      </w:r>
      <w:r w:rsidRPr="00D14360">
        <w:rPr>
          <w:rFonts w:eastAsia="Calibri" w:cs="Calibri"/>
          <w:color w:val="000000"/>
        </w:rPr>
        <w:t xml:space="preserve">et. In other cases, HL7 acts as the steward in maintaining the </w:t>
      </w:r>
      <w:r w:rsidRPr="00D14360" w:rsidR="007B35DC">
        <w:rPr>
          <w:rFonts w:eastAsia="Calibri" w:cs="Calibri"/>
          <w:color w:val="000000"/>
        </w:rPr>
        <w:t>V</w:t>
      </w:r>
      <w:r w:rsidRPr="00D14360">
        <w:rPr>
          <w:rFonts w:eastAsia="Calibri" w:cs="Calibri"/>
          <w:color w:val="000000"/>
        </w:rPr>
        <w:t xml:space="preserve">alue </w:t>
      </w:r>
      <w:r w:rsidRPr="00D14360" w:rsidR="007B35DC">
        <w:rPr>
          <w:rFonts w:eastAsia="Calibri" w:cs="Calibri"/>
          <w:color w:val="000000"/>
        </w:rPr>
        <w:t>S</w:t>
      </w:r>
      <w:r w:rsidRPr="00D14360">
        <w:rPr>
          <w:rFonts w:eastAsia="Calibri" w:cs="Calibri"/>
          <w:color w:val="000000"/>
        </w:rPr>
        <w:t>ets.</w:t>
      </w:r>
    </w:p>
    <w:p w:rsidRPr="00D14360" w:rsidR="00D002F7" w:rsidP="00D002F7" w:rsidRDefault="00D002F7" w14:paraId="151CE29A" w14:textId="1B31329B">
      <w:pPr>
        <w:spacing w:after="120"/>
        <w:rPr>
          <w:rFonts w:eastAsia="Calibri" w:cs="Calibri"/>
          <w:color w:val="000000"/>
        </w:rPr>
      </w:pPr>
      <w:r w:rsidRPr="00D14360">
        <w:rPr>
          <w:rFonts w:eastAsia="Calibri" w:cs="Calibri"/>
          <w:color w:val="000000"/>
        </w:rPr>
        <w:t>For ease of use they are published through the Value Set Authority Center (VSAC) maintained by the National Library of Medicine</w:t>
      </w:r>
      <w:r w:rsidR="005D6BCF">
        <w:rPr>
          <w:rFonts w:eastAsia="Calibri" w:cs="Calibri"/>
          <w:color w:val="000000"/>
        </w:rPr>
        <w:t xml:space="preserve"> (NLM)</w:t>
      </w:r>
      <w:r w:rsidRPr="00D14360">
        <w:rPr>
          <w:rFonts w:eastAsia="Calibri" w:cs="Calibri"/>
          <w:color w:val="000000"/>
        </w:rPr>
        <w:t xml:space="preserve">.  A </w:t>
      </w:r>
      <w:r w:rsidRPr="005D6BCF" w:rsidR="005D6BCF">
        <w:rPr>
          <w:rFonts w:eastAsia="Calibri" w:cs="Calibri"/>
          <w:color w:val="000000"/>
        </w:rPr>
        <w:t>Unified Medical Language System</w:t>
      </w:r>
      <w:r w:rsidR="005D6BCF">
        <w:rPr>
          <w:rFonts w:eastAsia="Calibri" w:cs="Calibri"/>
          <w:color w:val="000000"/>
        </w:rPr>
        <w:t xml:space="preserve"> (</w:t>
      </w:r>
      <w:r w:rsidRPr="00D14360">
        <w:rPr>
          <w:rFonts w:eastAsia="Calibri" w:cs="Calibri"/>
          <w:color w:val="000000"/>
        </w:rPr>
        <w:t>UMLS</w:t>
      </w:r>
      <w:r w:rsidR="005D6BCF">
        <w:rPr>
          <w:rFonts w:eastAsia="Calibri" w:cs="Calibri"/>
          <w:color w:val="000000"/>
        </w:rPr>
        <w:t>)</w:t>
      </w:r>
      <w:r w:rsidRPr="00D14360">
        <w:rPr>
          <w:rFonts w:eastAsia="Calibri" w:cs="Calibri"/>
          <w:color w:val="000000"/>
        </w:rPr>
        <w:t xml:space="preserve"> license is required to download the C-CDA Value Set Release Package. The C-CDA Value Set Release Package is updated annually and published at the end of June</w:t>
      </w:r>
      <w:r w:rsidRPr="00D14360" w:rsidR="009A40F8">
        <w:rPr>
          <w:rFonts w:eastAsia="Calibri" w:cs="Calibri"/>
          <w:color w:val="000000"/>
        </w:rPr>
        <w:t xml:space="preserve"> each year</w:t>
      </w:r>
      <w:r w:rsidRPr="00D14360" w:rsidR="00EC6E73">
        <w:rPr>
          <w:rFonts w:eastAsia="Calibri" w:cs="Calibri"/>
          <w:color w:val="000000"/>
        </w:rPr>
        <w:t>.</w:t>
      </w:r>
      <w:r w:rsidRPr="00D14360" w:rsidR="00002578">
        <w:rPr>
          <w:rStyle w:val="FootnoteReference"/>
          <w:rFonts w:eastAsia="Calibri" w:cs="Calibri"/>
          <w:color w:val="000000"/>
        </w:rPr>
        <w:footnoteReference w:id="8"/>
      </w:r>
      <w:r w:rsidRPr="00D14360">
        <w:rPr>
          <w:rFonts w:eastAsia="Calibri" w:cs="Calibri"/>
          <w:color w:val="000000"/>
        </w:rPr>
        <w:t xml:space="preserve"> </w:t>
      </w:r>
    </w:p>
    <w:p w:rsidRPr="00D14360" w:rsidR="003538A1" w:rsidP="003538A1" w:rsidRDefault="00D002F7" w14:paraId="102DDFC7" w14:textId="77777777">
      <w:pPr>
        <w:spacing w:after="120"/>
        <w:rPr>
          <w:rFonts w:eastAsia="Calibri" w:cs="Calibri"/>
          <w:color w:val="000000"/>
        </w:rPr>
      </w:pPr>
      <w:r w:rsidRPr="00D14360">
        <w:rPr>
          <w:rFonts w:eastAsia="Calibri" w:cs="Calibri"/>
          <w:color w:val="000000"/>
        </w:rPr>
        <w:t>Value Set stewards and i</w:t>
      </w:r>
      <w:r w:rsidRPr="00D14360" w:rsidR="003538A1">
        <w:rPr>
          <w:rFonts w:eastAsia="Calibri" w:cs="Calibri"/>
          <w:color w:val="000000"/>
        </w:rPr>
        <w:t>mplementers need to report issues with the concepts included in or missing from a Value Set used by C-CDA templates</w:t>
      </w:r>
      <w:r w:rsidRPr="00D14360">
        <w:rPr>
          <w:rFonts w:eastAsia="Calibri" w:cs="Calibri"/>
          <w:color w:val="000000"/>
        </w:rPr>
        <w:t xml:space="preserve">. </w:t>
      </w:r>
      <w:r w:rsidRPr="00D14360" w:rsidR="003538A1">
        <w:rPr>
          <w:rFonts w:eastAsia="Calibri" w:cs="Calibri"/>
          <w:color w:val="000000"/>
        </w:rPr>
        <w:t xml:space="preserve"> </w:t>
      </w:r>
      <w:r w:rsidRPr="00D14360">
        <w:rPr>
          <w:rFonts w:eastAsia="Calibri" w:cs="Calibri"/>
          <w:color w:val="000000"/>
        </w:rPr>
        <w:t>T</w:t>
      </w:r>
      <w:r w:rsidRPr="00D14360" w:rsidR="003538A1">
        <w:rPr>
          <w:rFonts w:eastAsia="Calibri" w:cs="Calibri"/>
          <w:color w:val="000000"/>
        </w:rPr>
        <w:t xml:space="preserve">he HL7 STU Comment process </w:t>
      </w:r>
      <w:r w:rsidRPr="00D14360">
        <w:rPr>
          <w:rFonts w:eastAsia="Calibri" w:cs="Calibri"/>
          <w:color w:val="000000"/>
        </w:rPr>
        <w:t>supports reporting issues regarding value set definitions</w:t>
      </w:r>
      <w:r w:rsidRPr="00D14360" w:rsidR="003538A1">
        <w:rPr>
          <w:rFonts w:eastAsia="Calibri" w:cs="Calibri"/>
          <w:color w:val="000000"/>
        </w:rPr>
        <w:t xml:space="preserve">.  Only through on-going and regular </w:t>
      </w:r>
      <w:r w:rsidRPr="00D14360" w:rsidR="007B35DC">
        <w:rPr>
          <w:rFonts w:eastAsia="Calibri" w:cs="Calibri"/>
          <w:color w:val="000000"/>
        </w:rPr>
        <w:t>V</w:t>
      </w:r>
      <w:r w:rsidRPr="00D14360" w:rsidR="003538A1">
        <w:rPr>
          <w:rFonts w:eastAsia="Calibri" w:cs="Calibri"/>
          <w:color w:val="000000"/>
        </w:rPr>
        <w:t xml:space="preserve">alue </w:t>
      </w:r>
      <w:r w:rsidRPr="00D14360" w:rsidR="007B35DC">
        <w:rPr>
          <w:rFonts w:eastAsia="Calibri" w:cs="Calibri"/>
          <w:color w:val="000000"/>
        </w:rPr>
        <w:t>S</w:t>
      </w:r>
      <w:r w:rsidRPr="00D14360" w:rsidR="003538A1">
        <w:rPr>
          <w:rFonts w:eastAsia="Calibri" w:cs="Calibri"/>
          <w:color w:val="000000"/>
        </w:rPr>
        <w:t xml:space="preserve">et updates can the semantic interoperability of C-CDA be maintained. </w:t>
      </w:r>
    </w:p>
    <w:p w:rsidRPr="00D14360" w:rsidR="00315C06" w:rsidP="003538A1" w:rsidRDefault="00315C06" w14:paraId="4AEE80C0" w14:textId="77777777">
      <w:pPr>
        <w:spacing w:after="120"/>
        <w:rPr>
          <w:rFonts w:eastAsia="Calibri" w:cs="Calibri"/>
          <w:color w:val="000000"/>
        </w:rPr>
      </w:pPr>
      <w:r w:rsidRPr="00D14360">
        <w:rPr>
          <w:rFonts w:eastAsia="Calibri" w:cs="Calibri"/>
          <w:color w:val="000000"/>
        </w:rPr>
        <w:t>Value Set maintenance also impacts C-CDA validation.</w:t>
      </w:r>
    </w:p>
    <w:p w:rsidRPr="003A3D50" w:rsidR="0009537F" w:rsidP="003538A1" w:rsidRDefault="00315C06" w14:paraId="3ACE2D14" w14:textId="645AF047">
      <w:pPr>
        <w:spacing w:after="120"/>
        <w:rPr>
          <w:rFonts w:eastAsia="Calibri" w:cs="Calibri"/>
          <w:color w:val="000000"/>
        </w:rPr>
      </w:pPr>
      <w:r w:rsidRPr="00D14360">
        <w:rPr>
          <w:rFonts w:eastAsia="Calibri" w:cs="Calibri"/>
          <w:b/>
          <w:bCs/>
          <w:color w:val="000000"/>
        </w:rPr>
        <w:t>Reference:</w:t>
      </w:r>
      <w:r w:rsidR="0009537F">
        <w:rPr>
          <w:rFonts w:eastAsia="Calibri" w:cs="Calibri"/>
          <w:b/>
          <w:bCs/>
          <w:color w:val="000000"/>
        </w:rPr>
        <w:t xml:space="preserve"> </w:t>
      </w:r>
      <w:r w:rsidRPr="007770C6" w:rsidR="0009537F">
        <w:rPr>
          <w:rFonts w:eastAsia="Calibri" w:cs="Calibri"/>
          <w:color w:val="0000FF"/>
          <w:u w:val="single"/>
        </w:rPr>
        <w:fldChar w:fldCharType="begin"/>
      </w:r>
      <w:r w:rsidRPr="007770C6" w:rsidR="0009537F">
        <w:rPr>
          <w:rFonts w:eastAsia="Calibri" w:cs="Calibri"/>
          <w:color w:val="0000FF"/>
          <w:u w:val="single"/>
        </w:rPr>
        <w:instrText xml:space="preserve"> REF _Ref21849026 \w \h  \* MERGEFORMAT </w:instrText>
      </w:r>
      <w:r w:rsidRPr="007770C6" w:rsidR="0009537F">
        <w:rPr>
          <w:rFonts w:eastAsia="Calibri" w:cs="Calibri"/>
          <w:color w:val="0000FF"/>
          <w:u w:val="single"/>
        </w:rPr>
      </w:r>
      <w:r w:rsidRPr="007770C6" w:rsidR="0009537F">
        <w:rPr>
          <w:rFonts w:eastAsia="Calibri" w:cs="Calibri"/>
          <w:color w:val="0000FF"/>
          <w:u w:val="single"/>
        </w:rPr>
        <w:fldChar w:fldCharType="separate"/>
      </w:r>
      <w:r w:rsidR="00DC1072">
        <w:rPr>
          <w:rFonts w:eastAsia="Calibri" w:cs="Calibri"/>
          <w:color w:val="0000FF"/>
          <w:u w:val="single"/>
        </w:rPr>
        <w:t>1.2.3</w:t>
      </w:r>
      <w:r w:rsidRPr="007770C6" w:rsidR="0009537F">
        <w:rPr>
          <w:rFonts w:eastAsia="Calibri" w:cs="Calibri"/>
          <w:color w:val="0000FF"/>
          <w:u w:val="single"/>
        </w:rPr>
        <w:fldChar w:fldCharType="end"/>
      </w:r>
      <w:r w:rsidRPr="007770C6" w:rsidR="0009537F">
        <w:rPr>
          <w:rFonts w:eastAsia="Calibri" w:cs="Calibri"/>
          <w:color w:val="0000FF"/>
          <w:u w:val="single"/>
        </w:rPr>
        <w:t xml:space="preserve"> </w:t>
      </w:r>
      <w:r w:rsidRPr="007770C6" w:rsidR="0009537F">
        <w:rPr>
          <w:rFonts w:eastAsia="Calibri" w:cs="Calibri"/>
          <w:color w:val="0000FF"/>
          <w:u w:val="single"/>
        </w:rPr>
        <w:fldChar w:fldCharType="begin"/>
      </w:r>
      <w:r w:rsidRPr="007770C6" w:rsidR="0009537F">
        <w:rPr>
          <w:rFonts w:eastAsia="Calibri" w:cs="Calibri"/>
          <w:color w:val="0000FF"/>
          <w:u w:val="single"/>
        </w:rPr>
        <w:instrText xml:space="preserve"> REF _Ref21849034 \h  \* MERGEFORMAT </w:instrText>
      </w:r>
      <w:r w:rsidRPr="007770C6" w:rsidR="0009537F">
        <w:rPr>
          <w:rFonts w:eastAsia="Calibri" w:cs="Calibri"/>
          <w:color w:val="0000FF"/>
          <w:u w:val="single"/>
        </w:rPr>
      </w:r>
      <w:r w:rsidRPr="007770C6" w:rsidR="0009537F">
        <w:rPr>
          <w:rFonts w:eastAsia="Calibri" w:cs="Calibri"/>
          <w:color w:val="0000FF"/>
          <w:u w:val="single"/>
        </w:rPr>
        <w:fldChar w:fldCharType="separate"/>
      </w:r>
      <w:r w:rsidRPr="00254B4A" w:rsidR="00DC1072">
        <w:rPr>
          <w:rFonts w:cs="Calibri"/>
          <w:color w:val="0000FF"/>
          <w:u w:val="single"/>
        </w:rPr>
        <w:t>C-CDA STU Updates</w:t>
      </w:r>
      <w:r w:rsidRPr="007770C6" w:rsidR="0009537F">
        <w:rPr>
          <w:rFonts w:eastAsia="Calibri" w:cs="Calibri"/>
          <w:color w:val="0000FF"/>
          <w:u w:val="single"/>
        </w:rPr>
        <w:fldChar w:fldCharType="end"/>
      </w:r>
      <w:r w:rsidRPr="003A3D50" w:rsidR="0009537F">
        <w:rPr>
          <w:rFonts w:eastAsia="Calibri" w:cs="Calibri"/>
          <w:color w:val="000000"/>
        </w:rPr>
        <w:t>,</w:t>
      </w:r>
      <w:r w:rsidRPr="007770C6" w:rsidR="00D84A7B">
        <w:rPr>
          <w:rFonts w:eastAsia="Calibri" w:cs="Calibri"/>
          <w:color w:val="0000FF"/>
        </w:rPr>
        <w:t xml:space="preserve"> </w:t>
      </w:r>
      <w:r w:rsidRPr="007770C6" w:rsidR="0009537F">
        <w:rPr>
          <w:rFonts w:eastAsia="Calibri" w:cs="Calibri"/>
          <w:color w:val="0000FF"/>
          <w:u w:val="single"/>
        </w:rPr>
        <w:fldChar w:fldCharType="begin"/>
      </w:r>
      <w:r w:rsidRPr="007770C6" w:rsidR="0009537F">
        <w:rPr>
          <w:rFonts w:eastAsia="Calibri" w:cs="Calibri"/>
          <w:color w:val="0000FF"/>
          <w:u w:val="single"/>
        </w:rPr>
        <w:instrText xml:space="preserve"> REF _Ref21849090 \r \h  \* MERGEFORMAT </w:instrText>
      </w:r>
      <w:r w:rsidRPr="007770C6" w:rsidR="0009537F">
        <w:rPr>
          <w:rFonts w:eastAsia="Calibri" w:cs="Calibri"/>
          <w:color w:val="0000FF"/>
          <w:u w:val="single"/>
        </w:rPr>
      </w:r>
      <w:r w:rsidRPr="007770C6" w:rsidR="0009537F">
        <w:rPr>
          <w:rFonts w:eastAsia="Calibri" w:cs="Calibri"/>
          <w:color w:val="0000FF"/>
          <w:u w:val="single"/>
        </w:rPr>
        <w:fldChar w:fldCharType="separate"/>
      </w:r>
      <w:r w:rsidR="00DC1072">
        <w:rPr>
          <w:rFonts w:eastAsia="Calibri" w:cs="Calibri"/>
          <w:color w:val="0000FF"/>
          <w:u w:val="single"/>
        </w:rPr>
        <w:t>2.3</w:t>
      </w:r>
      <w:r w:rsidRPr="007770C6" w:rsidR="0009537F">
        <w:rPr>
          <w:rFonts w:eastAsia="Calibri" w:cs="Calibri"/>
          <w:color w:val="0000FF"/>
          <w:u w:val="single"/>
        </w:rPr>
        <w:fldChar w:fldCharType="end"/>
      </w:r>
      <w:r w:rsidRPr="007770C6" w:rsidR="0009537F">
        <w:rPr>
          <w:rFonts w:eastAsia="Calibri" w:cs="Calibri"/>
          <w:color w:val="0000FF"/>
          <w:u w:val="single"/>
        </w:rPr>
        <w:t xml:space="preserve"> </w:t>
      </w:r>
      <w:r w:rsidRPr="007770C6" w:rsidR="0009537F">
        <w:rPr>
          <w:rFonts w:eastAsia="Calibri" w:cs="Calibri"/>
          <w:color w:val="0000FF"/>
          <w:u w:val="single"/>
        </w:rPr>
        <w:fldChar w:fldCharType="begin"/>
      </w:r>
      <w:r w:rsidRPr="007770C6" w:rsidR="0009537F">
        <w:rPr>
          <w:rFonts w:eastAsia="Calibri" w:cs="Calibri"/>
          <w:color w:val="0000FF"/>
          <w:u w:val="single"/>
        </w:rPr>
        <w:instrText xml:space="preserve"> REF _Ref21849097 \h  \* MERGEFORMAT </w:instrText>
      </w:r>
      <w:r w:rsidRPr="007770C6" w:rsidR="0009537F">
        <w:rPr>
          <w:rFonts w:eastAsia="Calibri" w:cs="Calibri"/>
          <w:color w:val="0000FF"/>
          <w:u w:val="single"/>
        </w:rPr>
      </w:r>
      <w:r w:rsidRPr="007770C6" w:rsidR="0009537F">
        <w:rPr>
          <w:rFonts w:eastAsia="Calibri" w:cs="Calibri"/>
          <w:color w:val="0000FF"/>
          <w:u w:val="single"/>
        </w:rPr>
        <w:fldChar w:fldCharType="separate"/>
      </w:r>
      <w:r w:rsidRPr="00254B4A" w:rsidR="00DC1072">
        <w:rPr>
          <w:rFonts w:cs="Calibri"/>
          <w:color w:val="0000FF"/>
          <w:u w:val="single"/>
        </w:rPr>
        <w:t>C-CDA Templates and Schematron Validation</w:t>
      </w:r>
      <w:r w:rsidRPr="007770C6" w:rsidR="0009537F">
        <w:rPr>
          <w:rFonts w:eastAsia="Calibri" w:cs="Calibri"/>
          <w:color w:val="0000FF"/>
          <w:u w:val="single"/>
        </w:rPr>
        <w:fldChar w:fldCharType="end"/>
      </w:r>
      <w:r w:rsidRPr="003A3D50" w:rsidR="0009537F">
        <w:rPr>
          <w:rFonts w:eastAsia="Calibri" w:cs="Calibri"/>
          <w:color w:val="000000"/>
        </w:rPr>
        <w:t>,</w:t>
      </w:r>
      <w:r w:rsidR="00D84A7B">
        <w:rPr>
          <w:rFonts w:eastAsia="Calibri" w:cs="Calibri"/>
          <w:color w:val="000000"/>
        </w:rPr>
        <w:t xml:space="preserve"> </w:t>
      </w:r>
      <w:r w:rsidRPr="007770C6" w:rsidR="0009537F">
        <w:rPr>
          <w:rFonts w:eastAsia="Calibri" w:cs="Calibri"/>
          <w:color w:val="0000FF"/>
          <w:u w:val="single"/>
        </w:rPr>
        <w:fldChar w:fldCharType="begin"/>
      </w:r>
      <w:r w:rsidRPr="007770C6" w:rsidR="0009537F">
        <w:rPr>
          <w:rFonts w:eastAsia="Calibri" w:cs="Calibri"/>
          <w:color w:val="0000FF"/>
          <w:u w:val="single"/>
        </w:rPr>
        <w:instrText xml:space="preserve"> REF _Ref21849133 \r \h  \* MERGEFORMAT </w:instrText>
      </w:r>
      <w:r w:rsidRPr="007770C6" w:rsidR="0009537F">
        <w:rPr>
          <w:rFonts w:eastAsia="Calibri" w:cs="Calibri"/>
          <w:color w:val="0000FF"/>
          <w:u w:val="single"/>
        </w:rPr>
      </w:r>
      <w:r w:rsidRPr="007770C6" w:rsidR="0009537F">
        <w:rPr>
          <w:rFonts w:eastAsia="Calibri" w:cs="Calibri"/>
          <w:color w:val="0000FF"/>
          <w:u w:val="single"/>
        </w:rPr>
        <w:fldChar w:fldCharType="separate"/>
      </w:r>
      <w:r w:rsidR="00DC1072">
        <w:rPr>
          <w:rFonts w:eastAsia="Calibri" w:cs="Calibri"/>
          <w:color w:val="0000FF"/>
          <w:u w:val="single"/>
        </w:rPr>
        <w:t>5.1.3</w:t>
      </w:r>
      <w:r w:rsidRPr="007770C6" w:rsidR="0009537F">
        <w:rPr>
          <w:rFonts w:eastAsia="Calibri" w:cs="Calibri"/>
          <w:color w:val="0000FF"/>
          <w:u w:val="single"/>
        </w:rPr>
        <w:fldChar w:fldCharType="end"/>
      </w:r>
      <w:r w:rsidRPr="007770C6" w:rsidR="0009537F">
        <w:rPr>
          <w:rFonts w:eastAsia="Calibri" w:cs="Calibri"/>
          <w:color w:val="0000FF"/>
          <w:u w:val="single"/>
        </w:rPr>
        <w:t xml:space="preserve"> </w:t>
      </w:r>
      <w:r w:rsidRPr="007770C6" w:rsidR="0009537F">
        <w:rPr>
          <w:rFonts w:eastAsia="Calibri" w:cs="Calibri"/>
          <w:color w:val="0000FF"/>
          <w:u w:val="single"/>
        </w:rPr>
        <w:fldChar w:fldCharType="begin"/>
      </w:r>
      <w:r w:rsidRPr="007770C6" w:rsidR="0009537F">
        <w:rPr>
          <w:rFonts w:eastAsia="Calibri" w:cs="Calibri"/>
          <w:color w:val="0000FF"/>
          <w:u w:val="single"/>
        </w:rPr>
        <w:instrText xml:space="preserve"> REF _Ref21849136 \h  \* MERGEFORMAT </w:instrText>
      </w:r>
      <w:r w:rsidRPr="007770C6" w:rsidR="0009537F">
        <w:rPr>
          <w:rFonts w:eastAsia="Calibri" w:cs="Calibri"/>
          <w:color w:val="0000FF"/>
          <w:u w:val="single"/>
        </w:rPr>
      </w:r>
      <w:r w:rsidRPr="007770C6" w:rsidR="0009537F">
        <w:rPr>
          <w:rFonts w:eastAsia="Calibri" w:cs="Calibri"/>
          <w:color w:val="0000FF"/>
          <w:u w:val="single"/>
        </w:rPr>
        <w:fldChar w:fldCharType="separate"/>
      </w:r>
      <w:r w:rsidRPr="00254B4A" w:rsidR="00DC1072">
        <w:rPr>
          <w:rFonts w:cs="Calibri"/>
          <w:color w:val="0000FF"/>
          <w:u w:val="single"/>
        </w:rPr>
        <w:t>DisplayName Representation</w:t>
      </w:r>
      <w:r w:rsidRPr="007770C6" w:rsidR="0009537F">
        <w:rPr>
          <w:rFonts w:eastAsia="Calibri" w:cs="Calibri"/>
          <w:color w:val="0000FF"/>
          <w:u w:val="single"/>
        </w:rPr>
        <w:fldChar w:fldCharType="end"/>
      </w:r>
    </w:p>
    <w:p w:rsidRPr="00D14360" w:rsidR="00315C06" w:rsidP="003538A1" w:rsidRDefault="00065389" w14:paraId="12A41E40" w14:textId="77777777">
      <w:pPr>
        <w:spacing w:after="120"/>
        <w:rPr>
          <w:rFonts w:eastAsia="Calibri" w:cs="Calibri"/>
          <w:color w:val="000000"/>
        </w:rPr>
      </w:pPr>
      <w:r w:rsidRPr="00D14360">
        <w:rPr>
          <w:rFonts w:eastAsia="Calibri" w:cs="Calibri"/>
          <w:b/>
          <w:bCs/>
          <w:color w:val="000000"/>
        </w:rPr>
        <w:t xml:space="preserve"> </w:t>
      </w:r>
    </w:p>
    <w:p w:rsidRPr="00C64922" w:rsidR="00A5196D" w:rsidP="003E2C96" w:rsidRDefault="002727AE" w14:paraId="3D2949C1" w14:textId="77777777">
      <w:pPr>
        <w:pStyle w:val="Heading2"/>
      </w:pPr>
      <w:bookmarkStart w:name="_Toc11043538" w:id="133"/>
      <w:bookmarkStart w:name="_Toc11045538" w:id="134"/>
      <w:bookmarkStart w:name="_Toc11045668" w:id="135"/>
      <w:bookmarkStart w:name="_Toc11046109" w:id="136"/>
      <w:bookmarkStart w:name="_Toc11046240" w:id="137"/>
      <w:bookmarkStart w:name="_Toc11046371" w:id="138"/>
      <w:bookmarkStart w:name="_Toc11046531" w:id="139"/>
      <w:bookmarkStart w:name="_Toc11043539" w:id="140"/>
      <w:bookmarkStart w:name="_Toc11045539" w:id="141"/>
      <w:bookmarkStart w:name="_Toc11045669" w:id="142"/>
      <w:bookmarkStart w:name="_Toc11046110" w:id="143"/>
      <w:bookmarkStart w:name="_Toc11046241" w:id="144"/>
      <w:bookmarkStart w:name="_Toc11046372" w:id="145"/>
      <w:bookmarkStart w:name="_Toc11046532" w:id="146"/>
      <w:bookmarkStart w:name="_2et92p0" w:colFirst="0" w:colLast="0" w:id="147"/>
      <w:bookmarkStart w:name="_Toc11043540" w:id="148"/>
      <w:bookmarkStart w:name="_Toc11045540" w:id="149"/>
      <w:bookmarkStart w:name="_Toc11391210" w:id="150"/>
      <w:bookmarkStart w:name="_Toc119939773" w:id="151"/>
      <w:bookmarkStart w:name="_Toc135312804" w:id="15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r w:rsidRPr="00C64922">
        <w:t>Audience</w:t>
      </w:r>
      <w:bookmarkEnd w:id="148"/>
      <w:bookmarkEnd w:id="149"/>
      <w:bookmarkEnd w:id="150"/>
      <w:bookmarkEnd w:id="151"/>
      <w:bookmarkEnd w:id="152"/>
    </w:p>
    <w:p w:rsidRPr="00D14360" w:rsidR="00A5196D" w:rsidP="00B505D2" w:rsidRDefault="002727AE" w14:paraId="73FF360B" w14:textId="00C36F09">
      <w:pPr>
        <w:spacing w:after="120"/>
        <w:rPr>
          <w:rFonts w:eastAsia="Calibri" w:cs="Calibri"/>
          <w:color w:val="000000"/>
        </w:rPr>
      </w:pPr>
      <w:r w:rsidRPr="00D14360">
        <w:rPr>
          <w:rFonts w:eastAsia="Calibri" w:cs="Calibri"/>
          <w:color w:val="000000"/>
        </w:rPr>
        <w:t>The audience for this Companion Guide includes, but is not limited to, software developers, vendors, and other health IT implementers wishing to share information through the use of C-CDA documents. It also includes Health IT stakeholders who receive information via C-CDA documents, such as Pay</w:t>
      </w:r>
      <w:r w:rsidR="00E374D8">
        <w:rPr>
          <w:rFonts w:eastAsia="Calibri" w:cs="Calibri"/>
          <w:color w:val="000000"/>
        </w:rPr>
        <w:t>e</w:t>
      </w:r>
      <w:r w:rsidRPr="00D14360">
        <w:rPr>
          <w:rFonts w:eastAsia="Calibri" w:cs="Calibri"/>
          <w:color w:val="000000"/>
        </w:rPr>
        <w:t>rs, other support service providers, registries and researchers. This guide also includes educational content and resource references to assist general audiences in understanding C-CDA, the base HL7 Clinical Document Architecture (CDA) standard which C-CDA is built upon, and other implementation guidance resources available within the C-CDA community.</w:t>
      </w:r>
    </w:p>
    <w:p w:rsidRPr="00C64922" w:rsidR="00A5196D" w:rsidP="003E2C96" w:rsidRDefault="002727AE" w14:paraId="20C94866" w14:textId="77777777">
      <w:pPr>
        <w:pStyle w:val="Heading2"/>
      </w:pPr>
      <w:bookmarkStart w:name="_tyjcwt" w:colFirst="0" w:colLast="0" w:id="153"/>
      <w:bookmarkStart w:name="_Toc11043541" w:id="154"/>
      <w:bookmarkStart w:name="_Toc11045541" w:id="155"/>
      <w:bookmarkStart w:name="_Toc11391211" w:id="156"/>
      <w:bookmarkStart w:name="_Toc119939774" w:id="157"/>
      <w:bookmarkStart w:name="_Toc135312805" w:id="158"/>
      <w:bookmarkEnd w:id="153"/>
      <w:r w:rsidRPr="00C64922">
        <w:t>Requisite Knowledge</w:t>
      </w:r>
      <w:bookmarkEnd w:id="154"/>
      <w:bookmarkEnd w:id="155"/>
      <w:bookmarkEnd w:id="156"/>
      <w:bookmarkEnd w:id="157"/>
      <w:bookmarkEnd w:id="158"/>
    </w:p>
    <w:p w:rsidRPr="00D14360" w:rsidR="00A5196D" w:rsidP="00B505D2" w:rsidRDefault="002727AE" w14:paraId="64EB2308" w14:textId="01A19F29">
      <w:pPr>
        <w:spacing w:after="120"/>
        <w:rPr>
          <w:rFonts w:eastAsia="Calibri" w:cs="Calibri"/>
          <w:color w:val="000000"/>
        </w:rPr>
      </w:pPr>
      <w:r w:rsidRPr="00D14360">
        <w:rPr>
          <w:rFonts w:eastAsia="Calibri" w:cs="Calibri"/>
          <w:color w:val="000000"/>
        </w:rPr>
        <w:t>Readers of the Companion Guide are assumed to have functional knowledge of HL7 concepts including the base CDA specification and the Reference Information Model (RIM), as well as knowledge of value sets and data types. Readers should also have knowledge of Extensible Markup Language (XML)</w:t>
      </w:r>
      <w:r w:rsidRPr="00D14360">
        <w:rPr>
          <w:rFonts w:eastAsia="Calibri" w:cs="Calibri"/>
          <w:color w:val="000000"/>
          <w:vertAlign w:val="superscript"/>
        </w:rPr>
        <w:footnoteReference w:id="9"/>
      </w:r>
      <w:r w:rsidRPr="00D14360">
        <w:rPr>
          <w:rFonts w:eastAsia="Calibri" w:cs="Calibri"/>
          <w:color w:val="000000"/>
        </w:rPr>
        <w:t xml:space="preserve"> and XPath</w:t>
      </w:r>
      <w:r w:rsidRPr="00D14360">
        <w:rPr>
          <w:rFonts w:eastAsia="Calibri" w:cs="Calibri"/>
          <w:color w:val="000000"/>
          <w:vertAlign w:val="superscript"/>
        </w:rPr>
        <w:footnoteReference w:id="10"/>
      </w:r>
      <w:r w:rsidRPr="00D14360">
        <w:rPr>
          <w:rFonts w:eastAsia="Calibri" w:cs="Calibri"/>
          <w:color w:val="000000"/>
        </w:rPr>
        <w:t xml:space="preserve"> syntax.  Additionally, readers should </w:t>
      </w:r>
      <w:r w:rsidRPr="00D14360" w:rsidR="007E6153">
        <w:rPr>
          <w:rFonts w:eastAsia="Calibri" w:cs="Calibri"/>
          <w:color w:val="000000"/>
        </w:rPr>
        <w:t>understand</w:t>
      </w:r>
      <w:r w:rsidRPr="00D14360">
        <w:rPr>
          <w:rFonts w:eastAsia="Calibri" w:cs="Calibri"/>
          <w:color w:val="000000"/>
        </w:rPr>
        <w:t xml:space="preserve"> terminologies such as SNOMED CT®, LOINC®, CPT®, ICD®, and RxNorm®.</w:t>
      </w:r>
    </w:p>
    <w:p w:rsidRPr="00D14360" w:rsidR="00315C06" w:rsidP="00B505D2" w:rsidRDefault="002727AE" w14:paraId="2BABC9AB" w14:textId="77777777">
      <w:pPr>
        <w:spacing w:after="120"/>
        <w:rPr>
          <w:rFonts w:eastAsia="Calibri" w:cs="Calibri"/>
          <w:color w:val="000000"/>
        </w:rPr>
      </w:pPr>
      <w:r w:rsidRPr="00D14360">
        <w:rPr>
          <w:rFonts w:eastAsia="Calibri" w:cs="Calibri"/>
          <w:color w:val="000000"/>
        </w:rPr>
        <w:t>Readers of the Companion Guide also are assumed to have rudimentary knowledge of document workflow concepts and practices associated with the creation, transport, consumption, and registration of C-CDA documents.  Many of these practices are documented by communities engaged in widespread use of C-CDA documents for information exchange such as, eHealth Exchange, Car</w:t>
      </w:r>
      <w:r w:rsidRPr="00D14360">
        <w:rPr>
          <w:rFonts w:eastAsia="Calibri" w:cs="Calibri"/>
          <w:i/>
          <w:iCs/>
          <w:color w:val="000000"/>
        </w:rPr>
        <w:t>e</w:t>
      </w:r>
      <w:r w:rsidRPr="00D14360">
        <w:rPr>
          <w:rFonts w:eastAsia="Calibri" w:cs="Calibri"/>
          <w:color w:val="000000"/>
        </w:rPr>
        <w:t>quality, CommonWell, Integrating the Healthcare Enterprise</w:t>
      </w:r>
      <w:r w:rsidRPr="00D14360" w:rsidR="00F80882">
        <w:rPr>
          <w:rFonts w:eastAsia="Calibri" w:cs="Calibri"/>
          <w:color w:val="000000"/>
        </w:rPr>
        <w:t xml:space="preserve"> (IHE.net)</w:t>
      </w:r>
      <w:r w:rsidRPr="00D14360" w:rsidR="002B5CA7">
        <w:rPr>
          <w:rStyle w:val="FootnoteReference"/>
          <w:rFonts w:eastAsia="Calibri" w:cs="Calibri"/>
          <w:color w:val="000000"/>
        </w:rPr>
        <w:footnoteReference w:id="11"/>
      </w:r>
      <w:r w:rsidRPr="00D14360" w:rsidR="002B5CA7">
        <w:rPr>
          <w:rFonts w:eastAsia="Calibri" w:cs="Calibri"/>
          <w:color w:val="000000"/>
        </w:rPr>
        <w:t>,</w:t>
      </w:r>
      <w:r w:rsidRPr="00D14360">
        <w:rPr>
          <w:rFonts w:eastAsia="Calibri" w:cs="Calibri"/>
          <w:color w:val="000000"/>
        </w:rPr>
        <w:t xml:space="preserve"> HIMSS Health Story Project and other HL7 Workgroup such as the Attachments Work Group</w:t>
      </w:r>
      <w:r w:rsidRPr="00D14360" w:rsidR="002C792C">
        <w:rPr>
          <w:rFonts w:eastAsia="Calibri" w:cs="Calibri"/>
          <w:color w:val="000000"/>
        </w:rPr>
        <w:t xml:space="preserve"> and the Clinical Quality Information (CQI) Work Group</w:t>
      </w:r>
      <w:r w:rsidRPr="00D14360">
        <w:rPr>
          <w:rFonts w:eastAsia="Calibri" w:cs="Calibri"/>
          <w:color w:val="000000"/>
        </w:rPr>
        <w:t>. Organizations such as Integrating the Healthcare Enterprise and DirectTrust</w:t>
      </w:r>
      <w:r w:rsidRPr="00D14360" w:rsidR="00F80882">
        <w:rPr>
          <w:rStyle w:val="FootnoteReference"/>
          <w:rFonts w:eastAsia="Calibri" w:cs="Calibri"/>
          <w:color w:val="000000"/>
        </w:rPr>
        <w:footnoteReference w:id="12"/>
      </w:r>
      <w:r w:rsidRPr="00D14360">
        <w:rPr>
          <w:rFonts w:eastAsia="Calibri" w:cs="Calibri"/>
          <w:color w:val="000000"/>
        </w:rPr>
        <w:t xml:space="preserve"> also maintain standards that address document management, transport, and exchange, and are included in the Interoperability Standards Advisory. Prior familiarity with the growing body of specifications for C-CDA is not required. The Companion Guide introduces implementers to the expanding available guidance and explains where additional guidance may be relevant to address current interoperability challenges. </w:t>
      </w:r>
    </w:p>
    <w:p w:rsidRPr="00D14360" w:rsidR="00A5196D" w:rsidP="00B505D2" w:rsidRDefault="002727AE" w14:paraId="78645DD7" w14:textId="3B2D43CC">
      <w:pPr>
        <w:spacing w:after="120"/>
        <w:rPr>
          <w:rFonts w:eastAsia="Calibri" w:cs="Calibri"/>
          <w:color w:val="000000"/>
        </w:rPr>
      </w:pPr>
      <w:r w:rsidRPr="00D14360">
        <w:rPr>
          <w:rFonts w:eastAsia="Calibri" w:cs="Calibri"/>
          <w:b/>
          <w:bCs/>
          <w:color w:val="000000"/>
        </w:rPr>
        <w:t>Reference</w:t>
      </w:r>
      <w:r w:rsidRPr="00D14360" w:rsidR="00315C06">
        <w:rPr>
          <w:rFonts w:eastAsia="Calibri" w:cs="Calibri"/>
          <w:color w:val="000000"/>
        </w:rPr>
        <w:t>:</w:t>
      </w:r>
      <w:r w:rsidRPr="00D14360">
        <w:rPr>
          <w:rFonts w:eastAsia="Calibri" w:cs="Calibri"/>
          <w:color w:val="000000"/>
        </w:rPr>
        <w:t xml:space="preserve"> </w:t>
      </w:r>
      <w:r w:rsidRPr="007770C6" w:rsidR="00F614E7">
        <w:rPr>
          <w:rStyle w:val="Hyperlink"/>
          <w:rFonts w:eastAsia="Calibri" w:cs="Calibri"/>
        </w:rPr>
        <w:fldChar w:fldCharType="begin"/>
      </w:r>
      <w:r w:rsidRPr="007770C6" w:rsidR="00F614E7">
        <w:rPr>
          <w:rStyle w:val="Hyperlink"/>
          <w:rFonts w:eastAsia="Calibri" w:cs="Calibri"/>
        </w:rPr>
        <w:instrText xml:space="preserve"> REF _Ref98767790 \r \h </w:instrText>
      </w:r>
      <w:r w:rsidRPr="007770C6" w:rsidR="00F614E7">
        <w:rPr>
          <w:rStyle w:val="Hyperlink"/>
          <w:rFonts w:eastAsia="Calibri" w:cs="Calibri"/>
        </w:rPr>
      </w:r>
      <w:r w:rsidRPr="007770C6" w:rsidR="00F614E7">
        <w:rPr>
          <w:rStyle w:val="Hyperlink"/>
          <w:rFonts w:eastAsia="Calibri" w:cs="Calibri"/>
        </w:rPr>
        <w:fldChar w:fldCharType="separate"/>
      </w:r>
      <w:r w:rsidR="00DC1072">
        <w:rPr>
          <w:rStyle w:val="Hyperlink"/>
          <w:rFonts w:eastAsia="Calibri" w:cs="Calibri"/>
        </w:rPr>
        <w:t>7</w:t>
      </w:r>
      <w:r w:rsidRPr="007770C6" w:rsidR="00F614E7">
        <w:rPr>
          <w:rStyle w:val="Hyperlink"/>
          <w:rFonts w:eastAsia="Calibri" w:cs="Calibri"/>
        </w:rPr>
        <w:fldChar w:fldCharType="end"/>
      </w:r>
      <w:r w:rsidRPr="007770C6" w:rsidR="00F614E7">
        <w:rPr>
          <w:rStyle w:val="Hyperlink"/>
          <w:rFonts w:eastAsia="Calibri" w:cs="Calibri"/>
        </w:rPr>
        <w:t xml:space="preserve"> </w:t>
      </w:r>
      <w:r w:rsidRPr="007770C6" w:rsidR="00F614E7">
        <w:rPr>
          <w:rStyle w:val="Hyperlink"/>
          <w:rFonts w:eastAsia="Calibri" w:cs="Calibri"/>
        </w:rPr>
        <w:fldChar w:fldCharType="begin"/>
      </w:r>
      <w:r w:rsidRPr="007770C6" w:rsidR="00F614E7">
        <w:rPr>
          <w:rStyle w:val="Hyperlink"/>
          <w:rFonts w:eastAsia="Calibri" w:cs="Calibri"/>
        </w:rPr>
        <w:instrText xml:space="preserve"> REF _Ref98767794 \h </w:instrText>
      </w:r>
      <w:r w:rsidRPr="007770C6" w:rsidR="00F614E7">
        <w:rPr>
          <w:rStyle w:val="Hyperlink"/>
          <w:rFonts w:eastAsia="Calibri" w:cs="Calibri"/>
        </w:rPr>
      </w:r>
      <w:r w:rsidRPr="007770C6" w:rsidR="00F614E7">
        <w:rPr>
          <w:rStyle w:val="Hyperlink"/>
          <w:rFonts w:eastAsia="Calibri" w:cs="Calibri"/>
        </w:rPr>
        <w:fldChar w:fldCharType="separate"/>
      </w:r>
      <w:r w:rsidRPr="00C64922" w:rsidR="00DC1072">
        <w:t>Resources</w:t>
      </w:r>
      <w:r w:rsidRPr="007770C6" w:rsidR="00F614E7">
        <w:rPr>
          <w:rStyle w:val="Hyperlink"/>
          <w:rFonts w:eastAsia="Calibri" w:cs="Calibri"/>
        </w:rPr>
        <w:fldChar w:fldCharType="end"/>
      </w:r>
    </w:p>
    <w:p w:rsidRPr="00C64922" w:rsidR="00A5196D" w:rsidP="003E2C96" w:rsidRDefault="002727AE" w14:paraId="3D70EE34" w14:textId="77777777">
      <w:pPr>
        <w:pStyle w:val="Heading2"/>
      </w:pPr>
      <w:bookmarkStart w:name="_3dy6vkm" w:colFirst="0" w:colLast="0" w:id="159"/>
      <w:bookmarkStart w:name="_Toc11043542" w:id="160"/>
      <w:bookmarkStart w:name="_Toc11045542" w:id="161"/>
      <w:bookmarkStart w:name="_Toc11391212" w:id="162"/>
      <w:bookmarkStart w:name="_Toc119939775" w:id="163"/>
      <w:bookmarkStart w:name="_Toc135312806" w:id="164"/>
      <w:bookmarkEnd w:id="159"/>
      <w:r w:rsidRPr="00C64922">
        <w:t>Contents of this Guide</w:t>
      </w:r>
      <w:bookmarkEnd w:id="160"/>
      <w:bookmarkEnd w:id="161"/>
      <w:bookmarkEnd w:id="162"/>
      <w:bookmarkEnd w:id="163"/>
      <w:bookmarkEnd w:id="164"/>
    </w:p>
    <w:p w:rsidRPr="00D14360" w:rsidR="00A5196D" w:rsidP="00B505D2" w:rsidRDefault="002727AE" w14:paraId="306F065A" w14:textId="77777777">
      <w:pPr>
        <w:spacing w:after="120"/>
        <w:rPr>
          <w:rFonts w:eastAsia="Calibri" w:cs="Calibri"/>
          <w:color w:val="000000"/>
        </w:rPr>
      </w:pPr>
      <w:r w:rsidRPr="00D14360">
        <w:rPr>
          <w:rFonts w:eastAsia="Calibri" w:cs="Calibri"/>
          <w:color w:val="000000"/>
        </w:rPr>
        <w:t>This guide is organized into six chapters and appendices as follows:</w:t>
      </w:r>
    </w:p>
    <w:p w:rsidRPr="00D14360" w:rsidR="00A5196D" w:rsidP="0054522C" w:rsidRDefault="002727AE" w14:paraId="2E536CC9" w14:textId="77777777">
      <w:pPr>
        <w:pStyle w:val="ListParagraph"/>
        <w:numPr>
          <w:ilvl w:val="0"/>
          <w:numId w:val="18"/>
        </w:numPr>
        <w:spacing w:after="120"/>
        <w:rPr>
          <w:rFonts w:eastAsia="Calibri" w:cs="Calibri"/>
          <w:color w:val="000000"/>
        </w:rPr>
      </w:pPr>
      <w:r w:rsidRPr="00D14360">
        <w:rPr>
          <w:rFonts w:eastAsia="Calibri" w:cs="Calibri"/>
          <w:b/>
          <w:color w:val="000000"/>
        </w:rPr>
        <w:t>Chapter 1</w:t>
      </w:r>
      <w:r w:rsidRPr="00D14360">
        <w:rPr>
          <w:rFonts w:eastAsia="Calibri" w:cs="Calibri"/>
          <w:color w:val="000000"/>
        </w:rPr>
        <w:t xml:space="preserve">: </w:t>
      </w:r>
      <w:r w:rsidRPr="00D14360">
        <w:rPr>
          <w:rFonts w:eastAsia="Calibri" w:cs="Calibri"/>
          <w:b/>
          <w:bCs/>
          <w:color w:val="000000"/>
        </w:rPr>
        <w:t>Introduction</w:t>
      </w:r>
      <w:r w:rsidRPr="00D14360">
        <w:rPr>
          <w:rFonts w:eastAsia="Calibri" w:cs="Calibri"/>
          <w:color w:val="000000"/>
        </w:rPr>
        <w:t xml:space="preserve"> (this chapter)</w:t>
      </w:r>
    </w:p>
    <w:p w:rsidRPr="00D14360" w:rsidR="00A5196D" w:rsidP="0054522C" w:rsidRDefault="002727AE" w14:paraId="51811670" w14:textId="77777777">
      <w:pPr>
        <w:pStyle w:val="ListParagraph"/>
        <w:numPr>
          <w:ilvl w:val="0"/>
          <w:numId w:val="18"/>
        </w:numPr>
        <w:spacing w:after="120"/>
        <w:rPr>
          <w:rFonts w:eastAsia="Calibri" w:cs="Calibri"/>
          <w:color w:val="000000"/>
        </w:rPr>
      </w:pPr>
      <w:r w:rsidRPr="00D14360">
        <w:rPr>
          <w:rFonts w:eastAsia="Calibri" w:cs="Calibri"/>
          <w:b/>
          <w:color w:val="000000"/>
        </w:rPr>
        <w:t>Chapter 2</w:t>
      </w:r>
      <w:r w:rsidRPr="00D14360">
        <w:rPr>
          <w:rFonts w:eastAsia="Calibri" w:cs="Calibri"/>
          <w:color w:val="000000"/>
        </w:rPr>
        <w:t xml:space="preserve">: </w:t>
      </w:r>
      <w:r w:rsidRPr="00D14360">
        <w:rPr>
          <w:rFonts w:eastAsia="Calibri" w:cs="Calibri"/>
          <w:b/>
          <w:bCs/>
          <w:color w:val="000000"/>
        </w:rPr>
        <w:t>Understanding C-CDA and the C-CDA Companion Guide.</w:t>
      </w:r>
      <w:r w:rsidRPr="00D14360">
        <w:rPr>
          <w:rFonts w:eastAsia="Calibri" w:cs="Calibri"/>
          <w:color w:val="000000"/>
        </w:rPr>
        <w:t xml:space="preserve"> This chapter contains high-level information on f</w:t>
      </w:r>
      <w:r w:rsidRPr="00D14360" w:rsidR="00FF4CDE">
        <w:rPr>
          <w:rFonts w:eastAsia="Calibri" w:cs="Calibri"/>
          <w:color w:val="000000"/>
        </w:rPr>
        <w:t>oundational</w:t>
      </w:r>
      <w:r w:rsidRPr="00D14360">
        <w:rPr>
          <w:rFonts w:eastAsia="Calibri" w:cs="Calibri"/>
          <w:color w:val="000000"/>
        </w:rPr>
        <w:t xml:space="preserve"> topics such as </w:t>
      </w:r>
      <w:r w:rsidRPr="00D14360" w:rsidR="00483C25">
        <w:rPr>
          <w:rFonts w:eastAsia="Calibri" w:cs="Calibri"/>
          <w:color w:val="000000"/>
        </w:rPr>
        <w:t xml:space="preserve">the HL7 Clinical Document Architecture (CDA) standard, CDA Schema, </w:t>
      </w:r>
      <w:r w:rsidRPr="00D14360">
        <w:rPr>
          <w:rFonts w:eastAsia="Calibri" w:cs="Calibri"/>
          <w:color w:val="000000"/>
        </w:rPr>
        <w:t xml:space="preserve">CDA Templates, and </w:t>
      </w:r>
      <w:r w:rsidRPr="00D14360" w:rsidR="00F80882">
        <w:rPr>
          <w:rFonts w:eastAsia="Calibri" w:cs="Calibri"/>
          <w:color w:val="000000"/>
        </w:rPr>
        <w:t>Schematron</w:t>
      </w:r>
      <w:r w:rsidRPr="00D14360">
        <w:rPr>
          <w:rFonts w:eastAsia="Calibri" w:cs="Calibri"/>
          <w:color w:val="000000"/>
        </w:rPr>
        <w:t>.</w:t>
      </w:r>
      <w:r w:rsidRPr="00D14360" w:rsidR="00483C25">
        <w:rPr>
          <w:rFonts w:eastAsia="Calibri" w:cs="Calibri"/>
          <w:color w:val="000000"/>
        </w:rPr>
        <w:t xml:space="preserve"> It explains general concepts that are relevant for C-CDA documents, like structured versus unstructured documents and what it means for a document template to be an open template. </w:t>
      </w:r>
      <w:r w:rsidRPr="00D14360">
        <w:rPr>
          <w:rFonts w:eastAsia="Calibri" w:cs="Calibri"/>
          <w:color w:val="000000"/>
        </w:rPr>
        <w:t xml:space="preserve">It covers </w:t>
      </w:r>
      <w:r w:rsidRPr="00D14360" w:rsidR="00483C25">
        <w:rPr>
          <w:rFonts w:eastAsia="Calibri" w:cs="Calibri"/>
          <w:color w:val="000000"/>
        </w:rPr>
        <w:t>select</w:t>
      </w:r>
      <w:r w:rsidRPr="00D14360">
        <w:rPr>
          <w:rFonts w:eastAsia="Calibri" w:cs="Calibri"/>
          <w:color w:val="000000"/>
        </w:rPr>
        <w:t xml:space="preserve"> topics from the base CDA standard and other general topics that are relevant for understanding the C-CDA templates</w:t>
      </w:r>
      <w:r w:rsidRPr="00D14360" w:rsidR="00FF4CDE">
        <w:rPr>
          <w:rFonts w:eastAsia="Calibri" w:cs="Calibri"/>
          <w:color w:val="000000"/>
        </w:rPr>
        <w:t xml:space="preserve"> and C-CDA Document exchange</w:t>
      </w:r>
      <w:r w:rsidRPr="00D14360">
        <w:rPr>
          <w:rFonts w:eastAsia="Calibri" w:cs="Calibri"/>
          <w:color w:val="000000"/>
        </w:rPr>
        <w:t xml:space="preserve">. It describes the continuous improvement strategy </w:t>
      </w:r>
      <w:r w:rsidRPr="00D14360" w:rsidR="00FF4CDE">
        <w:rPr>
          <w:rFonts w:eastAsia="Calibri" w:cs="Calibri"/>
          <w:color w:val="000000"/>
        </w:rPr>
        <w:t>supported by the</w:t>
      </w:r>
      <w:r w:rsidRPr="00D14360">
        <w:rPr>
          <w:rFonts w:eastAsia="Calibri" w:cs="Calibri"/>
          <w:color w:val="000000"/>
        </w:rPr>
        <w:t xml:space="preserve"> </w:t>
      </w:r>
      <w:r w:rsidRPr="00D14360" w:rsidR="00FF4CDE">
        <w:rPr>
          <w:rFonts w:eastAsia="Calibri" w:cs="Calibri"/>
          <w:color w:val="000000"/>
        </w:rPr>
        <w:t xml:space="preserve">C-CDA </w:t>
      </w:r>
      <w:r w:rsidRPr="00D14360">
        <w:rPr>
          <w:rFonts w:eastAsia="Calibri" w:cs="Calibri"/>
          <w:color w:val="000000"/>
        </w:rPr>
        <w:t xml:space="preserve">Companion Guide and explains how </w:t>
      </w:r>
      <w:r w:rsidRPr="00D14360" w:rsidR="00FF4CDE">
        <w:rPr>
          <w:rFonts w:eastAsia="Calibri" w:cs="Calibri"/>
          <w:color w:val="000000"/>
        </w:rPr>
        <w:t>implementers can use this guidance</w:t>
      </w:r>
      <w:r w:rsidRPr="00D14360">
        <w:rPr>
          <w:rFonts w:eastAsia="Calibri" w:cs="Calibri"/>
          <w:color w:val="000000"/>
        </w:rPr>
        <w:t xml:space="preserve"> to help expand interoperability over time.</w:t>
      </w:r>
    </w:p>
    <w:p w:rsidRPr="00D14360" w:rsidR="00A5196D" w:rsidP="0054522C" w:rsidRDefault="002727AE" w14:paraId="6046A219" w14:textId="77777777">
      <w:pPr>
        <w:pStyle w:val="ListParagraph"/>
        <w:numPr>
          <w:ilvl w:val="0"/>
          <w:numId w:val="18"/>
        </w:numPr>
        <w:spacing w:after="120"/>
        <w:rPr>
          <w:rFonts w:eastAsia="Calibri" w:cs="Calibri"/>
          <w:color w:val="000000"/>
        </w:rPr>
      </w:pPr>
      <w:r w:rsidRPr="00D14360">
        <w:rPr>
          <w:rFonts w:eastAsia="Calibri" w:cs="Calibri"/>
          <w:b/>
          <w:color w:val="000000"/>
        </w:rPr>
        <w:t>Chapter 3</w:t>
      </w:r>
      <w:r w:rsidRPr="00D14360">
        <w:rPr>
          <w:rFonts w:eastAsia="Calibri" w:cs="Calibri"/>
          <w:color w:val="000000"/>
        </w:rPr>
        <w:t xml:space="preserve">: </w:t>
      </w:r>
      <w:r w:rsidRPr="00D14360">
        <w:rPr>
          <w:rFonts w:eastAsia="Calibri" w:cs="Calibri"/>
          <w:b/>
          <w:bCs/>
          <w:color w:val="000000"/>
        </w:rPr>
        <w:t>Document-Level Guidance.</w:t>
      </w:r>
      <w:r w:rsidRPr="00D14360">
        <w:rPr>
          <w:rFonts w:eastAsia="Calibri" w:cs="Calibri"/>
          <w:color w:val="000000"/>
        </w:rPr>
        <w:t xml:space="preserve"> This chapter provides guidance regarding information that is carried in the header of C-CDA documents</w:t>
      </w:r>
      <w:r w:rsidRPr="00D14360" w:rsidR="00483C25">
        <w:rPr>
          <w:rFonts w:eastAsia="Calibri" w:cs="Calibri"/>
          <w:color w:val="000000"/>
        </w:rPr>
        <w:t>.</w:t>
      </w:r>
    </w:p>
    <w:p w:rsidRPr="00D14360" w:rsidR="00A5196D" w:rsidP="0054522C" w:rsidRDefault="002727AE" w14:paraId="10C58A01" w14:textId="77777777">
      <w:pPr>
        <w:pStyle w:val="ListParagraph"/>
        <w:numPr>
          <w:ilvl w:val="0"/>
          <w:numId w:val="18"/>
        </w:numPr>
        <w:spacing w:after="120"/>
        <w:rPr>
          <w:rFonts w:eastAsia="Calibri" w:cs="Calibri"/>
          <w:color w:val="000000"/>
        </w:rPr>
      </w:pPr>
      <w:r w:rsidRPr="00D14360">
        <w:rPr>
          <w:rFonts w:eastAsia="Calibri" w:cs="Calibri"/>
          <w:b/>
          <w:color w:val="000000"/>
        </w:rPr>
        <w:t>Chapter 4</w:t>
      </w:r>
      <w:r w:rsidRPr="00D14360">
        <w:rPr>
          <w:rFonts w:eastAsia="Calibri" w:cs="Calibri"/>
          <w:color w:val="000000"/>
        </w:rPr>
        <w:t xml:space="preserve">: </w:t>
      </w:r>
      <w:r w:rsidRPr="00D14360">
        <w:rPr>
          <w:rFonts w:eastAsia="Calibri" w:cs="Calibri"/>
          <w:b/>
          <w:bCs/>
          <w:color w:val="000000"/>
        </w:rPr>
        <w:t>Structure Document Content.</w:t>
      </w:r>
      <w:r w:rsidRPr="00D14360">
        <w:rPr>
          <w:rFonts w:eastAsia="Calibri" w:cs="Calibri"/>
          <w:color w:val="000000"/>
        </w:rPr>
        <w:t xml:space="preserve"> This chapter provides general guidance pertinent to the section-level templates used to represent information in a structured C-CDA document.  It also includes clarification and consensus recommendation for implementing specific types</w:t>
      </w:r>
      <w:r w:rsidRPr="00D14360" w:rsidR="007B35DC">
        <w:rPr>
          <w:rFonts w:eastAsia="Calibri" w:cs="Calibri"/>
          <w:color w:val="000000"/>
        </w:rPr>
        <w:t>.</w:t>
      </w:r>
    </w:p>
    <w:p w:rsidR="00A5196D" w:rsidP="0054522C" w:rsidRDefault="002727AE" w14:paraId="054BF194" w14:textId="47976C92">
      <w:pPr>
        <w:pStyle w:val="ListParagraph"/>
        <w:numPr>
          <w:ilvl w:val="0"/>
          <w:numId w:val="18"/>
        </w:numPr>
        <w:spacing w:after="120"/>
        <w:rPr>
          <w:rFonts w:eastAsia="Calibri" w:cs="Calibri"/>
          <w:color w:val="000000"/>
        </w:rPr>
      </w:pPr>
      <w:r w:rsidRPr="00D14360">
        <w:rPr>
          <w:rFonts w:eastAsia="Calibri" w:cs="Calibri"/>
          <w:b/>
          <w:color w:val="000000"/>
        </w:rPr>
        <w:t>Chapter 5</w:t>
      </w:r>
      <w:r w:rsidRPr="00D14360">
        <w:rPr>
          <w:rFonts w:eastAsia="Calibri" w:cs="Calibri"/>
          <w:color w:val="000000"/>
        </w:rPr>
        <w:t xml:space="preserve">: </w:t>
      </w:r>
      <w:r w:rsidRPr="00D14360">
        <w:rPr>
          <w:rFonts w:eastAsia="Calibri" w:cs="Calibri"/>
          <w:b/>
          <w:bCs/>
          <w:color w:val="000000"/>
        </w:rPr>
        <w:t>Representation of Discrete Data.</w:t>
      </w:r>
      <w:r w:rsidRPr="00D14360">
        <w:rPr>
          <w:rFonts w:eastAsia="Calibri" w:cs="Calibri"/>
          <w:color w:val="000000"/>
        </w:rPr>
        <w:t xml:space="preserve"> This chapter covers general guidance relevant to including discrete data within the body of a structured C-CDA document. It also includes clarifications and consensus recommendations for implementing specific types of discrete data entries within C-CDA sections.</w:t>
      </w:r>
    </w:p>
    <w:p w:rsidRPr="003E45C2" w:rsidR="005830F4" w:rsidP="0054522C" w:rsidRDefault="005830F4" w14:paraId="172D0544" w14:textId="64876BF5">
      <w:pPr>
        <w:pStyle w:val="ListParagraph"/>
        <w:numPr>
          <w:ilvl w:val="0"/>
          <w:numId w:val="18"/>
        </w:numPr>
        <w:spacing w:after="120"/>
        <w:rPr>
          <w:rFonts w:eastAsia="Calibri" w:cs="Calibri"/>
          <w:color w:val="000000"/>
        </w:rPr>
      </w:pPr>
      <w:r w:rsidRPr="003E45C2">
        <w:rPr>
          <w:rFonts w:eastAsia="Calibri" w:cs="Calibri"/>
          <w:b/>
          <w:color w:val="000000"/>
        </w:rPr>
        <w:t>Chapter 6</w:t>
      </w:r>
      <w:r w:rsidRPr="003E45C2">
        <w:rPr>
          <w:rFonts w:eastAsia="Calibri" w:cs="Calibri"/>
          <w:color w:val="000000"/>
        </w:rPr>
        <w:t xml:space="preserve">: </w:t>
      </w:r>
      <w:r w:rsidRPr="003E45C2">
        <w:rPr>
          <w:rFonts w:eastAsia="Calibri" w:cs="Calibri"/>
          <w:b/>
          <w:bCs/>
          <w:color w:val="000000"/>
        </w:rPr>
        <w:t>USCDI Guidance.</w:t>
      </w:r>
      <w:r w:rsidRPr="003E45C2">
        <w:rPr>
          <w:rFonts w:eastAsia="Calibri" w:cs="Calibri"/>
          <w:color w:val="000000"/>
        </w:rPr>
        <w:t xml:space="preserve">  This chapter</w:t>
      </w:r>
      <w:r w:rsidRPr="003E45C2" w:rsidR="00F175BD">
        <w:rPr>
          <w:rFonts w:eastAsia="Calibri" w:cs="Calibri"/>
          <w:color w:val="000000"/>
        </w:rPr>
        <w:t xml:space="preserve"> provides guidance on where information corresponding to </w:t>
      </w:r>
      <w:r w:rsidRPr="00254B4A" w:rsidR="000B3E67">
        <w:t>ONC US Core Data for Interoperability (USCDI)</w:t>
      </w:r>
      <w:r w:rsidR="000B3E67">
        <w:rPr>
          <w:rStyle w:val="FootnoteReference"/>
          <w:rFonts w:eastAsia="Calibri" w:cs="Calibri"/>
        </w:rPr>
        <w:footnoteReference w:id="13"/>
      </w:r>
      <w:r w:rsidRPr="003E45C2" w:rsidR="00F175BD">
        <w:rPr>
          <w:rFonts w:eastAsia="Calibri" w:cs="Calibri"/>
          <w:color w:val="000000"/>
        </w:rPr>
        <w:t xml:space="preserve"> data classes and data elements belong within C-CDA documents. This includes explicit traceability to the appropriate template to use, as well as the explicit XPath to where the data should reside within that template.</w:t>
      </w:r>
    </w:p>
    <w:p w:rsidRPr="00D14360" w:rsidR="00A5196D" w:rsidP="0054522C" w:rsidRDefault="002727AE" w14:paraId="4D7F6A7F" w14:textId="4DC25CF2">
      <w:pPr>
        <w:pStyle w:val="ListParagraph"/>
        <w:numPr>
          <w:ilvl w:val="0"/>
          <w:numId w:val="18"/>
        </w:numPr>
        <w:spacing w:after="120"/>
        <w:rPr>
          <w:rFonts w:eastAsia="Calibri" w:cs="Calibri"/>
          <w:color w:val="000000"/>
        </w:rPr>
      </w:pPr>
      <w:r w:rsidRPr="00D14360">
        <w:rPr>
          <w:rFonts w:eastAsia="Calibri" w:cs="Calibri"/>
          <w:b/>
          <w:color w:val="000000"/>
        </w:rPr>
        <w:t xml:space="preserve">Chapter </w:t>
      </w:r>
      <w:r w:rsidR="005830F4">
        <w:rPr>
          <w:rFonts w:eastAsia="Calibri" w:cs="Calibri"/>
          <w:b/>
          <w:color w:val="000000"/>
        </w:rPr>
        <w:t>7</w:t>
      </w:r>
      <w:r w:rsidRPr="00D14360">
        <w:rPr>
          <w:rFonts w:eastAsia="Calibri" w:cs="Calibri"/>
          <w:color w:val="000000"/>
        </w:rPr>
        <w:t xml:space="preserve">: </w:t>
      </w:r>
      <w:r w:rsidRPr="00D14360">
        <w:rPr>
          <w:rFonts w:eastAsia="Calibri" w:cs="Calibri"/>
          <w:b/>
          <w:bCs/>
          <w:color w:val="000000"/>
        </w:rPr>
        <w:t>Resources.</w:t>
      </w:r>
      <w:r w:rsidRPr="00D14360">
        <w:rPr>
          <w:rFonts w:eastAsia="Calibri" w:cs="Calibri"/>
          <w:color w:val="000000"/>
        </w:rPr>
        <w:t xml:space="preserve">  This section provides references to additional resources for understanding C-CDA documents and common practices associated with sharing information via this HL7 standard.</w:t>
      </w:r>
    </w:p>
    <w:p w:rsidRPr="00D14360" w:rsidR="00A5196D" w:rsidP="0054522C" w:rsidRDefault="002727AE" w14:paraId="2C2558AA" w14:textId="77777777">
      <w:pPr>
        <w:pStyle w:val="ListParagraph"/>
        <w:numPr>
          <w:ilvl w:val="0"/>
          <w:numId w:val="18"/>
        </w:numPr>
        <w:spacing w:after="120"/>
        <w:rPr>
          <w:rFonts w:eastAsia="Calibri" w:cs="Calibri"/>
          <w:color w:val="000000"/>
        </w:rPr>
      </w:pPr>
      <w:r w:rsidRPr="00D14360">
        <w:rPr>
          <w:rFonts w:eastAsia="Calibri" w:cs="Calibri"/>
          <w:b/>
          <w:color w:val="000000"/>
        </w:rPr>
        <w:t>Appendix A</w:t>
      </w:r>
      <w:r w:rsidRPr="00D14360">
        <w:rPr>
          <w:rFonts w:eastAsia="Calibri" w:cs="Calibri"/>
          <w:color w:val="000000"/>
        </w:rPr>
        <w:t xml:space="preserve">: </w:t>
      </w:r>
      <w:r w:rsidRPr="00D14360">
        <w:rPr>
          <w:rFonts w:eastAsia="Calibri" w:cs="Calibri"/>
          <w:b/>
          <w:bCs/>
          <w:color w:val="000000"/>
        </w:rPr>
        <w:t>Additional C-CDA Templates.</w:t>
      </w:r>
      <w:r w:rsidRPr="00D14360">
        <w:rPr>
          <w:rFonts w:eastAsia="Calibri" w:cs="Calibri"/>
          <w:color w:val="000000"/>
        </w:rPr>
        <w:t xml:space="preserve">  This appendix includes template definitions that have emerged through community collaboration to enable and expand interoperability of essential information.  The templates augment the set of templates defined in the current version of C-CDA. As the C-CDA implementation guide evolves and matures, templates defined in the Companion Guide will be considered for incorporation with the core C-CDA specification.  </w:t>
      </w:r>
    </w:p>
    <w:p w:rsidRPr="005830F4" w:rsidR="00A10C4D" w:rsidP="00B505D2" w:rsidRDefault="005559CD" w14:paraId="160E30DE" w14:textId="72FF4EAA">
      <w:pPr>
        <w:pStyle w:val="ListParagraph"/>
        <w:numPr>
          <w:ilvl w:val="0"/>
          <w:numId w:val="18"/>
        </w:numPr>
        <w:spacing w:after="120"/>
        <w:rPr>
          <w:rFonts w:eastAsia="Calibri" w:cs="Calibri"/>
          <w:color w:val="000000"/>
        </w:rPr>
      </w:pPr>
      <w:r w:rsidRPr="00D14360">
        <w:rPr>
          <w:rFonts w:eastAsia="Calibri" w:cs="Calibri"/>
          <w:b/>
          <w:color w:val="000000"/>
        </w:rPr>
        <w:t>Appendix B</w:t>
      </w:r>
      <w:r w:rsidRPr="00D14360">
        <w:rPr>
          <w:rFonts w:eastAsia="Calibri" w:cs="Calibri"/>
          <w:color w:val="000000"/>
        </w:rPr>
        <w:t xml:space="preserve">: </w:t>
      </w:r>
      <w:r w:rsidRPr="00D14360" w:rsidR="00486BA0">
        <w:rPr>
          <w:rFonts w:eastAsia="Calibri" w:cs="Calibri"/>
          <w:b/>
          <w:bCs/>
          <w:color w:val="000000"/>
        </w:rPr>
        <w:t>UDI Organizer Template</w:t>
      </w:r>
      <w:r w:rsidRPr="00D14360" w:rsidR="00E35258">
        <w:rPr>
          <w:rFonts w:eastAsia="Calibri" w:cs="Calibri"/>
          <w:b/>
          <w:bCs/>
          <w:color w:val="000000"/>
        </w:rPr>
        <w:t>.</w:t>
      </w:r>
      <w:r w:rsidRPr="00D14360" w:rsidR="00E35258">
        <w:rPr>
          <w:rFonts w:eastAsia="Calibri" w:cs="Calibri"/>
          <w:color w:val="000000"/>
        </w:rPr>
        <w:t xml:space="preserve">  This appendix includes template definitions that </w:t>
      </w:r>
      <w:r w:rsidRPr="00D14360" w:rsidR="00E35258">
        <w:rPr>
          <w:rFonts w:cs="Calibri"/>
          <w:color w:val="000000"/>
        </w:rPr>
        <w:t>define an organizer structure for representing the individual Universal Device Identifier (UDI) components of a device. The templates are designed to supplement templates in C-CDA used to represent medical equipment (including implantable devices) and non-medicinal supplies.</w:t>
      </w:r>
    </w:p>
    <w:p w:rsidR="00FF509B" w:rsidRDefault="00FF509B" w14:paraId="39757B15" w14:textId="3FF469C7">
      <w:pPr>
        <w:rPr>
          <w:rFonts w:eastAsia="Calibri" w:cs="Calibri"/>
          <w:color w:val="000000"/>
        </w:rPr>
      </w:pPr>
      <w:r>
        <w:rPr>
          <w:rFonts w:eastAsia="Calibri" w:cs="Calibri"/>
          <w:color w:val="000000"/>
        </w:rPr>
        <w:br w:type="page"/>
      </w:r>
    </w:p>
    <w:p w:rsidRPr="00D14360" w:rsidR="00A10C4D" w:rsidP="00B505D2" w:rsidRDefault="00A10C4D" w14:paraId="1E8AC419" w14:textId="77777777">
      <w:pPr>
        <w:widowControl w:val="0"/>
        <w:spacing w:after="120"/>
        <w:rPr>
          <w:rFonts w:eastAsia="Calibri" w:cs="Calibri"/>
          <w:color w:val="000000"/>
        </w:rPr>
        <w:sectPr w:rsidRPr="00D14360" w:rsidR="00A10C4D" w:rsidSect="001B4D1A">
          <w:headerReference w:type="default" r:id="rId13"/>
          <w:footerReference w:type="default" r:id="rId14"/>
          <w:headerReference w:type="first" r:id="rId15"/>
          <w:footerReference w:type="first" r:id="rId16"/>
          <w:pgSz w:w="12240" w:h="15840" w:orient="portrait"/>
          <w:pgMar w:top="1440" w:right="1440" w:bottom="1440" w:left="1440" w:header="720" w:footer="720" w:gutter="0"/>
          <w:cols w:space="720"/>
          <w:titlePg/>
          <w:docGrid w:linePitch="326"/>
        </w:sectPr>
      </w:pPr>
    </w:p>
    <w:p w:rsidRPr="00C64922" w:rsidR="00A10C4D" w:rsidP="005C79A1" w:rsidRDefault="00A10C4D" w14:paraId="6AFFA493" w14:textId="77777777">
      <w:pPr>
        <w:pStyle w:val="Heading1"/>
      </w:pPr>
      <w:bookmarkStart w:name="_1t3h5sf" w:colFirst="0" w:colLast="0" w:id="166"/>
      <w:bookmarkStart w:name="_Toc10695549" w:id="167"/>
      <w:bookmarkStart w:name="_Toc11043543" w:id="168"/>
      <w:bookmarkStart w:name="_Toc11045543" w:id="169"/>
      <w:bookmarkStart w:name="_Toc11391213" w:id="170"/>
      <w:bookmarkStart w:name="_Toc119939776" w:id="171"/>
      <w:bookmarkStart w:name="_Toc135312807" w:id="172"/>
      <w:bookmarkEnd w:id="166"/>
      <w:r w:rsidRPr="00C64922">
        <w:t>Understanding C-CDA and the C-CDA Companion Guide</w:t>
      </w:r>
      <w:bookmarkEnd w:id="167"/>
      <w:bookmarkEnd w:id="168"/>
      <w:bookmarkEnd w:id="169"/>
      <w:bookmarkEnd w:id="170"/>
      <w:bookmarkEnd w:id="171"/>
      <w:bookmarkEnd w:id="172"/>
    </w:p>
    <w:p w:rsidRPr="00D14360" w:rsidR="00A10C4D" w:rsidP="00B505D2" w:rsidRDefault="00A10C4D" w14:paraId="6C599456" w14:textId="77777777">
      <w:pPr>
        <w:spacing w:after="120"/>
        <w:rPr>
          <w:rFonts w:eastAsia="Calibri" w:cs="Calibri"/>
          <w:color w:val="000000"/>
        </w:rPr>
      </w:pPr>
      <w:r w:rsidRPr="00D14360">
        <w:rPr>
          <w:rFonts w:eastAsia="Calibri" w:cs="Calibri"/>
          <w:color w:val="000000"/>
        </w:rPr>
        <w:t>Consolidated CDA (C-CDA) is a library of CDA templates developed by HL7. It leverages prior efforts from HL7, Integrating the Healthcare Enterprise (IHE), and Health Information Technology Standards Panel (HITSP). It harmonizes that work and consolidates implementation guides developed under the HL7 Health Story Project. C-CDA was originally developed within the ONC’s Standards and Interoperability (S&amp;I) Framework to provide a definitive set of harmonized CDA templates for the US Realm.  C-CDA has evolved over time as additional implementer guidance has been developed through the HL7 ballot process to contribute new templates that supplement the available template library. The C-CDA R2.1 implementation guide (IG) is the currently available version of these templates. However, additional IGs have been developed, balloted and published within the C-CDA implementer community to supplement and expand the number of available templates.</w:t>
      </w:r>
    </w:p>
    <w:p w:rsidRPr="00D14360" w:rsidR="00A10C4D" w:rsidP="00B505D2" w:rsidRDefault="00A10C4D" w14:paraId="439C87AD" w14:textId="204505FE">
      <w:pPr>
        <w:spacing w:after="120"/>
        <w:rPr>
          <w:rFonts w:eastAsia="Calibri" w:cs="Calibri"/>
          <w:color w:val="000000"/>
        </w:rPr>
      </w:pPr>
      <w:r w:rsidRPr="00D14360">
        <w:rPr>
          <w:rFonts w:eastAsia="Calibri" w:cs="Calibri"/>
          <w:color w:val="000000"/>
        </w:rPr>
        <w:t>The C-CDA Companion Guide (“Companion Guide”) augments guidance provided in C-CDA to improve and expand the exchange of clinical note information through use of HL7 Clinical Document Architecture (CDA) documents. The Companion Guide augments the C-CDA implementation guide to address emerging requirements stemming from new regulations and rising expectations within the implementer community to support interoperability.  It provides implementers with additional guidance consistent with accepted best practices that help to drive adoption of additional data elements that are essential for core information exchange use cases in the US. It reinforces certain fundamental information especially relevant to the additional guidance. It exposes implementers to additional guidance and templates available to address the growing need for greater levels of interoperability.</w:t>
      </w:r>
    </w:p>
    <w:p w:rsidRPr="00C64922" w:rsidR="00A10C4D" w:rsidP="003E2C96" w:rsidRDefault="00A10C4D" w14:paraId="670DC8FE" w14:textId="77777777">
      <w:pPr>
        <w:pStyle w:val="Heading2"/>
      </w:pPr>
      <w:bookmarkStart w:name="_4d34og8" w:colFirst="0" w:colLast="0" w:id="173"/>
      <w:bookmarkStart w:name="_Toc10695550" w:id="174"/>
      <w:bookmarkStart w:name="_Toc11043544" w:id="175"/>
      <w:bookmarkStart w:name="_Toc11045544" w:id="176"/>
      <w:bookmarkStart w:name="_Toc11391214" w:id="177"/>
      <w:bookmarkStart w:name="_Toc119939777" w:id="178"/>
      <w:bookmarkStart w:name="_Toc135312808" w:id="179"/>
      <w:bookmarkEnd w:id="173"/>
      <w:r w:rsidRPr="00C64922">
        <w:t>Layered Constraints, Rising Expectations</w:t>
      </w:r>
      <w:bookmarkEnd w:id="174"/>
      <w:bookmarkEnd w:id="175"/>
      <w:bookmarkEnd w:id="176"/>
      <w:bookmarkEnd w:id="177"/>
      <w:bookmarkEnd w:id="178"/>
      <w:bookmarkEnd w:id="179"/>
    </w:p>
    <w:p w:rsidRPr="00D14360" w:rsidR="004C1CE1" w:rsidP="00C246B7" w:rsidRDefault="004C1CE1" w14:paraId="16E4AD9D" w14:textId="77777777">
      <w:pPr>
        <w:spacing w:before="240" w:after="120"/>
        <w:rPr>
          <w:rFonts w:eastAsia="Calibri" w:cs="Calibri"/>
          <w:color w:val="000000"/>
        </w:rPr>
      </w:pPr>
      <w:r w:rsidRPr="00D14360">
        <w:rPr>
          <w:rFonts w:eastAsia="Calibri" w:cs="Calibri"/>
          <w:color w:val="000000"/>
        </w:rPr>
        <w:t xml:space="preserve">We acknowledge that best practices may in time become certification requirements. Certification requirements should always be confirmed </w:t>
      </w:r>
      <w:r w:rsidRPr="00D14360" w:rsidR="004E2323">
        <w:rPr>
          <w:rFonts w:eastAsia="Calibri" w:cs="Calibri"/>
          <w:color w:val="000000"/>
        </w:rPr>
        <w:t>with the</w:t>
      </w:r>
      <w:r w:rsidRPr="00D14360">
        <w:rPr>
          <w:rFonts w:eastAsia="Calibri" w:cs="Calibri"/>
          <w:color w:val="000000"/>
        </w:rPr>
        <w:t xml:space="preserve"> certifying organization.</w:t>
      </w:r>
    </w:p>
    <w:p w:rsidRPr="00D14360" w:rsidR="00A10C4D" w:rsidP="00C246B7" w:rsidRDefault="00157204" w14:paraId="5DE524BE" w14:textId="77777777">
      <w:pPr>
        <w:spacing w:before="240" w:after="120"/>
        <w:rPr>
          <w:rFonts w:eastAsia="Calibri" w:cs="Calibri"/>
          <w:color w:val="000000"/>
        </w:rPr>
      </w:pPr>
      <w:r>
        <w:rPr>
          <w:rFonts w:eastAsia="Calibri" w:cs="Calibri"/>
          <w:color w:val="000000"/>
        </w:rPr>
        <w:t xml:space="preserve">The C-CDA Companion Guide </w:t>
      </w:r>
      <w:r w:rsidR="00863460">
        <w:rPr>
          <w:rFonts w:eastAsia="Calibri" w:cs="Calibri"/>
          <w:color w:val="000000"/>
        </w:rPr>
        <w:t>offers</w:t>
      </w:r>
      <w:r>
        <w:rPr>
          <w:rFonts w:eastAsia="Calibri" w:cs="Calibri"/>
          <w:color w:val="000000"/>
        </w:rPr>
        <w:t xml:space="preserve"> a </w:t>
      </w:r>
      <w:r w:rsidRPr="00D14360" w:rsidR="00A10C4D">
        <w:rPr>
          <w:rFonts w:eastAsia="Calibri" w:cs="Calibri"/>
          <w:color w:val="000000"/>
        </w:rPr>
        <w:t>layered approach to conformance requirements. By adopting guidance provided in the C-CDA Companion Guide, implementers can increase their information exchange capabilities as expectations for interoperability expand.</w:t>
      </w:r>
    </w:p>
    <w:p w:rsidRPr="00D14360" w:rsidR="00A10C4D" w:rsidP="00B505D2" w:rsidRDefault="00A10C4D" w14:paraId="3ABF7C84" w14:textId="77777777">
      <w:pPr>
        <w:spacing w:after="120"/>
        <w:rPr>
          <w:rFonts w:eastAsia="Calibri" w:cs="Calibri"/>
          <w:color w:val="000000"/>
        </w:rPr>
      </w:pPr>
      <w:r w:rsidRPr="00D14360">
        <w:rPr>
          <w:rFonts w:eastAsia="Calibri" w:cs="Calibri"/>
          <w:color w:val="000000"/>
        </w:rPr>
        <w:t>The HL7 CDA R2 (Normative Web Edition 2010) forms the lowest level of conformance requirement. Implementers may reference CDA R2 if they are developing new templates or are seeking to understand a requirement. The HL7 CDA R2 standard includes extensions that have been defined to meet implementer needs.</w:t>
      </w:r>
    </w:p>
    <w:p w:rsidRPr="00D14360" w:rsidR="00A10C4D" w:rsidP="00B505D2" w:rsidRDefault="00A10C4D" w14:paraId="5F18B895" w14:textId="1303B68B">
      <w:pPr>
        <w:spacing w:after="120"/>
        <w:rPr>
          <w:rFonts w:eastAsia="Calibri" w:cs="Calibri"/>
          <w:color w:val="000000"/>
        </w:rPr>
      </w:pPr>
      <w:r w:rsidRPr="00D14360">
        <w:rPr>
          <w:rFonts w:eastAsia="Calibri" w:cs="Calibri"/>
          <w:color w:val="000000"/>
        </w:rPr>
        <w:t>C-CDA adds an additional requirement layer on top of the base standard. This may include use of certain available CDA R2 extensions.</w:t>
      </w:r>
    </w:p>
    <w:p w:rsidRPr="00D14360" w:rsidR="00A10C4D" w:rsidP="00B505D2" w:rsidRDefault="00A10C4D" w14:paraId="526E03CB" w14:textId="107EC119">
      <w:pPr>
        <w:spacing w:after="120"/>
        <w:rPr>
          <w:rFonts w:eastAsia="Calibri" w:cs="Calibri"/>
          <w:color w:val="000000"/>
        </w:rPr>
      </w:pPr>
      <w:r w:rsidRPr="00D14360">
        <w:rPr>
          <w:rFonts w:eastAsia="Calibri" w:cs="Calibri"/>
          <w:color w:val="000000"/>
        </w:rPr>
        <w:t xml:space="preserve">Periodically, C-CDA is amended to adjust for technical corrections. The errata releases may introduce additional or updated requirements. </w:t>
      </w:r>
    </w:p>
    <w:p w:rsidRPr="00D14360" w:rsidR="00A10C4D" w:rsidP="00B505D2" w:rsidRDefault="00A10C4D" w14:paraId="61947084" w14:textId="77777777">
      <w:pPr>
        <w:spacing w:after="120"/>
        <w:rPr>
          <w:rFonts w:eastAsia="Calibri" w:cs="Calibri"/>
          <w:color w:val="000000"/>
        </w:rPr>
      </w:pPr>
      <w:r w:rsidRPr="00D14360">
        <w:rPr>
          <w:rFonts w:eastAsia="Calibri" w:cs="Calibri"/>
          <w:color w:val="000000"/>
        </w:rPr>
        <w:t>Over time, to keep pace with change, the Companion Guide is updated to keep implementers informed of emerging changes and rising expectations for consistency and greater levels of interoperability. The C-CDA Companion Guide provides insight on emerging conformance specification so implementers can prepare for change, plan for greater consistency, and deliver higher quality C-CDA documents.  Conforming to guidance provided in the Companion Guide is optional, but helps implementers prepare for coming changes.</w:t>
      </w:r>
    </w:p>
    <w:p w:rsidRPr="00D14360" w:rsidR="00C246B7" w:rsidP="00B505D2" w:rsidRDefault="00000000" w14:paraId="16AD55C4" w14:textId="2AF25116">
      <w:pPr>
        <w:spacing w:after="120"/>
        <w:rPr>
          <w:rFonts w:eastAsia="Calibri" w:cs="Calibri"/>
          <w:color w:val="000000"/>
        </w:rPr>
      </w:pPr>
      <w:r>
        <w:rPr>
          <w:noProof/>
        </w:rPr>
        <w:pict w14:anchorId="2A4C4B2C">
          <v:shapetype id="_x0000_t202" coordsize="21600,21600" o:spt="202" path="m,l,21600r21600,l21600,xe">
            <v:stroke joinstyle="miter"/>
            <v:path gradientshapeok="t" o:connecttype="rect"/>
          </v:shapetype>
          <v:shape id="Text Box 46" style="position:absolute;margin-left:3.2pt;margin-top:124.55pt;width:4in;height:21pt;z-index:251616256;visibility:visible;mso-width-relative:margin" o:spid="_x0000_s205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">
            <v:path arrowok="t"/>
            <v:textbox style="mso-fit-shape-to-text:t" inset="0,0,0,0">
              <w:txbxContent>
                <w:p w:rsidRPr="007E6153" w:rsidR="00F10C7C" w:rsidP="009807C4" w:rsidRDefault="00F10C7C" w14:paraId="54B13142" w14:textId="2DA72410">
                  <w:pPr>
                    <w:pStyle w:val="Caption"/>
                    <w:rPr>
                      <w:rFonts w:eastAsia="Calibri" w:asciiTheme="minorHAnsi" w:hAnsiTheme="minorHAnsi" w:cstheme="minorHAnsi"/>
                      <w:noProof/>
                      <w:color w:val="000000"/>
                      <w:sz w:val="22"/>
                      <w:szCs w:val="22"/>
                    </w:rPr>
                  </w:pPr>
                  <w:bookmarkStart w:name="_Toc11255346" w:id="180"/>
                  <w:bookmarkStart w:name="_Toc11265820" w:id="181"/>
                  <w:bookmarkStart w:name="_Toc88563057" w:id="182"/>
                  <w:bookmarkStart w:name="_Toc88641391" w:id="183"/>
                  <w:bookmarkStart w:name="_Toc135312948" w:id="184"/>
                  <w:r w:rsidRPr="007E6153">
                    <w:rPr>
                      <w:rFonts w:asciiTheme="minorHAnsi" w:hAnsiTheme="minorHAnsi" w:cstheme="minorHAnsi"/>
                    </w:rPr>
                    <w:t xml:space="preserve">Figure </w:t>
                  </w:r>
                  <w:r w:rsidRPr="007E6153">
                    <w:rPr>
                      <w:rFonts w:asciiTheme="minorHAnsi" w:hAnsiTheme="minorHAnsi" w:cstheme="minorHAnsi"/>
                    </w:rPr>
                    <w:fldChar w:fldCharType="begin"/>
                  </w:r>
                  <w:r w:rsidRPr="007E6153">
                    <w:rPr>
                      <w:rFonts w:asciiTheme="minorHAnsi" w:hAnsiTheme="minorHAnsi" w:cstheme="minorHAnsi"/>
                    </w:rPr>
                    <w:instrText xml:space="preserve"> SEQ Figure \* ARABIC </w:instrText>
                  </w:r>
                  <w:r w:rsidRPr="007E6153">
                    <w:rPr>
                      <w:rFonts w:asciiTheme="minorHAnsi" w:hAnsiTheme="minorHAnsi" w:cstheme="minorHAnsi"/>
                    </w:rPr>
                    <w:fldChar w:fldCharType="separate"/>
                  </w:r>
                  <w:r w:rsidR="00DC1072">
                    <w:rPr>
                      <w:rFonts w:asciiTheme="minorHAnsi" w:hAnsiTheme="minorHAnsi" w:cstheme="minorHAnsi"/>
                      <w:noProof/>
                    </w:rPr>
                    <w:t>2</w:t>
                  </w:r>
                  <w:r w:rsidRPr="007E6153">
                    <w:rPr>
                      <w:rFonts w:asciiTheme="minorHAnsi" w:hAnsiTheme="minorHAnsi" w:cstheme="minorHAnsi"/>
                    </w:rPr>
                    <w:fldChar w:fldCharType="end"/>
                  </w:r>
                  <w:r w:rsidRPr="007E6153">
                    <w:rPr>
                      <w:rFonts w:asciiTheme="minorHAnsi" w:hAnsiTheme="minorHAnsi" w:cstheme="minorHAnsi"/>
                    </w:rPr>
                    <w:t>: CDA, C-CDA, Errata and Companion Guide Relationships</w:t>
                  </w:r>
                  <w:bookmarkEnd w:id="180"/>
                  <w:bookmarkEnd w:id="181"/>
                  <w:bookmarkEnd w:id="182"/>
                  <w:bookmarkEnd w:id="183"/>
                  <w:bookmarkEnd w:id="184"/>
                </w:p>
              </w:txbxContent>
            </v:textbox>
          </v:shape>
        </w:pict>
      </w:r>
      <w:r w:rsidR="006D0C3E">
        <w:rPr>
          <w:noProof/>
        </w:rPr>
        <w:drawing>
          <wp:inline distT="0" distB="0" distL="0" distR="0" wp14:anchorId="641E9932" wp14:editId="3195A582">
            <wp:extent cx="5943600" cy="1620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20520"/>
                    </a:xfrm>
                    <a:prstGeom prst="rect">
                      <a:avLst/>
                    </a:prstGeom>
                  </pic:spPr>
                </pic:pic>
              </a:graphicData>
            </a:graphic>
          </wp:inline>
        </w:drawing>
      </w:r>
    </w:p>
    <w:p w:rsidRPr="00D14360" w:rsidR="009807C4" w:rsidP="00B505D2" w:rsidRDefault="009807C4" w14:paraId="12C00391" w14:textId="77777777">
      <w:pPr>
        <w:spacing w:after="120"/>
        <w:rPr>
          <w:rFonts w:eastAsia="Calibri" w:cs="Calibri"/>
          <w:color w:val="000000"/>
        </w:rPr>
      </w:pPr>
    </w:p>
    <w:p w:rsidRPr="00D14360" w:rsidR="00A10C4D" w:rsidP="00B505D2" w:rsidRDefault="00A10C4D" w14:paraId="6B559077" w14:textId="77777777">
      <w:pPr>
        <w:spacing w:after="120"/>
        <w:rPr>
          <w:rFonts w:eastAsia="Calibri" w:cs="Calibri"/>
          <w:color w:val="000000"/>
        </w:rPr>
      </w:pPr>
      <w:r w:rsidRPr="00D14360">
        <w:rPr>
          <w:rFonts w:eastAsia="Calibri" w:cs="Calibri"/>
          <w:color w:val="000000"/>
        </w:rPr>
        <w:t>For example, to determine if a C-CDA document conforms to industry best practices, the following verification steps would be confirmed:</w:t>
      </w:r>
    </w:p>
    <w:p w:rsidRPr="00D14360" w:rsidR="00A10C4D" w:rsidP="0054522C" w:rsidRDefault="00A10C4D" w14:paraId="4C940750" w14:textId="77777777">
      <w:pPr>
        <w:numPr>
          <w:ilvl w:val="0"/>
          <w:numId w:val="17"/>
        </w:numPr>
        <w:rPr>
          <w:rFonts w:eastAsia="Calibri" w:cs="Calibri"/>
          <w:color w:val="000000"/>
        </w:rPr>
      </w:pPr>
      <w:r w:rsidRPr="00D14360">
        <w:rPr>
          <w:rFonts w:eastAsia="Calibri" w:cs="Calibri"/>
          <w:color w:val="000000"/>
        </w:rPr>
        <w:t>Document validates under the CDA_SDTC schema</w:t>
      </w:r>
      <w:r w:rsidRPr="00D14360" w:rsidR="008D37CF">
        <w:rPr>
          <w:rStyle w:val="FootnoteReference"/>
          <w:rFonts w:eastAsia="Calibri" w:cs="Calibri"/>
          <w:color w:val="000000"/>
        </w:rPr>
        <w:footnoteReference w:id="14"/>
      </w:r>
      <w:r w:rsidRPr="00D14360" w:rsidR="008D37CF">
        <w:rPr>
          <w:rFonts w:eastAsia="Calibri" w:cs="Calibri"/>
          <w:color w:val="000000"/>
        </w:rPr>
        <w:t>; and</w:t>
      </w:r>
    </w:p>
    <w:p w:rsidRPr="00D14360" w:rsidR="00A10C4D" w:rsidP="0054522C" w:rsidRDefault="00A10C4D" w14:paraId="65E9590F" w14:textId="69C2A450">
      <w:pPr>
        <w:numPr>
          <w:ilvl w:val="0"/>
          <w:numId w:val="17"/>
        </w:numPr>
        <w:rPr>
          <w:rFonts w:eastAsia="Calibri" w:cs="Calibri"/>
          <w:color w:val="000000"/>
        </w:rPr>
      </w:pPr>
      <w:r w:rsidRPr="00D14360">
        <w:rPr>
          <w:rFonts w:eastAsia="Calibri" w:cs="Calibri"/>
          <w:color w:val="000000"/>
        </w:rPr>
        <w:t>Document meets constraints as defined in C-CDA; and</w:t>
      </w:r>
    </w:p>
    <w:p w:rsidRPr="00D14360" w:rsidR="00A10C4D" w:rsidP="0054522C" w:rsidRDefault="00A10C4D" w14:paraId="440A7BDA" w14:textId="6B266ECC">
      <w:pPr>
        <w:numPr>
          <w:ilvl w:val="0"/>
          <w:numId w:val="17"/>
        </w:numPr>
        <w:rPr>
          <w:rFonts w:eastAsia="Calibri" w:cs="Calibri"/>
          <w:color w:val="000000"/>
        </w:rPr>
      </w:pPr>
      <w:r w:rsidRPr="00D14360">
        <w:rPr>
          <w:rFonts w:eastAsia="Calibri" w:cs="Calibri"/>
          <w:color w:val="000000"/>
        </w:rPr>
        <w:t>Document conforms to relevant technical corrections published in the C-CDA</w:t>
      </w:r>
      <w:r w:rsidR="00EC6134">
        <w:rPr>
          <w:rFonts w:eastAsia="Calibri" w:cs="Calibri"/>
          <w:color w:val="000000"/>
        </w:rPr>
        <w:t xml:space="preserve"> </w:t>
      </w:r>
      <w:r w:rsidRPr="00D14360">
        <w:rPr>
          <w:rFonts w:eastAsia="Calibri" w:cs="Calibri"/>
          <w:color w:val="000000"/>
        </w:rPr>
        <w:t>Errata; and</w:t>
      </w:r>
    </w:p>
    <w:p w:rsidRPr="00D14360" w:rsidR="00A10C4D" w:rsidP="0054522C" w:rsidRDefault="00A10C4D" w14:paraId="613E2725" w14:textId="77777777">
      <w:pPr>
        <w:numPr>
          <w:ilvl w:val="0"/>
          <w:numId w:val="17"/>
        </w:numPr>
        <w:spacing w:after="120"/>
        <w:rPr>
          <w:rFonts w:eastAsia="Calibri" w:cs="Calibri"/>
          <w:color w:val="000000"/>
        </w:rPr>
      </w:pPr>
      <w:r w:rsidRPr="00D14360">
        <w:rPr>
          <w:rFonts w:eastAsia="Calibri" w:cs="Calibri"/>
          <w:color w:val="000000"/>
        </w:rPr>
        <w:t>Document conforms to C-CDA Content Rubric based upon C-CDA Companion Guide guidance</w:t>
      </w:r>
      <w:r w:rsidRPr="00D14360" w:rsidR="00315C06">
        <w:rPr>
          <w:rFonts w:eastAsia="Calibri" w:cs="Calibri"/>
          <w:color w:val="000000"/>
        </w:rPr>
        <w:t>.</w:t>
      </w:r>
    </w:p>
    <w:p w:rsidRPr="007770C6" w:rsidR="0009537F" w:rsidP="00C246B7" w:rsidRDefault="00315C06" w14:paraId="2870A530" w14:textId="7767F0AF">
      <w:pPr>
        <w:pStyle w:val="BodyText0"/>
        <w:ind w:left="0"/>
        <w:rPr>
          <w:rFonts w:ascii="Calibri" w:hAnsi="Calibri" w:eastAsia="Calibri" w:cs="Calibri"/>
          <w:color w:val="000000"/>
        </w:rPr>
      </w:pPr>
      <w:r w:rsidRPr="007770C6">
        <w:rPr>
          <w:rFonts w:ascii="Calibri" w:hAnsi="Calibri" w:eastAsia="Calibri" w:cs="Calibri"/>
          <w:b/>
          <w:bCs/>
          <w:color w:val="000000"/>
        </w:rPr>
        <w:t>Reference:</w:t>
      </w:r>
      <w:r w:rsidRPr="007770C6">
        <w:rPr>
          <w:rFonts w:ascii="Calibri" w:hAnsi="Calibri" w:eastAsia="Calibri" w:cs="Calibri"/>
          <w:color w:val="000000"/>
        </w:rPr>
        <w:t xml:space="preserve"> </w:t>
      </w:r>
      <w:r w:rsidRPr="007770C6" w:rsidR="0009537F">
        <w:rPr>
          <w:rFonts w:ascii="Calibri" w:hAnsi="Calibri" w:eastAsia="Calibri" w:cs="Calibri"/>
          <w:color w:val="0000FF"/>
          <w:u w:val="single"/>
        </w:rPr>
        <w:fldChar w:fldCharType="begin"/>
      </w:r>
      <w:r w:rsidRPr="007770C6" w:rsidR="0009537F">
        <w:rPr>
          <w:rFonts w:ascii="Calibri" w:hAnsi="Calibri" w:eastAsia="Calibri" w:cs="Calibri"/>
          <w:color w:val="0000FF"/>
          <w:u w:val="single"/>
        </w:rPr>
        <w:instrText xml:space="preserve"> REF _Ref21849259 \r \h  \* MERGEFORMAT </w:instrText>
      </w:r>
      <w:r w:rsidRPr="007770C6" w:rsidR="0009537F">
        <w:rPr>
          <w:rFonts w:ascii="Calibri" w:hAnsi="Calibri" w:eastAsia="Calibri" w:cs="Calibri"/>
          <w:color w:val="0000FF"/>
          <w:u w:val="single"/>
        </w:rPr>
      </w:r>
      <w:r w:rsidRPr="007770C6" w:rsidR="0009537F">
        <w:rPr>
          <w:rFonts w:ascii="Calibri" w:hAnsi="Calibri" w:eastAsia="Calibri" w:cs="Calibri"/>
          <w:color w:val="0000FF"/>
          <w:u w:val="single"/>
        </w:rPr>
        <w:fldChar w:fldCharType="separate"/>
      </w:r>
      <w:r w:rsidR="00DC1072">
        <w:rPr>
          <w:rFonts w:ascii="Calibri" w:hAnsi="Calibri" w:eastAsia="Calibri" w:cs="Calibri"/>
          <w:color w:val="0000FF"/>
          <w:u w:val="single"/>
        </w:rPr>
        <w:t>1.2.2</w:t>
      </w:r>
      <w:r w:rsidRPr="007770C6" w:rsidR="0009537F">
        <w:rPr>
          <w:rFonts w:ascii="Calibri" w:hAnsi="Calibri" w:eastAsia="Calibri" w:cs="Calibri"/>
          <w:color w:val="0000FF"/>
          <w:u w:val="single"/>
        </w:rPr>
        <w:fldChar w:fldCharType="end"/>
      </w:r>
      <w:r w:rsidRPr="007770C6" w:rsidR="0009537F">
        <w:rPr>
          <w:rFonts w:ascii="Calibri" w:hAnsi="Calibri" w:eastAsia="Calibri" w:cs="Calibri"/>
          <w:color w:val="0000FF"/>
          <w:u w:val="single"/>
        </w:rPr>
        <w:t xml:space="preserve"> </w:t>
      </w:r>
      <w:r w:rsidRPr="007770C6" w:rsidR="0009537F">
        <w:rPr>
          <w:rFonts w:ascii="Calibri" w:hAnsi="Calibri" w:eastAsia="Calibri" w:cs="Calibri"/>
          <w:color w:val="0000FF"/>
          <w:u w:val="single"/>
        </w:rPr>
        <w:fldChar w:fldCharType="begin"/>
      </w:r>
      <w:r w:rsidRPr="007770C6" w:rsidR="0009537F">
        <w:rPr>
          <w:rFonts w:ascii="Calibri" w:hAnsi="Calibri" w:eastAsia="Calibri" w:cs="Calibri"/>
          <w:color w:val="0000FF"/>
          <w:u w:val="single"/>
        </w:rPr>
        <w:instrText xml:space="preserve"> REF _Ref21849265 \h  \* MERGEFORMAT </w:instrText>
      </w:r>
      <w:r w:rsidRPr="007770C6" w:rsidR="0009537F">
        <w:rPr>
          <w:rFonts w:ascii="Calibri" w:hAnsi="Calibri" w:eastAsia="Calibri" w:cs="Calibri"/>
          <w:color w:val="0000FF"/>
          <w:u w:val="single"/>
        </w:rPr>
      </w:r>
      <w:r w:rsidRPr="007770C6" w:rsidR="0009537F">
        <w:rPr>
          <w:rFonts w:ascii="Calibri" w:hAnsi="Calibri" w:eastAsia="Calibri" w:cs="Calibri"/>
          <w:color w:val="0000FF"/>
          <w:u w:val="single"/>
        </w:rPr>
        <w:fldChar w:fldCharType="separate"/>
      </w:r>
      <w:r w:rsidRPr="00254B4A" w:rsidR="00DC1072">
        <w:rPr>
          <w:rFonts w:ascii="Calibri" w:hAnsi="Calibri" w:cs="Calibri"/>
          <w:color w:val="0000FF"/>
          <w:u w:val="single"/>
        </w:rPr>
        <w:t>C-CDA Errata Process</w:t>
      </w:r>
      <w:r w:rsidRPr="007770C6" w:rsidR="0009537F">
        <w:rPr>
          <w:rFonts w:ascii="Calibri" w:hAnsi="Calibri" w:eastAsia="Calibri" w:cs="Calibri"/>
          <w:color w:val="0000FF"/>
          <w:u w:val="single"/>
        </w:rPr>
        <w:fldChar w:fldCharType="end"/>
      </w:r>
      <w:r w:rsidRPr="007770C6" w:rsidR="0009537F">
        <w:rPr>
          <w:rFonts w:ascii="Calibri" w:hAnsi="Calibri" w:eastAsia="Calibri" w:cs="Calibri"/>
          <w:color w:val="000000"/>
        </w:rPr>
        <w:t>,</w:t>
      </w:r>
      <w:r w:rsidR="00F614E7">
        <w:rPr>
          <w:rFonts w:ascii="Calibri" w:hAnsi="Calibri" w:eastAsia="Calibri" w:cs="Calibri"/>
          <w:color w:val="000000"/>
        </w:rPr>
        <w:t xml:space="preserve"> </w:t>
      </w:r>
      <w:r w:rsidRPr="007770C6" w:rsidR="0009537F">
        <w:rPr>
          <w:rFonts w:ascii="Calibri" w:hAnsi="Calibri" w:eastAsia="Calibri" w:cs="Calibri"/>
          <w:color w:val="0000FF"/>
          <w:u w:val="single"/>
        </w:rPr>
        <w:fldChar w:fldCharType="begin"/>
      </w:r>
      <w:r w:rsidRPr="007770C6" w:rsidR="0009537F">
        <w:rPr>
          <w:rFonts w:ascii="Calibri" w:hAnsi="Calibri" w:eastAsia="Calibri" w:cs="Calibri"/>
          <w:color w:val="0000FF"/>
          <w:u w:val="single"/>
        </w:rPr>
        <w:instrText xml:space="preserve"> REF _Ref21849288 \r \h  \* MERGEFORMAT </w:instrText>
      </w:r>
      <w:r w:rsidRPr="007770C6" w:rsidR="0009537F">
        <w:rPr>
          <w:rFonts w:ascii="Calibri" w:hAnsi="Calibri" w:eastAsia="Calibri" w:cs="Calibri"/>
          <w:color w:val="0000FF"/>
          <w:u w:val="single"/>
        </w:rPr>
      </w:r>
      <w:r w:rsidRPr="007770C6" w:rsidR="0009537F">
        <w:rPr>
          <w:rFonts w:ascii="Calibri" w:hAnsi="Calibri" w:eastAsia="Calibri" w:cs="Calibri"/>
          <w:color w:val="0000FF"/>
          <w:u w:val="single"/>
        </w:rPr>
        <w:fldChar w:fldCharType="separate"/>
      </w:r>
      <w:r w:rsidR="00DC1072">
        <w:rPr>
          <w:rFonts w:ascii="Calibri" w:hAnsi="Calibri" w:eastAsia="Calibri" w:cs="Calibri"/>
          <w:color w:val="0000FF"/>
          <w:u w:val="single"/>
        </w:rPr>
        <w:t>2.4</w:t>
      </w:r>
      <w:r w:rsidRPr="007770C6" w:rsidR="0009537F">
        <w:rPr>
          <w:rFonts w:ascii="Calibri" w:hAnsi="Calibri" w:eastAsia="Calibri" w:cs="Calibri"/>
          <w:color w:val="0000FF"/>
          <w:u w:val="single"/>
        </w:rPr>
        <w:fldChar w:fldCharType="end"/>
      </w:r>
      <w:r w:rsidRPr="007770C6" w:rsidR="0009537F">
        <w:rPr>
          <w:rFonts w:ascii="Calibri" w:hAnsi="Calibri" w:eastAsia="Calibri" w:cs="Calibri"/>
          <w:color w:val="0000FF"/>
          <w:u w:val="single"/>
        </w:rPr>
        <w:t xml:space="preserve"> </w:t>
      </w:r>
      <w:r w:rsidRPr="007770C6" w:rsidR="0009537F">
        <w:rPr>
          <w:rFonts w:ascii="Calibri" w:hAnsi="Calibri" w:eastAsia="Calibri" w:cs="Calibri"/>
          <w:color w:val="0000FF"/>
          <w:u w:val="single"/>
        </w:rPr>
        <w:fldChar w:fldCharType="begin"/>
      </w:r>
      <w:r w:rsidRPr="007770C6" w:rsidR="0009537F">
        <w:rPr>
          <w:rFonts w:ascii="Calibri" w:hAnsi="Calibri" w:eastAsia="Calibri" w:cs="Calibri"/>
          <w:color w:val="0000FF"/>
          <w:u w:val="single"/>
        </w:rPr>
        <w:instrText xml:space="preserve"> REF _Ref21849293 \h  \* MERGEFORMAT </w:instrText>
      </w:r>
      <w:r w:rsidRPr="007770C6" w:rsidR="0009537F">
        <w:rPr>
          <w:rFonts w:ascii="Calibri" w:hAnsi="Calibri" w:eastAsia="Calibri" w:cs="Calibri"/>
          <w:color w:val="0000FF"/>
          <w:u w:val="single"/>
        </w:rPr>
      </w:r>
      <w:r w:rsidRPr="007770C6" w:rsidR="0009537F">
        <w:rPr>
          <w:rFonts w:ascii="Calibri" w:hAnsi="Calibri" w:eastAsia="Calibri" w:cs="Calibri"/>
          <w:color w:val="0000FF"/>
          <w:u w:val="single"/>
        </w:rPr>
        <w:fldChar w:fldCharType="separate"/>
      </w:r>
      <w:r w:rsidRPr="00254B4A" w:rsidR="00DC1072">
        <w:rPr>
          <w:rFonts w:ascii="Calibri" w:hAnsi="Calibri" w:cs="Calibri"/>
          <w:color w:val="0000FF"/>
          <w:u w:val="single"/>
        </w:rPr>
        <w:t>C-CDA Companion Guide and C-CDA Rubric Rules</w:t>
      </w:r>
      <w:r w:rsidRPr="007770C6" w:rsidR="0009537F">
        <w:rPr>
          <w:rFonts w:ascii="Calibri" w:hAnsi="Calibri" w:eastAsia="Calibri" w:cs="Calibri"/>
          <w:color w:val="0000FF"/>
          <w:u w:val="single"/>
        </w:rPr>
        <w:fldChar w:fldCharType="end"/>
      </w:r>
    </w:p>
    <w:p w:rsidRPr="003A3D50" w:rsidR="00157204" w:rsidP="00157204" w:rsidRDefault="00157204" w14:paraId="047DE7C0" w14:textId="02C85E1B">
      <w:pPr>
        <w:rPr>
          <w:rFonts w:cs="Calibri"/>
        </w:rPr>
      </w:pPr>
      <w:r w:rsidRPr="003A3D50">
        <w:rPr>
          <w:rFonts w:cs="Calibri"/>
        </w:rPr>
        <w:t xml:space="preserve">Throughout the C-CDA Companion Guide, implementer best practice guidance is summarized using a visual conformance block callout like you see below. If the implementer </w:t>
      </w:r>
      <w:r w:rsidR="00AC6785">
        <w:rPr>
          <w:rFonts w:cs="Calibri"/>
        </w:rPr>
        <w:t xml:space="preserve">best practice </w:t>
      </w:r>
      <w:r w:rsidRPr="003A3D50">
        <w:rPr>
          <w:rFonts w:cs="Calibri"/>
        </w:rPr>
        <w:t xml:space="preserve">guidance is machine testable, and therefore implementable in the rubric rules supported by validation tools such as the Scorecard tool, then the </w:t>
      </w:r>
      <w:r w:rsidR="00AC6785">
        <w:rPr>
          <w:rFonts w:cs="Calibri"/>
        </w:rPr>
        <w:t xml:space="preserve">visual conformance block </w:t>
      </w:r>
      <w:r w:rsidRPr="003A3D50">
        <w:rPr>
          <w:rFonts w:cs="Calibri"/>
        </w:rPr>
        <w:t xml:space="preserve">callout is labeled with “CONF” preceding the identifying number.  </w:t>
      </w:r>
      <w:r w:rsidR="00AC6785">
        <w:rPr>
          <w:rFonts w:cs="Calibri"/>
        </w:rPr>
        <w:t>Otherwise, the conformance block callo</w:t>
      </w:r>
      <w:r w:rsidR="00E93A1E">
        <w:rPr>
          <w:rFonts w:cs="Calibri"/>
        </w:rPr>
        <w:t>u</w:t>
      </w:r>
      <w:r w:rsidR="00AC6785">
        <w:rPr>
          <w:rFonts w:cs="Calibri"/>
        </w:rPr>
        <w:t>t</w:t>
      </w:r>
      <w:r w:rsidRPr="003A3D50">
        <w:rPr>
          <w:rFonts w:cs="Calibri"/>
        </w:rPr>
        <w:t xml:space="preserve"> is labeled with “BP” preceding the identifying number.  </w:t>
      </w:r>
      <w:r w:rsidR="00634398">
        <w:rPr>
          <w:rFonts w:cs="Calibri"/>
        </w:rPr>
        <w:t xml:space="preserve">Readers cannot rely on the callouts alone to summarize the full range of best practice guidance provided in the Companion Guide. </w:t>
      </w:r>
    </w:p>
    <w:p w:rsidR="00157204" w:rsidP="00C246B7" w:rsidRDefault="00157204" w14:paraId="6D3064E6" w14:textId="77777777">
      <w:pPr>
        <w:pStyle w:val="BodyText0"/>
        <w:ind w:left="0"/>
        <w:rPr>
          <w:rFonts w:ascii="Calibri" w:hAnsi="Calibri" w:cs="Calibri"/>
          <w:sz w:val="24"/>
          <w:szCs w:val="36"/>
        </w:rPr>
      </w:pPr>
    </w:p>
    <w:tbl>
      <w:tblPr>
        <w:tblW w:w="8993" w:type="dxa"/>
        <w:tblInd w:w="1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07"/>
        <w:gridCol w:w="8286"/>
      </w:tblGrid>
      <w:tr w:rsidRPr="00C64922" w:rsidR="00254B4A" w:rsidTr="007770C6" w14:paraId="22D5CB08" w14:textId="77777777">
        <w:trPr>
          <w:trHeight w:val="548"/>
        </w:trPr>
        <w:tc>
          <w:tcPr>
            <w:tcW w:w="707" w:type="dxa"/>
            <w:tcBorders>
              <w:right w:val="nil"/>
            </w:tcBorders>
            <w:shd w:val="clear" w:color="auto" w:fill="C6D9F1"/>
          </w:tcPr>
          <w:p w:rsidR="00B315A1" w:rsidP="00157204" w:rsidRDefault="00B315A1" w14:paraId="0EBB5FE0" w14:textId="0D98FAFD">
            <w:pPr>
              <w:spacing w:after="120"/>
              <w:ind w:right="-222"/>
              <w:rPr>
                <w:noProof/>
              </w:rPr>
            </w:pPr>
            <w:r>
              <w:rPr>
                <w:noProof/>
              </w:rPr>
              <w:drawing>
                <wp:inline distT="0" distB="0" distL="0" distR="0" wp14:anchorId="40E18710" wp14:editId="380B0C33">
                  <wp:extent cx="323215" cy="323215"/>
                  <wp:effectExtent l="0" t="0" r="0" b="635"/>
                  <wp:docPr id="3136" name="Graphic 3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8"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286" w:type="dxa"/>
            <w:tcBorders>
              <w:left w:val="nil"/>
            </w:tcBorders>
            <w:shd w:val="clear" w:color="auto" w:fill="C6D9F1"/>
          </w:tcPr>
          <w:p w:rsidRPr="00D14360" w:rsidR="00B315A1" w:rsidP="00157204" w:rsidRDefault="002143E8" w14:paraId="4559D88F" w14:textId="36F05D2D">
            <w:pPr>
              <w:spacing w:after="120"/>
              <w:ind w:left="-20" w:firstLine="20"/>
              <w:rPr>
                <w:rFonts w:cs="Calibri"/>
                <w:color w:val="000000"/>
              </w:rPr>
            </w:pPr>
            <w:r>
              <w:rPr>
                <w:rFonts w:cs="Calibri"/>
                <w:color w:val="000000"/>
              </w:rPr>
              <w:t>A C-CDA implementer SHOULD</w:t>
            </w:r>
            <w:r w:rsidRPr="00B315A1" w:rsidR="00B315A1">
              <w:rPr>
                <w:rFonts w:cs="Calibri"/>
                <w:color w:val="000000"/>
              </w:rPr>
              <w:t xml:space="preserve"> support the standards maturation process to advance the evolution of the C-CDA specification.  </w:t>
            </w:r>
            <w:r w:rsidRPr="003B0179" w:rsidR="00B315A1">
              <w:rPr>
                <w:rFonts w:cs="Calibri"/>
                <w:b/>
                <w:bCs/>
                <w:color w:val="000000"/>
              </w:rPr>
              <w:t>[BP-001]</w:t>
            </w:r>
          </w:p>
        </w:tc>
      </w:tr>
      <w:tr w:rsidRPr="00C64922" w:rsidR="00254B4A" w:rsidTr="007770C6" w14:paraId="52492232" w14:textId="77777777">
        <w:trPr>
          <w:trHeight w:val="440"/>
        </w:trPr>
        <w:tc>
          <w:tcPr>
            <w:tcW w:w="707" w:type="dxa"/>
            <w:tcBorders>
              <w:right w:val="nil"/>
            </w:tcBorders>
            <w:shd w:val="clear" w:color="auto" w:fill="C6D9F1"/>
          </w:tcPr>
          <w:p w:rsidR="00B315A1" w:rsidP="00157204" w:rsidRDefault="00B315A1" w14:paraId="43871AED" w14:textId="2666BED3">
            <w:pPr>
              <w:spacing w:after="120"/>
              <w:ind w:right="-222"/>
              <w:rPr>
                <w:noProof/>
              </w:rPr>
            </w:pPr>
            <w:r>
              <w:rPr>
                <w:noProof/>
              </w:rPr>
              <w:drawing>
                <wp:inline distT="0" distB="0" distL="0" distR="0" wp14:anchorId="4EB37965" wp14:editId="3DCDE1A1">
                  <wp:extent cx="323215" cy="323215"/>
                  <wp:effectExtent l="0" t="0" r="0" b="635"/>
                  <wp:docPr id="3138" name="Graphic 3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8"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286" w:type="dxa"/>
            <w:tcBorders>
              <w:left w:val="nil"/>
            </w:tcBorders>
            <w:shd w:val="clear" w:color="auto" w:fill="C6D9F1"/>
          </w:tcPr>
          <w:p w:rsidRPr="00B315A1" w:rsidR="00B315A1" w:rsidP="00157204" w:rsidRDefault="00B315A1" w14:paraId="3120CC44" w14:textId="5257EFF5">
            <w:pPr>
              <w:spacing w:after="120"/>
              <w:ind w:left="-20" w:firstLine="20"/>
              <w:rPr>
                <w:rFonts w:cs="Calibri"/>
                <w:color w:val="000000"/>
              </w:rPr>
            </w:pPr>
            <w:r w:rsidRPr="00B315A1">
              <w:rPr>
                <w:rFonts w:cs="Calibri"/>
                <w:color w:val="000000"/>
              </w:rPr>
              <w:t xml:space="preserve">A C-CDA implementation SHALL incorporate all published errata applicable to the templates used.  </w:t>
            </w:r>
            <w:r w:rsidRPr="003B0179">
              <w:rPr>
                <w:rFonts w:cs="Calibri"/>
                <w:b/>
                <w:bCs/>
                <w:color w:val="000000"/>
              </w:rPr>
              <w:t>[CONF-002]</w:t>
            </w:r>
          </w:p>
        </w:tc>
      </w:tr>
      <w:tr w:rsidRPr="00C64922" w:rsidR="00254B4A" w:rsidTr="007770C6" w14:paraId="37EC3281" w14:textId="77777777">
        <w:trPr>
          <w:trHeight w:val="440"/>
        </w:trPr>
        <w:tc>
          <w:tcPr>
            <w:tcW w:w="707" w:type="dxa"/>
            <w:tcBorders>
              <w:right w:val="nil"/>
            </w:tcBorders>
            <w:shd w:val="clear" w:color="auto" w:fill="C6D9F1"/>
          </w:tcPr>
          <w:p w:rsidRPr="00D14360" w:rsidR="00157204" w:rsidP="00157204" w:rsidRDefault="00634398" w14:paraId="749BB593" w14:textId="77777777">
            <w:pPr>
              <w:spacing w:after="120"/>
              <w:ind w:right="-222"/>
              <w:rPr>
                <w:rFonts w:cs="Calibri"/>
                <w:bCs/>
                <w:noProof/>
                <w:color w:val="000000"/>
              </w:rPr>
            </w:pPr>
            <w:r>
              <w:rPr>
                <w:noProof/>
              </w:rPr>
              <w:drawing>
                <wp:inline distT="0" distB="0" distL="0" distR="0" wp14:anchorId="78F4B43C" wp14:editId="45AFCD6C">
                  <wp:extent cx="323215" cy="323215"/>
                  <wp:effectExtent l="0" t="0" r="0" b="635"/>
                  <wp:docPr id="118" name="Graphic 2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6"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286" w:type="dxa"/>
            <w:tcBorders>
              <w:left w:val="nil"/>
            </w:tcBorders>
            <w:shd w:val="clear" w:color="auto" w:fill="C6D9F1"/>
          </w:tcPr>
          <w:p w:rsidRPr="00D14360" w:rsidR="00157204" w:rsidP="00157204" w:rsidRDefault="00157204" w14:paraId="1491C982" w14:textId="77777777">
            <w:pPr>
              <w:spacing w:after="120"/>
              <w:ind w:left="-20" w:firstLine="20"/>
              <w:rPr>
                <w:rFonts w:eastAsia="Calibri" w:cs="Calibri"/>
                <w:color w:val="000000"/>
              </w:rPr>
            </w:pPr>
            <w:r w:rsidRPr="00D14360">
              <w:rPr>
                <w:rFonts w:cs="Calibri"/>
                <w:color w:val="000000"/>
              </w:rPr>
              <w:t>Im</w:t>
            </w:r>
            <w:r w:rsidRPr="00D14360">
              <w:rPr>
                <w:rFonts w:eastAsia="Calibri" w:cs="Calibri"/>
                <w:color w:val="000000"/>
              </w:rPr>
              <w:t xml:space="preserve">plementers wishing to create C-CDA documents according to current industry best practices MAY conform to guidance specified in the C-CDA Companion Guide. </w:t>
            </w:r>
            <w:r w:rsidRPr="00D14360">
              <w:rPr>
                <w:rFonts w:cs="Calibri"/>
                <w:b/>
                <w:bCs/>
                <w:color w:val="000000"/>
              </w:rPr>
              <w:t>[</w:t>
            </w:r>
            <w:r>
              <w:rPr>
                <w:rFonts w:cs="Calibri"/>
                <w:b/>
                <w:bCs/>
                <w:color w:val="000000"/>
              </w:rPr>
              <w:t>BP</w:t>
            </w:r>
            <w:r w:rsidRPr="00D14360">
              <w:rPr>
                <w:rFonts w:cs="Calibri"/>
                <w:b/>
                <w:bCs/>
                <w:color w:val="000000"/>
              </w:rPr>
              <w:t>-</w:t>
            </w:r>
            <w:r w:rsidR="00AA382A">
              <w:rPr>
                <w:rFonts w:cs="Calibri"/>
                <w:b/>
                <w:bCs/>
                <w:color w:val="000000"/>
              </w:rPr>
              <w:t>003</w:t>
            </w:r>
            <w:r w:rsidRPr="00D14360">
              <w:rPr>
                <w:rFonts w:cs="Calibri"/>
                <w:b/>
                <w:bCs/>
                <w:color w:val="000000"/>
              </w:rPr>
              <w:t>]</w:t>
            </w:r>
          </w:p>
        </w:tc>
      </w:tr>
    </w:tbl>
    <w:p w:rsidR="00157204" w:rsidP="00C246B7" w:rsidRDefault="00157204" w14:paraId="7B5A5421" w14:textId="77777777">
      <w:pPr>
        <w:pStyle w:val="BodyText0"/>
        <w:ind w:left="0"/>
        <w:rPr>
          <w:rFonts w:ascii="Calibri" w:hAnsi="Calibri" w:cs="Calibri"/>
          <w:sz w:val="24"/>
          <w:szCs w:val="36"/>
        </w:rPr>
      </w:pPr>
    </w:p>
    <w:p w:rsidRPr="007770C6" w:rsidR="00157204" w:rsidP="00157204" w:rsidRDefault="00157204" w14:paraId="535A6AF3" w14:textId="77777777">
      <w:pPr>
        <w:pStyle w:val="Default"/>
        <w:rPr>
          <w:sz w:val="20"/>
        </w:rPr>
      </w:pPr>
      <w:r w:rsidRPr="007770C6">
        <w:rPr>
          <w:sz w:val="20"/>
        </w:rPr>
        <w:t>It is important to note that all guidance provided in the C-CDA Companion Guide is considered optional, regardless of the modal verb used.</w:t>
      </w:r>
    </w:p>
    <w:p w:rsidR="00157204" w:rsidP="00157204" w:rsidRDefault="00157204" w14:paraId="4EC5DAF2" w14:textId="77777777">
      <w:pPr>
        <w:pStyle w:val="Default"/>
      </w:pPr>
    </w:p>
    <w:p w:rsidRPr="003A3D50" w:rsidR="0009537F" w:rsidP="00157204" w:rsidRDefault="00157204" w14:paraId="176D5A9F" w14:textId="557268B3">
      <w:pPr>
        <w:rPr>
          <w:rFonts w:cs="Calibri"/>
        </w:rPr>
      </w:pPr>
      <w:r w:rsidRPr="003A3D50">
        <w:rPr>
          <w:rFonts w:cs="Calibri"/>
          <w:b/>
          <w:bCs/>
        </w:rPr>
        <w:t xml:space="preserve">Reference: </w:t>
      </w:r>
      <w:r w:rsidRPr="007770C6" w:rsidR="0009537F">
        <w:rPr>
          <w:rFonts w:cs="Calibri"/>
          <w:color w:val="0000FF"/>
          <w:u w:val="single"/>
        </w:rPr>
        <w:fldChar w:fldCharType="begin"/>
      </w:r>
      <w:r w:rsidRPr="007770C6" w:rsidR="0009537F">
        <w:rPr>
          <w:rFonts w:cs="Calibri"/>
          <w:color w:val="0000FF"/>
          <w:u w:val="single"/>
        </w:rPr>
        <w:instrText xml:space="preserve"> REF _Ref21849353 \r \h  \* MERGEFORMAT </w:instrText>
      </w:r>
      <w:r w:rsidRPr="007770C6" w:rsidR="0009537F">
        <w:rPr>
          <w:rFonts w:cs="Calibri"/>
          <w:color w:val="0000FF"/>
          <w:u w:val="single"/>
        </w:rPr>
      </w:r>
      <w:r w:rsidRPr="007770C6" w:rsidR="0009537F">
        <w:rPr>
          <w:rFonts w:cs="Calibri"/>
          <w:color w:val="0000FF"/>
          <w:u w:val="single"/>
        </w:rPr>
        <w:fldChar w:fldCharType="separate"/>
      </w:r>
      <w:r w:rsidR="00DC1072">
        <w:rPr>
          <w:rFonts w:cs="Calibri"/>
          <w:color w:val="0000FF"/>
          <w:u w:val="single"/>
        </w:rPr>
        <w:t>1.2.2</w:t>
      </w:r>
      <w:r w:rsidRPr="007770C6" w:rsidR="0009537F">
        <w:rPr>
          <w:rFonts w:cs="Calibri"/>
          <w:color w:val="0000FF"/>
          <w:u w:val="single"/>
        </w:rPr>
        <w:fldChar w:fldCharType="end"/>
      </w:r>
      <w:r w:rsidRPr="007770C6" w:rsidR="0009537F">
        <w:rPr>
          <w:rFonts w:cs="Calibri"/>
          <w:color w:val="0000FF"/>
          <w:u w:val="single"/>
        </w:rPr>
        <w:t xml:space="preserve"> </w:t>
      </w:r>
      <w:r w:rsidRPr="007770C6" w:rsidR="0009537F">
        <w:rPr>
          <w:rFonts w:cs="Calibri"/>
          <w:color w:val="0000FF"/>
          <w:u w:val="single"/>
        </w:rPr>
        <w:fldChar w:fldCharType="begin"/>
      </w:r>
      <w:r w:rsidRPr="007770C6" w:rsidR="0009537F">
        <w:rPr>
          <w:rFonts w:cs="Calibri"/>
          <w:color w:val="0000FF"/>
          <w:u w:val="single"/>
        </w:rPr>
        <w:instrText xml:space="preserve"> REF _Ref21849363 \h  \* MERGEFORMAT </w:instrText>
      </w:r>
      <w:r w:rsidRPr="007770C6" w:rsidR="0009537F">
        <w:rPr>
          <w:rFonts w:cs="Calibri"/>
          <w:color w:val="0000FF"/>
          <w:u w:val="single"/>
        </w:rPr>
      </w:r>
      <w:r w:rsidRPr="007770C6" w:rsidR="0009537F">
        <w:rPr>
          <w:rFonts w:cs="Calibri"/>
          <w:color w:val="0000FF"/>
          <w:u w:val="single"/>
        </w:rPr>
        <w:fldChar w:fldCharType="separate"/>
      </w:r>
      <w:r w:rsidRPr="00254B4A" w:rsidR="00DC1072">
        <w:rPr>
          <w:rFonts w:cs="Calibri"/>
          <w:color w:val="0000FF"/>
          <w:u w:val="single"/>
        </w:rPr>
        <w:t>C-CDA Errata Process</w:t>
      </w:r>
      <w:r w:rsidRPr="007770C6" w:rsidR="0009537F">
        <w:rPr>
          <w:rFonts w:cs="Calibri"/>
          <w:color w:val="0000FF"/>
          <w:u w:val="single"/>
        </w:rPr>
        <w:fldChar w:fldCharType="end"/>
      </w:r>
      <w:r w:rsidRPr="009F13BB" w:rsidR="0009537F">
        <w:rPr>
          <w:rFonts w:cs="Calibri"/>
        </w:rPr>
        <w:t xml:space="preserve">, </w:t>
      </w:r>
      <w:r w:rsidRPr="007770C6" w:rsidR="0009537F">
        <w:rPr>
          <w:rFonts w:cs="Calibri"/>
          <w:color w:val="0000FF"/>
          <w:u w:val="single"/>
        </w:rPr>
        <w:fldChar w:fldCharType="begin"/>
      </w:r>
      <w:r w:rsidRPr="007770C6" w:rsidR="0009537F">
        <w:rPr>
          <w:rFonts w:cs="Calibri"/>
          <w:color w:val="0000FF"/>
          <w:u w:val="single"/>
        </w:rPr>
        <w:instrText xml:space="preserve"> REF _Ref21849408 \r \h  \* MERGEFORMAT </w:instrText>
      </w:r>
      <w:r w:rsidRPr="007770C6" w:rsidR="0009537F">
        <w:rPr>
          <w:rFonts w:cs="Calibri"/>
          <w:color w:val="0000FF"/>
          <w:u w:val="single"/>
        </w:rPr>
      </w:r>
      <w:r w:rsidRPr="007770C6" w:rsidR="0009537F">
        <w:rPr>
          <w:rFonts w:cs="Calibri"/>
          <w:color w:val="0000FF"/>
          <w:u w:val="single"/>
        </w:rPr>
        <w:fldChar w:fldCharType="separate"/>
      </w:r>
      <w:r w:rsidR="00DC1072">
        <w:rPr>
          <w:rFonts w:cs="Calibri"/>
          <w:color w:val="0000FF"/>
          <w:u w:val="single"/>
        </w:rPr>
        <w:t>2.4</w:t>
      </w:r>
      <w:r w:rsidRPr="007770C6" w:rsidR="0009537F">
        <w:rPr>
          <w:rFonts w:cs="Calibri"/>
          <w:color w:val="0000FF"/>
          <w:u w:val="single"/>
        </w:rPr>
        <w:fldChar w:fldCharType="end"/>
      </w:r>
      <w:r w:rsidRPr="007770C6" w:rsidR="0009537F">
        <w:rPr>
          <w:rFonts w:cs="Calibri"/>
          <w:color w:val="0000FF"/>
          <w:u w:val="single"/>
        </w:rPr>
        <w:t xml:space="preserve"> </w:t>
      </w:r>
      <w:r w:rsidRPr="007770C6" w:rsidR="0009537F">
        <w:rPr>
          <w:rFonts w:cs="Calibri"/>
          <w:color w:val="0000FF"/>
          <w:u w:val="single"/>
        </w:rPr>
        <w:fldChar w:fldCharType="begin"/>
      </w:r>
      <w:r w:rsidRPr="007770C6" w:rsidR="0009537F">
        <w:rPr>
          <w:rFonts w:cs="Calibri"/>
          <w:color w:val="0000FF"/>
          <w:u w:val="single"/>
        </w:rPr>
        <w:instrText xml:space="preserve"> REF _Ref21849414 \h  \* MERGEFORMAT </w:instrText>
      </w:r>
      <w:r w:rsidRPr="007770C6" w:rsidR="0009537F">
        <w:rPr>
          <w:rFonts w:cs="Calibri"/>
          <w:color w:val="0000FF"/>
          <w:u w:val="single"/>
        </w:rPr>
      </w:r>
      <w:r w:rsidRPr="007770C6" w:rsidR="0009537F">
        <w:rPr>
          <w:rFonts w:cs="Calibri"/>
          <w:color w:val="0000FF"/>
          <w:u w:val="single"/>
        </w:rPr>
        <w:fldChar w:fldCharType="separate"/>
      </w:r>
      <w:r w:rsidRPr="00254B4A" w:rsidR="00DC1072">
        <w:rPr>
          <w:rFonts w:cs="Calibri"/>
          <w:color w:val="0000FF"/>
          <w:u w:val="single"/>
        </w:rPr>
        <w:t>C-CDA Companion Guide and C-CDA Rubric Rules</w:t>
      </w:r>
      <w:r w:rsidRPr="007770C6" w:rsidR="0009537F">
        <w:rPr>
          <w:rFonts w:cs="Calibri"/>
          <w:color w:val="0000FF"/>
          <w:u w:val="single"/>
        </w:rPr>
        <w:fldChar w:fldCharType="end"/>
      </w:r>
      <w:r w:rsidRPr="009F13BB" w:rsidR="0009537F">
        <w:rPr>
          <w:rFonts w:cs="Calibri"/>
        </w:rPr>
        <w:t xml:space="preserve">, </w:t>
      </w:r>
      <w:r w:rsidRPr="007770C6" w:rsidR="0009537F">
        <w:rPr>
          <w:rFonts w:cs="Calibri"/>
          <w:color w:val="0000FF"/>
          <w:u w:val="single"/>
        </w:rPr>
        <w:fldChar w:fldCharType="begin"/>
      </w:r>
      <w:r w:rsidRPr="007770C6" w:rsidR="0009537F">
        <w:rPr>
          <w:rFonts w:cs="Calibri"/>
          <w:color w:val="0000FF"/>
          <w:u w:val="single"/>
        </w:rPr>
        <w:instrText xml:space="preserve"> REF _Ref21849431 \w \h  \* MERGEFORMAT </w:instrText>
      </w:r>
      <w:r w:rsidRPr="007770C6" w:rsidR="0009537F">
        <w:rPr>
          <w:rFonts w:cs="Calibri"/>
          <w:color w:val="0000FF"/>
          <w:u w:val="single"/>
        </w:rPr>
      </w:r>
      <w:r w:rsidRPr="007770C6" w:rsidR="0009537F">
        <w:rPr>
          <w:rFonts w:cs="Calibri"/>
          <w:color w:val="0000FF"/>
          <w:u w:val="single"/>
        </w:rPr>
        <w:fldChar w:fldCharType="separate"/>
      </w:r>
      <w:r w:rsidR="00DC1072">
        <w:rPr>
          <w:rFonts w:cs="Calibri"/>
          <w:color w:val="0000FF"/>
          <w:u w:val="single"/>
        </w:rPr>
        <w:t>2.4.1</w:t>
      </w:r>
      <w:r w:rsidRPr="007770C6" w:rsidR="0009537F">
        <w:rPr>
          <w:rFonts w:cs="Calibri"/>
          <w:color w:val="0000FF"/>
          <w:u w:val="single"/>
        </w:rPr>
        <w:fldChar w:fldCharType="end"/>
      </w:r>
      <w:r w:rsidRPr="007770C6" w:rsidR="0009537F">
        <w:rPr>
          <w:rFonts w:cs="Calibri"/>
          <w:color w:val="0000FF"/>
          <w:u w:val="single"/>
        </w:rPr>
        <w:t xml:space="preserve"> </w:t>
      </w:r>
      <w:r w:rsidRPr="007770C6" w:rsidR="0009537F">
        <w:rPr>
          <w:rFonts w:cs="Calibri"/>
          <w:color w:val="0000FF"/>
          <w:u w:val="single"/>
        </w:rPr>
        <w:fldChar w:fldCharType="begin"/>
      </w:r>
      <w:r w:rsidRPr="007770C6" w:rsidR="0009537F">
        <w:rPr>
          <w:rFonts w:cs="Calibri"/>
          <w:color w:val="0000FF"/>
          <w:u w:val="single"/>
        </w:rPr>
        <w:instrText xml:space="preserve"> REF _Ref21849441 \h  \* MERGEFORMAT </w:instrText>
      </w:r>
      <w:r w:rsidRPr="007770C6" w:rsidR="0009537F">
        <w:rPr>
          <w:rFonts w:cs="Calibri"/>
          <w:color w:val="0000FF"/>
          <w:u w:val="single"/>
        </w:rPr>
      </w:r>
      <w:r w:rsidRPr="007770C6" w:rsidR="0009537F">
        <w:rPr>
          <w:rFonts w:cs="Calibri"/>
          <w:color w:val="0000FF"/>
          <w:u w:val="single"/>
        </w:rPr>
        <w:fldChar w:fldCharType="separate"/>
      </w:r>
      <w:r w:rsidRPr="00254B4A" w:rsidR="00DC1072">
        <w:rPr>
          <w:rFonts w:cs="Calibri"/>
          <w:color w:val="0000FF"/>
          <w:u w:val="single"/>
        </w:rPr>
        <w:t>Best Practice Guidance for Higher Levels of Interoperability</w:t>
      </w:r>
      <w:r w:rsidRPr="007770C6" w:rsidR="0009537F">
        <w:rPr>
          <w:rFonts w:cs="Calibri"/>
          <w:color w:val="0000FF"/>
          <w:u w:val="single"/>
        </w:rPr>
        <w:fldChar w:fldCharType="end"/>
      </w:r>
      <w:r w:rsidRPr="009F13BB" w:rsidR="0009537F">
        <w:rPr>
          <w:rFonts w:cs="Calibri"/>
        </w:rPr>
        <w:t xml:space="preserve">, </w:t>
      </w:r>
      <w:r w:rsidRPr="007770C6" w:rsidR="0009537F">
        <w:rPr>
          <w:rFonts w:cs="Calibri"/>
          <w:color w:val="0000FF"/>
          <w:u w:val="single"/>
        </w:rPr>
        <w:fldChar w:fldCharType="begin"/>
      </w:r>
      <w:r w:rsidRPr="007770C6" w:rsidR="0009537F">
        <w:rPr>
          <w:rFonts w:cs="Calibri"/>
          <w:color w:val="0000FF"/>
          <w:u w:val="single"/>
        </w:rPr>
        <w:instrText xml:space="preserve"> REF _Ref21849449 \r \h  \* MERGEFORMAT </w:instrText>
      </w:r>
      <w:r w:rsidRPr="007770C6" w:rsidR="0009537F">
        <w:rPr>
          <w:rFonts w:cs="Calibri"/>
          <w:color w:val="0000FF"/>
          <w:u w:val="single"/>
        </w:rPr>
      </w:r>
      <w:r w:rsidRPr="007770C6" w:rsidR="0009537F">
        <w:rPr>
          <w:rFonts w:cs="Calibri"/>
          <w:color w:val="0000FF"/>
          <w:u w:val="single"/>
        </w:rPr>
        <w:fldChar w:fldCharType="separate"/>
      </w:r>
      <w:r w:rsidR="00DC1072">
        <w:rPr>
          <w:rFonts w:cs="Calibri"/>
          <w:color w:val="0000FF"/>
          <w:u w:val="single"/>
        </w:rPr>
        <w:t>2.4.2</w:t>
      </w:r>
      <w:r w:rsidRPr="007770C6" w:rsidR="0009537F">
        <w:rPr>
          <w:rFonts w:cs="Calibri"/>
          <w:color w:val="0000FF"/>
          <w:u w:val="single"/>
        </w:rPr>
        <w:fldChar w:fldCharType="end"/>
      </w:r>
      <w:r w:rsidRPr="007770C6" w:rsidR="0009537F">
        <w:rPr>
          <w:rFonts w:cs="Calibri"/>
          <w:color w:val="0000FF"/>
          <w:u w:val="single"/>
        </w:rPr>
        <w:t xml:space="preserve"> </w:t>
      </w:r>
      <w:r w:rsidRPr="007770C6" w:rsidR="0009537F">
        <w:rPr>
          <w:rFonts w:cs="Calibri"/>
          <w:color w:val="0000FF"/>
          <w:u w:val="single"/>
        </w:rPr>
        <w:fldChar w:fldCharType="begin"/>
      </w:r>
      <w:r w:rsidRPr="007770C6" w:rsidR="0009537F">
        <w:rPr>
          <w:rFonts w:cs="Calibri"/>
          <w:color w:val="0000FF"/>
          <w:u w:val="single"/>
        </w:rPr>
        <w:instrText xml:space="preserve"> REF _Ref21849456 \h  \* MERGEFORMAT </w:instrText>
      </w:r>
      <w:r w:rsidRPr="007770C6" w:rsidR="0009537F">
        <w:rPr>
          <w:rFonts w:cs="Calibri"/>
          <w:color w:val="0000FF"/>
          <w:u w:val="single"/>
        </w:rPr>
      </w:r>
      <w:r w:rsidRPr="007770C6" w:rsidR="0009537F">
        <w:rPr>
          <w:rFonts w:cs="Calibri"/>
          <w:color w:val="0000FF"/>
          <w:u w:val="single"/>
        </w:rPr>
        <w:fldChar w:fldCharType="separate"/>
      </w:r>
      <w:r w:rsidRPr="00254B4A" w:rsidR="00DC1072">
        <w:rPr>
          <w:rFonts w:cs="Calibri"/>
          <w:color w:val="0000FF"/>
          <w:u w:val="single"/>
        </w:rPr>
        <w:t>Guidance Language and Expectations</w:t>
      </w:r>
      <w:r w:rsidRPr="007770C6" w:rsidR="0009537F">
        <w:rPr>
          <w:rFonts w:cs="Calibri"/>
          <w:color w:val="0000FF"/>
          <w:u w:val="single"/>
        </w:rPr>
        <w:fldChar w:fldCharType="end"/>
      </w:r>
    </w:p>
    <w:p w:rsidRPr="009F13BB" w:rsidR="0009537F" w:rsidP="00157204" w:rsidRDefault="0009537F" w14:paraId="593A3E08" w14:textId="77777777">
      <w:pPr>
        <w:rPr>
          <w:rFonts w:cs="Calibri"/>
          <w:b/>
          <w:bCs/>
        </w:rPr>
      </w:pPr>
    </w:p>
    <w:p w:rsidRPr="00C64922" w:rsidR="00A10C4D" w:rsidP="003E2C96" w:rsidRDefault="00A10C4D" w14:paraId="2A6AA28F" w14:textId="77777777">
      <w:pPr>
        <w:pStyle w:val="Heading2"/>
        <w:rPr>
          <w:strike/>
        </w:rPr>
      </w:pPr>
      <w:bookmarkStart w:name="_Toc21851877" w:id="185"/>
      <w:bookmarkStart w:name="_Toc21871838" w:id="186"/>
      <w:bookmarkStart w:name="_Toc21872294" w:id="187"/>
      <w:bookmarkStart w:name="_Toc21880065" w:id="188"/>
      <w:bookmarkStart w:name="_Toc21889895" w:id="189"/>
      <w:bookmarkStart w:name="_Toc21894038" w:id="190"/>
      <w:bookmarkStart w:name="_Toc21897966" w:id="191"/>
      <w:bookmarkStart w:name="_Toc21926713" w:id="192"/>
      <w:bookmarkStart w:name="_Toc10695551" w:id="193"/>
      <w:bookmarkStart w:name="_Toc11043545" w:id="194"/>
      <w:bookmarkStart w:name="_Toc11045545" w:id="195"/>
      <w:bookmarkStart w:name="_Toc11391215" w:id="196"/>
      <w:bookmarkStart w:name="_Toc119939778" w:id="197"/>
      <w:bookmarkStart w:name="_Toc135312809" w:id="198"/>
      <w:bookmarkEnd w:id="185"/>
      <w:bookmarkEnd w:id="186"/>
      <w:bookmarkEnd w:id="187"/>
      <w:bookmarkEnd w:id="188"/>
      <w:bookmarkEnd w:id="189"/>
      <w:bookmarkEnd w:id="190"/>
      <w:bookmarkEnd w:id="191"/>
      <w:bookmarkEnd w:id="192"/>
      <w:r w:rsidRPr="00C64922">
        <w:t>CDA R2 Schema and Schema Validation</w:t>
      </w:r>
      <w:bookmarkEnd w:id="193"/>
      <w:bookmarkEnd w:id="194"/>
      <w:bookmarkEnd w:id="195"/>
      <w:bookmarkEnd w:id="196"/>
      <w:bookmarkEnd w:id="197"/>
      <w:bookmarkEnd w:id="198"/>
    </w:p>
    <w:p w:rsidRPr="00D14360" w:rsidR="00A10C4D" w:rsidP="00B505D2" w:rsidRDefault="00A10C4D" w14:paraId="57EAFFC5" w14:textId="77777777">
      <w:pPr>
        <w:spacing w:after="120"/>
        <w:rPr>
          <w:rFonts w:eastAsia="Calibri" w:cs="Calibri"/>
          <w:color w:val="000000"/>
        </w:rPr>
      </w:pPr>
      <w:r w:rsidRPr="00D14360">
        <w:rPr>
          <w:rFonts w:eastAsia="Calibri" w:cs="Calibri"/>
          <w:color w:val="000000"/>
        </w:rPr>
        <w:t>CDA defines a standard schema, based on the HL7 RIM, for all CDA documents. When there is a need to communicate information where there is no suitable representation in the schema, the CDA standard permits extensions to be developed. These extensions are described in the context of the section where they are used.</w:t>
      </w:r>
    </w:p>
    <w:p w:rsidRPr="00D14360" w:rsidR="00A10C4D" w:rsidP="00B505D2" w:rsidRDefault="00A10C4D" w14:paraId="6D630EC4" w14:textId="60E57E0F">
      <w:pPr>
        <w:spacing w:after="120"/>
        <w:rPr>
          <w:rFonts w:eastAsia="Calibri" w:cs="Calibri"/>
          <w:color w:val="000000"/>
        </w:rPr>
      </w:pPr>
      <w:r w:rsidRPr="00D14360">
        <w:rPr>
          <w:rFonts w:eastAsia="Calibri" w:cs="Calibri"/>
          <w:color w:val="000000"/>
        </w:rPr>
        <w:t>The HL7 Structured Documents Work Group</w:t>
      </w:r>
      <w:r w:rsidR="00CC3A85">
        <w:rPr>
          <w:rFonts w:eastAsia="Calibri" w:cs="Calibri"/>
          <w:color w:val="000000"/>
        </w:rPr>
        <w:t xml:space="preserve"> (SDWG)</w:t>
      </w:r>
      <w:r w:rsidRPr="00D14360">
        <w:rPr>
          <w:rFonts w:eastAsia="Calibri" w:cs="Calibri"/>
          <w:color w:val="000000"/>
        </w:rPr>
        <w:t xml:space="preserve"> maintains a complete list of CDA R2 extensions that are approved for use within the sdtc namespace.</w:t>
      </w:r>
      <w:r w:rsidRPr="00D14360" w:rsidR="00EC6E73">
        <w:rPr>
          <w:rFonts w:eastAsia="Calibri" w:cs="Calibri"/>
          <w:color w:val="000000"/>
          <w:vertAlign w:val="superscript"/>
        </w:rPr>
        <w:footnoteReference w:id="15"/>
      </w:r>
      <w:r w:rsidRPr="00D14360">
        <w:rPr>
          <w:rFonts w:eastAsia="Calibri" w:cs="Calibri"/>
          <w:color w:val="000000"/>
        </w:rPr>
        <w:t xml:space="preserve">  The base CDA R2 schema (with approved extensions) can be found on the HL7 </w:t>
      </w:r>
      <w:r w:rsidR="003E4B85">
        <w:rPr>
          <w:rFonts w:eastAsia="Calibri" w:cs="Calibri"/>
          <w:color w:val="000000"/>
        </w:rPr>
        <w:t xml:space="preserve">CDA Core GitGub </w:t>
      </w:r>
      <w:r w:rsidRPr="00D14360">
        <w:rPr>
          <w:rFonts w:eastAsia="Calibri" w:cs="Calibri"/>
          <w:color w:val="000000"/>
        </w:rPr>
        <w:t>repository</w:t>
      </w:r>
      <w:r w:rsidRPr="00D14360" w:rsidR="00EC6E73">
        <w:rPr>
          <w:rFonts w:eastAsia="Calibri" w:cs="Calibri"/>
          <w:color w:val="000000"/>
        </w:rPr>
        <w:t>.</w:t>
      </w:r>
      <w:r w:rsidRPr="00D14360">
        <w:rPr>
          <w:rFonts w:eastAsia="Calibri" w:cs="Calibri"/>
          <w:color w:val="000000"/>
          <w:vertAlign w:val="superscript"/>
        </w:rPr>
        <w:footnoteReference w:id="16"/>
      </w:r>
      <w:r w:rsidRPr="00D14360">
        <w:rPr>
          <w:rFonts w:eastAsia="Calibri" w:cs="Calibri"/>
          <w:color w:val="000000"/>
        </w:rPr>
        <w:t xml:space="preserve"> </w:t>
      </w:r>
      <w:r w:rsidRPr="006D4A1F" w:rsidR="006D4A1F">
        <w:rPr>
          <w:rFonts w:eastAsia="Calibri" w:cs="Calibri"/>
          <w:color w:val="000000"/>
        </w:rPr>
        <w:t>The schema/normative folder contains the original published CDA Schema. This is the schema which is published with the base/core standard. This is mainly used for historical reference. The schema/extensions folder contains an SDTC folder which has the updated CDA schema with all SDTC extensions that are approved by HL7.</w:t>
      </w:r>
    </w:p>
    <w:p w:rsidRPr="00D14360" w:rsidR="00A10C4D" w:rsidP="00B505D2" w:rsidRDefault="00A10C4D" w14:paraId="0C3A6C1E" w14:textId="77777777">
      <w:pPr>
        <w:spacing w:after="120"/>
        <w:rPr>
          <w:rFonts w:eastAsia="Calibri" w:cs="Calibri"/>
          <w:color w:val="000000"/>
        </w:rPr>
      </w:pPr>
      <w:r w:rsidRPr="00D14360">
        <w:rPr>
          <w:rFonts w:eastAsia="Calibri" w:cs="Calibri"/>
          <w:color w:val="000000"/>
        </w:rPr>
        <w:t xml:space="preserve">To perform schema validation on a CDA document instance properly, it is necessary to use the schema that includes the CDA R2 schema extensions. All extensions will use the namespace </w:t>
      </w:r>
      <w:r w:rsidRPr="00D14360">
        <w:rPr>
          <w:rFonts w:eastAsia="Calibri" w:cs="Calibri"/>
          <w:b/>
          <w:color w:val="000000"/>
        </w:rPr>
        <w:t>urn:hl7-org:sdtc</w:t>
      </w:r>
      <w:r w:rsidRPr="00D14360">
        <w:rPr>
          <w:rFonts w:eastAsia="Calibri" w:cs="Calibri"/>
          <w:color w:val="000000"/>
        </w:rPr>
        <w:t xml:space="preserve">. As a document consumer, the possibility of schema extensions needs to be considered. </w:t>
      </w:r>
    </w:p>
    <w:p w:rsidRPr="003A3D50" w:rsidR="0009537F" w:rsidP="00B505D2" w:rsidRDefault="007B35DC" w14:paraId="38527891" w14:textId="21277D09">
      <w:pPr>
        <w:spacing w:after="120"/>
        <w:rPr>
          <w:rFonts w:eastAsia="Calibri" w:cs="Calibri"/>
          <w:color w:val="000000"/>
        </w:rPr>
      </w:pPr>
      <w:r w:rsidRPr="00D14360">
        <w:rPr>
          <w:rFonts w:eastAsia="Calibri" w:cs="Calibri"/>
          <w:b/>
          <w:bCs/>
          <w:color w:val="000000"/>
        </w:rPr>
        <w:t>Reference</w:t>
      </w:r>
      <w:r w:rsidRPr="00D14360" w:rsidR="00486BA0">
        <w:rPr>
          <w:rFonts w:eastAsia="Calibri" w:cs="Calibri"/>
          <w:b/>
          <w:bCs/>
          <w:color w:val="000000"/>
        </w:rPr>
        <w:t>:</w:t>
      </w:r>
      <w:r w:rsidRPr="003A3D50" w:rsidR="0009537F">
        <w:rPr>
          <w:rFonts w:eastAsia="Calibri" w:cs="Calibri"/>
          <w:color w:val="000000"/>
        </w:rPr>
        <w:t xml:space="preserve"> </w:t>
      </w:r>
      <w:r w:rsidRPr="007770C6" w:rsidR="0009537F">
        <w:rPr>
          <w:rFonts w:eastAsia="Calibri" w:cs="Calibri"/>
          <w:color w:val="0000FF"/>
          <w:u w:val="single"/>
        </w:rPr>
        <w:fldChar w:fldCharType="begin"/>
      </w:r>
      <w:r w:rsidRPr="007770C6" w:rsidR="0009537F">
        <w:rPr>
          <w:rFonts w:eastAsia="Calibri" w:cs="Calibri"/>
          <w:color w:val="0000FF"/>
          <w:u w:val="single"/>
        </w:rPr>
        <w:instrText xml:space="preserve"> REF _Ref21849510 \r \h  \* MERGEFORMAT </w:instrText>
      </w:r>
      <w:r w:rsidRPr="007770C6" w:rsidR="0009537F">
        <w:rPr>
          <w:rFonts w:eastAsia="Calibri" w:cs="Calibri"/>
          <w:color w:val="0000FF"/>
          <w:u w:val="single"/>
        </w:rPr>
      </w:r>
      <w:r w:rsidRPr="007770C6" w:rsidR="0009537F">
        <w:rPr>
          <w:rFonts w:eastAsia="Calibri" w:cs="Calibri"/>
          <w:color w:val="0000FF"/>
          <w:u w:val="single"/>
        </w:rPr>
        <w:fldChar w:fldCharType="separate"/>
      </w:r>
      <w:r w:rsidR="00DC1072">
        <w:rPr>
          <w:rFonts w:eastAsia="Calibri" w:cs="Calibri"/>
          <w:color w:val="0000FF"/>
          <w:u w:val="single"/>
        </w:rPr>
        <w:t>7.4.1</w:t>
      </w:r>
      <w:r w:rsidRPr="007770C6" w:rsidR="0009537F">
        <w:rPr>
          <w:rFonts w:eastAsia="Calibri" w:cs="Calibri"/>
          <w:color w:val="0000FF"/>
          <w:u w:val="single"/>
        </w:rPr>
        <w:fldChar w:fldCharType="end"/>
      </w:r>
      <w:r w:rsidRPr="007770C6" w:rsidR="0009537F">
        <w:rPr>
          <w:rFonts w:eastAsia="Calibri" w:cs="Calibri"/>
          <w:color w:val="0000FF"/>
          <w:u w:val="single"/>
        </w:rPr>
        <w:t xml:space="preserve"> </w:t>
      </w:r>
      <w:r w:rsidRPr="007770C6" w:rsidR="0009537F">
        <w:rPr>
          <w:rFonts w:eastAsia="Calibri" w:cs="Calibri"/>
          <w:color w:val="0000FF"/>
          <w:u w:val="single"/>
        </w:rPr>
        <w:fldChar w:fldCharType="begin"/>
      </w:r>
      <w:r w:rsidRPr="007770C6" w:rsidR="0009537F">
        <w:rPr>
          <w:rFonts w:eastAsia="Calibri" w:cs="Calibri"/>
          <w:color w:val="0000FF"/>
          <w:u w:val="single"/>
        </w:rPr>
        <w:instrText xml:space="preserve"> REF _Ref21849515 \h  \* MERGEFORMAT </w:instrText>
      </w:r>
      <w:r w:rsidRPr="007770C6" w:rsidR="0009537F">
        <w:rPr>
          <w:rFonts w:eastAsia="Calibri" w:cs="Calibri"/>
          <w:color w:val="0000FF"/>
          <w:u w:val="single"/>
        </w:rPr>
      </w:r>
      <w:r w:rsidRPr="007770C6" w:rsidR="0009537F">
        <w:rPr>
          <w:rFonts w:eastAsia="Calibri" w:cs="Calibri"/>
          <w:color w:val="0000FF"/>
          <w:u w:val="single"/>
        </w:rPr>
        <w:fldChar w:fldCharType="separate"/>
      </w:r>
      <w:r w:rsidRPr="00254B4A" w:rsidR="00DC1072">
        <w:rPr>
          <w:rFonts w:eastAsia="Calibri" w:cs="Calibri"/>
          <w:color w:val="0000FF"/>
          <w:u w:val="single"/>
        </w:rPr>
        <w:t>CDA Schema, C-CDA Schematrons, Sample Stylesheet</w:t>
      </w:r>
      <w:r w:rsidRPr="007770C6" w:rsidR="0009537F">
        <w:rPr>
          <w:rFonts w:eastAsia="Calibri" w:cs="Calibri"/>
          <w:color w:val="0000FF"/>
          <w:u w:val="single"/>
        </w:rPr>
        <w:fldChar w:fldCharType="end"/>
      </w:r>
    </w:p>
    <w:p w:rsidRPr="00C64922" w:rsidR="00A10C4D" w:rsidP="00FD31AC" w:rsidRDefault="00A10C4D" w14:paraId="4EE818F5" w14:textId="3D4D1968">
      <w:pPr>
        <w:pStyle w:val="Heading3"/>
      </w:pPr>
      <w:bookmarkStart w:name="_Toc21851879" w:id="199"/>
      <w:bookmarkStart w:name="_Toc21871840" w:id="200"/>
      <w:bookmarkStart w:name="_Toc21872296" w:id="201"/>
      <w:bookmarkStart w:name="_Toc21880067" w:id="202"/>
      <w:bookmarkStart w:name="_Toc21889897" w:id="203"/>
      <w:bookmarkStart w:name="_Toc21894040" w:id="204"/>
      <w:bookmarkStart w:name="_Toc21897968" w:id="205"/>
      <w:bookmarkStart w:name="_Toc21926715" w:id="206"/>
      <w:bookmarkStart w:name="_1ksv4uv" w:colFirst="0" w:colLast="0" w:id="207"/>
      <w:bookmarkStart w:name="_Toc10695552" w:id="208"/>
      <w:bookmarkStart w:name="_Toc11043546" w:id="209"/>
      <w:bookmarkStart w:name="_Toc11045546" w:id="210"/>
      <w:bookmarkStart w:name="_Toc11391216" w:id="211"/>
      <w:bookmarkStart w:name="_Toc119939779" w:id="212"/>
      <w:bookmarkStart w:name="_Toc135312810" w:id="213"/>
      <w:bookmarkEnd w:id="199"/>
      <w:bookmarkEnd w:id="200"/>
      <w:bookmarkEnd w:id="201"/>
      <w:bookmarkEnd w:id="202"/>
      <w:bookmarkEnd w:id="203"/>
      <w:bookmarkEnd w:id="204"/>
      <w:bookmarkEnd w:id="205"/>
      <w:bookmarkEnd w:id="206"/>
      <w:bookmarkEnd w:id="207"/>
      <w:r w:rsidRPr="00C64922">
        <w:t>CDA R2 Schema Extensions Used by C-CDA</w:t>
      </w:r>
      <w:bookmarkEnd w:id="208"/>
      <w:bookmarkEnd w:id="209"/>
      <w:bookmarkEnd w:id="210"/>
      <w:bookmarkEnd w:id="211"/>
      <w:bookmarkEnd w:id="212"/>
      <w:bookmarkEnd w:id="213"/>
    </w:p>
    <w:p w:rsidRPr="00D14360" w:rsidR="00A10C4D" w:rsidP="00B505D2" w:rsidRDefault="00E35258" w14:paraId="39125761" w14:textId="58D14BFE">
      <w:pPr>
        <w:keepNext/>
        <w:spacing w:after="120"/>
        <w:rPr>
          <w:rFonts w:eastAsia="Calibri" w:cs="Calibri"/>
          <w:color w:val="000000"/>
        </w:rPr>
      </w:pPr>
      <w:r w:rsidRPr="00D14360">
        <w:rPr>
          <w:rFonts w:cs="Calibri"/>
          <w:color w:val="000000"/>
        </w:rPr>
        <w:t xml:space="preserve">The table below </w:t>
      </w:r>
      <w:r w:rsidRPr="00D14360" w:rsidR="00A10C4D">
        <w:rPr>
          <w:rFonts w:eastAsia="Calibri" w:cs="Calibri"/>
          <w:color w:val="000000"/>
        </w:rPr>
        <w:t>lists the extensions to CDA R2 that have been defined to support requirements in C-CDA.</w:t>
      </w:r>
    </w:p>
    <w:tbl>
      <w:tblPr>
        <w:tblW w:w="9447"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3029"/>
        <w:gridCol w:w="6418"/>
      </w:tblGrid>
      <w:tr w:rsidRPr="00C64922" w:rsidR="00DF16F7" w:rsidTr="00254B4A" w14:paraId="6073E4A0" w14:textId="77777777">
        <w:trPr>
          <w:cantSplit/>
          <w:trHeight w:val="340"/>
          <w:tblHeader/>
        </w:trPr>
        <w:tc>
          <w:tcPr>
            <w:tcW w:w="3029" w:type="dxa"/>
            <w:tcBorders>
              <w:bottom w:val="nil"/>
              <w:right w:val="nil"/>
            </w:tcBorders>
            <w:shd w:val="clear" w:color="auto" w:fill="4F81BD"/>
            <w:noWrap/>
            <w:vAlign w:val="bottom"/>
            <w:hideMark/>
          </w:tcPr>
          <w:p w:rsidRPr="00D14360" w:rsidR="00A10C4D" w:rsidRDefault="00A10C4D" w14:paraId="0FAEFF0E" w14:textId="77777777">
            <w:pPr>
              <w:rPr>
                <w:rFonts w:cs="Calibri"/>
                <w:color w:val="FFFFFF"/>
              </w:rPr>
            </w:pPr>
            <w:bookmarkStart w:name="_44sinio" w:colFirst="0" w:colLast="0" w:id="214"/>
            <w:bookmarkStart w:name="_2cv6n4qbmkdf" w:colFirst="0" w:colLast="0" w:id="215"/>
            <w:bookmarkStart w:name="_hoc6uoanzdws" w:colFirst="0" w:colLast="0" w:id="216"/>
            <w:bookmarkEnd w:id="214"/>
            <w:bookmarkEnd w:id="215"/>
            <w:bookmarkEnd w:id="216"/>
            <w:r w:rsidRPr="00D14360">
              <w:rPr>
                <w:rFonts w:cs="Calibri"/>
                <w:b/>
                <w:bCs/>
                <w:color w:val="FFFFFF"/>
              </w:rPr>
              <w:t>Extension</w:t>
            </w:r>
          </w:p>
          <w:p w:rsidRPr="00D14360" w:rsidR="00A10C4D" w:rsidRDefault="00A10C4D" w14:paraId="477B7542" w14:textId="77777777">
            <w:pPr>
              <w:rPr>
                <w:rFonts w:cs="Calibri"/>
                <w:color w:val="FFFFFF"/>
              </w:rPr>
            </w:pPr>
            <w:r w:rsidRPr="00D14360">
              <w:rPr>
                <w:rFonts w:cs="Calibri"/>
                <w:bCs/>
                <w:color w:val="FFFFFF"/>
              </w:rPr>
              <w:t>[Cardinality]</w:t>
            </w:r>
          </w:p>
        </w:tc>
        <w:tc>
          <w:tcPr>
            <w:tcW w:w="6418" w:type="dxa"/>
            <w:shd w:val="clear" w:color="auto" w:fill="4F81BD"/>
            <w:vAlign w:val="bottom"/>
            <w:hideMark/>
          </w:tcPr>
          <w:p w:rsidRPr="00D14360" w:rsidR="00A10C4D" w:rsidP="00D14360" w:rsidRDefault="00A10C4D" w14:paraId="664E2F27" w14:textId="77777777">
            <w:pPr>
              <w:spacing w:after="120"/>
              <w:ind w:right="1820"/>
              <w:rPr>
                <w:rFonts w:cs="Calibri"/>
                <w:color w:val="FFFFFF"/>
              </w:rPr>
            </w:pPr>
            <w:r w:rsidRPr="00D14360">
              <w:rPr>
                <w:rFonts w:cs="Calibri"/>
                <w:b/>
                <w:bCs/>
                <w:color w:val="FFFFFF"/>
              </w:rPr>
              <w:t>Definition</w:t>
            </w:r>
          </w:p>
        </w:tc>
      </w:tr>
      <w:tr w:rsidRPr="00C64922" w:rsidR="00DF16F7" w:rsidTr="00254B4A" w14:paraId="0C120233" w14:textId="77777777">
        <w:trPr>
          <w:trHeight w:val="1097"/>
        </w:trPr>
        <w:tc>
          <w:tcPr>
            <w:tcW w:w="3029" w:type="dxa"/>
            <w:tcBorders>
              <w:top w:val="single" w:color="4F81BD" w:sz="4" w:space="0"/>
              <w:bottom w:val="single" w:color="4F81BD" w:sz="4" w:space="0"/>
              <w:right w:val="nil"/>
            </w:tcBorders>
            <w:shd w:val="clear" w:color="auto" w:fill="FFFFFF"/>
            <w:noWrap/>
            <w:hideMark/>
          </w:tcPr>
          <w:p w:rsidRPr="00D14360" w:rsidR="00A10C4D" w:rsidP="00525520" w:rsidRDefault="00A10C4D" w14:paraId="5916B8D2" w14:textId="77777777">
            <w:pPr>
              <w:rPr>
                <w:rFonts w:ascii="Calibri Light" w:hAnsi="Calibri Light" w:cs="Calibri Light"/>
                <w:b/>
                <w:color w:val="000000"/>
              </w:rPr>
            </w:pPr>
            <w:r w:rsidRPr="00D14360">
              <w:rPr>
                <w:rFonts w:ascii="Calibri Light" w:hAnsi="Calibri Light" w:cs="Calibri Light"/>
                <w:b/>
                <w:bCs/>
                <w:color w:val="000000"/>
              </w:rPr>
              <w:t>sdtc:admissionReferralSourceCode</w:t>
            </w:r>
          </w:p>
          <w:p w:rsidRPr="00D14360" w:rsidR="00A10C4D" w:rsidP="00525520" w:rsidRDefault="00A10C4D" w14:paraId="57BD434E" w14:textId="77777777">
            <w:pPr>
              <w:rPr>
                <w:rFonts w:ascii="Calibri Light" w:hAnsi="Calibri Light" w:cs="Calibri Light"/>
                <w:b/>
                <w:bCs/>
              </w:rPr>
            </w:pPr>
            <w:r w:rsidRPr="00D14360">
              <w:rPr>
                <w:rFonts w:ascii="Calibri Light" w:hAnsi="Calibri Light" w:cs="Calibri Light"/>
                <w:bCs/>
                <w:color w:val="000000"/>
                <w:shd w:val="clear" w:color="auto" w:fill="FFFFFF"/>
              </w:rPr>
              <w:t>[0..1]</w:t>
            </w:r>
          </w:p>
          <w:p w:rsidRPr="00D14360" w:rsidR="00A10C4D" w:rsidP="00525520" w:rsidRDefault="00A10C4D" w14:paraId="12CBDA36" w14:textId="77777777">
            <w:pPr>
              <w:rPr>
                <w:rFonts w:ascii="Calibri Light" w:hAnsi="Calibri Light" w:cs="Calibri Light"/>
                <w:bCs/>
                <w:color w:val="000000"/>
              </w:rPr>
            </w:pPr>
          </w:p>
        </w:tc>
        <w:tc>
          <w:tcPr>
            <w:tcW w:w="6418" w:type="dxa"/>
            <w:tcBorders>
              <w:top w:val="single" w:color="4F81BD" w:sz="4" w:space="0"/>
              <w:bottom w:val="single" w:color="4F81BD" w:sz="4" w:space="0"/>
            </w:tcBorders>
            <w:shd w:val="clear" w:color="auto" w:fill="auto"/>
            <w:hideMark/>
          </w:tcPr>
          <w:p w:rsidRPr="00D14360" w:rsidR="00A10C4D" w:rsidP="009C4D9F" w:rsidRDefault="00A10C4D" w14:paraId="317EF90C" w14:textId="77777777">
            <w:pPr>
              <w:rPr>
                <w:rFonts w:ascii="Calibri Light" w:hAnsi="Calibri Light" w:cs="Calibri Light"/>
              </w:rPr>
            </w:pPr>
            <w:r w:rsidRPr="00D14360">
              <w:rPr>
                <w:rFonts w:ascii="Calibri Light" w:hAnsi="Calibri Light" w:cs="Calibri Light"/>
              </w:rPr>
              <w:t>This element is a coded concept that represents the type of referral. Its RIM source class is PatientEncounter.</w:t>
            </w:r>
          </w:p>
          <w:p w:rsidRPr="00D14360" w:rsidR="00A10C4D" w:rsidP="009C4D9F" w:rsidRDefault="00A10C4D" w14:paraId="6F251A5F"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A10C4D" w14:paraId="7D71A69E" w14:textId="77777777">
            <w:pPr>
              <w:pStyle w:val="ListParagraph"/>
              <w:numPr>
                <w:ilvl w:val="0"/>
                <w:numId w:val="3"/>
              </w:numPr>
              <w:rPr>
                <w:rFonts w:ascii="Calibri Light" w:hAnsi="Calibri Light" w:cs="Calibri Light"/>
                <w:color w:val="000000"/>
              </w:rPr>
            </w:pPr>
            <w:r w:rsidRPr="00D14360">
              <w:rPr>
                <w:rFonts w:ascii="Calibri Light" w:hAnsi="Calibri Light" w:cs="Calibri Light"/>
                <w:color w:val="000000"/>
              </w:rPr>
              <w:t>componentOf/encompassingEncounter</w:t>
            </w:r>
          </w:p>
        </w:tc>
      </w:tr>
      <w:tr w:rsidRPr="00C64922" w:rsidR="00AB2D82" w:rsidTr="00254B4A" w14:paraId="16709577" w14:textId="77777777">
        <w:trPr>
          <w:trHeight w:val="1097"/>
        </w:trPr>
        <w:tc>
          <w:tcPr>
            <w:tcW w:w="3029" w:type="dxa"/>
            <w:tcBorders>
              <w:top w:val="single" w:color="4F81BD" w:sz="4" w:space="0"/>
              <w:bottom w:val="single" w:color="4F81BD" w:sz="4" w:space="0"/>
              <w:right w:val="nil"/>
            </w:tcBorders>
            <w:shd w:val="clear" w:color="auto" w:fill="FFFFFF"/>
            <w:noWrap/>
          </w:tcPr>
          <w:p w:rsidRPr="00D14360" w:rsidR="00AB2D82" w:rsidP="00525520" w:rsidRDefault="00556F9D" w14:paraId="2D7351F5" w14:textId="7AD72F8C">
            <w:pPr>
              <w:rPr>
                <w:rFonts w:ascii="Calibri Light" w:hAnsi="Calibri Light" w:cs="Calibri Light"/>
                <w:b/>
                <w:bCs/>
                <w:color w:val="000000"/>
              </w:rPr>
            </w:pPr>
            <w:r w:rsidRPr="00556F9D">
              <w:rPr>
                <w:rFonts w:ascii="Calibri Light" w:hAnsi="Calibri Light" w:cs="Calibri Light"/>
                <w:b/>
                <w:bCs/>
                <w:color w:val="000000"/>
              </w:rPr>
              <w:t>sdtc:alternateIdentification</w:t>
            </w:r>
          </w:p>
        </w:tc>
        <w:tc>
          <w:tcPr>
            <w:tcW w:w="6418" w:type="dxa"/>
            <w:tcBorders>
              <w:top w:val="single" w:color="4F81BD" w:sz="4" w:space="0"/>
              <w:bottom w:val="single" w:color="4F81BD" w:sz="4" w:space="0"/>
            </w:tcBorders>
            <w:shd w:val="clear" w:color="auto" w:fill="auto"/>
          </w:tcPr>
          <w:p w:rsidRPr="008B4750" w:rsidR="008B4750" w:rsidP="008B4750" w:rsidRDefault="008B4750" w14:paraId="29648767" w14:textId="0FC579BC">
            <w:pPr>
              <w:rPr>
                <w:rFonts w:ascii="Calibri Light" w:hAnsi="Calibri Light" w:cs="Calibri Light"/>
              </w:rPr>
            </w:pPr>
            <w:r w:rsidRPr="008B4750">
              <w:rPr>
                <w:rFonts w:ascii="Calibri Light" w:hAnsi="Calibri Light" w:cs="Calibri Light"/>
              </w:rPr>
              <w:t>The </w:t>
            </w:r>
            <w:hyperlink w:history="1" r:id="rId19">
              <w:r w:rsidRPr="008B4750">
                <w:rPr>
                  <w:rStyle w:val="Hyperlink"/>
                  <w:rFonts w:ascii="Calibri Light" w:hAnsi="Calibri Light" w:cs="Calibri Light"/>
                </w:rPr>
                <w:t>alternateIdentification </w:t>
              </w:r>
            </w:hyperlink>
            <w:r w:rsidRPr="008B4750">
              <w:rPr>
                <w:rFonts w:ascii="Calibri Light" w:hAnsi="Calibri Light" w:cs="Calibri Light"/>
              </w:rPr>
              <w:t>extension provides additional information about an identifier found in the linked role. The extensions augment the id information in the linked role.  The id in the alternateIdentification extension SHALL match an id in the linked role. The alternateIdentification provides additional information about a particular identifier, such as its type. As an extension it needs to be safe for implementers to ignore this additional information.</w:t>
            </w:r>
          </w:p>
          <w:p w:rsidRPr="00815C82" w:rsidR="008B4750" w:rsidP="00815C82" w:rsidRDefault="008B4750" w14:paraId="10AB36BD" w14:textId="77777777">
            <w:pPr>
              <w:pStyle w:val="ListParagraph"/>
              <w:numPr>
                <w:ilvl w:val="0"/>
                <w:numId w:val="3"/>
              </w:numPr>
              <w:rPr>
                <w:rFonts w:ascii="Calibri Light" w:hAnsi="Calibri Light" w:cs="Calibri Light"/>
              </w:rPr>
            </w:pPr>
            <w:r w:rsidRPr="00815C82">
              <w:rPr>
                <w:rFonts w:ascii="Calibri Light" w:hAnsi="Calibri Light" w:cs="Calibri Light"/>
              </w:rPr>
              <w:t>identifiedBy Cardinality is [0..*]</w:t>
            </w:r>
          </w:p>
          <w:p w:rsidRPr="00815C82" w:rsidR="008B4750" w:rsidP="00815C82" w:rsidRDefault="008B4750" w14:paraId="135FB81B" w14:textId="77777777">
            <w:pPr>
              <w:pStyle w:val="ListParagraph"/>
              <w:numPr>
                <w:ilvl w:val="0"/>
                <w:numId w:val="3"/>
              </w:numPr>
              <w:rPr>
                <w:rFonts w:ascii="Calibri Light" w:hAnsi="Calibri Light" w:cs="Calibri Light"/>
              </w:rPr>
            </w:pPr>
            <w:r w:rsidRPr="00815C82">
              <w:rPr>
                <w:rFonts w:ascii="Calibri Light" w:hAnsi="Calibri Light" w:cs="Calibri Light"/>
              </w:rPr>
              <w:t>identifiedBy.typeCode = REL</w:t>
            </w:r>
          </w:p>
          <w:p w:rsidRPr="00815C82" w:rsidR="008B4750" w:rsidP="00815C82" w:rsidRDefault="008B4750" w14:paraId="5A26B1EC" w14:textId="25DBD72C">
            <w:pPr>
              <w:pStyle w:val="ListParagraph"/>
              <w:numPr>
                <w:ilvl w:val="0"/>
                <w:numId w:val="3"/>
              </w:numPr>
              <w:rPr>
                <w:rFonts w:ascii="Calibri Light" w:hAnsi="Calibri Light" w:cs="Calibri Light"/>
              </w:rPr>
            </w:pPr>
            <w:r w:rsidRPr="00815C82">
              <w:rPr>
                <w:rFonts w:ascii="Calibri Light" w:hAnsi="Calibri Light" w:cs="Calibri Light"/>
              </w:rPr>
              <w:t>See slide 8 in </w:t>
            </w:r>
            <w:hyperlink w:history="1" r:id="rId20">
              <w:r w:rsidRPr="00815C82">
                <w:rPr>
                  <w:rStyle w:val="Hyperlink"/>
                  <w:rFonts w:ascii="Calibri Light" w:hAnsi="Calibri Light" w:cs="Calibri Light"/>
                </w:rPr>
                <w:t>attached ppt.</w:t>
              </w:r>
            </w:hyperlink>
          </w:p>
          <w:p w:rsidRPr="00815C82" w:rsidR="00AB2D82" w:rsidP="00815C82" w:rsidRDefault="00000000" w14:paraId="3C1BED6F" w14:textId="7DDA7D76">
            <w:pPr>
              <w:pStyle w:val="ListParagraph"/>
              <w:numPr>
                <w:ilvl w:val="0"/>
                <w:numId w:val="3"/>
              </w:numPr>
              <w:rPr>
                <w:rFonts w:ascii="Calibri Light" w:hAnsi="Calibri Light" w:cs="Calibri Light"/>
              </w:rPr>
            </w:pPr>
            <w:hyperlink w:history="1" r:id="rId21">
              <w:r w:rsidRPr="00815C82" w:rsidR="008B4750">
                <w:rPr>
                  <w:rStyle w:val="Hyperlink"/>
                  <w:rFonts w:ascii="Calibri Light" w:hAnsi="Calibri Light" w:cs="Calibri Light"/>
                </w:rPr>
                <w:t>POCD_HD000040-alternateIdentifier.xls</w:t>
              </w:r>
            </w:hyperlink>
          </w:p>
        </w:tc>
      </w:tr>
      <w:tr w:rsidRPr="00C64922" w:rsidR="00DF16F7" w:rsidTr="00254B4A" w14:paraId="2386886E" w14:textId="77777777">
        <w:trPr>
          <w:trHeight w:val="2321"/>
        </w:trPr>
        <w:tc>
          <w:tcPr>
            <w:tcW w:w="3029" w:type="dxa"/>
            <w:tcBorders>
              <w:right w:val="nil"/>
            </w:tcBorders>
            <w:shd w:val="clear" w:color="auto" w:fill="FFFFFF"/>
            <w:noWrap/>
            <w:hideMark/>
          </w:tcPr>
          <w:p w:rsidRPr="00D14360" w:rsidR="00A10C4D" w:rsidP="00525520" w:rsidRDefault="00A10C4D" w14:paraId="29EB0950" w14:textId="77777777">
            <w:pPr>
              <w:rPr>
                <w:rFonts w:ascii="Calibri Light" w:hAnsi="Calibri Light" w:cs="Calibri Light"/>
                <w:b/>
                <w:color w:val="000000"/>
              </w:rPr>
            </w:pPr>
            <w:r w:rsidRPr="00D14360">
              <w:rPr>
                <w:rFonts w:ascii="Calibri Light" w:hAnsi="Calibri Light" w:cs="Calibri Light"/>
                <w:b/>
                <w:bCs/>
                <w:color w:val="000000"/>
              </w:rPr>
              <w:t>sdtc:asPatientRelationship</w:t>
            </w:r>
          </w:p>
          <w:p w:rsidRPr="00D14360" w:rsidR="00A10C4D" w:rsidP="00525520" w:rsidRDefault="00A10C4D" w14:paraId="38D1110A" w14:textId="77777777">
            <w:pPr>
              <w:rPr>
                <w:rFonts w:ascii="Calibri Light" w:hAnsi="Calibri Light" w:cs="Calibri Light"/>
                <w:b/>
                <w:bCs/>
              </w:rPr>
            </w:pPr>
            <w:r w:rsidRPr="00D14360">
              <w:rPr>
                <w:rFonts w:ascii="Calibri Light" w:hAnsi="Calibri Light" w:cs="Calibri Light"/>
                <w:bCs/>
                <w:color w:val="000000"/>
                <w:shd w:val="clear" w:color="auto" w:fill="FFFFFF"/>
              </w:rPr>
              <w:t>[0..1]</w:t>
            </w:r>
          </w:p>
          <w:p w:rsidRPr="00D14360" w:rsidR="00A10C4D" w:rsidP="00525520" w:rsidRDefault="00A10C4D" w14:paraId="47877158" w14:textId="77777777">
            <w:pPr>
              <w:rPr>
                <w:rFonts w:ascii="Calibri Light" w:hAnsi="Calibri Light" w:cs="Calibri Light"/>
                <w:bCs/>
                <w:color w:val="000000"/>
              </w:rPr>
            </w:pPr>
          </w:p>
        </w:tc>
        <w:tc>
          <w:tcPr>
            <w:tcW w:w="6418" w:type="dxa"/>
            <w:shd w:val="clear" w:color="auto" w:fill="auto"/>
            <w:hideMark/>
          </w:tcPr>
          <w:p w:rsidRPr="00D14360" w:rsidR="00A10C4D" w:rsidP="009C4D9F" w:rsidRDefault="00A10C4D" w14:paraId="3214061A" w14:textId="77777777">
            <w:pPr>
              <w:rPr>
                <w:rFonts w:ascii="Calibri Light" w:hAnsi="Calibri Light" w:cs="Calibri Light"/>
                <w:color w:val="000000"/>
              </w:rPr>
            </w:pPr>
            <w:r w:rsidRPr="00D14360">
              <w:rPr>
                <w:rFonts w:ascii="Calibri Light" w:hAnsi="Calibri Light" w:cs="Calibri Light"/>
                <w:color w:val="000000"/>
              </w:rPr>
              <w:t>Each participant role other than an informant/relatedEntity may have zero or more relationship roles with the patient. Each of these roles can be expressed with an asPatientRelationship element which further describes the type of role using a code element. The informant/relatedEntity participant role already supports specification of the relationship between the informant and the patient via the RelatedEntity classCode, and therefore should not include this extension. (CCD)</w:t>
            </w:r>
          </w:p>
          <w:p w:rsidRPr="00D14360" w:rsidR="00A10C4D" w:rsidP="009C4D9F" w:rsidRDefault="00A10C4D" w14:paraId="453AD1B6"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A10C4D" w14:paraId="7C8C0AC8" w14:textId="77777777">
            <w:pPr>
              <w:pStyle w:val="ListParagraph"/>
              <w:numPr>
                <w:ilvl w:val="0"/>
                <w:numId w:val="3"/>
              </w:numPr>
              <w:rPr>
                <w:rFonts w:ascii="Calibri Light" w:hAnsi="Calibri Light" w:cs="Calibri Light"/>
              </w:rPr>
            </w:pPr>
            <w:r w:rsidRPr="00D14360">
              <w:rPr>
                <w:rFonts w:ascii="Calibri Light" w:hAnsi="Calibri Light" w:cs="Calibri Light"/>
              </w:rPr>
              <w:t>Person</w:t>
            </w:r>
          </w:p>
        </w:tc>
      </w:tr>
      <w:tr w:rsidRPr="00C64922" w:rsidR="00DF16F7" w:rsidTr="00254B4A" w14:paraId="670F79E8" w14:textId="77777777">
        <w:trPr>
          <w:trHeight w:val="1340"/>
        </w:trPr>
        <w:tc>
          <w:tcPr>
            <w:tcW w:w="3029" w:type="dxa"/>
            <w:tcBorders>
              <w:top w:val="single" w:color="4F81BD" w:sz="4" w:space="0"/>
              <w:bottom w:val="single" w:color="4F81BD" w:sz="4" w:space="0"/>
              <w:right w:val="nil"/>
            </w:tcBorders>
            <w:shd w:val="clear" w:color="auto" w:fill="FFFFFF"/>
            <w:noWrap/>
            <w:hideMark/>
          </w:tcPr>
          <w:p w:rsidRPr="00D14360" w:rsidR="00A10C4D" w:rsidP="00525520" w:rsidRDefault="00A10C4D" w14:paraId="7B2C9B7B" w14:textId="77777777">
            <w:pPr>
              <w:rPr>
                <w:rFonts w:ascii="Calibri Light" w:hAnsi="Calibri Light" w:cs="Calibri Light"/>
                <w:b/>
                <w:bCs/>
                <w:color w:val="000000"/>
              </w:rPr>
            </w:pPr>
            <w:r w:rsidRPr="00D14360">
              <w:rPr>
                <w:rFonts w:ascii="Calibri Light" w:hAnsi="Calibri Light" w:cs="Calibri Light"/>
                <w:b/>
                <w:bCs/>
                <w:color w:val="000000"/>
              </w:rPr>
              <w:t>sdtc:birthTime</w:t>
            </w:r>
          </w:p>
        </w:tc>
        <w:tc>
          <w:tcPr>
            <w:tcW w:w="6418" w:type="dxa"/>
            <w:tcBorders>
              <w:top w:val="single" w:color="4F81BD" w:sz="4" w:space="0"/>
              <w:bottom w:val="single" w:color="4F81BD" w:sz="4" w:space="0"/>
            </w:tcBorders>
            <w:shd w:val="clear" w:color="auto" w:fill="auto"/>
            <w:hideMark/>
          </w:tcPr>
          <w:p w:rsidRPr="00D14360" w:rsidR="00A10C4D" w:rsidP="009C4D9F" w:rsidRDefault="00A10C4D" w14:paraId="7955AE5F" w14:textId="77777777">
            <w:pPr>
              <w:rPr>
                <w:rFonts w:ascii="Calibri Light" w:hAnsi="Calibri Light" w:cs="Calibri Light"/>
                <w:color w:val="000000"/>
              </w:rPr>
            </w:pPr>
            <w:r w:rsidRPr="00D14360">
              <w:rPr>
                <w:rFonts w:ascii="Calibri Light" w:hAnsi="Calibri Light" w:cs="Calibri Light"/>
                <w:color w:val="000000"/>
              </w:rPr>
              <w:t>The sdtc:birthTime element allows for the birth date of any person to be recorded. The purpose of this extension is to allow the recording of the subscriber or member of a health plan in cases where the health plan eligibility system has different information on file than the provider does for the patient.</w:t>
            </w:r>
          </w:p>
        </w:tc>
      </w:tr>
      <w:tr w:rsidRPr="00C64922" w:rsidR="00DF16F7" w:rsidTr="00254B4A" w14:paraId="40112B07" w14:textId="77777777">
        <w:trPr>
          <w:trHeight w:val="1340"/>
        </w:trPr>
        <w:tc>
          <w:tcPr>
            <w:tcW w:w="3029" w:type="dxa"/>
            <w:tcBorders>
              <w:right w:val="nil"/>
            </w:tcBorders>
            <w:shd w:val="clear" w:color="auto" w:fill="FFFFFF"/>
            <w:noWrap/>
            <w:hideMark/>
          </w:tcPr>
          <w:p w:rsidRPr="00D14360" w:rsidR="00A10C4D" w:rsidP="00525520" w:rsidRDefault="00A10C4D" w14:paraId="57C49BD0" w14:textId="77777777">
            <w:pPr>
              <w:rPr>
                <w:rFonts w:ascii="Calibri Light" w:hAnsi="Calibri Light" w:cs="Calibri Light"/>
                <w:b/>
                <w:color w:val="000000"/>
              </w:rPr>
            </w:pPr>
            <w:r w:rsidRPr="00D14360">
              <w:rPr>
                <w:rFonts w:ascii="Calibri Light" w:hAnsi="Calibri Light" w:cs="Calibri Light"/>
                <w:b/>
                <w:bCs/>
                <w:color w:val="000000"/>
              </w:rPr>
              <w:t>sdtc:deceasedInd</w:t>
            </w:r>
          </w:p>
          <w:p w:rsidRPr="00D14360" w:rsidR="00A10C4D" w:rsidP="00525520" w:rsidRDefault="00A10C4D" w14:paraId="2C9A4EEF" w14:textId="77777777">
            <w:pPr>
              <w:rPr>
                <w:rFonts w:ascii="Calibri Light" w:hAnsi="Calibri Light" w:cs="Calibri Light"/>
                <w:b/>
                <w:bCs/>
              </w:rPr>
            </w:pPr>
            <w:r w:rsidRPr="00D14360">
              <w:rPr>
                <w:rFonts w:ascii="Calibri Light" w:hAnsi="Calibri Light" w:cs="Calibri Light"/>
                <w:bCs/>
                <w:color w:val="000000"/>
                <w:shd w:val="clear" w:color="auto" w:fill="FFFFFF"/>
              </w:rPr>
              <w:t>[0..1]</w:t>
            </w:r>
          </w:p>
          <w:p w:rsidRPr="00D14360" w:rsidR="00A10C4D" w:rsidP="00525520" w:rsidRDefault="00A10C4D" w14:paraId="36D2EE88" w14:textId="77777777">
            <w:pPr>
              <w:rPr>
                <w:rFonts w:ascii="Calibri Light" w:hAnsi="Calibri Light" w:cs="Calibri Light"/>
                <w:bCs/>
                <w:color w:val="000000"/>
              </w:rPr>
            </w:pPr>
          </w:p>
        </w:tc>
        <w:tc>
          <w:tcPr>
            <w:tcW w:w="6418" w:type="dxa"/>
            <w:shd w:val="clear" w:color="auto" w:fill="auto"/>
            <w:hideMark/>
          </w:tcPr>
          <w:p w:rsidRPr="00D14360" w:rsidR="00A10C4D" w:rsidP="009C4D9F" w:rsidRDefault="00A10C4D" w14:paraId="5515AABA" w14:textId="77777777">
            <w:pPr>
              <w:rPr>
                <w:rFonts w:ascii="Calibri Light" w:hAnsi="Calibri Light" w:cs="Calibri Light"/>
                <w:color w:val="000000"/>
              </w:rPr>
            </w:pPr>
            <w:r w:rsidRPr="00D14360">
              <w:rPr>
                <w:rFonts w:ascii="Calibri Light" w:hAnsi="Calibri Light" w:cs="Calibri Light"/>
                <w:color w:val="000000"/>
              </w:rPr>
              <w:t>The deceasedInd extension is used to record that the recordTarget or subjectPerson is deceased.</w:t>
            </w:r>
          </w:p>
          <w:p w:rsidRPr="00D14360" w:rsidR="00A10C4D" w:rsidP="009C4D9F" w:rsidRDefault="00A10C4D" w14:paraId="3B437ACF"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A10C4D" w14:paraId="26CB3DDA" w14:textId="77777777">
            <w:pPr>
              <w:pStyle w:val="ListParagraph"/>
              <w:numPr>
                <w:ilvl w:val="0"/>
                <w:numId w:val="3"/>
              </w:numPr>
              <w:rPr>
                <w:rFonts w:ascii="Calibri Light" w:hAnsi="Calibri Light" w:cs="Calibri Light"/>
                <w:color w:val="000000"/>
              </w:rPr>
            </w:pPr>
            <w:r w:rsidRPr="00D14360">
              <w:rPr>
                <w:rFonts w:ascii="Calibri Light" w:hAnsi="Calibri Light" w:cs="Calibri Light"/>
                <w:color w:val="000000"/>
              </w:rPr>
              <w:t>recordTarget/patientRole/patient</w:t>
            </w:r>
          </w:p>
          <w:p w:rsidRPr="00D14360" w:rsidR="00A10C4D" w:rsidP="00D14360" w:rsidRDefault="00A10C4D" w14:paraId="5E10A830" w14:textId="77777777">
            <w:pPr>
              <w:pStyle w:val="ListParagraph"/>
              <w:numPr>
                <w:ilvl w:val="0"/>
                <w:numId w:val="3"/>
              </w:numPr>
              <w:rPr>
                <w:rFonts w:ascii="Calibri Light" w:hAnsi="Calibri Light" w:cs="Calibri Light"/>
                <w:color w:val="000000"/>
              </w:rPr>
            </w:pPr>
            <w:r w:rsidRPr="00D14360">
              <w:rPr>
                <w:rFonts w:ascii="Calibri Light" w:hAnsi="Calibri Light" w:cs="Calibri Light"/>
                <w:color w:val="000000"/>
              </w:rPr>
              <w:t>subject/relatedSubject/subject</w:t>
            </w:r>
          </w:p>
        </w:tc>
      </w:tr>
      <w:tr w:rsidRPr="00C64922" w:rsidR="00DF16F7" w:rsidTr="00254B4A" w14:paraId="298FDFCE" w14:textId="77777777">
        <w:trPr>
          <w:trHeight w:val="1223"/>
        </w:trPr>
        <w:tc>
          <w:tcPr>
            <w:tcW w:w="3029" w:type="dxa"/>
            <w:tcBorders>
              <w:top w:val="single" w:color="4F81BD" w:sz="4" w:space="0"/>
              <w:bottom w:val="single" w:color="4F81BD" w:sz="4" w:space="0"/>
              <w:right w:val="nil"/>
            </w:tcBorders>
            <w:shd w:val="clear" w:color="auto" w:fill="FFFFFF"/>
            <w:noWrap/>
            <w:hideMark/>
          </w:tcPr>
          <w:p w:rsidRPr="00D14360" w:rsidR="00A10C4D" w:rsidP="00525520" w:rsidRDefault="00A10C4D" w14:paraId="6DAC9377" w14:textId="77777777">
            <w:pPr>
              <w:rPr>
                <w:rFonts w:ascii="Calibri Light" w:hAnsi="Calibri Light" w:cs="Calibri Light"/>
                <w:b/>
                <w:color w:val="000000"/>
              </w:rPr>
            </w:pPr>
            <w:r w:rsidRPr="00D14360">
              <w:rPr>
                <w:rFonts w:ascii="Calibri Light" w:hAnsi="Calibri Light" w:cs="Calibri Light"/>
                <w:b/>
                <w:bCs/>
                <w:color w:val="000000"/>
              </w:rPr>
              <w:t>sdtc:deceasedTime</w:t>
            </w:r>
          </w:p>
          <w:p w:rsidRPr="00D14360" w:rsidR="00A10C4D" w:rsidP="00525520" w:rsidRDefault="00A10C4D" w14:paraId="10A239F7" w14:textId="77777777">
            <w:pPr>
              <w:rPr>
                <w:rFonts w:ascii="Calibri Light" w:hAnsi="Calibri Light" w:cs="Calibri Light"/>
                <w:b/>
                <w:bCs/>
              </w:rPr>
            </w:pPr>
            <w:r w:rsidRPr="00D14360">
              <w:rPr>
                <w:rFonts w:ascii="Calibri Light" w:hAnsi="Calibri Light" w:cs="Calibri Light"/>
                <w:bCs/>
                <w:color w:val="000000"/>
                <w:shd w:val="clear" w:color="auto" w:fill="FFFFFF"/>
              </w:rPr>
              <w:t>[0..1]</w:t>
            </w:r>
          </w:p>
          <w:p w:rsidRPr="00D14360" w:rsidR="00A10C4D" w:rsidP="00525520" w:rsidRDefault="00A10C4D" w14:paraId="3A96646A" w14:textId="77777777">
            <w:pPr>
              <w:rPr>
                <w:rFonts w:ascii="Calibri Light" w:hAnsi="Calibri Light" w:cs="Calibri Light"/>
                <w:bCs/>
                <w:color w:val="000000"/>
              </w:rPr>
            </w:pPr>
          </w:p>
        </w:tc>
        <w:tc>
          <w:tcPr>
            <w:tcW w:w="6418" w:type="dxa"/>
            <w:tcBorders>
              <w:top w:val="single" w:color="4F81BD" w:sz="4" w:space="0"/>
              <w:bottom w:val="single" w:color="4F81BD" w:sz="4" w:space="0"/>
            </w:tcBorders>
            <w:shd w:val="clear" w:color="auto" w:fill="auto"/>
            <w:hideMark/>
          </w:tcPr>
          <w:p w:rsidRPr="00D14360" w:rsidR="00A10C4D" w:rsidP="009C4D9F" w:rsidRDefault="00A10C4D" w14:paraId="36970C60" w14:textId="77777777">
            <w:pPr>
              <w:rPr>
                <w:rFonts w:ascii="Calibri Light" w:hAnsi="Calibri Light" w:cs="Calibri Light"/>
              </w:rPr>
            </w:pPr>
            <w:r w:rsidRPr="00D14360">
              <w:rPr>
                <w:rFonts w:ascii="Calibri Light" w:hAnsi="Calibri Light" w:cs="Calibri Light"/>
              </w:rPr>
              <w:t>The deceasedTime extension is used to record the time of death for the recordTarget or subjectPerson.</w:t>
            </w:r>
          </w:p>
          <w:p w:rsidRPr="00D14360" w:rsidR="00A10C4D" w:rsidP="009C4D9F" w:rsidRDefault="00A10C4D" w14:paraId="5BC29EDB"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A10C4D" w14:paraId="54552B8C" w14:textId="77777777">
            <w:pPr>
              <w:pStyle w:val="ListParagraph"/>
              <w:numPr>
                <w:ilvl w:val="0"/>
                <w:numId w:val="3"/>
              </w:numPr>
              <w:rPr>
                <w:rFonts w:ascii="Calibri Light" w:hAnsi="Calibri Light" w:cs="Calibri Light"/>
                <w:color w:val="000000"/>
              </w:rPr>
            </w:pPr>
            <w:r w:rsidRPr="00D14360">
              <w:rPr>
                <w:rFonts w:ascii="Calibri Light" w:hAnsi="Calibri Light" w:cs="Calibri Light"/>
                <w:color w:val="000000"/>
              </w:rPr>
              <w:t>recordTarget/patientRole/patient</w:t>
            </w:r>
          </w:p>
          <w:p w:rsidRPr="00D14360" w:rsidR="00A10C4D" w:rsidP="00D14360" w:rsidRDefault="00A10C4D" w14:paraId="62747A97" w14:textId="77777777">
            <w:pPr>
              <w:pStyle w:val="ListParagraph"/>
              <w:numPr>
                <w:ilvl w:val="0"/>
                <w:numId w:val="3"/>
              </w:numPr>
              <w:rPr>
                <w:rFonts w:ascii="Calibri Light" w:hAnsi="Calibri Light" w:cs="Calibri Light"/>
                <w:color w:val="000000"/>
              </w:rPr>
            </w:pPr>
            <w:r w:rsidRPr="00D14360">
              <w:rPr>
                <w:rFonts w:ascii="Calibri Light" w:hAnsi="Calibri Light" w:cs="Calibri Light"/>
                <w:color w:val="000000"/>
              </w:rPr>
              <w:t>subject/relatedSubject/subject</w:t>
            </w:r>
          </w:p>
        </w:tc>
      </w:tr>
      <w:tr w:rsidRPr="00C64922" w:rsidR="00DF16F7" w:rsidTr="00254B4A" w14:paraId="05F5A4D3" w14:textId="77777777">
        <w:trPr>
          <w:trHeight w:val="1871"/>
        </w:trPr>
        <w:tc>
          <w:tcPr>
            <w:tcW w:w="3029" w:type="dxa"/>
            <w:tcBorders>
              <w:right w:val="nil"/>
            </w:tcBorders>
            <w:shd w:val="clear" w:color="auto" w:fill="FFFFFF"/>
            <w:noWrap/>
            <w:hideMark/>
          </w:tcPr>
          <w:p w:rsidRPr="00D14360" w:rsidR="00A10C4D" w:rsidP="00525520" w:rsidRDefault="00A10C4D" w14:paraId="0F89995C" w14:textId="77777777">
            <w:pPr>
              <w:rPr>
                <w:rFonts w:ascii="Calibri Light" w:hAnsi="Calibri Light" w:cs="Calibri Light"/>
                <w:b/>
                <w:color w:val="000000"/>
              </w:rPr>
            </w:pPr>
            <w:r w:rsidRPr="00D14360">
              <w:rPr>
                <w:rFonts w:ascii="Calibri Light" w:hAnsi="Calibri Light" w:cs="Calibri Light"/>
                <w:b/>
                <w:bCs/>
                <w:color w:val="000000"/>
              </w:rPr>
              <w:t>stdc:desc</w:t>
            </w:r>
          </w:p>
          <w:p w:rsidRPr="00D14360" w:rsidR="00A10C4D" w:rsidP="00525520" w:rsidRDefault="00A10C4D" w14:paraId="2CCD28C1" w14:textId="77777777">
            <w:pPr>
              <w:rPr>
                <w:rFonts w:ascii="Calibri Light" w:hAnsi="Calibri Light" w:cs="Calibri Light"/>
                <w:b/>
                <w:bCs/>
              </w:rPr>
            </w:pPr>
            <w:r w:rsidRPr="00D14360">
              <w:rPr>
                <w:rFonts w:ascii="Calibri Light" w:hAnsi="Calibri Light" w:cs="Calibri Light"/>
                <w:bCs/>
                <w:color w:val="000000"/>
                <w:shd w:val="clear" w:color="auto" w:fill="FFFFFF"/>
              </w:rPr>
              <w:t>[0..1]</w:t>
            </w:r>
          </w:p>
          <w:p w:rsidRPr="00D14360" w:rsidR="00A10C4D" w:rsidP="00525520" w:rsidRDefault="00A10C4D" w14:paraId="55A12EC8" w14:textId="77777777">
            <w:pPr>
              <w:rPr>
                <w:rFonts w:ascii="Calibri Light" w:hAnsi="Calibri Light" w:cs="Calibri Light"/>
                <w:bCs/>
                <w:color w:val="000000"/>
              </w:rPr>
            </w:pPr>
          </w:p>
        </w:tc>
        <w:tc>
          <w:tcPr>
            <w:tcW w:w="6418" w:type="dxa"/>
            <w:shd w:val="clear" w:color="auto" w:fill="auto"/>
            <w:hideMark/>
          </w:tcPr>
          <w:p w:rsidRPr="00D14360" w:rsidR="00A10C4D" w:rsidP="009C4D9F" w:rsidRDefault="00A10C4D" w14:paraId="238C911D" w14:textId="77777777">
            <w:pPr>
              <w:rPr>
                <w:rFonts w:ascii="Calibri Light" w:hAnsi="Calibri Light" w:cs="Calibri Light"/>
                <w:color w:val="000000"/>
              </w:rPr>
            </w:pPr>
            <w:r w:rsidRPr="00D14360">
              <w:rPr>
                <w:rFonts w:ascii="Calibri Light" w:hAnsi="Calibri Light" w:cs="Calibri Light"/>
                <w:color w:val="000000"/>
              </w:rPr>
              <w:t xml:space="preserve">The desc extension allows multimedia depictions of patients, healthcare providers, or other individuals to be included in a CDA document. It may be used in any person (or derived) </w:t>
            </w:r>
            <w:r w:rsidRPr="00D14360" w:rsidR="00AA63EE">
              <w:rPr>
                <w:rFonts w:ascii="Calibri Light" w:hAnsi="Calibri Light" w:cs="Calibri Light"/>
                <w:color w:val="000000"/>
              </w:rPr>
              <w:t>entity and</w:t>
            </w:r>
            <w:r w:rsidRPr="00D14360">
              <w:rPr>
                <w:rFonts w:ascii="Calibri Light" w:hAnsi="Calibri Light" w:cs="Calibri Light"/>
                <w:color w:val="000000"/>
              </w:rPr>
              <w:t xml:space="preserve"> appears after the entity name.</w:t>
            </w:r>
          </w:p>
          <w:p w:rsidRPr="00D14360" w:rsidR="00A10C4D" w:rsidP="009C4D9F" w:rsidRDefault="00A10C4D" w14:paraId="62A7D2EF"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A10C4D" w14:paraId="5B540D03" w14:textId="77777777">
            <w:pPr>
              <w:pStyle w:val="ListParagraph"/>
              <w:numPr>
                <w:ilvl w:val="0"/>
                <w:numId w:val="4"/>
              </w:numPr>
              <w:rPr>
                <w:rFonts w:ascii="Calibri Light" w:hAnsi="Calibri Light" w:cs="Calibri Light"/>
                <w:color w:val="000000"/>
              </w:rPr>
            </w:pPr>
            <w:r w:rsidRPr="00D14360">
              <w:rPr>
                <w:rFonts w:ascii="Calibri Light" w:hAnsi="Calibri Light" w:cs="Calibri Light"/>
                <w:color w:val="000000"/>
              </w:rPr>
              <w:t>recordTarget/patientRole/patient</w:t>
            </w:r>
          </w:p>
          <w:p w:rsidRPr="00D14360" w:rsidR="00A10C4D" w:rsidP="00D14360" w:rsidRDefault="00A10C4D" w14:paraId="42842566" w14:textId="77777777">
            <w:pPr>
              <w:pStyle w:val="ListParagraph"/>
              <w:numPr>
                <w:ilvl w:val="0"/>
                <w:numId w:val="4"/>
              </w:numPr>
              <w:rPr>
                <w:rFonts w:ascii="Calibri Light" w:hAnsi="Calibri Light" w:cs="Calibri Light"/>
                <w:color w:val="000000"/>
              </w:rPr>
            </w:pPr>
            <w:r w:rsidRPr="00D14360">
              <w:rPr>
                <w:rFonts w:ascii="Calibri Light" w:hAnsi="Calibri Light" w:cs="Calibri Light"/>
                <w:color w:val="000000"/>
              </w:rPr>
              <w:t>subject/relatedSubject/subject</w:t>
            </w:r>
          </w:p>
          <w:p w:rsidRPr="00D14360" w:rsidR="00A10C4D" w:rsidP="00D14360" w:rsidRDefault="00A10C4D" w14:paraId="629B96D0" w14:textId="77777777">
            <w:pPr>
              <w:pStyle w:val="ListParagraph"/>
              <w:numPr>
                <w:ilvl w:val="0"/>
                <w:numId w:val="4"/>
              </w:numPr>
              <w:rPr>
                <w:rFonts w:ascii="Calibri Light" w:hAnsi="Calibri Light" w:cs="Calibri Light"/>
                <w:color w:val="000000"/>
              </w:rPr>
            </w:pPr>
            <w:r w:rsidRPr="00D14360">
              <w:rPr>
                <w:rFonts w:ascii="Calibri Light" w:hAnsi="Calibri Light" w:cs="Calibri Light"/>
                <w:color w:val="000000"/>
              </w:rPr>
              <w:t>person</w:t>
            </w:r>
          </w:p>
        </w:tc>
      </w:tr>
      <w:tr w:rsidRPr="00C64922" w:rsidR="00DF16F7" w:rsidTr="00254B4A" w14:paraId="2379FF0C" w14:textId="77777777">
        <w:trPr>
          <w:trHeight w:val="620"/>
        </w:trPr>
        <w:tc>
          <w:tcPr>
            <w:tcW w:w="3029" w:type="dxa"/>
            <w:tcBorders>
              <w:top w:val="single" w:color="4F81BD" w:sz="4" w:space="0"/>
              <w:bottom w:val="single" w:color="4F81BD" w:sz="4" w:space="0"/>
              <w:right w:val="nil"/>
            </w:tcBorders>
            <w:shd w:val="clear" w:color="auto" w:fill="FFFFFF"/>
            <w:noWrap/>
            <w:hideMark/>
          </w:tcPr>
          <w:p w:rsidRPr="00D14360" w:rsidR="00A10C4D" w:rsidP="00525520" w:rsidRDefault="00A10C4D" w14:paraId="3BC0DE69" w14:textId="77777777">
            <w:pPr>
              <w:rPr>
                <w:rFonts w:ascii="Calibri Light" w:hAnsi="Calibri Light" w:cs="Calibri Light"/>
                <w:b/>
                <w:color w:val="000000"/>
              </w:rPr>
            </w:pPr>
            <w:r w:rsidRPr="00D14360">
              <w:rPr>
                <w:rFonts w:ascii="Calibri Light" w:hAnsi="Calibri Light" w:cs="Calibri Light"/>
                <w:b/>
                <w:bCs/>
                <w:color w:val="000000"/>
              </w:rPr>
              <w:t>sdtc:dischargeDispositionCode</w:t>
            </w:r>
          </w:p>
        </w:tc>
        <w:tc>
          <w:tcPr>
            <w:tcW w:w="6418" w:type="dxa"/>
            <w:tcBorders>
              <w:top w:val="single" w:color="4F81BD" w:sz="4" w:space="0"/>
              <w:bottom w:val="single" w:color="4F81BD" w:sz="4" w:space="0"/>
            </w:tcBorders>
            <w:shd w:val="clear" w:color="auto" w:fill="auto"/>
            <w:hideMark/>
          </w:tcPr>
          <w:p w:rsidRPr="00D14360" w:rsidR="00A10C4D" w:rsidP="009C4D9F" w:rsidRDefault="00A10C4D" w14:paraId="71213EFA" w14:textId="77777777">
            <w:pPr>
              <w:rPr>
                <w:rFonts w:ascii="Calibri Light" w:hAnsi="Calibri Light" w:cs="Calibri Light"/>
                <w:color w:val="000000"/>
              </w:rPr>
            </w:pPr>
            <w:r w:rsidRPr="00D14360">
              <w:rPr>
                <w:rFonts w:ascii="Calibri Light" w:hAnsi="Calibri Light" w:cs="Calibri Light"/>
                <w:color w:val="000000"/>
              </w:rPr>
              <w:t>The sdtc:dischargeDispositionCode element allows the discharge disposition to be recorded for an encounter act.</w:t>
            </w:r>
          </w:p>
        </w:tc>
      </w:tr>
      <w:tr w:rsidRPr="00C64922" w:rsidR="00DF16F7" w:rsidTr="00254B4A" w14:paraId="04474B55" w14:textId="77777777">
        <w:trPr>
          <w:trHeight w:val="1340"/>
        </w:trPr>
        <w:tc>
          <w:tcPr>
            <w:tcW w:w="3029" w:type="dxa"/>
            <w:tcBorders>
              <w:right w:val="nil"/>
            </w:tcBorders>
            <w:shd w:val="clear" w:color="auto" w:fill="FFFFFF"/>
            <w:noWrap/>
            <w:hideMark/>
          </w:tcPr>
          <w:p w:rsidRPr="00D14360" w:rsidR="00A10C4D" w:rsidP="00525520" w:rsidRDefault="00A10C4D" w14:paraId="1A3A3D83" w14:textId="77777777">
            <w:pPr>
              <w:rPr>
                <w:rFonts w:ascii="Calibri Light" w:hAnsi="Calibri Light" w:cs="Calibri Light"/>
                <w:b/>
                <w:color w:val="000000"/>
              </w:rPr>
            </w:pPr>
            <w:r w:rsidRPr="00D14360">
              <w:rPr>
                <w:rFonts w:ascii="Calibri Light" w:hAnsi="Calibri Light" w:cs="Calibri Light"/>
                <w:b/>
                <w:bCs/>
                <w:color w:val="000000"/>
              </w:rPr>
              <w:t>sdtc:ethnicGroupCode</w:t>
            </w:r>
          </w:p>
          <w:p w:rsidRPr="00D14360" w:rsidR="00A10C4D" w:rsidP="00525520" w:rsidRDefault="00A10C4D" w14:paraId="47568F60" w14:textId="77777777">
            <w:pPr>
              <w:rPr>
                <w:rFonts w:ascii="Calibri Light" w:hAnsi="Calibri Light" w:cs="Calibri Light"/>
                <w:b/>
                <w:bCs/>
              </w:rPr>
            </w:pPr>
            <w:r w:rsidRPr="00D14360">
              <w:rPr>
                <w:rFonts w:ascii="Calibri Light" w:hAnsi="Calibri Light" w:cs="Calibri Light"/>
                <w:bCs/>
                <w:color w:val="000000"/>
                <w:shd w:val="clear" w:color="auto" w:fill="FFFFFF"/>
              </w:rPr>
              <w:t>[0..*]</w:t>
            </w:r>
          </w:p>
          <w:p w:rsidRPr="00D14360" w:rsidR="00A10C4D" w:rsidP="00525520" w:rsidRDefault="00A10C4D" w14:paraId="5EC725F9" w14:textId="77777777">
            <w:pPr>
              <w:rPr>
                <w:rFonts w:ascii="Calibri Light" w:hAnsi="Calibri Light" w:cs="Calibri Light"/>
                <w:bCs/>
                <w:color w:val="000000"/>
              </w:rPr>
            </w:pPr>
          </w:p>
        </w:tc>
        <w:tc>
          <w:tcPr>
            <w:tcW w:w="6418" w:type="dxa"/>
            <w:shd w:val="clear" w:color="auto" w:fill="auto"/>
            <w:hideMark/>
          </w:tcPr>
          <w:p w:rsidRPr="00D14360" w:rsidR="00A10C4D" w:rsidP="009C4D9F" w:rsidRDefault="00A10C4D" w14:paraId="1908A1F8" w14:textId="77777777">
            <w:pPr>
              <w:rPr>
                <w:rFonts w:ascii="Calibri Light" w:hAnsi="Calibri Light" w:cs="Calibri Light"/>
                <w:color w:val="000000"/>
              </w:rPr>
            </w:pPr>
            <w:r w:rsidRPr="00D14360">
              <w:rPr>
                <w:rFonts w:ascii="Calibri Light" w:hAnsi="Calibri Light" w:cs="Calibri Light"/>
                <w:color w:val="000000"/>
              </w:rPr>
              <w:t>This ethnicGroupCode extension is used to record additional ethnicity groups for the recordTarget or subjectPerson.</w:t>
            </w:r>
          </w:p>
          <w:p w:rsidRPr="00D14360" w:rsidR="00A10C4D" w:rsidP="009C4D9F" w:rsidRDefault="00A10C4D" w14:paraId="7B3A58C5"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A10C4D" w14:paraId="086C67D2" w14:textId="77777777">
            <w:pPr>
              <w:pStyle w:val="ListParagraph"/>
              <w:numPr>
                <w:ilvl w:val="0"/>
                <w:numId w:val="4"/>
              </w:numPr>
              <w:rPr>
                <w:rFonts w:ascii="Calibri Light" w:hAnsi="Calibri Light" w:cs="Calibri Light"/>
                <w:color w:val="000000"/>
              </w:rPr>
            </w:pPr>
            <w:r w:rsidRPr="00D14360">
              <w:rPr>
                <w:rFonts w:ascii="Calibri Light" w:hAnsi="Calibri Light" w:cs="Calibri Light"/>
                <w:color w:val="000000"/>
              </w:rPr>
              <w:t>recordTarget/patientRole/patient</w:t>
            </w:r>
          </w:p>
          <w:p w:rsidRPr="00D14360" w:rsidR="00A10C4D" w:rsidP="00D14360" w:rsidRDefault="00A10C4D" w14:paraId="41D78648" w14:textId="77777777">
            <w:pPr>
              <w:pStyle w:val="ListParagraph"/>
              <w:numPr>
                <w:ilvl w:val="0"/>
                <w:numId w:val="4"/>
              </w:numPr>
              <w:rPr>
                <w:rFonts w:ascii="Calibri Light" w:hAnsi="Calibri Light" w:cs="Calibri Light"/>
                <w:color w:val="000000"/>
              </w:rPr>
            </w:pPr>
            <w:r w:rsidRPr="00D14360">
              <w:rPr>
                <w:rFonts w:ascii="Calibri Light" w:hAnsi="Calibri Light" w:cs="Calibri Light"/>
                <w:color w:val="000000"/>
              </w:rPr>
              <w:t>subject/relatedSubject/subject</w:t>
            </w:r>
          </w:p>
        </w:tc>
      </w:tr>
      <w:tr w:rsidRPr="00C64922" w:rsidR="00DF16F7" w:rsidTr="00254B4A" w14:paraId="366FB0C8" w14:textId="77777777">
        <w:trPr>
          <w:trHeight w:val="1520"/>
        </w:trPr>
        <w:tc>
          <w:tcPr>
            <w:tcW w:w="3029" w:type="dxa"/>
            <w:tcBorders>
              <w:top w:val="single" w:color="4F81BD" w:sz="4" w:space="0"/>
              <w:bottom w:val="single" w:color="4F81BD" w:sz="4" w:space="0"/>
              <w:right w:val="nil"/>
            </w:tcBorders>
            <w:shd w:val="clear" w:color="auto" w:fill="FFFFFF"/>
            <w:noWrap/>
            <w:hideMark/>
          </w:tcPr>
          <w:p w:rsidRPr="00D14360" w:rsidR="00A10C4D" w:rsidP="00525520" w:rsidRDefault="00A10C4D" w14:paraId="3E21A0D2" w14:textId="77777777">
            <w:pPr>
              <w:rPr>
                <w:rFonts w:ascii="Calibri Light" w:hAnsi="Calibri Light" w:cs="Calibri Light"/>
                <w:b/>
                <w:color w:val="000000"/>
              </w:rPr>
            </w:pPr>
            <w:r w:rsidRPr="00D14360">
              <w:rPr>
                <w:rFonts w:ascii="Calibri Light" w:hAnsi="Calibri Light" w:cs="Calibri Light"/>
                <w:b/>
                <w:bCs/>
                <w:color w:val="000000"/>
              </w:rPr>
              <w:t>sdtc:functionCode</w:t>
            </w:r>
          </w:p>
          <w:p w:rsidRPr="00D14360" w:rsidR="00A10C4D" w:rsidP="00525520" w:rsidRDefault="00A10C4D" w14:paraId="2B2360D2" w14:textId="77777777">
            <w:pPr>
              <w:rPr>
                <w:rFonts w:ascii="Calibri Light" w:hAnsi="Calibri Light" w:cs="Calibri Light"/>
                <w:b/>
                <w:bCs/>
              </w:rPr>
            </w:pPr>
            <w:r w:rsidRPr="00D14360">
              <w:rPr>
                <w:rFonts w:ascii="Calibri Light" w:hAnsi="Calibri Light" w:cs="Calibri Light"/>
                <w:bCs/>
                <w:color w:val="000000"/>
                <w:shd w:val="clear" w:color="auto" w:fill="FFFFFF"/>
              </w:rPr>
              <w:t>[0..1]</w:t>
            </w:r>
          </w:p>
          <w:p w:rsidRPr="00D14360" w:rsidR="00A10C4D" w:rsidP="00525520" w:rsidRDefault="00A10C4D" w14:paraId="07462B8A" w14:textId="77777777">
            <w:pPr>
              <w:rPr>
                <w:rFonts w:ascii="Calibri Light" w:hAnsi="Calibri Light" w:cs="Calibri Light"/>
                <w:bCs/>
                <w:color w:val="000000"/>
              </w:rPr>
            </w:pPr>
          </w:p>
        </w:tc>
        <w:tc>
          <w:tcPr>
            <w:tcW w:w="6418" w:type="dxa"/>
            <w:tcBorders>
              <w:top w:val="single" w:color="4F81BD" w:sz="4" w:space="0"/>
              <w:bottom w:val="single" w:color="4F81BD" w:sz="4" w:space="0"/>
            </w:tcBorders>
            <w:shd w:val="clear" w:color="auto" w:fill="auto"/>
            <w:hideMark/>
          </w:tcPr>
          <w:p w:rsidRPr="00D14360" w:rsidR="00A10C4D" w:rsidP="009C4D9F" w:rsidRDefault="00A10C4D" w14:paraId="2A00F90B" w14:textId="77777777">
            <w:pPr>
              <w:rPr>
                <w:rFonts w:ascii="Calibri Light" w:hAnsi="Calibri Light" w:cs="Calibri Light"/>
              </w:rPr>
            </w:pPr>
            <w:r w:rsidRPr="00D14360">
              <w:rPr>
                <w:rFonts w:ascii="Calibri Light" w:hAnsi="Calibri Light" w:cs="Calibri Light"/>
              </w:rPr>
              <w:t xml:space="preserve">The sdtc:functionCode extension element allows the function that the participant is doing to be recorded. </w:t>
            </w:r>
          </w:p>
          <w:p w:rsidRPr="00D14360" w:rsidR="009C4D9F" w:rsidP="009C4D9F" w:rsidRDefault="00A10C4D" w14:paraId="025EDF69" w14:textId="77777777">
            <w:pPr>
              <w:rPr>
                <w:rFonts w:ascii="Calibri Light" w:hAnsi="Calibri Light" w:cs="Calibri Light"/>
              </w:rPr>
            </w:pPr>
            <w:r w:rsidRPr="00D14360">
              <w:rPr>
                <w:rFonts w:ascii="Calibri Light" w:hAnsi="Calibri Light" w:cs="Calibri Light"/>
              </w:rPr>
              <w:t>Adds to:</w:t>
            </w:r>
          </w:p>
          <w:p w:rsidRPr="00D14360" w:rsidR="009C4D9F" w:rsidP="0054522C" w:rsidRDefault="00A10C4D" w14:paraId="0CAD6C68" w14:textId="77777777">
            <w:pPr>
              <w:pStyle w:val="ListParagraph"/>
              <w:numPr>
                <w:ilvl w:val="0"/>
                <w:numId w:val="31"/>
              </w:numPr>
              <w:rPr>
                <w:rFonts w:ascii="Calibri Light" w:hAnsi="Calibri Light" w:cs="Calibri Light"/>
                <w:color w:val="000000"/>
              </w:rPr>
            </w:pPr>
            <w:r w:rsidRPr="00D14360">
              <w:rPr>
                <w:rFonts w:ascii="Calibri Light" w:hAnsi="Calibri Light" w:cs="Calibri Light"/>
                <w:color w:val="000000"/>
              </w:rPr>
              <w:t>perfo</w:t>
            </w:r>
            <w:r w:rsidR="00863460">
              <w:rPr>
                <w:rFonts w:ascii="Calibri Light" w:hAnsi="Calibri Light" w:cs="Calibri Light"/>
                <w:color w:val="000000"/>
              </w:rPr>
              <w:t>r</w:t>
            </w:r>
            <w:r w:rsidRPr="00D14360">
              <w:rPr>
                <w:rFonts w:ascii="Calibri Light" w:hAnsi="Calibri Light" w:cs="Calibri Light"/>
                <w:color w:val="000000"/>
              </w:rPr>
              <w:t xml:space="preserve">mer and participant for entries. It currently is available </w:t>
            </w:r>
          </w:p>
          <w:p w:rsidRPr="00D14360" w:rsidR="00A10C4D" w:rsidP="009C4D9F" w:rsidRDefault="00A10C4D" w14:paraId="74247A2B" w14:textId="77777777">
            <w:pPr>
              <w:rPr>
                <w:rFonts w:ascii="Calibri Light" w:hAnsi="Calibri Light" w:cs="Calibri Light"/>
                <w:color w:val="000000"/>
              </w:rPr>
            </w:pPr>
            <w:r w:rsidRPr="00D14360">
              <w:rPr>
                <w:rFonts w:ascii="Calibri Light" w:hAnsi="Calibri Light" w:cs="Calibri Light"/>
                <w:color w:val="000000"/>
              </w:rPr>
              <w:t>for these data elements in the header and just needs to be added for entry representation</w:t>
            </w:r>
            <w:r w:rsidRPr="00D14360" w:rsidR="009C4D9F">
              <w:rPr>
                <w:rFonts w:ascii="Calibri Light" w:hAnsi="Calibri Light" w:cs="Calibri Light"/>
                <w:color w:val="000000"/>
              </w:rPr>
              <w:t>.</w:t>
            </w:r>
          </w:p>
        </w:tc>
      </w:tr>
      <w:tr w:rsidRPr="00C64922" w:rsidR="00DF16F7" w:rsidTr="00254B4A" w14:paraId="289C22D4" w14:textId="77777777">
        <w:trPr>
          <w:trHeight w:val="4211"/>
        </w:trPr>
        <w:tc>
          <w:tcPr>
            <w:tcW w:w="3029" w:type="dxa"/>
            <w:tcBorders>
              <w:right w:val="nil"/>
            </w:tcBorders>
            <w:shd w:val="clear" w:color="auto" w:fill="FFFFFF"/>
            <w:noWrap/>
            <w:hideMark/>
          </w:tcPr>
          <w:p w:rsidRPr="00D14360" w:rsidR="00A10C4D" w:rsidP="00525520" w:rsidRDefault="00A10C4D" w14:paraId="75DDCC3C" w14:textId="77777777">
            <w:pPr>
              <w:rPr>
                <w:rFonts w:ascii="Calibri Light" w:hAnsi="Calibri Light" w:cs="Calibri Light"/>
                <w:b/>
                <w:color w:val="000000"/>
              </w:rPr>
            </w:pPr>
            <w:r w:rsidRPr="00D14360">
              <w:rPr>
                <w:rFonts w:ascii="Calibri Light" w:hAnsi="Calibri Light" w:cs="Calibri Light"/>
                <w:b/>
                <w:bCs/>
                <w:color w:val="000000"/>
              </w:rPr>
              <w:t>sdtc:id</w:t>
            </w:r>
          </w:p>
          <w:p w:rsidRPr="00D14360" w:rsidR="00A10C4D" w:rsidP="00525520" w:rsidRDefault="00A10C4D" w14:paraId="58F102FF" w14:textId="77777777">
            <w:pPr>
              <w:rPr>
                <w:rFonts w:ascii="Calibri Light" w:hAnsi="Calibri Light" w:cs="Calibri Light"/>
                <w:b/>
                <w:bCs/>
              </w:rPr>
            </w:pPr>
            <w:r w:rsidRPr="00D14360">
              <w:rPr>
                <w:rFonts w:ascii="Calibri Light" w:hAnsi="Calibri Light" w:cs="Calibri Light"/>
                <w:bCs/>
                <w:color w:val="000000"/>
                <w:shd w:val="clear" w:color="auto" w:fill="FFFFFF"/>
              </w:rPr>
              <w:t>[0..*]</w:t>
            </w:r>
          </w:p>
          <w:p w:rsidRPr="00D14360" w:rsidR="00A10C4D" w:rsidP="00525520" w:rsidRDefault="00A10C4D" w14:paraId="310CCB60" w14:textId="77777777">
            <w:pPr>
              <w:rPr>
                <w:rFonts w:ascii="Calibri Light" w:hAnsi="Calibri Light" w:cs="Calibri Light"/>
                <w:bCs/>
                <w:color w:val="000000"/>
              </w:rPr>
            </w:pPr>
          </w:p>
        </w:tc>
        <w:tc>
          <w:tcPr>
            <w:tcW w:w="6418" w:type="dxa"/>
            <w:shd w:val="clear" w:color="auto" w:fill="auto"/>
            <w:hideMark/>
          </w:tcPr>
          <w:p w:rsidR="00E93A1E" w:rsidP="00D14360" w:rsidRDefault="00A10C4D" w14:paraId="52E2FA70" w14:textId="77777777">
            <w:pPr>
              <w:ind w:right="-16"/>
              <w:rPr>
                <w:rFonts w:ascii="Calibri Light" w:hAnsi="Calibri Light" w:cs="Calibri Light"/>
                <w:color w:val="000000"/>
              </w:rPr>
            </w:pPr>
            <w:r w:rsidRPr="00D14360">
              <w:rPr>
                <w:rFonts w:ascii="Calibri Light" w:hAnsi="Calibri Light" w:cs="Calibri Light"/>
                <w:color w:val="000000"/>
              </w:rPr>
              <w:t>This id extension is used to record the subject's medical record number or other id.</w:t>
            </w:r>
            <w:r w:rsidRPr="00D14360">
              <w:rPr>
                <w:rFonts w:ascii="Calibri Light" w:hAnsi="Calibri Light" w:cs="Calibri Light"/>
                <w:color w:val="000000"/>
              </w:rPr>
              <w:br/>
            </w:r>
          </w:p>
          <w:p w:rsidRPr="00D14360" w:rsidR="00A10C4D" w:rsidP="00D14360" w:rsidRDefault="00A10C4D" w14:paraId="68AE8F59" w14:textId="77777777">
            <w:pPr>
              <w:ind w:right="-16"/>
              <w:rPr>
                <w:rFonts w:ascii="Calibri Light" w:hAnsi="Calibri Light" w:cs="Calibri Light"/>
                <w:color w:val="000000"/>
              </w:rPr>
            </w:pPr>
            <w:r w:rsidRPr="00D14360">
              <w:rPr>
                <w:rFonts w:ascii="Calibri Light" w:hAnsi="Calibri Light" w:cs="Calibri Light"/>
                <w:color w:val="000000"/>
              </w:rPr>
              <w:t>The id extension in the family history organizer on the related subject allows for unique identification of the family member(s). (C</w:t>
            </w:r>
            <w:r w:rsidRPr="00D14360" w:rsidR="00890FBD">
              <w:rPr>
                <w:rFonts w:ascii="Calibri Light" w:hAnsi="Calibri Light" w:cs="Calibri Light"/>
                <w:color w:val="000000"/>
              </w:rPr>
              <w:t>-</w:t>
            </w:r>
            <w:r w:rsidRPr="00D14360">
              <w:rPr>
                <w:rFonts w:ascii="Calibri Light" w:hAnsi="Calibri Light" w:cs="Calibri Light"/>
                <w:color w:val="000000"/>
              </w:rPr>
              <w:t xml:space="preserve">CDA) CDA Release 2.0 does not provide a mechanism to determine when two participants in different roles are in fact the same entity (i.e., an entity can be a person, organization or device). A CDA Document identifies each participant through the application of a role identifier. This identifier can be used to trace the participation of an entity in a given </w:t>
            </w:r>
            <w:r w:rsidRPr="00D14360" w:rsidR="00AA63EE">
              <w:rPr>
                <w:rFonts w:ascii="Calibri Light" w:hAnsi="Calibri Light" w:cs="Calibri Light"/>
                <w:color w:val="000000"/>
              </w:rPr>
              <w:t>role but</w:t>
            </w:r>
            <w:r w:rsidRPr="00D14360">
              <w:rPr>
                <w:rFonts w:ascii="Calibri Light" w:hAnsi="Calibri Light" w:cs="Calibri Light"/>
                <w:color w:val="000000"/>
              </w:rPr>
              <w:t xml:space="preserve"> cannot necessarily be used to determine that two entities are the same. While more role identities could be provided whose intended use is to unify the entities, this is better modeled through the use of an entity identifier. Therefore, to facilitate this capability, this guide defines an extension to CDA Release 2.0 that allows the person or organization playing the role to be uniquely identified, by the inclusion of an identifier on the entity. </w:t>
            </w:r>
          </w:p>
          <w:p w:rsidRPr="00D14360" w:rsidR="00A10C4D" w:rsidP="009C4D9F" w:rsidRDefault="00A10C4D" w14:paraId="0BBE426B"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A10C4D" w14:paraId="1D06CABB" w14:textId="77777777">
            <w:pPr>
              <w:pStyle w:val="ListParagraph"/>
              <w:numPr>
                <w:ilvl w:val="0"/>
                <w:numId w:val="5"/>
              </w:numPr>
              <w:rPr>
                <w:rFonts w:ascii="Calibri Light" w:hAnsi="Calibri Light" w:cs="Calibri Light"/>
                <w:color w:val="000000"/>
              </w:rPr>
            </w:pPr>
            <w:r w:rsidRPr="00D14360">
              <w:rPr>
                <w:rFonts w:ascii="Calibri Light" w:hAnsi="Calibri Light" w:cs="Calibri Light"/>
              </w:rPr>
              <w:t>subject/relatedSubject</w:t>
            </w:r>
          </w:p>
        </w:tc>
      </w:tr>
      <w:tr w:rsidRPr="00C64922" w:rsidR="00DF16F7" w:rsidTr="00254B4A" w14:paraId="1D11AD15" w14:textId="77777777">
        <w:trPr>
          <w:trHeight w:val="4571"/>
        </w:trPr>
        <w:tc>
          <w:tcPr>
            <w:tcW w:w="3029" w:type="dxa"/>
            <w:tcBorders>
              <w:top w:val="single" w:color="4F81BD" w:sz="4" w:space="0"/>
              <w:bottom w:val="single" w:color="4F81BD" w:sz="4" w:space="0"/>
              <w:right w:val="nil"/>
            </w:tcBorders>
            <w:shd w:val="clear" w:color="auto" w:fill="FFFFFF"/>
            <w:noWrap/>
            <w:hideMark/>
          </w:tcPr>
          <w:p w:rsidRPr="00D14360" w:rsidR="00A10C4D" w:rsidP="00525520" w:rsidRDefault="00A10C4D" w14:paraId="08F0F004" w14:textId="77777777">
            <w:pPr>
              <w:rPr>
                <w:rFonts w:ascii="Calibri Light" w:hAnsi="Calibri Light" w:cs="Calibri Light"/>
                <w:b/>
                <w:color w:val="000000"/>
              </w:rPr>
            </w:pPr>
            <w:r w:rsidRPr="00D14360">
              <w:rPr>
                <w:rFonts w:ascii="Calibri Light" w:hAnsi="Calibri Light" w:cs="Calibri Light"/>
                <w:b/>
                <w:bCs/>
                <w:color w:val="000000"/>
              </w:rPr>
              <w:t>sdtc:inFulfillmentOf1</w:t>
            </w:r>
          </w:p>
          <w:p w:rsidRPr="00D14360" w:rsidR="00A10C4D" w:rsidP="00525520" w:rsidRDefault="00A10C4D" w14:paraId="1E348A7E" w14:textId="77777777">
            <w:pPr>
              <w:rPr>
                <w:rFonts w:ascii="Calibri Light" w:hAnsi="Calibri Light" w:cs="Calibri Light"/>
                <w:b/>
                <w:bCs/>
              </w:rPr>
            </w:pPr>
            <w:r w:rsidRPr="00D14360">
              <w:rPr>
                <w:rFonts w:ascii="Calibri Light" w:hAnsi="Calibri Light" w:cs="Calibri Light"/>
                <w:bCs/>
                <w:color w:val="000000"/>
                <w:shd w:val="clear" w:color="auto" w:fill="FFFFFF"/>
              </w:rPr>
              <w:t>[0..1]</w:t>
            </w:r>
          </w:p>
          <w:p w:rsidRPr="00D14360" w:rsidR="00A10C4D" w:rsidP="00525520" w:rsidRDefault="00A10C4D" w14:paraId="60B1D0B9" w14:textId="77777777">
            <w:pPr>
              <w:rPr>
                <w:rFonts w:ascii="Calibri Light" w:hAnsi="Calibri Light" w:cs="Calibri Light"/>
                <w:bCs/>
                <w:color w:val="000000"/>
              </w:rPr>
            </w:pPr>
          </w:p>
        </w:tc>
        <w:tc>
          <w:tcPr>
            <w:tcW w:w="6418" w:type="dxa"/>
            <w:tcBorders>
              <w:top w:val="single" w:color="4F81BD" w:sz="4" w:space="0"/>
              <w:bottom w:val="single" w:color="4F81BD" w:sz="4" w:space="0"/>
            </w:tcBorders>
            <w:shd w:val="clear" w:color="auto" w:fill="auto"/>
            <w:hideMark/>
          </w:tcPr>
          <w:p w:rsidRPr="00D14360" w:rsidR="00A10C4D" w:rsidP="009C4D9F" w:rsidRDefault="00A10C4D" w14:paraId="20A137F4" w14:textId="77777777">
            <w:pPr>
              <w:rPr>
                <w:rFonts w:ascii="Calibri Light" w:hAnsi="Calibri Light" w:cs="Calibri Light"/>
                <w:color w:val="000000"/>
              </w:rPr>
            </w:pPr>
            <w:r w:rsidRPr="00D14360">
              <w:rPr>
                <w:rFonts w:ascii="Calibri Light" w:hAnsi="Calibri Light" w:cs="Calibri Light"/>
                <w:color w:val="000000"/>
              </w:rPr>
              <w:t>This is an actRelationship called inFulfillmentOf1 that represents the Fulfills General Relationship Operator in QDM 4.1.x in QDM-Base QRDA Category 1, R3 (uses FLFS actRelationship type which is not an allowed actRelationship (entryRelationship) type in CDA). Also create ActReference to contain the pointer to already existing class.</w:t>
            </w:r>
          </w:p>
          <w:p w:rsidRPr="00D14360" w:rsidR="00A10C4D" w:rsidP="009C4D9F" w:rsidRDefault="00A10C4D" w14:paraId="63EC50F3"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A10C4D" w14:paraId="7BEA54CA" w14:textId="77777777">
            <w:pPr>
              <w:pStyle w:val="ListParagraph"/>
              <w:numPr>
                <w:ilvl w:val="0"/>
                <w:numId w:val="5"/>
              </w:numPr>
              <w:rPr>
                <w:rFonts w:ascii="Calibri Light" w:hAnsi="Calibri Light" w:cs="Calibri Light"/>
              </w:rPr>
            </w:pPr>
            <w:r w:rsidRPr="00D14360">
              <w:rPr>
                <w:rFonts w:ascii="Calibri Light" w:hAnsi="Calibri Light" w:cs="Calibri Light"/>
              </w:rPr>
              <w:t>Observation</w:t>
            </w:r>
          </w:p>
          <w:p w:rsidRPr="00D14360" w:rsidR="00A10C4D" w:rsidP="00D14360" w:rsidRDefault="00A10C4D" w14:paraId="67C3B367" w14:textId="77777777">
            <w:pPr>
              <w:pStyle w:val="ListParagraph"/>
              <w:numPr>
                <w:ilvl w:val="0"/>
                <w:numId w:val="5"/>
              </w:numPr>
              <w:rPr>
                <w:rFonts w:ascii="Calibri Light" w:hAnsi="Calibri Light" w:cs="Calibri Light"/>
              </w:rPr>
            </w:pPr>
            <w:r w:rsidRPr="00D14360">
              <w:rPr>
                <w:rFonts w:ascii="Calibri Light" w:hAnsi="Calibri Light" w:cs="Calibri Light"/>
              </w:rPr>
              <w:t>Substance Administration</w:t>
            </w:r>
          </w:p>
          <w:p w:rsidRPr="00D14360" w:rsidR="00A10C4D" w:rsidP="00D14360" w:rsidRDefault="00A10C4D" w14:paraId="59C67785" w14:textId="77777777">
            <w:pPr>
              <w:pStyle w:val="ListParagraph"/>
              <w:numPr>
                <w:ilvl w:val="0"/>
                <w:numId w:val="5"/>
              </w:numPr>
              <w:rPr>
                <w:rFonts w:ascii="Calibri Light" w:hAnsi="Calibri Light" w:cs="Calibri Light"/>
              </w:rPr>
            </w:pPr>
            <w:r w:rsidRPr="00D14360">
              <w:rPr>
                <w:rFonts w:ascii="Calibri Light" w:hAnsi="Calibri Light" w:cs="Calibri Light"/>
              </w:rPr>
              <w:t>Supply</w:t>
            </w:r>
          </w:p>
          <w:p w:rsidRPr="00D14360" w:rsidR="00A10C4D" w:rsidP="00D14360" w:rsidRDefault="00A10C4D" w14:paraId="2DE401E2" w14:textId="77777777">
            <w:pPr>
              <w:pStyle w:val="ListParagraph"/>
              <w:numPr>
                <w:ilvl w:val="0"/>
                <w:numId w:val="5"/>
              </w:numPr>
              <w:rPr>
                <w:rFonts w:ascii="Calibri Light" w:hAnsi="Calibri Light" w:cs="Calibri Light"/>
              </w:rPr>
            </w:pPr>
            <w:r w:rsidRPr="00D14360">
              <w:rPr>
                <w:rFonts w:ascii="Calibri Light" w:hAnsi="Calibri Light" w:cs="Calibri Light"/>
              </w:rPr>
              <w:t>Procedure</w:t>
            </w:r>
          </w:p>
          <w:p w:rsidRPr="00D14360" w:rsidR="00A10C4D" w:rsidP="00D14360" w:rsidRDefault="00A10C4D" w14:paraId="1F290967" w14:textId="77777777">
            <w:pPr>
              <w:pStyle w:val="ListParagraph"/>
              <w:numPr>
                <w:ilvl w:val="0"/>
                <w:numId w:val="5"/>
              </w:numPr>
              <w:rPr>
                <w:rFonts w:ascii="Calibri Light" w:hAnsi="Calibri Light" w:cs="Calibri Light"/>
              </w:rPr>
            </w:pPr>
            <w:r w:rsidRPr="00D14360">
              <w:rPr>
                <w:rFonts w:ascii="Calibri Light" w:hAnsi="Calibri Light" w:cs="Calibri Light"/>
              </w:rPr>
              <w:t>Encounter</w:t>
            </w:r>
          </w:p>
          <w:p w:rsidRPr="00D14360" w:rsidR="00A10C4D" w:rsidP="00D14360" w:rsidRDefault="00A10C4D" w14:paraId="045A8725" w14:textId="77777777">
            <w:pPr>
              <w:pStyle w:val="ListParagraph"/>
              <w:numPr>
                <w:ilvl w:val="0"/>
                <w:numId w:val="5"/>
              </w:numPr>
              <w:rPr>
                <w:rFonts w:ascii="Calibri Light" w:hAnsi="Calibri Light" w:cs="Calibri Light"/>
              </w:rPr>
            </w:pPr>
            <w:r w:rsidRPr="00D14360">
              <w:rPr>
                <w:rFonts w:ascii="Calibri Light" w:hAnsi="Calibri Light" w:cs="Calibri Light"/>
              </w:rPr>
              <w:t>Act</w:t>
            </w:r>
          </w:p>
          <w:p w:rsidRPr="00D14360" w:rsidR="00A10C4D" w:rsidP="009C4D9F" w:rsidRDefault="00A10C4D" w14:paraId="1FFF37F0" w14:textId="77777777">
            <w:pPr>
              <w:rPr>
                <w:rFonts w:ascii="Calibri Light" w:hAnsi="Calibri Light" w:cs="Calibri Light"/>
              </w:rPr>
            </w:pPr>
            <w:r w:rsidRPr="00D14360">
              <w:rPr>
                <w:rFonts w:ascii="Calibri Light" w:hAnsi="Calibri Light" w:cs="Calibri Light"/>
                <w:color w:val="000000"/>
                <w:shd w:val="clear" w:color="auto" w:fill="FFFFFF"/>
              </w:rPr>
              <w:t>Extension will be a pointer (reference) to an already existing order or recommendation. The id of the existing order or recommendation will be used to allow pointing to the already existing data without repeating it in the relationship (ActReference). InFulfillmentOf1 is the relationship between the act that is fulfilling the order/recommendation and that order/recommendation.</w:t>
            </w:r>
          </w:p>
        </w:tc>
      </w:tr>
      <w:tr w:rsidRPr="00C64922" w:rsidR="00DF16F7" w:rsidTr="00254B4A" w14:paraId="6EBE8473" w14:textId="77777777">
        <w:trPr>
          <w:trHeight w:val="1430"/>
        </w:trPr>
        <w:tc>
          <w:tcPr>
            <w:tcW w:w="3029" w:type="dxa"/>
            <w:tcBorders>
              <w:right w:val="nil"/>
            </w:tcBorders>
            <w:shd w:val="clear" w:color="auto" w:fill="FFFFFF"/>
            <w:noWrap/>
            <w:hideMark/>
          </w:tcPr>
          <w:p w:rsidRPr="00D14360" w:rsidR="00A10C4D" w:rsidP="00525520" w:rsidRDefault="00890FBD" w14:paraId="4A29CFA0" w14:textId="77777777">
            <w:pPr>
              <w:rPr>
                <w:rFonts w:ascii="Calibri Light" w:hAnsi="Calibri Light" w:cs="Calibri Light"/>
                <w:b/>
                <w:color w:val="000000"/>
              </w:rPr>
            </w:pPr>
            <w:r w:rsidRPr="00D14360">
              <w:rPr>
                <w:rFonts w:ascii="Calibri Light" w:hAnsi="Calibri Light" w:cs="Calibri Light"/>
                <w:b/>
                <w:bCs/>
                <w:color w:val="000000"/>
              </w:rPr>
              <w:t>S</w:t>
            </w:r>
            <w:r w:rsidRPr="00D14360" w:rsidR="00A10C4D">
              <w:rPr>
                <w:rFonts w:ascii="Calibri Light" w:hAnsi="Calibri Light" w:cs="Calibri Light"/>
                <w:b/>
                <w:bCs/>
                <w:color w:val="000000"/>
              </w:rPr>
              <w:t>dtc:multipleBirthInd</w:t>
            </w:r>
          </w:p>
          <w:p w:rsidRPr="00D14360" w:rsidR="00A10C4D" w:rsidP="00525520" w:rsidRDefault="00A10C4D" w14:paraId="410F1487" w14:textId="77777777">
            <w:pPr>
              <w:rPr>
                <w:rFonts w:ascii="Calibri Light" w:hAnsi="Calibri Light" w:cs="Calibri Light"/>
                <w:b/>
                <w:bCs/>
              </w:rPr>
            </w:pPr>
            <w:r w:rsidRPr="00D14360">
              <w:rPr>
                <w:rFonts w:ascii="Calibri Light" w:hAnsi="Calibri Light" w:cs="Calibri Light"/>
                <w:bCs/>
                <w:color w:val="000000"/>
                <w:shd w:val="clear" w:color="auto" w:fill="FFFFFF"/>
              </w:rPr>
              <w:t>[0..1]</w:t>
            </w:r>
          </w:p>
          <w:p w:rsidRPr="00D14360" w:rsidR="00A10C4D" w:rsidP="00525520" w:rsidRDefault="00A10C4D" w14:paraId="7A934BFE" w14:textId="77777777">
            <w:pPr>
              <w:rPr>
                <w:rFonts w:ascii="Calibri Light" w:hAnsi="Calibri Light" w:cs="Calibri Light"/>
                <w:bCs/>
                <w:color w:val="000000"/>
              </w:rPr>
            </w:pPr>
          </w:p>
        </w:tc>
        <w:tc>
          <w:tcPr>
            <w:tcW w:w="6418" w:type="dxa"/>
            <w:shd w:val="clear" w:color="auto" w:fill="auto"/>
            <w:hideMark/>
          </w:tcPr>
          <w:p w:rsidRPr="00D14360" w:rsidR="00A10C4D" w:rsidP="009C4D9F" w:rsidRDefault="00A10C4D" w14:paraId="7FD73E04" w14:textId="77777777">
            <w:pPr>
              <w:rPr>
                <w:rFonts w:ascii="Calibri Light" w:hAnsi="Calibri Light" w:cs="Calibri Light"/>
                <w:color w:val="000000"/>
              </w:rPr>
            </w:pPr>
            <w:r w:rsidRPr="00D14360">
              <w:rPr>
                <w:rFonts w:ascii="Calibri Light" w:hAnsi="Calibri Light" w:cs="Calibri Light"/>
                <w:color w:val="000000"/>
              </w:rPr>
              <w:t>The multipleBirthInd extension is used to record that the recordTarget or subjectPerson is part of a multiple birth.</w:t>
            </w:r>
          </w:p>
          <w:p w:rsidRPr="00D14360" w:rsidR="00A10C4D" w:rsidP="009C4D9F" w:rsidRDefault="00A10C4D" w14:paraId="7F730B45"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A10C4D" w14:paraId="7B8464F4" w14:textId="77777777">
            <w:pPr>
              <w:pStyle w:val="ListParagraph"/>
              <w:numPr>
                <w:ilvl w:val="0"/>
                <w:numId w:val="6"/>
              </w:numPr>
              <w:rPr>
                <w:rFonts w:ascii="Calibri Light" w:hAnsi="Calibri Light" w:cs="Calibri Light"/>
              </w:rPr>
            </w:pPr>
            <w:r w:rsidRPr="00D14360">
              <w:rPr>
                <w:rFonts w:ascii="Calibri Light" w:hAnsi="Calibri Light" w:cs="Calibri Light"/>
              </w:rPr>
              <w:t>recordTarget/patientRole/patient</w:t>
            </w:r>
          </w:p>
          <w:p w:rsidRPr="00D14360" w:rsidR="00A10C4D" w:rsidP="00D14360" w:rsidRDefault="00A10C4D" w14:paraId="2121CD78" w14:textId="77777777">
            <w:pPr>
              <w:pStyle w:val="ListParagraph"/>
              <w:numPr>
                <w:ilvl w:val="0"/>
                <w:numId w:val="6"/>
              </w:numPr>
              <w:rPr>
                <w:rFonts w:ascii="Calibri Light" w:hAnsi="Calibri Light" w:cs="Calibri Light"/>
              </w:rPr>
            </w:pPr>
            <w:r w:rsidRPr="00D14360">
              <w:rPr>
                <w:rFonts w:ascii="Calibri Light" w:hAnsi="Calibri Light" w:cs="Calibri Light"/>
              </w:rPr>
              <w:t>subject/relatedSubject/subject</w:t>
            </w:r>
          </w:p>
          <w:p w:rsidRPr="00D14360" w:rsidR="00A10C4D" w:rsidP="009C4D9F" w:rsidRDefault="00A10C4D" w14:paraId="28D42C91" w14:textId="77777777">
            <w:pPr>
              <w:rPr>
                <w:rFonts w:ascii="Calibri Light" w:hAnsi="Calibri Light" w:cs="Calibri Light"/>
                <w:color w:val="000000"/>
              </w:rPr>
            </w:pPr>
          </w:p>
        </w:tc>
      </w:tr>
      <w:tr w:rsidRPr="00C64922" w:rsidR="00DF16F7" w:rsidTr="00254B4A" w14:paraId="21795983" w14:textId="77777777">
        <w:trPr>
          <w:trHeight w:val="1610"/>
        </w:trPr>
        <w:tc>
          <w:tcPr>
            <w:tcW w:w="3029" w:type="dxa"/>
            <w:tcBorders>
              <w:top w:val="single" w:color="4F81BD" w:sz="4" w:space="0"/>
              <w:bottom w:val="single" w:color="4F81BD" w:sz="4" w:space="0"/>
              <w:right w:val="nil"/>
            </w:tcBorders>
            <w:shd w:val="clear" w:color="auto" w:fill="FFFFFF"/>
            <w:noWrap/>
            <w:hideMark/>
          </w:tcPr>
          <w:p w:rsidRPr="00D14360" w:rsidR="00A10C4D" w:rsidP="00525520" w:rsidRDefault="00A10C4D" w14:paraId="1DEC1E73" w14:textId="77777777">
            <w:pPr>
              <w:rPr>
                <w:rFonts w:ascii="Calibri Light" w:hAnsi="Calibri Light" w:cs="Calibri Light"/>
                <w:b/>
                <w:color w:val="000000"/>
              </w:rPr>
            </w:pPr>
            <w:r w:rsidRPr="00D14360">
              <w:rPr>
                <w:rFonts w:ascii="Calibri Light" w:hAnsi="Calibri Light" w:cs="Calibri Light"/>
                <w:b/>
                <w:bCs/>
                <w:color w:val="000000"/>
              </w:rPr>
              <w:t>sdtc:multipleBirthOrderNumber</w:t>
            </w:r>
          </w:p>
          <w:p w:rsidRPr="00D14360" w:rsidR="00A10C4D" w:rsidP="00525520" w:rsidRDefault="00A10C4D" w14:paraId="0658E032" w14:textId="77777777">
            <w:pPr>
              <w:rPr>
                <w:rFonts w:ascii="Calibri Light" w:hAnsi="Calibri Light" w:cs="Calibri Light"/>
                <w:b/>
                <w:bCs/>
              </w:rPr>
            </w:pPr>
            <w:r w:rsidRPr="00D14360">
              <w:rPr>
                <w:rFonts w:ascii="Calibri Light" w:hAnsi="Calibri Light" w:cs="Calibri Light"/>
                <w:bCs/>
                <w:color w:val="000000"/>
                <w:shd w:val="clear" w:color="auto" w:fill="FFFFFF"/>
              </w:rPr>
              <w:t>[0..1]</w:t>
            </w:r>
          </w:p>
          <w:p w:rsidRPr="00D14360" w:rsidR="00A10C4D" w:rsidP="00525520" w:rsidRDefault="00A10C4D" w14:paraId="1A9D9D68" w14:textId="77777777">
            <w:pPr>
              <w:rPr>
                <w:rFonts w:ascii="Calibri Light" w:hAnsi="Calibri Light" w:cs="Calibri Light"/>
                <w:bCs/>
                <w:color w:val="000000"/>
              </w:rPr>
            </w:pPr>
          </w:p>
        </w:tc>
        <w:tc>
          <w:tcPr>
            <w:tcW w:w="6418" w:type="dxa"/>
            <w:tcBorders>
              <w:top w:val="single" w:color="4F81BD" w:sz="4" w:space="0"/>
              <w:bottom w:val="single" w:color="4F81BD" w:sz="4" w:space="0"/>
            </w:tcBorders>
            <w:shd w:val="clear" w:color="auto" w:fill="auto"/>
            <w:hideMark/>
          </w:tcPr>
          <w:p w:rsidRPr="00D14360" w:rsidR="00A10C4D" w:rsidP="009C4D9F" w:rsidRDefault="00A10C4D" w14:paraId="2BAC5DF3" w14:textId="77777777">
            <w:pPr>
              <w:rPr>
                <w:rFonts w:ascii="Calibri Light" w:hAnsi="Calibri Light" w:cs="Calibri Light"/>
                <w:color w:val="000000"/>
              </w:rPr>
            </w:pPr>
            <w:r w:rsidRPr="00D14360">
              <w:rPr>
                <w:rFonts w:ascii="Calibri Light" w:hAnsi="Calibri Light" w:cs="Calibri Light"/>
                <w:color w:val="000000"/>
              </w:rPr>
              <w:t>The multipleBirthOrderNumber extension is used to record the order number within a multiple birth that the recordTarget or subjectPerson was born in.</w:t>
            </w:r>
          </w:p>
          <w:p w:rsidRPr="00D14360" w:rsidR="00A10C4D" w:rsidP="009C4D9F" w:rsidRDefault="00A10C4D" w14:paraId="0E9CEB7A"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A10C4D" w14:paraId="350263A3" w14:textId="77777777">
            <w:pPr>
              <w:pStyle w:val="ListParagraph"/>
              <w:numPr>
                <w:ilvl w:val="0"/>
                <w:numId w:val="7"/>
              </w:numPr>
              <w:rPr>
                <w:rFonts w:ascii="Calibri Light" w:hAnsi="Calibri Light" w:cs="Calibri Light"/>
              </w:rPr>
            </w:pPr>
            <w:r w:rsidRPr="00D14360">
              <w:rPr>
                <w:rFonts w:ascii="Calibri Light" w:hAnsi="Calibri Light" w:cs="Calibri Light"/>
              </w:rPr>
              <w:t>recordTarget/patientRole/patient</w:t>
            </w:r>
          </w:p>
          <w:p w:rsidRPr="00D14360" w:rsidR="00A10C4D" w:rsidP="00D14360" w:rsidRDefault="00A10C4D" w14:paraId="37B54686" w14:textId="77777777">
            <w:pPr>
              <w:pStyle w:val="ListParagraph"/>
              <w:numPr>
                <w:ilvl w:val="0"/>
                <w:numId w:val="7"/>
              </w:numPr>
              <w:rPr>
                <w:rFonts w:ascii="Calibri Light" w:hAnsi="Calibri Light" w:cs="Calibri Light"/>
              </w:rPr>
            </w:pPr>
            <w:r w:rsidRPr="00D14360">
              <w:rPr>
                <w:rFonts w:ascii="Calibri Light" w:hAnsi="Calibri Light" w:cs="Calibri Light"/>
              </w:rPr>
              <w:t>subject/relatedSubject/subject</w:t>
            </w:r>
          </w:p>
          <w:p w:rsidRPr="00D14360" w:rsidR="00A10C4D" w:rsidP="009C4D9F" w:rsidRDefault="00A10C4D" w14:paraId="405F4225" w14:textId="77777777">
            <w:pPr>
              <w:rPr>
                <w:rFonts w:ascii="Calibri Light" w:hAnsi="Calibri Light" w:cs="Calibri Light"/>
                <w:color w:val="000000"/>
              </w:rPr>
            </w:pPr>
          </w:p>
        </w:tc>
      </w:tr>
      <w:tr w:rsidRPr="00C64922" w:rsidR="00DF16F7" w:rsidTr="00254B4A" w14:paraId="67DB5245" w14:textId="77777777">
        <w:trPr>
          <w:trHeight w:val="566"/>
        </w:trPr>
        <w:tc>
          <w:tcPr>
            <w:tcW w:w="3029" w:type="dxa"/>
            <w:tcBorders>
              <w:right w:val="nil"/>
            </w:tcBorders>
            <w:shd w:val="clear" w:color="auto" w:fill="FFFFFF"/>
            <w:noWrap/>
            <w:hideMark/>
          </w:tcPr>
          <w:p w:rsidRPr="00D14360" w:rsidR="00A10C4D" w:rsidP="00525520" w:rsidRDefault="00A10C4D" w14:paraId="476BC8C9" w14:textId="77777777">
            <w:pPr>
              <w:rPr>
                <w:rFonts w:ascii="Calibri Light" w:hAnsi="Calibri Light" w:cs="Calibri Light"/>
                <w:b/>
                <w:color w:val="000000"/>
              </w:rPr>
            </w:pPr>
            <w:r w:rsidRPr="00D14360">
              <w:rPr>
                <w:rFonts w:ascii="Calibri Light" w:hAnsi="Calibri Light" w:cs="Calibri Light"/>
                <w:b/>
                <w:bCs/>
                <w:color w:val="000000"/>
              </w:rPr>
              <w:t>sdtc:negationInd</w:t>
            </w:r>
          </w:p>
          <w:p w:rsidRPr="00D14360" w:rsidR="00A10C4D" w:rsidP="00525520" w:rsidRDefault="00A10C4D" w14:paraId="0D02AAD4" w14:textId="77777777">
            <w:pPr>
              <w:rPr>
                <w:rFonts w:ascii="Calibri Light" w:hAnsi="Calibri Light" w:cs="Calibri Light"/>
                <w:b/>
                <w:bCs/>
              </w:rPr>
            </w:pPr>
            <w:r w:rsidRPr="00D14360">
              <w:rPr>
                <w:rFonts w:ascii="Calibri Light" w:hAnsi="Calibri Light" w:cs="Calibri Light"/>
                <w:bCs/>
                <w:color w:val="000000"/>
                <w:shd w:val="clear" w:color="auto" w:fill="FFFFFF"/>
              </w:rPr>
              <w:t>[0..1]</w:t>
            </w:r>
          </w:p>
          <w:p w:rsidRPr="00D14360" w:rsidR="00A10C4D" w:rsidP="00525520" w:rsidRDefault="00A10C4D" w14:paraId="3A603865" w14:textId="77777777">
            <w:pPr>
              <w:rPr>
                <w:rFonts w:ascii="Calibri Light" w:hAnsi="Calibri Light" w:cs="Calibri Light"/>
                <w:bCs/>
                <w:color w:val="000000"/>
              </w:rPr>
            </w:pPr>
          </w:p>
        </w:tc>
        <w:tc>
          <w:tcPr>
            <w:tcW w:w="6418" w:type="dxa"/>
            <w:shd w:val="clear" w:color="auto" w:fill="auto"/>
            <w:hideMark/>
          </w:tcPr>
          <w:p w:rsidRPr="00D14360" w:rsidR="00A10C4D" w:rsidP="009C4D9F" w:rsidRDefault="00A10C4D" w14:paraId="18604912" w14:textId="77777777">
            <w:pPr>
              <w:rPr>
                <w:rFonts w:ascii="Calibri Light" w:hAnsi="Calibri Light" w:cs="Calibri Light"/>
                <w:color w:val="000000"/>
              </w:rPr>
            </w:pPr>
            <w:r w:rsidRPr="00D14360">
              <w:rPr>
                <w:rFonts w:ascii="Calibri Light" w:hAnsi="Calibri Light" w:cs="Calibri Light"/>
                <w:color w:val="000000"/>
              </w:rPr>
              <w:t>The Quality Measures need to be able to state that something did not happen and the reason why that thing did not happen. This is accomplished by setting negationInd=</w:t>
            </w:r>
            <w:r w:rsidRPr="00D14360" w:rsidR="00890FBD">
              <w:rPr>
                <w:rFonts w:ascii="Calibri Light" w:hAnsi="Calibri Light" w:cs="Calibri Light"/>
                <w:color w:val="000000"/>
              </w:rPr>
              <w:t>”</w:t>
            </w:r>
            <w:r w:rsidRPr="00D14360">
              <w:rPr>
                <w:rFonts w:ascii="Calibri Light" w:hAnsi="Calibri Light" w:cs="Calibri Light"/>
                <w:color w:val="000000"/>
              </w:rPr>
              <w:t>true</w:t>
            </w:r>
            <w:r w:rsidRPr="00D14360" w:rsidR="00890FBD">
              <w:rPr>
                <w:rFonts w:ascii="Calibri Light" w:hAnsi="Calibri Light" w:cs="Calibri Light"/>
                <w:color w:val="000000"/>
              </w:rPr>
              <w:t>”</w:t>
            </w:r>
            <w:r w:rsidRPr="00D14360">
              <w:rPr>
                <w:rFonts w:ascii="Calibri Light" w:hAnsi="Calibri Light" w:cs="Calibri Light"/>
                <w:color w:val="000000"/>
              </w:rPr>
              <w:t xml:space="preserve"> and stating the reason (rationale) in a contained Reason template. This is needed for supply and encounters, however CDA has constrained the negationInd out of supply and encounter. (i.e. this device was not supplied because of reason x or this encounter did not happen because of reason y). On 4/23/</w:t>
            </w:r>
            <w:r w:rsidRPr="00D14360" w:rsidR="00B93A73">
              <w:rPr>
                <w:rFonts w:ascii="Calibri Light" w:hAnsi="Calibri Light" w:cs="Calibri Light"/>
                <w:color w:val="000000"/>
              </w:rPr>
              <w:t>2</w:t>
            </w:r>
            <w:r w:rsidRPr="00D14360">
              <w:rPr>
                <w:rFonts w:ascii="Calibri Light" w:hAnsi="Calibri Light" w:cs="Calibri Light"/>
                <w:color w:val="000000"/>
              </w:rPr>
              <w:t xml:space="preserve">015 this proposal was withdrawn. Despite the argument for a consistent approach for negation on all act classes and acknowledgement of the issues unique to negation for observation acts, the proposal was withdrawn based on the requirement in the CDA R2 standard, </w:t>
            </w:r>
            <w:r w:rsidRPr="00D14360" w:rsidR="00693FC4">
              <w:rPr>
                <w:rFonts w:ascii="Calibri Light" w:hAnsi="Calibri Light" w:cs="Calibri Light"/>
                <w:color w:val="000000"/>
              </w:rPr>
              <w:t>C</w:t>
            </w:r>
            <w:r w:rsidRPr="00D14360">
              <w:rPr>
                <w:rFonts w:ascii="Calibri Light" w:hAnsi="Calibri Light" w:cs="Calibri Light"/>
                <w:color w:val="000000"/>
              </w:rPr>
              <w:t xml:space="preserve">hapter 1.4 CDA Extensibility, </w:t>
            </w:r>
            <w:r w:rsidRPr="00D14360" w:rsidR="00890FBD">
              <w:rPr>
                <w:rFonts w:ascii="Calibri Light" w:hAnsi="Calibri Light" w:cs="Calibri Light"/>
                <w:color w:val="000000"/>
              </w:rPr>
              <w:t>“</w:t>
            </w:r>
            <w:r w:rsidRPr="00D14360">
              <w:rPr>
                <w:rFonts w:ascii="Calibri Light" w:hAnsi="Calibri Light" w:cs="Calibri Light"/>
                <w:color w:val="000000"/>
              </w:rPr>
              <w:t>These extensions should not change the meaning of any of the standard data items, and receivers must be able to safely ignore these elements. Document recipients must be able to faithfully render the CDA document while ignoring extensions.</w:t>
            </w:r>
            <w:r w:rsidRPr="00D14360" w:rsidR="00890FBD">
              <w:rPr>
                <w:rFonts w:ascii="Calibri Light" w:hAnsi="Calibri Light" w:cs="Calibri Light"/>
                <w:color w:val="000000"/>
              </w:rPr>
              <w:t>”</w:t>
            </w:r>
          </w:p>
          <w:p w:rsidRPr="00D14360" w:rsidR="00A10C4D" w:rsidP="009C4D9F" w:rsidRDefault="00A10C4D" w14:paraId="40DFEADD"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A10C4D" w14:paraId="69420A62" w14:textId="77777777">
            <w:pPr>
              <w:pStyle w:val="ListParagraph"/>
              <w:numPr>
                <w:ilvl w:val="0"/>
                <w:numId w:val="8"/>
              </w:numPr>
              <w:rPr>
                <w:rFonts w:ascii="Calibri Light" w:hAnsi="Calibri Light" w:cs="Calibri Light"/>
              </w:rPr>
            </w:pPr>
            <w:r w:rsidRPr="00D14360">
              <w:rPr>
                <w:rFonts w:ascii="Calibri Light" w:hAnsi="Calibri Light" w:cs="Calibri Light"/>
              </w:rPr>
              <w:t>Supply</w:t>
            </w:r>
          </w:p>
          <w:p w:rsidRPr="00D14360" w:rsidR="00A10C4D" w:rsidP="00D14360" w:rsidRDefault="00A10C4D" w14:paraId="2595333C" w14:textId="77777777">
            <w:pPr>
              <w:pStyle w:val="ListParagraph"/>
              <w:numPr>
                <w:ilvl w:val="0"/>
                <w:numId w:val="8"/>
              </w:numPr>
              <w:rPr>
                <w:rFonts w:ascii="Calibri Light" w:hAnsi="Calibri Light" w:cs="Calibri Light"/>
              </w:rPr>
            </w:pPr>
            <w:r w:rsidRPr="00D14360">
              <w:rPr>
                <w:rFonts w:ascii="Calibri Light" w:hAnsi="Calibri Light" w:cs="Calibri Light"/>
              </w:rPr>
              <w:t>Encounter</w:t>
            </w:r>
          </w:p>
        </w:tc>
      </w:tr>
      <w:tr w:rsidRPr="00C64922" w:rsidR="00DF16F7" w:rsidTr="00254B4A" w14:paraId="46A5B44B" w14:textId="77777777">
        <w:trPr>
          <w:trHeight w:val="1331"/>
        </w:trPr>
        <w:tc>
          <w:tcPr>
            <w:tcW w:w="3029" w:type="dxa"/>
            <w:tcBorders>
              <w:top w:val="single" w:color="4F81BD" w:sz="4" w:space="0"/>
              <w:bottom w:val="single" w:color="4F81BD" w:sz="4" w:space="0"/>
              <w:right w:val="nil"/>
            </w:tcBorders>
            <w:shd w:val="clear" w:color="auto" w:fill="FFFFFF"/>
            <w:noWrap/>
            <w:hideMark/>
          </w:tcPr>
          <w:p w:rsidRPr="00D14360" w:rsidR="00A10C4D" w:rsidP="00525520" w:rsidRDefault="00A10C4D" w14:paraId="63F01A39" w14:textId="77777777">
            <w:pPr>
              <w:rPr>
                <w:rFonts w:ascii="Calibri Light" w:hAnsi="Calibri Light" w:cs="Calibri Light"/>
                <w:b/>
                <w:color w:val="000000"/>
              </w:rPr>
            </w:pPr>
            <w:r w:rsidRPr="00D14360">
              <w:rPr>
                <w:rFonts w:ascii="Calibri Light" w:hAnsi="Calibri Light" w:cs="Calibri Light"/>
                <w:b/>
                <w:bCs/>
                <w:color w:val="000000"/>
              </w:rPr>
              <w:t>sdtc:patient</w:t>
            </w:r>
          </w:p>
          <w:p w:rsidRPr="00D14360" w:rsidR="00A10C4D" w:rsidP="00525520" w:rsidRDefault="00A10C4D" w14:paraId="0D2AF1E6" w14:textId="77777777">
            <w:pPr>
              <w:rPr>
                <w:rFonts w:ascii="Calibri Light" w:hAnsi="Calibri Light" w:cs="Calibri Light"/>
                <w:b/>
                <w:bCs/>
              </w:rPr>
            </w:pPr>
            <w:r w:rsidRPr="00D14360">
              <w:rPr>
                <w:rFonts w:ascii="Calibri Light" w:hAnsi="Calibri Light" w:cs="Calibri Light"/>
                <w:bCs/>
                <w:color w:val="000000"/>
                <w:shd w:val="clear" w:color="auto" w:fill="FFFFFF"/>
              </w:rPr>
              <w:t>[0..1]</w:t>
            </w:r>
          </w:p>
          <w:p w:rsidRPr="00D14360" w:rsidR="00A10C4D" w:rsidP="00525520" w:rsidRDefault="00A10C4D" w14:paraId="438EBB54" w14:textId="77777777">
            <w:pPr>
              <w:rPr>
                <w:rFonts w:ascii="Calibri Light" w:hAnsi="Calibri Light" w:cs="Calibri Light"/>
                <w:bCs/>
                <w:color w:val="000000"/>
              </w:rPr>
            </w:pPr>
          </w:p>
        </w:tc>
        <w:tc>
          <w:tcPr>
            <w:tcW w:w="6418" w:type="dxa"/>
            <w:tcBorders>
              <w:top w:val="single" w:color="4F81BD" w:sz="4" w:space="0"/>
              <w:bottom w:val="single" w:color="4F81BD" w:sz="4" w:space="0"/>
            </w:tcBorders>
            <w:shd w:val="clear" w:color="auto" w:fill="auto"/>
            <w:hideMark/>
          </w:tcPr>
          <w:p w:rsidRPr="00D14360" w:rsidR="00A10C4D" w:rsidP="009C4D9F" w:rsidRDefault="00A10C4D" w14:paraId="55B556E3" w14:textId="77777777">
            <w:pPr>
              <w:rPr>
                <w:rFonts w:ascii="Calibri Light" w:hAnsi="Calibri Light" w:cs="Calibri Light"/>
                <w:color w:val="000000"/>
              </w:rPr>
            </w:pPr>
            <w:r w:rsidRPr="00D14360">
              <w:rPr>
                <w:rFonts w:ascii="Calibri Light" w:hAnsi="Calibri Light" w:cs="Calibri Light"/>
                <w:color w:val="000000"/>
              </w:rPr>
              <w:t>The sdtc:patient extension element allows for the patient</w:t>
            </w:r>
            <w:r w:rsidRPr="00D14360" w:rsidR="00890FBD">
              <w:rPr>
                <w:rFonts w:ascii="Calibri Light" w:hAnsi="Calibri Light" w:cs="Calibri Light"/>
                <w:color w:val="000000"/>
              </w:rPr>
              <w:t>’</w:t>
            </w:r>
            <w:r w:rsidRPr="00D14360">
              <w:rPr>
                <w:rFonts w:ascii="Calibri Light" w:hAnsi="Calibri Light" w:cs="Calibri Light"/>
                <w:color w:val="000000"/>
              </w:rPr>
              <w:t>s identifier, used by a given provider, to be reported. The provider in their role as an assigned entity is related to the patient.</w:t>
            </w:r>
          </w:p>
          <w:p w:rsidRPr="00D14360" w:rsidR="00A10C4D" w:rsidP="009C4D9F" w:rsidRDefault="00A10C4D" w14:paraId="28D32659"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A10C4D" w14:paraId="4772DCAE" w14:textId="77777777">
            <w:pPr>
              <w:pStyle w:val="ListParagraph"/>
              <w:numPr>
                <w:ilvl w:val="0"/>
                <w:numId w:val="9"/>
              </w:numPr>
              <w:rPr>
                <w:rFonts w:ascii="Calibri Light" w:hAnsi="Calibri Light" w:cs="Calibri Light"/>
              </w:rPr>
            </w:pPr>
            <w:r w:rsidRPr="00D14360">
              <w:rPr>
                <w:rFonts w:ascii="Calibri Light" w:hAnsi="Calibri Light" w:cs="Calibri Light"/>
              </w:rPr>
              <w:t>AssignedEntity</w:t>
            </w:r>
          </w:p>
          <w:p w:rsidRPr="00D14360" w:rsidR="00A10C4D" w:rsidP="009C4D9F" w:rsidRDefault="00A10C4D" w14:paraId="1C88C978" w14:textId="77777777">
            <w:pPr>
              <w:rPr>
                <w:rFonts w:ascii="Calibri Light" w:hAnsi="Calibri Light" w:cs="Calibri Light"/>
                <w:color w:val="000000"/>
              </w:rPr>
            </w:pPr>
          </w:p>
        </w:tc>
      </w:tr>
      <w:tr w:rsidRPr="00C64922" w:rsidR="00DF16F7" w:rsidTr="00254B4A" w14:paraId="4421858B" w14:textId="77777777">
        <w:trPr>
          <w:trHeight w:val="1601"/>
        </w:trPr>
        <w:tc>
          <w:tcPr>
            <w:tcW w:w="3029" w:type="dxa"/>
            <w:tcBorders>
              <w:right w:val="nil"/>
            </w:tcBorders>
            <w:shd w:val="clear" w:color="auto" w:fill="FFFFFF"/>
            <w:noWrap/>
            <w:hideMark/>
          </w:tcPr>
          <w:p w:rsidRPr="00D14360" w:rsidR="00A10C4D" w:rsidP="00525520" w:rsidRDefault="00A10C4D" w14:paraId="5E0287D2" w14:textId="77777777">
            <w:pPr>
              <w:rPr>
                <w:rFonts w:ascii="Calibri Light" w:hAnsi="Calibri Light" w:cs="Calibri Light"/>
                <w:b/>
                <w:color w:val="000000"/>
              </w:rPr>
            </w:pPr>
            <w:r w:rsidRPr="00D14360">
              <w:rPr>
                <w:rFonts w:ascii="Calibri Light" w:hAnsi="Calibri Light" w:cs="Calibri Light"/>
                <w:b/>
                <w:bCs/>
                <w:color w:val="000000"/>
              </w:rPr>
              <w:t>sdtc:precondition1</w:t>
            </w:r>
          </w:p>
          <w:p w:rsidRPr="00D14360" w:rsidR="00A10C4D" w:rsidP="00525520" w:rsidRDefault="00A10C4D" w14:paraId="222176AE" w14:textId="77777777">
            <w:pPr>
              <w:rPr>
                <w:rFonts w:ascii="Calibri Light" w:hAnsi="Calibri Light" w:cs="Calibri Light"/>
                <w:b/>
                <w:bCs/>
              </w:rPr>
            </w:pPr>
            <w:r w:rsidRPr="00D14360">
              <w:rPr>
                <w:rFonts w:ascii="Calibri Light" w:hAnsi="Calibri Light" w:cs="Calibri Light"/>
                <w:bCs/>
                <w:color w:val="000000"/>
                <w:shd w:val="clear" w:color="auto" w:fill="FFFFFF"/>
              </w:rPr>
              <w:t>[0..*]</w:t>
            </w:r>
          </w:p>
          <w:p w:rsidRPr="00D14360" w:rsidR="00A10C4D" w:rsidP="00525520" w:rsidRDefault="00A10C4D" w14:paraId="78D2C08F" w14:textId="77777777">
            <w:pPr>
              <w:rPr>
                <w:rFonts w:ascii="Calibri Light" w:hAnsi="Calibri Light" w:cs="Calibri Light"/>
                <w:bCs/>
                <w:color w:val="000000"/>
              </w:rPr>
            </w:pPr>
          </w:p>
        </w:tc>
        <w:tc>
          <w:tcPr>
            <w:tcW w:w="6418" w:type="dxa"/>
            <w:shd w:val="clear" w:color="auto" w:fill="auto"/>
            <w:hideMark/>
          </w:tcPr>
          <w:p w:rsidRPr="00D14360" w:rsidR="00A10C4D" w:rsidP="009C4D9F" w:rsidRDefault="00A10C4D" w14:paraId="48321580" w14:textId="705D461B">
            <w:pPr>
              <w:rPr>
                <w:rFonts w:ascii="Calibri Light" w:hAnsi="Calibri Light" w:cs="Calibri Light"/>
                <w:color w:val="000000"/>
              </w:rPr>
            </w:pPr>
            <w:r w:rsidRPr="00D14360">
              <w:rPr>
                <w:rFonts w:ascii="Calibri Light" w:hAnsi="Calibri Light" w:cs="Calibri Light"/>
                <w:color w:val="000000"/>
              </w:rPr>
              <w:t xml:space="preserve">The sdtc:precondition1 extension allows for the association of a criterion with a reference range (ObservationRange), which allows the expression in a </w:t>
            </w:r>
            <w:r w:rsidR="001E18AB">
              <w:rPr>
                <w:rFonts w:ascii="Calibri Light" w:hAnsi="Calibri Light" w:cs="Calibri Light"/>
                <w:color w:val="000000"/>
              </w:rPr>
              <w:t>laboratory</w:t>
            </w:r>
            <w:r w:rsidRPr="00D14360" w:rsidR="001E18AB">
              <w:rPr>
                <w:rFonts w:ascii="Calibri Light" w:hAnsi="Calibri Light" w:cs="Calibri Light"/>
                <w:color w:val="000000"/>
              </w:rPr>
              <w:t xml:space="preserve"> </w:t>
            </w:r>
            <w:r w:rsidRPr="00D14360">
              <w:rPr>
                <w:rFonts w:ascii="Calibri Light" w:hAnsi="Calibri Light" w:cs="Calibri Light"/>
                <w:color w:val="000000"/>
              </w:rPr>
              <w:t>report that a reference range is conditional on some criterion such as patient sex or age (or a combination of criterion).</w:t>
            </w:r>
          </w:p>
          <w:p w:rsidRPr="00D14360" w:rsidR="00A10C4D" w:rsidP="009C4D9F" w:rsidRDefault="00A10C4D" w14:paraId="446FAA8A"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2F4C20" w14:paraId="0AEE3E36" w14:textId="45577D28">
            <w:pPr>
              <w:pStyle w:val="ListParagraph"/>
              <w:numPr>
                <w:ilvl w:val="0"/>
                <w:numId w:val="9"/>
              </w:numPr>
              <w:rPr>
                <w:rFonts w:ascii="Calibri Light" w:hAnsi="Calibri Light" w:cs="Calibri Light"/>
              </w:rPr>
            </w:pPr>
            <w:r>
              <w:rPr>
                <w:rFonts w:ascii="Calibri Light" w:hAnsi="Calibri Light" w:cs="Calibri Light"/>
              </w:rPr>
              <w:t>o</w:t>
            </w:r>
            <w:r w:rsidRPr="00D14360" w:rsidR="00A10C4D">
              <w:rPr>
                <w:rFonts w:ascii="Calibri Light" w:hAnsi="Calibri Light" w:cs="Calibri Light"/>
              </w:rPr>
              <w:t>bservationRange</w:t>
            </w:r>
          </w:p>
          <w:p w:rsidRPr="00D14360" w:rsidR="00A10C4D" w:rsidP="009C4D9F" w:rsidRDefault="00A10C4D" w14:paraId="70D55B6E" w14:textId="77777777">
            <w:pPr>
              <w:rPr>
                <w:rFonts w:ascii="Calibri Light" w:hAnsi="Calibri Light" w:cs="Calibri Light"/>
                <w:color w:val="000000"/>
              </w:rPr>
            </w:pPr>
          </w:p>
        </w:tc>
      </w:tr>
      <w:tr w:rsidRPr="00C64922" w:rsidR="00DF16F7" w:rsidTr="00254B4A" w14:paraId="6F923E5E" w14:textId="77777777">
        <w:trPr>
          <w:trHeight w:val="2600"/>
        </w:trPr>
        <w:tc>
          <w:tcPr>
            <w:tcW w:w="3029" w:type="dxa"/>
            <w:tcBorders>
              <w:top w:val="single" w:color="4F81BD" w:sz="4" w:space="0"/>
              <w:bottom w:val="single" w:color="4F81BD" w:sz="4" w:space="0"/>
              <w:right w:val="nil"/>
            </w:tcBorders>
            <w:shd w:val="clear" w:color="auto" w:fill="FFFFFF"/>
            <w:noWrap/>
            <w:hideMark/>
          </w:tcPr>
          <w:p w:rsidRPr="00D14360" w:rsidR="00A10C4D" w:rsidP="00525520" w:rsidRDefault="00A10C4D" w14:paraId="550D05A1" w14:textId="77777777">
            <w:pPr>
              <w:rPr>
                <w:rFonts w:ascii="Calibri Light" w:hAnsi="Calibri Light" w:cs="Calibri Light"/>
                <w:b/>
                <w:color w:val="000000"/>
              </w:rPr>
            </w:pPr>
            <w:r w:rsidRPr="00D14360">
              <w:rPr>
                <w:rFonts w:ascii="Calibri Light" w:hAnsi="Calibri Light" w:cs="Calibri Light"/>
                <w:b/>
                <w:bCs/>
                <w:color w:val="000000"/>
              </w:rPr>
              <w:t>sdtc:priorityNumber</w:t>
            </w:r>
          </w:p>
          <w:p w:rsidRPr="00D14360" w:rsidR="00A10C4D" w:rsidP="00525520" w:rsidRDefault="00A10C4D" w14:paraId="6F9DCD0C" w14:textId="77777777">
            <w:pPr>
              <w:rPr>
                <w:rFonts w:ascii="Calibri Light" w:hAnsi="Calibri Light" w:cs="Calibri Light"/>
                <w:b/>
                <w:bCs/>
              </w:rPr>
            </w:pPr>
            <w:r w:rsidRPr="00D14360">
              <w:rPr>
                <w:rFonts w:ascii="Calibri Light" w:hAnsi="Calibri Light" w:cs="Calibri Light"/>
                <w:bCs/>
                <w:color w:val="000000"/>
                <w:shd w:val="clear" w:color="auto" w:fill="FFFFFF"/>
              </w:rPr>
              <w:t>[0..1]</w:t>
            </w:r>
          </w:p>
          <w:p w:rsidRPr="00D14360" w:rsidR="00A10C4D" w:rsidP="00525520" w:rsidRDefault="00A10C4D" w14:paraId="13D04437" w14:textId="77777777">
            <w:pPr>
              <w:rPr>
                <w:rFonts w:ascii="Calibri Light" w:hAnsi="Calibri Light" w:cs="Calibri Light"/>
                <w:bCs/>
                <w:color w:val="000000"/>
              </w:rPr>
            </w:pPr>
          </w:p>
        </w:tc>
        <w:tc>
          <w:tcPr>
            <w:tcW w:w="6418" w:type="dxa"/>
            <w:tcBorders>
              <w:top w:val="single" w:color="4F81BD" w:sz="4" w:space="0"/>
              <w:bottom w:val="single" w:color="4F81BD" w:sz="4" w:space="0"/>
            </w:tcBorders>
            <w:shd w:val="clear" w:color="auto" w:fill="auto"/>
            <w:hideMark/>
          </w:tcPr>
          <w:p w:rsidRPr="00D14360" w:rsidR="00A10C4D" w:rsidP="009C4D9F" w:rsidRDefault="00A10C4D" w14:paraId="37D5B963" w14:textId="77777777">
            <w:pPr>
              <w:rPr>
                <w:rFonts w:ascii="Calibri Light" w:hAnsi="Calibri Light" w:cs="Calibri Light"/>
                <w:color w:val="000000"/>
              </w:rPr>
            </w:pPr>
            <w:r w:rsidRPr="00D14360">
              <w:rPr>
                <w:rFonts w:ascii="Calibri Light" w:hAnsi="Calibri Light" w:cs="Calibri Light"/>
                <w:color w:val="000000"/>
              </w:rPr>
              <w:t>The sdtc:priorityNumber extension element allows the priority order of a set of acts to be reported through the use of this element in the component actRelationship of an organizer source act that holds the set of acts being ranked. The RIM states, that priorityNumber is an integer specifying the relative preference for considering this relationship before other like-typed relationships having the same source Act. Relationships with lower priorityNumber values are considered before and above those with higher values.</w:t>
            </w:r>
          </w:p>
          <w:p w:rsidRPr="00D14360" w:rsidR="00A10C4D" w:rsidP="009C4D9F" w:rsidRDefault="00A10C4D" w14:paraId="1D35E8C7"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2F4C20" w14:paraId="382FDDA8" w14:textId="48695168">
            <w:pPr>
              <w:pStyle w:val="ListParagraph"/>
              <w:numPr>
                <w:ilvl w:val="0"/>
                <w:numId w:val="9"/>
              </w:numPr>
              <w:rPr>
                <w:rFonts w:ascii="Calibri Light" w:hAnsi="Calibri Light" w:cs="Calibri Light"/>
              </w:rPr>
            </w:pPr>
            <w:r>
              <w:rPr>
                <w:rFonts w:ascii="Calibri Light" w:hAnsi="Calibri Light" w:cs="Calibri Light"/>
              </w:rPr>
              <w:t>o</w:t>
            </w:r>
            <w:r w:rsidRPr="00D14360" w:rsidR="00A10C4D">
              <w:rPr>
                <w:rFonts w:ascii="Calibri Light" w:hAnsi="Calibri Light" w:cs="Calibri Light"/>
              </w:rPr>
              <w:t>rganizer/component</w:t>
            </w:r>
          </w:p>
          <w:p w:rsidRPr="00D14360" w:rsidR="00A10C4D" w:rsidP="009C4D9F" w:rsidRDefault="00A10C4D" w14:paraId="1F5734D3" w14:textId="77777777">
            <w:pPr>
              <w:rPr>
                <w:rFonts w:ascii="Calibri Light" w:hAnsi="Calibri Light" w:cs="Calibri Light"/>
                <w:color w:val="000000"/>
              </w:rPr>
            </w:pPr>
          </w:p>
        </w:tc>
      </w:tr>
      <w:tr w:rsidRPr="00C64922" w:rsidR="00DF16F7" w:rsidTr="00254B4A" w14:paraId="2B24B276" w14:textId="77777777">
        <w:trPr>
          <w:trHeight w:val="1070"/>
        </w:trPr>
        <w:tc>
          <w:tcPr>
            <w:tcW w:w="3029" w:type="dxa"/>
            <w:tcBorders>
              <w:right w:val="nil"/>
            </w:tcBorders>
            <w:shd w:val="clear" w:color="auto" w:fill="FFFFFF"/>
            <w:noWrap/>
            <w:hideMark/>
          </w:tcPr>
          <w:p w:rsidRPr="00D14360" w:rsidR="00A10C4D" w:rsidP="00525520" w:rsidRDefault="00A10C4D" w14:paraId="586F936F" w14:textId="77777777">
            <w:pPr>
              <w:rPr>
                <w:rFonts w:ascii="Calibri Light" w:hAnsi="Calibri Light" w:cs="Calibri Light"/>
                <w:b/>
                <w:bCs/>
                <w:color w:val="000000"/>
              </w:rPr>
            </w:pPr>
            <w:r w:rsidRPr="00D14360">
              <w:rPr>
                <w:rFonts w:ascii="Calibri Light" w:hAnsi="Calibri Light" w:cs="Calibri Light"/>
                <w:b/>
                <w:bCs/>
                <w:color w:val="000000"/>
              </w:rPr>
              <w:t>sdtc:raceCode</w:t>
            </w:r>
          </w:p>
        </w:tc>
        <w:tc>
          <w:tcPr>
            <w:tcW w:w="6418" w:type="dxa"/>
            <w:shd w:val="clear" w:color="auto" w:fill="auto"/>
            <w:hideMark/>
          </w:tcPr>
          <w:p w:rsidRPr="00D14360" w:rsidR="00A10C4D" w:rsidP="009C4D9F" w:rsidRDefault="00A10C4D" w14:paraId="4B77E9C2" w14:textId="77777777">
            <w:pPr>
              <w:rPr>
                <w:rFonts w:ascii="Calibri Light" w:hAnsi="Calibri Light" w:cs="Calibri Light"/>
                <w:color w:val="000000"/>
              </w:rPr>
            </w:pPr>
            <w:r w:rsidRPr="00D14360">
              <w:rPr>
                <w:rFonts w:ascii="Calibri Light" w:hAnsi="Calibri Light" w:cs="Calibri Light"/>
                <w:color w:val="000000"/>
              </w:rPr>
              <w:t>The raceCode extension allows for multiple races to be reported for a patient.</w:t>
            </w:r>
          </w:p>
          <w:p w:rsidRPr="00D14360" w:rsidR="00A10C4D" w:rsidP="009C4D9F" w:rsidRDefault="00A10C4D" w14:paraId="524F888C"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A10C4D" w14:paraId="5036513A" w14:textId="77777777">
            <w:pPr>
              <w:pStyle w:val="ListParagraph"/>
              <w:numPr>
                <w:ilvl w:val="0"/>
                <w:numId w:val="9"/>
              </w:numPr>
              <w:rPr>
                <w:rFonts w:ascii="Calibri Light" w:hAnsi="Calibri Light" w:cs="Calibri Light"/>
              </w:rPr>
            </w:pPr>
            <w:r w:rsidRPr="00D14360">
              <w:rPr>
                <w:rFonts w:ascii="Calibri Light" w:hAnsi="Calibri Light" w:cs="Calibri Light"/>
              </w:rPr>
              <w:t>recordTarget/patientRole/patient</w:t>
            </w:r>
          </w:p>
          <w:p w:rsidRPr="00D14360" w:rsidR="00A10C4D" w:rsidP="009C4D9F" w:rsidRDefault="00A10C4D" w14:paraId="4ED70D43" w14:textId="77777777">
            <w:pPr>
              <w:rPr>
                <w:rFonts w:ascii="Calibri Light" w:hAnsi="Calibri Light" w:cs="Calibri Light"/>
                <w:color w:val="000000"/>
              </w:rPr>
            </w:pPr>
          </w:p>
        </w:tc>
      </w:tr>
      <w:tr w:rsidRPr="00C64922" w:rsidR="00DF16F7" w:rsidTr="00254B4A" w14:paraId="6ADBDA14" w14:textId="77777777">
        <w:trPr>
          <w:trHeight w:val="1070"/>
        </w:trPr>
        <w:tc>
          <w:tcPr>
            <w:tcW w:w="3029" w:type="dxa"/>
            <w:tcBorders>
              <w:top w:val="single" w:color="4F81BD" w:sz="4" w:space="0"/>
              <w:bottom w:val="single" w:color="4F81BD" w:sz="4" w:space="0"/>
              <w:right w:val="nil"/>
            </w:tcBorders>
            <w:shd w:val="clear" w:color="auto" w:fill="FFFFFF"/>
            <w:noWrap/>
          </w:tcPr>
          <w:p w:rsidRPr="00D14360" w:rsidR="00A10C4D" w:rsidP="00525520" w:rsidRDefault="002333F7" w14:paraId="39DF1AA8" w14:textId="77777777">
            <w:pPr>
              <w:rPr>
                <w:rFonts w:ascii="Calibri Light" w:hAnsi="Calibri Light" w:cs="Calibri Light"/>
                <w:b/>
                <w:color w:val="000000"/>
              </w:rPr>
            </w:pPr>
            <w:r w:rsidRPr="00D14360">
              <w:rPr>
                <w:rFonts w:ascii="Calibri Light" w:hAnsi="Calibri Light" w:cs="Calibri Light"/>
                <w:b/>
                <w:bCs/>
                <w:color w:val="000000"/>
              </w:rPr>
              <w:t>s</w:t>
            </w:r>
            <w:r w:rsidRPr="00D14360" w:rsidR="00A10C4D">
              <w:rPr>
                <w:rFonts w:ascii="Calibri Light" w:hAnsi="Calibri Light" w:cs="Calibri Light"/>
                <w:b/>
                <w:bCs/>
                <w:color w:val="000000"/>
              </w:rPr>
              <w:t>dtc:raceCode</w:t>
            </w:r>
          </w:p>
          <w:p w:rsidRPr="00D14360" w:rsidR="00A10C4D" w:rsidP="00525520" w:rsidRDefault="00A10C4D" w14:paraId="3F0E64F1" w14:textId="77777777">
            <w:pPr>
              <w:rPr>
                <w:rFonts w:ascii="Calibri Light" w:hAnsi="Calibri Light" w:cs="Calibri Light"/>
                <w:b/>
                <w:bCs/>
              </w:rPr>
            </w:pPr>
            <w:r w:rsidRPr="00D14360">
              <w:rPr>
                <w:rFonts w:ascii="Calibri Light" w:hAnsi="Calibri Light" w:cs="Calibri Light"/>
                <w:bCs/>
                <w:color w:val="000000"/>
                <w:shd w:val="clear" w:color="auto" w:fill="FFFFFF"/>
              </w:rPr>
              <w:t>[0..*]</w:t>
            </w:r>
          </w:p>
          <w:p w:rsidRPr="00D14360" w:rsidR="00A10C4D" w:rsidP="00525520" w:rsidRDefault="00A10C4D" w14:paraId="26433716" w14:textId="77777777">
            <w:pPr>
              <w:rPr>
                <w:rFonts w:ascii="Calibri Light" w:hAnsi="Calibri Light" w:cs="Calibri Light"/>
                <w:bCs/>
                <w:color w:val="000000"/>
              </w:rPr>
            </w:pPr>
          </w:p>
        </w:tc>
        <w:tc>
          <w:tcPr>
            <w:tcW w:w="6418" w:type="dxa"/>
            <w:tcBorders>
              <w:top w:val="single" w:color="4F81BD" w:sz="4" w:space="0"/>
              <w:bottom w:val="single" w:color="4F81BD" w:sz="4" w:space="0"/>
            </w:tcBorders>
            <w:shd w:val="clear" w:color="auto" w:fill="auto"/>
          </w:tcPr>
          <w:p w:rsidRPr="00D14360" w:rsidR="00A10C4D" w:rsidP="009C4D9F" w:rsidRDefault="00A10C4D" w14:paraId="7BA5100B" w14:textId="77777777">
            <w:pPr>
              <w:rPr>
                <w:rFonts w:ascii="Calibri Light" w:hAnsi="Calibri Light" w:cs="Calibri Light"/>
              </w:rPr>
            </w:pPr>
            <w:r w:rsidRPr="00D14360">
              <w:rPr>
                <w:rFonts w:ascii="Calibri Light" w:hAnsi="Calibri Light" w:cs="Calibri Light"/>
                <w:color w:val="000000"/>
                <w:shd w:val="clear" w:color="auto" w:fill="FFFFFF"/>
              </w:rPr>
              <w:t>Th</w:t>
            </w:r>
            <w:r w:rsidRPr="00D14360" w:rsidR="00B93A73">
              <w:rPr>
                <w:rFonts w:ascii="Calibri Light" w:hAnsi="Calibri Light" w:cs="Calibri Light"/>
                <w:color w:val="000000"/>
                <w:shd w:val="clear" w:color="auto" w:fill="FFFFFF"/>
              </w:rPr>
              <w:t>e</w:t>
            </w:r>
            <w:r w:rsidRPr="00D14360">
              <w:rPr>
                <w:rFonts w:ascii="Calibri Light" w:hAnsi="Calibri Light" w:cs="Calibri Light"/>
                <w:color w:val="000000"/>
                <w:shd w:val="clear" w:color="auto" w:fill="FFFFFF"/>
              </w:rPr>
              <w:t xml:space="preserve"> raceCode extension is used to record additional race codes for the subject.</w:t>
            </w:r>
          </w:p>
          <w:p w:rsidRPr="00D14360" w:rsidR="00A10C4D" w:rsidP="009C4D9F" w:rsidRDefault="00A10C4D" w14:paraId="06657A06" w14:textId="77777777">
            <w:pPr>
              <w:rPr>
                <w:rFonts w:ascii="Calibri Light" w:hAnsi="Calibri Light" w:cs="Calibri Light"/>
                <w:color w:val="000000"/>
              </w:rPr>
            </w:pPr>
            <w:r w:rsidRPr="00D14360">
              <w:rPr>
                <w:rFonts w:ascii="Calibri Light" w:hAnsi="Calibri Light" w:cs="Calibri Light"/>
                <w:color w:val="000000"/>
              </w:rPr>
              <w:t>Adds to:</w:t>
            </w:r>
          </w:p>
          <w:p w:rsidRPr="00D14360" w:rsidR="00A10C4D" w:rsidP="00D14360" w:rsidRDefault="00A10C4D" w14:paraId="7E06EDC0" w14:textId="77777777">
            <w:pPr>
              <w:pStyle w:val="ListParagraph"/>
              <w:numPr>
                <w:ilvl w:val="0"/>
                <w:numId w:val="9"/>
              </w:numPr>
              <w:rPr>
                <w:rFonts w:ascii="Calibri Light" w:hAnsi="Calibri Light" w:cs="Calibri Light"/>
                <w:color w:val="000000"/>
              </w:rPr>
            </w:pPr>
            <w:r w:rsidRPr="00D14360">
              <w:rPr>
                <w:rFonts w:ascii="Calibri Light" w:hAnsi="Calibri Light" w:cs="Calibri Light"/>
                <w:color w:val="000000"/>
              </w:rPr>
              <w:t>subject/relatedSubject/subject</w:t>
            </w:r>
          </w:p>
        </w:tc>
      </w:tr>
      <w:tr w:rsidRPr="00C64922" w:rsidR="00DF16F7" w:rsidTr="00254B4A" w14:paraId="6BF28CD6" w14:textId="77777777">
        <w:trPr>
          <w:trHeight w:val="629"/>
        </w:trPr>
        <w:tc>
          <w:tcPr>
            <w:tcW w:w="3029" w:type="dxa"/>
            <w:tcBorders>
              <w:right w:val="nil"/>
            </w:tcBorders>
            <w:shd w:val="clear" w:color="auto" w:fill="FFFFFF"/>
            <w:noWrap/>
            <w:hideMark/>
          </w:tcPr>
          <w:p w:rsidRPr="00D14360" w:rsidR="00A10C4D" w:rsidP="00525520" w:rsidRDefault="00A10C4D" w14:paraId="0F4A30DF" w14:textId="77777777">
            <w:pPr>
              <w:rPr>
                <w:rFonts w:ascii="Calibri Light" w:hAnsi="Calibri Light" w:cs="Calibri Light"/>
                <w:b/>
                <w:bCs/>
                <w:color w:val="000000"/>
              </w:rPr>
            </w:pPr>
            <w:r w:rsidRPr="00D14360">
              <w:rPr>
                <w:rFonts w:ascii="Calibri Light" w:hAnsi="Calibri Light" w:cs="Calibri Light"/>
                <w:b/>
                <w:bCs/>
                <w:color w:val="000000"/>
              </w:rPr>
              <w:t>sdtc:signatureText</w:t>
            </w:r>
          </w:p>
        </w:tc>
        <w:tc>
          <w:tcPr>
            <w:tcW w:w="6418" w:type="dxa"/>
            <w:shd w:val="clear" w:color="auto" w:fill="auto"/>
            <w:hideMark/>
          </w:tcPr>
          <w:p w:rsidRPr="00D14360" w:rsidR="00A10C4D" w:rsidP="009C4D9F" w:rsidRDefault="00A10C4D" w14:paraId="2C419B60" w14:textId="77777777">
            <w:pPr>
              <w:rPr>
                <w:rFonts w:ascii="Calibri Light" w:hAnsi="Calibri Light" w:cs="Calibri Light"/>
                <w:color w:val="000000"/>
              </w:rPr>
            </w:pPr>
            <w:r w:rsidRPr="00D14360">
              <w:rPr>
                <w:rFonts w:ascii="Calibri Light" w:hAnsi="Calibri Light" w:cs="Calibri Light"/>
                <w:color w:val="000000"/>
              </w:rPr>
              <w:t>The signatureText extension adds an attribute for authenticator and legalAuthenticator to record encoded digital signature information.</w:t>
            </w:r>
          </w:p>
        </w:tc>
      </w:tr>
      <w:tr w:rsidRPr="00C64922" w:rsidR="00DF16F7" w:rsidTr="00254B4A" w14:paraId="5C618116" w14:textId="77777777">
        <w:trPr>
          <w:trHeight w:val="1151"/>
        </w:trPr>
        <w:tc>
          <w:tcPr>
            <w:tcW w:w="3029" w:type="dxa"/>
            <w:tcBorders>
              <w:top w:val="single" w:color="4F81BD" w:sz="4" w:space="0"/>
              <w:bottom w:val="single" w:color="4F81BD" w:sz="4" w:space="0"/>
              <w:right w:val="nil"/>
            </w:tcBorders>
            <w:shd w:val="clear" w:color="auto" w:fill="FFFFFF"/>
            <w:noWrap/>
            <w:hideMark/>
          </w:tcPr>
          <w:p w:rsidRPr="00D14360" w:rsidR="00A10C4D" w:rsidP="00D14360" w:rsidRDefault="0009537F" w14:paraId="5311DB36" w14:textId="77777777">
            <w:pPr>
              <w:ind w:right="1436"/>
              <w:rPr>
                <w:rFonts w:ascii="Calibri Light" w:hAnsi="Calibri Light" w:cs="Calibri Light"/>
                <w:b/>
                <w:bCs/>
                <w:color w:val="000000"/>
              </w:rPr>
            </w:pPr>
            <w:r>
              <w:rPr>
                <w:rFonts w:ascii="Calibri Light" w:hAnsi="Calibri Light" w:cs="Calibri Light"/>
                <w:b/>
                <w:bCs/>
                <w:color w:val="000000"/>
              </w:rPr>
              <w:t>s</w:t>
            </w:r>
            <w:r w:rsidRPr="00D14360" w:rsidR="00A10C4D">
              <w:rPr>
                <w:rFonts w:ascii="Calibri Light" w:hAnsi="Calibri Light" w:cs="Calibri Light"/>
                <w:b/>
                <w:bCs/>
                <w:color w:val="000000"/>
              </w:rPr>
              <w:t>dtc:statusCode</w:t>
            </w:r>
          </w:p>
        </w:tc>
        <w:tc>
          <w:tcPr>
            <w:tcW w:w="6418" w:type="dxa"/>
            <w:tcBorders>
              <w:top w:val="single" w:color="4F81BD" w:sz="4" w:space="0"/>
              <w:bottom w:val="single" w:color="4F81BD" w:sz="4" w:space="0"/>
            </w:tcBorders>
            <w:shd w:val="clear" w:color="auto" w:fill="auto"/>
            <w:hideMark/>
          </w:tcPr>
          <w:p w:rsidRPr="00D14360" w:rsidR="00A10C4D" w:rsidP="009C4D9F" w:rsidRDefault="00A10C4D" w14:paraId="6F138EFD" w14:textId="77777777">
            <w:pPr>
              <w:rPr>
                <w:rFonts w:ascii="Calibri Light" w:hAnsi="Calibri Light" w:cs="Calibri Light"/>
                <w:color w:val="000000"/>
              </w:rPr>
            </w:pPr>
            <w:r w:rsidRPr="00D14360">
              <w:rPr>
                <w:rFonts w:ascii="Calibri Light" w:hAnsi="Calibri Light" w:cs="Calibri Light"/>
                <w:color w:val="000000"/>
              </w:rPr>
              <w:t>The statusCode extension attribute allows the implementer to identify a ClinicalDocument that is in other than the completed state. It was created to support the Structured Form Definition IG to identify that the document itself is an unfinished product currently being completed for a patient.</w:t>
            </w:r>
          </w:p>
        </w:tc>
      </w:tr>
      <w:tr w:rsidRPr="00C64922" w:rsidR="00DF16F7" w:rsidTr="00254B4A" w14:paraId="15417A0A" w14:textId="77777777">
        <w:trPr>
          <w:trHeight w:val="1610"/>
        </w:trPr>
        <w:tc>
          <w:tcPr>
            <w:tcW w:w="3029" w:type="dxa"/>
            <w:tcBorders>
              <w:right w:val="nil"/>
            </w:tcBorders>
            <w:shd w:val="clear" w:color="auto" w:fill="FFFFFF"/>
            <w:noWrap/>
            <w:hideMark/>
          </w:tcPr>
          <w:p w:rsidRPr="00D14360" w:rsidR="00A10C4D" w:rsidP="00525520" w:rsidRDefault="0009537F" w14:paraId="23A20887" w14:textId="77777777">
            <w:pPr>
              <w:rPr>
                <w:rFonts w:ascii="Calibri Light" w:hAnsi="Calibri Light" w:cs="Calibri Light"/>
                <w:b/>
                <w:color w:val="000000"/>
              </w:rPr>
            </w:pPr>
            <w:r>
              <w:rPr>
                <w:rFonts w:ascii="Calibri Light" w:hAnsi="Calibri Light" w:cs="Calibri Light"/>
                <w:b/>
                <w:bCs/>
                <w:color w:val="000000"/>
              </w:rPr>
              <w:t>s</w:t>
            </w:r>
            <w:r w:rsidRPr="00D14360" w:rsidR="00A10C4D">
              <w:rPr>
                <w:rFonts w:ascii="Calibri Light" w:hAnsi="Calibri Light" w:cs="Calibri Light"/>
                <w:b/>
                <w:bCs/>
                <w:color w:val="000000"/>
              </w:rPr>
              <w:t>dtc:text</w:t>
            </w:r>
          </w:p>
          <w:p w:rsidRPr="00D14360" w:rsidR="00A10C4D" w:rsidP="00525520" w:rsidRDefault="00A10C4D" w14:paraId="1A2DED3A" w14:textId="77777777">
            <w:pPr>
              <w:rPr>
                <w:rFonts w:ascii="Calibri Light" w:hAnsi="Calibri Light" w:cs="Calibri Light"/>
                <w:b/>
                <w:bCs/>
              </w:rPr>
            </w:pPr>
            <w:r w:rsidRPr="00D14360">
              <w:rPr>
                <w:rFonts w:ascii="Calibri Light" w:hAnsi="Calibri Light" w:cs="Calibri Light"/>
                <w:bCs/>
                <w:color w:val="000000"/>
                <w:shd w:val="clear" w:color="auto" w:fill="FFFFFF"/>
              </w:rPr>
              <w:t>[0..1]</w:t>
            </w:r>
          </w:p>
          <w:p w:rsidRPr="00D14360" w:rsidR="00A10C4D" w:rsidP="00525520" w:rsidRDefault="00A10C4D" w14:paraId="6EF276CD" w14:textId="77777777">
            <w:pPr>
              <w:rPr>
                <w:rFonts w:ascii="Calibri Light" w:hAnsi="Calibri Light" w:cs="Calibri Light"/>
                <w:color w:val="000000"/>
              </w:rPr>
            </w:pPr>
          </w:p>
          <w:p w:rsidRPr="00D14360" w:rsidR="00A10C4D" w:rsidP="00525520" w:rsidRDefault="00A10C4D" w14:paraId="66C4812B" w14:textId="77777777">
            <w:pPr>
              <w:rPr>
                <w:rFonts w:ascii="Calibri Light" w:hAnsi="Calibri Light" w:cs="Calibri Light"/>
                <w:bCs/>
                <w:color w:val="000000"/>
              </w:rPr>
            </w:pPr>
          </w:p>
        </w:tc>
        <w:tc>
          <w:tcPr>
            <w:tcW w:w="6418" w:type="dxa"/>
            <w:shd w:val="clear" w:color="auto" w:fill="auto"/>
            <w:hideMark/>
          </w:tcPr>
          <w:p w:rsidRPr="00D14360" w:rsidR="00A10C4D" w:rsidP="009C4D9F" w:rsidRDefault="00A10C4D" w14:paraId="1B9C41A3" w14:textId="77777777">
            <w:pPr>
              <w:rPr>
                <w:rFonts w:ascii="Calibri Light" w:hAnsi="Calibri Light" w:cs="Calibri Light"/>
                <w:color w:val="000000"/>
              </w:rPr>
            </w:pPr>
            <w:r w:rsidRPr="00D14360">
              <w:rPr>
                <w:rFonts w:ascii="Calibri Light" w:hAnsi="Calibri Light" w:cs="Calibri Light"/>
                <w:color w:val="000000"/>
              </w:rPr>
              <w:t>The text extension adds the text element to the organizer act. Every other act has a text element, so this was needed to make the organizer act consistent with other acts. It also is needed to support mapping between the organizer act in CDA and the list resource in FHIR.</w:t>
            </w:r>
          </w:p>
          <w:p w:rsidRPr="00D14360" w:rsidR="00A10C4D" w:rsidP="009C4D9F" w:rsidRDefault="00A10C4D" w14:paraId="548EDD16"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A10C4D" w14:paraId="07C46ACA" w14:textId="77777777">
            <w:pPr>
              <w:pStyle w:val="ListParagraph"/>
              <w:numPr>
                <w:ilvl w:val="0"/>
                <w:numId w:val="3"/>
              </w:numPr>
              <w:rPr>
                <w:rFonts w:ascii="Calibri Light" w:hAnsi="Calibri Light" w:cs="Calibri Light"/>
                <w:color w:val="000000"/>
              </w:rPr>
            </w:pPr>
            <w:r w:rsidRPr="00D14360">
              <w:rPr>
                <w:rFonts w:ascii="Calibri Light" w:hAnsi="Calibri Light" w:cs="Calibri Light"/>
              </w:rPr>
              <w:t>organizer</w:t>
            </w:r>
          </w:p>
        </w:tc>
      </w:tr>
      <w:tr w:rsidRPr="00C64922" w:rsidR="00DF16F7" w:rsidTr="00254B4A" w14:paraId="577D0FAA" w14:textId="77777777">
        <w:trPr>
          <w:trHeight w:val="800"/>
        </w:trPr>
        <w:tc>
          <w:tcPr>
            <w:tcW w:w="3029" w:type="dxa"/>
            <w:tcBorders>
              <w:top w:val="single" w:color="4F81BD" w:sz="4" w:space="0"/>
              <w:bottom w:val="single" w:color="4F81BD" w:sz="4" w:space="0"/>
              <w:right w:val="nil"/>
            </w:tcBorders>
            <w:shd w:val="clear" w:color="auto" w:fill="FFFFFF"/>
            <w:noWrap/>
            <w:hideMark/>
          </w:tcPr>
          <w:p w:rsidRPr="00D14360" w:rsidR="00A10C4D" w:rsidP="00525520" w:rsidRDefault="00A10C4D" w14:paraId="0BF37D05" w14:textId="77777777">
            <w:pPr>
              <w:rPr>
                <w:rFonts w:ascii="Calibri Light" w:hAnsi="Calibri Light" w:cs="Calibri Light"/>
                <w:b/>
                <w:bCs/>
                <w:color w:val="000000"/>
              </w:rPr>
            </w:pPr>
            <w:r w:rsidRPr="00D14360">
              <w:rPr>
                <w:rFonts w:ascii="Calibri Light" w:hAnsi="Calibri Light" w:cs="Calibri Light"/>
                <w:b/>
                <w:bCs/>
                <w:color w:val="000000"/>
              </w:rPr>
              <w:t>sdtc:valueSet</w:t>
            </w:r>
          </w:p>
        </w:tc>
        <w:tc>
          <w:tcPr>
            <w:tcW w:w="6418" w:type="dxa"/>
            <w:tcBorders>
              <w:top w:val="single" w:color="4F81BD" w:sz="4" w:space="0"/>
              <w:bottom w:val="single" w:color="4F81BD" w:sz="4" w:space="0"/>
            </w:tcBorders>
            <w:shd w:val="clear" w:color="auto" w:fill="auto"/>
            <w:hideMark/>
          </w:tcPr>
          <w:p w:rsidRPr="00D14360" w:rsidR="00A10C4D" w:rsidP="009C4D9F" w:rsidRDefault="00A10C4D" w14:paraId="170FE2D0" w14:textId="77777777">
            <w:pPr>
              <w:rPr>
                <w:rFonts w:ascii="Calibri Light" w:hAnsi="Calibri Light" w:cs="Calibri Light"/>
                <w:color w:val="000000"/>
              </w:rPr>
            </w:pPr>
            <w:r w:rsidRPr="00D14360">
              <w:rPr>
                <w:rFonts w:ascii="Calibri Light" w:hAnsi="Calibri Light" w:cs="Calibri Light"/>
                <w:color w:val="000000"/>
              </w:rPr>
              <w:t xml:space="preserve">The valueSet extension adds an attribute for elements with a </w:t>
            </w:r>
            <w:r w:rsidR="00863460">
              <w:rPr>
                <w:rFonts w:ascii="Calibri Light" w:hAnsi="Calibri Light" w:cs="Calibri Light"/>
                <w:color w:val="000000"/>
              </w:rPr>
              <w:t xml:space="preserve">dataType </w:t>
            </w:r>
            <w:r w:rsidRPr="00D14360">
              <w:rPr>
                <w:rFonts w:ascii="Calibri Light" w:hAnsi="Calibri Light" w:cs="Calibri Light"/>
                <w:color w:val="000000"/>
              </w:rPr>
              <w:t>which indicates the particular value set constraining the coded concept.</w:t>
            </w:r>
          </w:p>
        </w:tc>
      </w:tr>
      <w:tr w:rsidRPr="00C64922" w:rsidR="00DF16F7" w:rsidTr="00254B4A" w14:paraId="4D72861B" w14:textId="77777777">
        <w:trPr>
          <w:trHeight w:val="809"/>
        </w:trPr>
        <w:tc>
          <w:tcPr>
            <w:tcW w:w="3029" w:type="dxa"/>
            <w:tcBorders>
              <w:right w:val="nil"/>
            </w:tcBorders>
            <w:shd w:val="clear" w:color="auto" w:fill="FFFFFF"/>
            <w:noWrap/>
            <w:hideMark/>
          </w:tcPr>
          <w:p w:rsidRPr="00D14360" w:rsidR="00A10C4D" w:rsidP="00525520" w:rsidRDefault="0009537F" w14:paraId="73CEDF3F" w14:textId="77777777">
            <w:pPr>
              <w:rPr>
                <w:rFonts w:ascii="Calibri Light" w:hAnsi="Calibri Light" w:cs="Calibri Light"/>
                <w:b/>
                <w:bCs/>
                <w:color w:val="000000"/>
              </w:rPr>
            </w:pPr>
            <w:r>
              <w:rPr>
                <w:rFonts w:ascii="Calibri Light" w:hAnsi="Calibri Light" w:cs="Calibri Light"/>
                <w:b/>
                <w:bCs/>
                <w:color w:val="000000"/>
              </w:rPr>
              <w:t>s</w:t>
            </w:r>
            <w:r w:rsidRPr="00D14360" w:rsidR="00A10C4D">
              <w:rPr>
                <w:rFonts w:ascii="Calibri Light" w:hAnsi="Calibri Light" w:cs="Calibri Light"/>
                <w:b/>
                <w:bCs/>
                <w:color w:val="000000"/>
              </w:rPr>
              <w:t>dtc:valueSetVersion</w:t>
            </w:r>
          </w:p>
        </w:tc>
        <w:tc>
          <w:tcPr>
            <w:tcW w:w="6418" w:type="dxa"/>
            <w:shd w:val="clear" w:color="auto" w:fill="auto"/>
            <w:hideMark/>
          </w:tcPr>
          <w:p w:rsidRPr="00D14360" w:rsidR="00A10C4D" w:rsidP="00D14360" w:rsidRDefault="00A10C4D" w14:paraId="625762B4" w14:textId="77777777">
            <w:pPr>
              <w:keepNext/>
              <w:rPr>
                <w:rFonts w:ascii="Calibri Light" w:hAnsi="Calibri Light" w:cs="Calibri Light"/>
                <w:color w:val="000000"/>
              </w:rPr>
            </w:pPr>
            <w:r w:rsidRPr="00D14360">
              <w:rPr>
                <w:rFonts w:ascii="Calibri Light" w:hAnsi="Calibri Light" w:cs="Calibri Light"/>
                <w:color w:val="000000"/>
              </w:rPr>
              <w:t>The valueSetVersion extension adds an attribute for elements with a CD dataType which indicates the version of the particular value set constraining the coded concept.</w:t>
            </w:r>
          </w:p>
        </w:tc>
      </w:tr>
    </w:tbl>
    <w:p w:rsidRPr="003A3D50" w:rsidR="00AA63EE" w:rsidRDefault="00A5789F" w14:paraId="3D8F972B" w14:textId="25C47DC2">
      <w:pPr>
        <w:pStyle w:val="Caption"/>
        <w:rPr>
          <w:rFonts w:cs="Calibri"/>
        </w:rPr>
      </w:pPr>
      <w:bookmarkStart w:name="_Toc10602111" w:id="217"/>
      <w:r>
        <w:rPr>
          <w:rFonts w:cs="Calibri"/>
        </w:rPr>
        <w:t xml:space="preserve">  </w:t>
      </w:r>
      <w:bookmarkStart w:name="_Toc118898790" w:id="218"/>
      <w:bookmarkStart w:name="_Toc119939993" w:id="219"/>
      <w:bookmarkStart w:name="_Toc135313025" w:id="220"/>
      <w:r w:rsidRPr="003A3D50" w:rsidR="00AA63EE">
        <w:rPr>
          <w:rFonts w:cs="Calibri"/>
        </w:rPr>
        <w:t xml:space="preserve">Table </w:t>
      </w:r>
      <w:r w:rsidR="00B73E92">
        <w:rPr>
          <w:rFonts w:cs="Calibri"/>
        </w:rPr>
        <w:fldChar w:fldCharType="begin"/>
      </w:r>
      <w:r w:rsidR="00B73E92">
        <w:rPr>
          <w:rFonts w:cs="Calibri"/>
        </w:rPr>
        <w:instrText xml:space="preserve"> SEQ Table \* ARABIC </w:instrText>
      </w:r>
      <w:r w:rsidR="00B73E92">
        <w:rPr>
          <w:rFonts w:cs="Calibri"/>
        </w:rPr>
        <w:fldChar w:fldCharType="separate"/>
      </w:r>
      <w:r w:rsidR="00DC1072">
        <w:rPr>
          <w:rFonts w:cs="Calibri"/>
          <w:noProof/>
        </w:rPr>
        <w:t>4</w:t>
      </w:r>
      <w:r w:rsidR="00B73E92">
        <w:rPr>
          <w:rFonts w:cs="Calibri"/>
        </w:rPr>
        <w:fldChar w:fldCharType="end"/>
      </w:r>
      <w:r w:rsidRPr="003A3D50" w:rsidR="00AA63EE">
        <w:rPr>
          <w:rFonts w:cs="Calibri"/>
        </w:rPr>
        <w:t>:</w:t>
      </w:r>
      <w:r w:rsidR="00F30460">
        <w:rPr>
          <w:rFonts w:cs="Calibri"/>
        </w:rPr>
        <w:t xml:space="preserve"> </w:t>
      </w:r>
      <w:r w:rsidRPr="003A3D50" w:rsidR="00AA63EE">
        <w:rPr>
          <w:rFonts w:cs="Calibri"/>
        </w:rPr>
        <w:t>CDA R2 Extensions Used by C-CDA</w:t>
      </w:r>
      <w:bookmarkEnd w:id="218"/>
      <w:bookmarkEnd w:id="219"/>
      <w:bookmarkEnd w:id="220"/>
    </w:p>
    <w:p w:rsidRPr="00C64922" w:rsidR="00A10C4D" w:rsidP="003E2C96" w:rsidRDefault="00A10C4D" w14:paraId="48A732E6" w14:textId="77777777">
      <w:pPr>
        <w:pStyle w:val="Heading2"/>
      </w:pPr>
      <w:bookmarkStart w:name="_2s8eyo1" w:colFirst="0" w:colLast="0" w:id="221"/>
      <w:bookmarkStart w:name="_C-CDA_Templatesand_Schematron" w:id="222"/>
      <w:bookmarkStart w:name="_Toc10695553" w:id="223"/>
      <w:bookmarkStart w:name="_Toc11043547" w:id="224"/>
      <w:bookmarkStart w:name="_Toc11045547" w:id="225"/>
      <w:bookmarkStart w:name="_Toc11391217" w:id="226"/>
      <w:bookmarkStart w:name="_Ref21849090" w:id="227"/>
      <w:bookmarkStart w:name="_Ref21849097" w:id="228"/>
      <w:bookmarkStart w:name="_Toc119939780" w:id="229"/>
      <w:bookmarkStart w:name="_Toc135312811" w:id="230"/>
      <w:bookmarkEnd w:id="217"/>
      <w:bookmarkEnd w:id="221"/>
      <w:bookmarkEnd w:id="222"/>
      <w:r w:rsidRPr="00C64922">
        <w:t xml:space="preserve">C-CDA </w:t>
      </w:r>
      <w:r w:rsidR="00F33AEE">
        <w:t>Templates</w:t>
      </w:r>
      <w:r w:rsidR="000B6222">
        <w:t xml:space="preserve"> </w:t>
      </w:r>
      <w:r w:rsidRPr="00C64922">
        <w:t xml:space="preserve">and </w:t>
      </w:r>
      <w:r w:rsidRPr="00C64922" w:rsidR="00F80882">
        <w:t>Schematron</w:t>
      </w:r>
      <w:r w:rsidRPr="00C64922">
        <w:t xml:space="preserve"> Validation</w:t>
      </w:r>
      <w:bookmarkEnd w:id="223"/>
      <w:bookmarkEnd w:id="224"/>
      <w:bookmarkEnd w:id="225"/>
      <w:bookmarkEnd w:id="226"/>
      <w:bookmarkEnd w:id="227"/>
      <w:bookmarkEnd w:id="228"/>
      <w:bookmarkEnd w:id="229"/>
      <w:bookmarkEnd w:id="230"/>
    </w:p>
    <w:p w:rsidRPr="00D14360" w:rsidR="00A10C4D" w:rsidP="00726EBF" w:rsidRDefault="00A10C4D" w14:paraId="51587912" w14:textId="635D799A">
      <w:pPr>
        <w:spacing w:after="120"/>
        <w:rPr>
          <w:rFonts w:eastAsia="Calibri" w:cs="Calibri"/>
          <w:color w:val="000000"/>
        </w:rPr>
      </w:pPr>
      <w:r w:rsidRPr="00D14360">
        <w:rPr>
          <w:rFonts w:eastAsia="Calibri" w:cs="Calibri"/>
          <w:color w:val="000000"/>
        </w:rPr>
        <w:t xml:space="preserve">The C-CDA IG defines templates that specify conformance statements for representing structured clinical notes. CDA templates are defined for document, section, entry, and entry relationship content.   Inclusion of a template </w:t>
      </w:r>
      <w:r w:rsidRPr="00D14360" w:rsidR="00AE3AD0">
        <w:rPr>
          <w:rFonts w:eastAsia="Calibri" w:cs="Calibri"/>
          <w:color w:val="000000"/>
        </w:rPr>
        <w:t>ID</w:t>
      </w:r>
      <w:r w:rsidRPr="00D14360">
        <w:rPr>
          <w:rFonts w:eastAsia="Calibri" w:cs="Calibri"/>
          <w:color w:val="000000"/>
        </w:rPr>
        <w:t xml:space="preserve"> in a CDA document does not convey semantic meaning. A template declaration in a CDA document indicates an expectation that the associated </w:t>
      </w:r>
      <w:r w:rsidRPr="00D14360" w:rsidR="00AE3AD0">
        <w:rPr>
          <w:rFonts w:eastAsia="Calibri" w:cs="Calibri"/>
          <w:color w:val="000000"/>
        </w:rPr>
        <w:t xml:space="preserve">XML </w:t>
      </w:r>
      <w:r w:rsidRPr="00D14360">
        <w:rPr>
          <w:rFonts w:eastAsia="Calibri" w:cs="Calibri"/>
          <w:color w:val="000000"/>
        </w:rPr>
        <w:t xml:space="preserve">conforms to the rules defined by that template. </w:t>
      </w:r>
    </w:p>
    <w:p w:rsidR="003E45C2" w:rsidP="003E45C2" w:rsidRDefault="00634398" w14:paraId="5A9DC505" w14:textId="0BD24EE4">
      <w:pPr>
        <w:keepNext/>
        <w:tabs>
          <w:tab w:val="left" w:pos="1673"/>
        </w:tabs>
        <w:spacing w:after="120"/>
        <w:jc w:val="center"/>
      </w:pPr>
      <w:r>
        <w:rPr>
          <w:noProof/>
        </w:rPr>
        <w:drawing>
          <wp:inline distT="0" distB="0" distL="0" distR="0" wp14:anchorId="247DF242" wp14:editId="1418FD62">
            <wp:extent cx="4495800" cy="2489200"/>
            <wp:effectExtent l="0" t="0" r="0" b="0"/>
            <wp:docPr id="5" name="Picture 55"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22">
                      <a:extLst>
                        <a:ext uri="{28A0092B-C50C-407E-A947-70E740481C1C}">
                          <a14:useLocalDpi xmlns:a14="http://schemas.microsoft.com/office/drawing/2010/main" val="0"/>
                        </a:ext>
                      </a:extLst>
                    </a:blip>
                    <a:srcRect b="3139"/>
                    <a:stretch>
                      <a:fillRect/>
                    </a:stretch>
                  </pic:blipFill>
                  <pic:spPr>
                    <a:xfrm>
                      <a:off x="0" y="0"/>
                      <a:ext cx="4495800" cy="2489200"/>
                    </a:xfrm>
                    <a:prstGeom prst="rect">
                      <a:avLst/>
                    </a:prstGeom>
                  </pic:spPr>
                </pic:pic>
              </a:graphicData>
            </a:graphic>
          </wp:inline>
        </w:drawing>
      </w:r>
    </w:p>
    <w:p w:rsidR="0009537F" w:rsidP="003E45C2" w:rsidRDefault="003E45C2" w14:paraId="4A29875F" w14:textId="6CDBAC25">
      <w:pPr>
        <w:pStyle w:val="Caption"/>
        <w:ind w:left="1260"/>
        <w:rPr>
          <w:rFonts w:eastAsia="Calibri" w:cs="Calibri"/>
          <w:color w:val="000000"/>
        </w:rPr>
      </w:pPr>
      <w:bookmarkStart w:name="_Toc119939917" w:id="231"/>
      <w:bookmarkStart w:name="_Toc135312949" w:id="232"/>
      <w:r>
        <w:t xml:space="preserve">Figure </w:t>
      </w:r>
      <w:r>
        <w:fldChar w:fldCharType="begin"/>
      </w:r>
      <w:r>
        <w:instrText>SEQ Figure \* ARABIC</w:instrText>
      </w:r>
      <w:r>
        <w:fldChar w:fldCharType="separate"/>
      </w:r>
      <w:r w:rsidR="00DC1072">
        <w:rPr>
          <w:noProof/>
        </w:rPr>
        <w:t>3</w:t>
      </w:r>
      <w:r>
        <w:fldChar w:fldCharType="end"/>
      </w:r>
      <w:r>
        <w:t xml:space="preserve">: </w:t>
      </w:r>
      <w:r w:rsidRPr="00614695">
        <w:t>Template Structure of C-CDA</w:t>
      </w:r>
      <w:bookmarkEnd w:id="231"/>
      <w:bookmarkEnd w:id="232"/>
    </w:p>
    <w:p w:rsidRPr="00D14360" w:rsidR="001E1DDC" w:rsidP="003A3D50" w:rsidRDefault="00A10C4D" w14:paraId="363B2D91" w14:textId="42016A40">
      <w:pPr>
        <w:tabs>
          <w:tab w:val="left" w:pos="1673"/>
        </w:tabs>
        <w:spacing w:after="120"/>
        <w:rPr>
          <w:rFonts w:eastAsia="Calibri" w:cs="Calibri"/>
          <w:color w:val="000000"/>
        </w:rPr>
      </w:pPr>
      <w:r w:rsidRPr="00D14360">
        <w:rPr>
          <w:rFonts w:eastAsia="Calibri" w:cs="Calibri"/>
          <w:color w:val="000000"/>
        </w:rPr>
        <w:t xml:space="preserve">CDA documents may declare template conformance at the header level to express conformance expectations for the content before the &lt;structuredBody&gt; tag in a structured CDA </w:t>
      </w:r>
      <w:r w:rsidRPr="00D14360" w:rsidR="00690360">
        <w:rPr>
          <w:rFonts w:eastAsia="Calibri" w:cs="Calibri"/>
          <w:color w:val="000000"/>
        </w:rPr>
        <w:t>d</w:t>
      </w:r>
      <w:r w:rsidRPr="00D14360">
        <w:rPr>
          <w:rFonts w:eastAsia="Calibri" w:cs="Calibri"/>
          <w:color w:val="000000"/>
        </w:rPr>
        <w:t xml:space="preserve">ocument or before the &lt;nonXMLBody&gt; tag in </w:t>
      </w:r>
      <w:r w:rsidRPr="00D14360" w:rsidR="00AA63EE">
        <w:rPr>
          <w:rFonts w:eastAsia="Calibri" w:cs="Calibri"/>
          <w:color w:val="000000"/>
        </w:rPr>
        <w:t xml:space="preserve">an </w:t>
      </w:r>
      <w:r w:rsidRPr="00D14360" w:rsidR="00AA63EE">
        <w:rPr>
          <w:rFonts w:eastAsia="Calibri" w:cs="Calibri"/>
          <w:color w:val="000000"/>
        </w:rPr>
        <w:t>unstructured</w:t>
      </w:r>
      <w:r w:rsidRPr="00D14360">
        <w:rPr>
          <w:rFonts w:eastAsia="Calibri" w:cs="Calibri"/>
          <w:color w:val="000000"/>
        </w:rPr>
        <w:t xml:space="preserve"> CDA </w:t>
      </w:r>
      <w:r w:rsidRPr="00D14360" w:rsidR="00690360">
        <w:rPr>
          <w:rFonts w:eastAsia="Calibri" w:cs="Calibri"/>
          <w:color w:val="000000"/>
        </w:rPr>
        <w:t>d</w:t>
      </w:r>
      <w:r w:rsidRPr="00D14360">
        <w:rPr>
          <w:rFonts w:eastAsia="Calibri" w:cs="Calibri"/>
          <w:color w:val="000000"/>
        </w:rPr>
        <w:t xml:space="preserve">ocument. A CDA document also may declare template </w:t>
      </w:r>
      <w:r w:rsidRPr="00D14360" w:rsidR="0007770F">
        <w:rPr>
          <w:rFonts w:eastAsia="Calibri" w:cs="Calibri"/>
          <w:color w:val="000000"/>
        </w:rPr>
        <w:t>c</w:t>
      </w:r>
      <w:r w:rsidRPr="00D14360">
        <w:rPr>
          <w:rFonts w:eastAsia="Calibri" w:cs="Calibri"/>
          <w:color w:val="000000"/>
        </w:rPr>
        <w:t>onformance at the document level to express conformance expectations for the sections that will be included within the &lt;structuredBody&gt; tag.</w:t>
      </w:r>
    </w:p>
    <w:p w:rsidRPr="00D14360" w:rsidR="00A10C4D" w:rsidP="00B505D2" w:rsidRDefault="00A10C4D" w14:paraId="174FD64A" w14:textId="77777777">
      <w:pPr>
        <w:keepNext/>
        <w:spacing w:after="120"/>
        <w:rPr>
          <w:rFonts w:eastAsia="Calibri" w:cs="Calibri"/>
          <w:color w:val="000000"/>
        </w:rPr>
      </w:pPr>
      <w:r w:rsidRPr="00D14360">
        <w:rPr>
          <w:rFonts w:eastAsia="Calibri" w:cs="Calibri"/>
          <w:color w:val="000000"/>
        </w:rPr>
        <w:t xml:space="preserve">A structured CDA </w:t>
      </w:r>
      <w:r w:rsidRPr="00D14360" w:rsidR="00690360">
        <w:rPr>
          <w:rFonts w:eastAsia="Calibri" w:cs="Calibri"/>
          <w:color w:val="000000"/>
        </w:rPr>
        <w:t>d</w:t>
      </w:r>
      <w:r w:rsidRPr="00D14360">
        <w:rPr>
          <w:rFonts w:eastAsia="Calibri" w:cs="Calibri"/>
          <w:color w:val="000000"/>
        </w:rPr>
        <w:t xml:space="preserve">ocument additionally may declare template conformance at the section level. A template declaration at the section-level establishes conformance expectations for the section itself and for the discrete entries that may be included in the section. </w:t>
      </w:r>
    </w:p>
    <w:p w:rsidRPr="00D14360" w:rsidR="00A10C4D" w:rsidP="00B505D2" w:rsidRDefault="00A10C4D" w14:paraId="6CDC9AB7" w14:textId="77777777">
      <w:pPr>
        <w:keepNext/>
        <w:spacing w:after="120"/>
        <w:rPr>
          <w:rFonts w:eastAsia="Calibri" w:cs="Calibri"/>
          <w:color w:val="000000"/>
        </w:rPr>
      </w:pPr>
      <w:r w:rsidRPr="00D14360">
        <w:rPr>
          <w:rFonts w:eastAsia="Calibri" w:cs="Calibri"/>
          <w:color w:val="000000"/>
        </w:rPr>
        <w:t xml:space="preserve">Templates also may be declared at the entry level to express conformance expectations for the discrete data that is represented in the machine processable entry. Template declarations also may be nested </w:t>
      </w:r>
      <w:r w:rsidRPr="00D14360" w:rsidR="0007770F">
        <w:rPr>
          <w:rFonts w:eastAsia="Calibri" w:cs="Calibri"/>
          <w:color w:val="000000"/>
        </w:rPr>
        <w:t>w</w:t>
      </w:r>
      <w:r w:rsidRPr="00D14360">
        <w:rPr>
          <w:rFonts w:eastAsia="Calibri" w:cs="Calibri"/>
          <w:color w:val="000000"/>
        </w:rPr>
        <w:t>ithin the structural components of an entry to convey conformance expectations about sub-parts of the entry structure.</w:t>
      </w:r>
    </w:p>
    <w:p w:rsidRPr="00D14360" w:rsidR="00A10C4D" w:rsidP="00B505D2" w:rsidRDefault="00A10C4D" w14:paraId="66284368" w14:textId="77777777">
      <w:pPr>
        <w:keepNext/>
        <w:spacing w:after="120"/>
        <w:rPr>
          <w:rFonts w:eastAsia="Calibri" w:cs="Calibri"/>
          <w:color w:val="000000"/>
        </w:rPr>
      </w:pPr>
      <w:r w:rsidRPr="00D14360">
        <w:rPr>
          <w:rFonts w:eastAsia="Calibri" w:cs="Calibri"/>
          <w:color w:val="000000"/>
        </w:rPr>
        <w:t xml:space="preserve">The presence of a template declaration in a C-CDA document is to define the constraints which stipulate what may, should, or shall be populated in an instance of the document. </w:t>
      </w:r>
    </w:p>
    <w:p w:rsidRPr="00D14360" w:rsidR="00A10C4D" w:rsidP="00B505D2" w:rsidRDefault="00A10C4D" w14:paraId="31AEE066" w14:textId="77777777">
      <w:pPr>
        <w:spacing w:after="120"/>
        <w:rPr>
          <w:rFonts w:eastAsia="Calibri" w:cs="Calibri"/>
          <w:color w:val="000000"/>
        </w:rPr>
      </w:pPr>
      <w:bookmarkStart w:name="_17dp8vu" w:colFirst="0" w:colLast="0" w:id="233"/>
      <w:bookmarkEnd w:id="233"/>
      <w:r w:rsidRPr="00D14360">
        <w:rPr>
          <w:rFonts w:cs="Calibri"/>
          <w:color w:val="000000"/>
        </w:rPr>
        <w:t>Conformance to a template from C-CDA R1.1 (defined prior to the practice of template versioning) is expressed by declaring the templateId of the version of the template published under C-CDA R1.1 in the root attribute with no version information included in the extension attribute.</w:t>
      </w:r>
    </w:p>
    <w:p w:rsidRPr="00D14360" w:rsidR="00A10C4D" w:rsidP="00B505D2" w:rsidRDefault="00F80882" w14:paraId="1CE366F3" w14:textId="77777777">
      <w:pPr>
        <w:spacing w:after="120"/>
        <w:rPr>
          <w:rFonts w:eastAsia="Calibri" w:cs="Calibri"/>
          <w:color w:val="000000"/>
        </w:rPr>
      </w:pPr>
      <w:r w:rsidRPr="00D14360">
        <w:rPr>
          <w:rFonts w:eastAsia="Calibri" w:cs="Calibri"/>
          <w:color w:val="000000"/>
        </w:rPr>
        <w:t>Schematron</w:t>
      </w:r>
      <w:r w:rsidRPr="00D14360" w:rsidR="00A10C4D">
        <w:rPr>
          <w:rFonts w:eastAsia="Calibri" w:cs="Calibri"/>
          <w:color w:val="000000"/>
        </w:rPr>
        <w:t xml:space="preserve"> is a rule-based validation language for confirming declarations about the presence or absence of patterns in XML trees.  </w:t>
      </w:r>
      <w:r w:rsidRPr="00D14360">
        <w:rPr>
          <w:rFonts w:eastAsia="Calibri" w:cs="Calibri"/>
          <w:color w:val="000000"/>
        </w:rPr>
        <w:t>Schematron</w:t>
      </w:r>
      <w:r w:rsidRPr="00D14360" w:rsidR="00A10C4D">
        <w:rPr>
          <w:rFonts w:eastAsia="Calibri" w:cs="Calibri"/>
          <w:color w:val="000000"/>
        </w:rPr>
        <w:t xml:space="preserve"> is capable of expressing constraints above and beyond what is possible with XML Schema.</w:t>
      </w:r>
    </w:p>
    <w:p w:rsidRPr="00D14360" w:rsidR="00A10C4D" w:rsidP="00B505D2" w:rsidRDefault="00F80882" w14:paraId="5AF12D1A" w14:textId="77777777">
      <w:pPr>
        <w:spacing w:after="120"/>
        <w:rPr>
          <w:rFonts w:eastAsia="Calibri" w:cs="Calibri"/>
          <w:color w:val="000000"/>
        </w:rPr>
      </w:pPr>
      <w:r w:rsidRPr="00D14360">
        <w:rPr>
          <w:rFonts w:eastAsia="Calibri" w:cs="Calibri"/>
          <w:color w:val="000000"/>
        </w:rPr>
        <w:t>Schematron</w:t>
      </w:r>
      <w:r w:rsidRPr="00D14360" w:rsidR="00A10C4D">
        <w:rPr>
          <w:rFonts w:eastAsia="Calibri" w:cs="Calibri"/>
          <w:color w:val="000000"/>
        </w:rPr>
        <w:t xml:space="preserve"> can be used to:</w:t>
      </w:r>
    </w:p>
    <w:p w:rsidRPr="00D14360" w:rsidR="00A10C4D" w:rsidP="008E1E6B" w:rsidRDefault="00265B3F" w14:paraId="715C1A74" w14:textId="77777777">
      <w:pPr>
        <w:pStyle w:val="ListParagraph"/>
        <w:numPr>
          <w:ilvl w:val="0"/>
          <w:numId w:val="2"/>
        </w:numPr>
        <w:spacing w:after="120"/>
        <w:rPr>
          <w:rFonts w:eastAsia="Calibri" w:cs="Calibri"/>
          <w:color w:val="000000"/>
          <w:szCs w:val="22"/>
        </w:rPr>
      </w:pPr>
      <w:r w:rsidRPr="00D14360">
        <w:rPr>
          <w:rFonts w:eastAsia="Calibri" w:cs="Calibri"/>
          <w:color w:val="000000"/>
          <w:szCs w:val="22"/>
        </w:rPr>
        <w:t>E</w:t>
      </w:r>
      <w:r w:rsidRPr="00D14360" w:rsidR="00A10C4D">
        <w:rPr>
          <w:rFonts w:eastAsia="Calibri" w:cs="Calibri"/>
          <w:color w:val="000000"/>
          <w:szCs w:val="22"/>
        </w:rPr>
        <w:t>xtend structural validation by testing for co-occurrence constraints, non-regular constraints, and inter-document constraints; and</w:t>
      </w:r>
    </w:p>
    <w:p w:rsidRPr="00D14360" w:rsidR="00A10C4D" w:rsidP="008E1E6B" w:rsidRDefault="00265B3F" w14:paraId="756FD670" w14:textId="77777777">
      <w:pPr>
        <w:pStyle w:val="ListParagraph"/>
        <w:numPr>
          <w:ilvl w:val="0"/>
          <w:numId w:val="2"/>
        </w:numPr>
        <w:spacing w:after="120"/>
        <w:rPr>
          <w:rFonts w:eastAsia="Calibri" w:cs="Calibri"/>
          <w:color w:val="000000"/>
          <w:szCs w:val="22"/>
        </w:rPr>
      </w:pPr>
      <w:r w:rsidRPr="00D14360">
        <w:rPr>
          <w:rFonts w:eastAsia="Calibri" w:cs="Calibri"/>
          <w:color w:val="000000"/>
          <w:szCs w:val="22"/>
        </w:rPr>
        <w:t>E</w:t>
      </w:r>
      <w:r w:rsidRPr="00D14360" w:rsidR="00A10C4D">
        <w:rPr>
          <w:rFonts w:eastAsia="Calibri" w:cs="Calibri"/>
          <w:color w:val="000000"/>
          <w:szCs w:val="22"/>
        </w:rPr>
        <w:t>xpress rules about complex structures within an XML document.</w:t>
      </w:r>
    </w:p>
    <w:p w:rsidRPr="009F13BB" w:rsidR="00A10C4D" w:rsidP="00157204" w:rsidRDefault="00157204" w14:paraId="5E828218" w14:textId="099AC3F0">
      <w:pPr>
        <w:rPr>
          <w:rFonts w:eastAsia="Calibri" w:cs="Calibri"/>
          <w:color w:val="000000"/>
        </w:rPr>
      </w:pPr>
      <w:r w:rsidRPr="003A3D50">
        <w:rPr>
          <w:rFonts w:cs="Calibri"/>
        </w:rPr>
        <w:t xml:space="preserve">Each template in the C-CDA library of templates has a corresponding Schematron validation package based upon the conformance constraints defined in the template. This Schematron package can be used to confirm if a CDA document conforms to the constraints required by C-CDA R2.1. The C-CDA Schematron package is updated when errata releases for C-CDA are published. A Schematron package for C-CDA R2.1 is available on the HL7 International Structured Documents Work Group </w:t>
      </w:r>
      <w:r w:rsidR="00A10A0C">
        <w:rPr>
          <w:rFonts w:cs="Calibri"/>
        </w:rPr>
        <w:t>GitHub</w:t>
      </w:r>
      <w:r w:rsidRPr="003A3D50" w:rsidR="00A10A0C">
        <w:rPr>
          <w:rFonts w:cs="Calibri"/>
        </w:rPr>
        <w:t xml:space="preserve"> </w:t>
      </w:r>
      <w:r w:rsidRPr="003A3D50">
        <w:rPr>
          <w:rFonts w:cs="Calibri"/>
        </w:rPr>
        <w:t>repository</w:t>
      </w:r>
      <w:r w:rsidRPr="009F13BB" w:rsidR="0009537F">
        <w:rPr>
          <w:rFonts w:cs="Calibri"/>
        </w:rPr>
        <w:t>.</w:t>
      </w:r>
      <w:r w:rsidRPr="0083506C">
        <w:rPr>
          <w:rFonts w:eastAsia="Calibri" w:cs="Calibri"/>
          <w:color w:val="000000"/>
          <w:vertAlign w:val="superscript"/>
        </w:rPr>
        <w:footnoteReference w:id="17"/>
      </w:r>
      <w:r w:rsidRPr="003A3D50">
        <w:rPr>
          <w:rFonts w:cs="Calibri"/>
        </w:rPr>
        <w:t xml:space="preserve"> The C-CDA Schematron packages available at time of publication are included in the Publication Package as a convenience for users. To access the current version of an available Schematron, utilize the versions posted in the </w:t>
      </w:r>
      <w:r w:rsidR="009A0717">
        <w:rPr>
          <w:rFonts w:cs="Calibri"/>
        </w:rPr>
        <w:t>GitHub</w:t>
      </w:r>
      <w:r w:rsidRPr="003A3D50">
        <w:rPr>
          <w:rFonts w:cs="Calibri"/>
        </w:rPr>
        <w:t xml:space="preserve"> repository.</w:t>
      </w:r>
      <w:r w:rsidRPr="005A615D" w:rsidR="00A10C4D">
        <w:rPr>
          <w:rFonts w:eastAsia="Calibri" w:cs="Calibri"/>
          <w:color w:val="000000"/>
        </w:rPr>
        <w:t xml:space="preserve"> </w:t>
      </w:r>
    </w:p>
    <w:p w:rsidRPr="0083506C" w:rsidR="00157204" w:rsidP="003A3D50" w:rsidRDefault="00157204" w14:paraId="4FC5B2DA" w14:textId="77777777">
      <w:pPr>
        <w:rPr>
          <w:rFonts w:eastAsia="Calibri" w:cs="Calibri"/>
          <w:color w:val="000000"/>
        </w:rPr>
      </w:pPr>
    </w:p>
    <w:p w:rsidRPr="00D14360" w:rsidR="00A1254D" w:rsidP="00B505D2" w:rsidRDefault="00A1254D" w14:paraId="6E6B30C1" w14:textId="02F48C3A">
      <w:pPr>
        <w:spacing w:after="120"/>
        <w:rPr>
          <w:rFonts w:eastAsia="Calibri" w:cs="Calibri"/>
          <w:color w:val="000000"/>
        </w:rPr>
      </w:pPr>
      <w:r w:rsidRPr="003A3D50">
        <w:rPr>
          <w:rFonts w:eastAsia="Calibri" w:cs="Calibri"/>
          <w:b/>
          <w:bCs/>
          <w:color w:val="000000"/>
        </w:rPr>
        <w:t>Reference:</w:t>
      </w:r>
      <w:r w:rsidRPr="00D14360">
        <w:rPr>
          <w:rFonts w:eastAsia="Calibri" w:cs="Calibri"/>
          <w:color w:val="000000"/>
        </w:rPr>
        <w:t xml:space="preserve"> </w:t>
      </w:r>
      <w:r w:rsidRPr="007770C6" w:rsidR="0009537F">
        <w:rPr>
          <w:rFonts w:eastAsia="Calibri" w:cs="Calibri"/>
          <w:color w:val="0000FF"/>
          <w:u w:val="single"/>
        </w:rPr>
        <w:fldChar w:fldCharType="begin"/>
      </w:r>
      <w:r w:rsidRPr="007770C6" w:rsidR="0009537F">
        <w:rPr>
          <w:rFonts w:eastAsia="Calibri" w:cs="Calibri"/>
          <w:color w:val="0000FF"/>
          <w:u w:val="single"/>
        </w:rPr>
        <w:instrText xml:space="preserve"> REF _Ref21849894 \r \h  \* MERGEFORMAT </w:instrText>
      </w:r>
      <w:r w:rsidRPr="007770C6" w:rsidR="0009537F">
        <w:rPr>
          <w:rFonts w:eastAsia="Calibri" w:cs="Calibri"/>
          <w:color w:val="0000FF"/>
          <w:u w:val="single"/>
        </w:rPr>
      </w:r>
      <w:r w:rsidRPr="007770C6" w:rsidR="0009537F">
        <w:rPr>
          <w:rFonts w:eastAsia="Calibri" w:cs="Calibri"/>
          <w:color w:val="0000FF"/>
          <w:u w:val="single"/>
        </w:rPr>
        <w:fldChar w:fldCharType="separate"/>
      </w:r>
      <w:r w:rsidR="00DC1072">
        <w:rPr>
          <w:rFonts w:eastAsia="Calibri" w:cs="Calibri"/>
          <w:color w:val="0000FF"/>
          <w:u w:val="single"/>
        </w:rPr>
        <w:t>3.2</w:t>
      </w:r>
      <w:r w:rsidRPr="007770C6" w:rsidR="0009537F">
        <w:rPr>
          <w:rFonts w:eastAsia="Calibri" w:cs="Calibri"/>
          <w:color w:val="0000FF"/>
          <w:u w:val="single"/>
        </w:rPr>
        <w:fldChar w:fldCharType="end"/>
      </w:r>
      <w:r w:rsidRPr="007770C6" w:rsidR="0009537F">
        <w:rPr>
          <w:rFonts w:eastAsia="Calibri" w:cs="Calibri"/>
          <w:color w:val="0000FF"/>
          <w:u w:val="single"/>
        </w:rPr>
        <w:t xml:space="preserve"> </w:t>
      </w:r>
      <w:r w:rsidRPr="007770C6" w:rsidR="0009537F">
        <w:rPr>
          <w:rFonts w:eastAsia="Calibri" w:cs="Calibri"/>
          <w:color w:val="0000FF"/>
          <w:u w:val="single"/>
        </w:rPr>
        <w:fldChar w:fldCharType="begin"/>
      </w:r>
      <w:r w:rsidRPr="007770C6" w:rsidR="0009537F">
        <w:rPr>
          <w:rFonts w:eastAsia="Calibri" w:cs="Calibri"/>
          <w:color w:val="0000FF"/>
          <w:u w:val="single"/>
        </w:rPr>
        <w:instrText xml:space="preserve"> REF _Ref21849899 \h  \* MERGEFORMAT </w:instrText>
      </w:r>
      <w:r w:rsidRPr="007770C6" w:rsidR="0009537F">
        <w:rPr>
          <w:rFonts w:eastAsia="Calibri" w:cs="Calibri"/>
          <w:color w:val="0000FF"/>
          <w:u w:val="single"/>
        </w:rPr>
      </w:r>
      <w:r w:rsidRPr="007770C6" w:rsidR="0009537F">
        <w:rPr>
          <w:rFonts w:eastAsia="Calibri" w:cs="Calibri"/>
          <w:color w:val="0000FF"/>
          <w:u w:val="single"/>
        </w:rPr>
        <w:fldChar w:fldCharType="separate"/>
      </w:r>
      <w:r w:rsidRPr="00254B4A" w:rsidR="00DC1072">
        <w:rPr>
          <w:rFonts w:cs="Calibri"/>
          <w:color w:val="0000FF"/>
          <w:u w:val="single"/>
        </w:rPr>
        <w:t>Structured Header</w:t>
      </w:r>
      <w:r w:rsidRPr="007770C6" w:rsidR="0009537F">
        <w:rPr>
          <w:rFonts w:eastAsia="Calibri" w:cs="Calibri"/>
          <w:color w:val="0000FF"/>
          <w:u w:val="single"/>
        </w:rPr>
        <w:fldChar w:fldCharType="end"/>
      </w:r>
    </w:p>
    <w:p w:rsidRPr="00C64922" w:rsidR="00A10C4D" w:rsidP="00FD31AC" w:rsidRDefault="00A10C4D" w14:paraId="213A5AF8" w14:textId="77777777">
      <w:pPr>
        <w:pStyle w:val="Heading3"/>
      </w:pPr>
      <w:bookmarkStart w:name="_Toc10695554" w:id="234"/>
      <w:bookmarkStart w:name="_Toc11043548" w:id="235"/>
      <w:bookmarkStart w:name="_Toc11045548" w:id="236"/>
      <w:bookmarkStart w:name="_Toc11391218" w:id="237"/>
      <w:bookmarkStart w:name="_Toc119939781" w:id="238"/>
      <w:bookmarkStart w:name="_Toc135312812" w:id="239"/>
      <w:r w:rsidRPr="00C64922">
        <w:t>Declaring Template Conformance</w:t>
      </w:r>
      <w:bookmarkEnd w:id="234"/>
      <w:bookmarkEnd w:id="235"/>
      <w:bookmarkEnd w:id="236"/>
      <w:bookmarkEnd w:id="237"/>
      <w:bookmarkEnd w:id="238"/>
      <w:bookmarkEnd w:id="239"/>
    </w:p>
    <w:p w:rsidRPr="00D14360" w:rsidR="00A10C4D" w:rsidP="00B505D2" w:rsidRDefault="00A10C4D" w14:paraId="56C0A380" w14:textId="1725347C">
      <w:pPr>
        <w:spacing w:after="120"/>
        <w:rPr>
          <w:rFonts w:eastAsia="Calibri" w:cs="Calibri"/>
          <w:color w:val="000000"/>
        </w:rPr>
      </w:pPr>
      <w:r w:rsidRPr="00D14360">
        <w:rPr>
          <w:rFonts w:eastAsia="Calibri" w:cs="Calibri"/>
          <w:color w:val="000000"/>
        </w:rPr>
        <w:t xml:space="preserve">C-CDA templates are identified with a templateId. The templateId is a two-part identifier that consists of a root and an </w:t>
      </w:r>
      <w:r w:rsidRPr="00D14360" w:rsidR="00F80882">
        <w:rPr>
          <w:rFonts w:eastAsia="Calibri" w:cs="Calibri"/>
          <w:color w:val="000000"/>
        </w:rPr>
        <w:t>extension</w:t>
      </w:r>
      <w:r w:rsidRPr="00D14360">
        <w:rPr>
          <w:rFonts w:eastAsia="Calibri" w:cs="Calibri"/>
          <w:color w:val="000000"/>
        </w:rPr>
        <w:t>. The root identifies the named template and the extension identifies the version of that template.  Initially C-CDA templates did not include versions. The templateId/@</w:t>
      </w:r>
      <w:r w:rsidR="00244743">
        <w:rPr>
          <w:rFonts w:eastAsia="Calibri" w:cs="Calibri"/>
          <w:color w:val="000000"/>
        </w:rPr>
        <w:t>extension</w:t>
      </w:r>
      <w:r w:rsidRPr="00D14360" w:rsidR="00244743">
        <w:rPr>
          <w:rFonts w:eastAsia="Calibri" w:cs="Calibri"/>
          <w:color w:val="000000"/>
        </w:rPr>
        <w:t xml:space="preserve"> </w:t>
      </w:r>
      <w:r w:rsidRPr="00D14360">
        <w:rPr>
          <w:rFonts w:eastAsia="Calibri" w:cs="Calibri"/>
          <w:color w:val="000000"/>
        </w:rPr>
        <w:t xml:space="preserve">attribute was not used.  Many of those original templates are still used in C-CDA R2.1. </w:t>
      </w:r>
    </w:p>
    <w:p w:rsidRPr="007770C6" w:rsidR="00A10C4D" w:rsidP="00B505D2" w:rsidRDefault="00B01599" w14:paraId="374D4350" w14:textId="77777777">
      <w:pPr>
        <w:pStyle w:val="Default"/>
        <w:spacing w:after="120"/>
        <w:rPr>
          <w:sz w:val="20"/>
        </w:rPr>
      </w:pPr>
      <w:r w:rsidRPr="007770C6">
        <w:rPr>
          <w:sz w:val="20"/>
        </w:rPr>
        <w:t xml:space="preserve">Chapter </w:t>
      </w:r>
      <w:r w:rsidRPr="007770C6" w:rsidR="00A10C4D">
        <w:rPr>
          <w:sz w:val="20"/>
        </w:rPr>
        <w:t xml:space="preserve">3.1.2 of the Consolidated CDA Implementation Guide discusses the use of templateIds and what needs to be included in a C-CDA document: </w:t>
      </w:r>
    </w:p>
    <w:p w:rsidRPr="007770C6" w:rsidR="00A10C4D" w:rsidP="0054522C" w:rsidRDefault="00A10C4D" w14:paraId="2A1C176D" w14:textId="77777777">
      <w:pPr>
        <w:pStyle w:val="Default"/>
        <w:numPr>
          <w:ilvl w:val="0"/>
          <w:numId w:val="19"/>
        </w:numPr>
        <w:rPr>
          <w:sz w:val="20"/>
        </w:rPr>
      </w:pPr>
      <w:r w:rsidRPr="007770C6">
        <w:rPr>
          <w:sz w:val="20"/>
        </w:rPr>
        <w:t>To assert conformance with C-CDA R2.1, declare the templateId of the version of the template defined in C-CDA R2.1</w:t>
      </w:r>
      <w:r w:rsidRPr="007770C6" w:rsidR="00265B3F">
        <w:rPr>
          <w:sz w:val="20"/>
        </w:rPr>
        <w:t>.</w:t>
      </w:r>
      <w:r w:rsidRPr="007770C6">
        <w:rPr>
          <w:sz w:val="20"/>
        </w:rPr>
        <w:t xml:space="preserve">  </w:t>
      </w:r>
    </w:p>
    <w:p w:rsidRPr="007770C6" w:rsidR="00A10C4D" w:rsidP="0054522C" w:rsidRDefault="00A10C4D" w14:paraId="12BB6F64" w14:textId="77777777">
      <w:pPr>
        <w:pStyle w:val="Default"/>
        <w:numPr>
          <w:ilvl w:val="0"/>
          <w:numId w:val="19"/>
        </w:numPr>
        <w:spacing w:after="120"/>
        <w:rPr>
          <w:sz w:val="20"/>
        </w:rPr>
      </w:pPr>
      <w:r w:rsidRPr="007770C6">
        <w:rPr>
          <w:sz w:val="20"/>
        </w:rPr>
        <w:t>To assert conformance with C-CDA R1.1, declare the templateId of the version of the template defined in C-CDA R1.1</w:t>
      </w:r>
      <w:r w:rsidRPr="007770C6" w:rsidR="00265B3F">
        <w:rPr>
          <w:sz w:val="20"/>
        </w:rPr>
        <w:t>.</w:t>
      </w:r>
      <w:r w:rsidRPr="007770C6">
        <w:rPr>
          <w:sz w:val="20"/>
        </w:rPr>
        <w:t xml:space="preserve"> </w:t>
      </w:r>
    </w:p>
    <w:tbl>
      <w:tblPr>
        <w:tblW w:w="8640" w:type="dxa"/>
        <w:tblInd w:w="1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7915"/>
      </w:tblGrid>
      <w:tr w:rsidRPr="00C64922" w:rsidR="00804CC8" w:rsidTr="00254B4A" w14:paraId="5C687CD2" w14:textId="77777777">
        <w:trPr>
          <w:trHeight w:val="548"/>
        </w:trPr>
        <w:tc>
          <w:tcPr>
            <w:tcW w:w="725" w:type="dxa"/>
            <w:tcBorders>
              <w:right w:val="nil"/>
            </w:tcBorders>
            <w:shd w:val="clear" w:color="auto" w:fill="C6D9F1"/>
          </w:tcPr>
          <w:p w:rsidR="00804CC8" w:rsidP="0007159E" w:rsidRDefault="00804CC8" w14:paraId="06CF9AF6" w14:textId="77777777">
            <w:pPr>
              <w:spacing w:after="120"/>
              <w:ind w:right="-222"/>
              <w:rPr>
                <w:noProof/>
              </w:rPr>
            </w:pPr>
            <w:r>
              <w:rPr>
                <w:noProof/>
              </w:rPr>
              <w:drawing>
                <wp:inline distT="0" distB="0" distL="0" distR="0" wp14:anchorId="5FB3C371" wp14:editId="0E5DBD1D">
                  <wp:extent cx="323215" cy="323215"/>
                  <wp:effectExtent l="0" t="0" r="0" b="635"/>
                  <wp:docPr id="3139" name="Graphic 3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8"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7915" w:type="dxa"/>
            <w:tcBorders>
              <w:left w:val="nil"/>
            </w:tcBorders>
            <w:shd w:val="clear" w:color="auto" w:fill="C6D9F1"/>
          </w:tcPr>
          <w:p w:rsidR="00804CC8" w:rsidP="00804CC8" w:rsidRDefault="00804CC8" w14:paraId="24206216" w14:textId="77777777">
            <w:pPr>
              <w:spacing w:after="120"/>
              <w:ind w:left="-20" w:firstLine="20"/>
              <w:rPr>
                <w:rFonts w:cs="Calibri"/>
                <w:color w:val="000000"/>
              </w:rPr>
            </w:pPr>
            <w:r w:rsidRPr="00804CC8">
              <w:rPr>
                <w:rFonts w:cs="Calibri"/>
                <w:color w:val="000000"/>
              </w:rPr>
              <w:t xml:space="preserve">C-CDA R2.1 Content Creators SHOULD NOT declare conformance to irrelevant templates </w:t>
            </w:r>
            <w:r w:rsidRPr="007770C6">
              <w:rPr>
                <w:rFonts w:cs="Calibri"/>
                <w:b/>
                <w:bCs/>
                <w:color w:val="000000"/>
              </w:rPr>
              <w:t>[BP-004]</w:t>
            </w:r>
          </w:p>
          <w:p w:rsidRPr="00D14360" w:rsidR="00804CC8" w:rsidP="007770C6" w:rsidRDefault="00804CC8" w14:paraId="65788A8F" w14:textId="38AEC74B">
            <w:pPr>
              <w:spacing w:after="120"/>
              <w:rPr>
                <w:rFonts w:cs="Calibri"/>
                <w:color w:val="000000"/>
              </w:rPr>
            </w:pPr>
            <w:r w:rsidRPr="00804CC8">
              <w:rPr>
                <w:rFonts w:cs="Calibri"/>
                <w:color w:val="000000"/>
              </w:rPr>
              <w:t>Note: Testability requires business decisions to be made regarding which templates arenot relevant.</w:t>
            </w:r>
          </w:p>
        </w:tc>
      </w:tr>
    </w:tbl>
    <w:p w:rsidRPr="007770C6" w:rsidR="00C246B7" w:rsidP="00C246B7" w:rsidRDefault="00C246B7" w14:paraId="5E93E569" w14:textId="6D1B9515">
      <w:pPr>
        <w:pStyle w:val="Default"/>
        <w:spacing w:before="240" w:after="120"/>
        <w:rPr>
          <w:sz w:val="20"/>
        </w:rPr>
      </w:pPr>
      <w:r w:rsidRPr="007770C6">
        <w:rPr>
          <w:sz w:val="20"/>
        </w:rPr>
        <w:t>To avoid confusion and minimize inclusion of unnecessary information in C-CDA documents, implementers should avoid including duplicate or irrelevant templateId declarations.</w:t>
      </w:r>
    </w:p>
    <w:p w:rsidRPr="007770C6" w:rsidR="00157204" w:rsidP="00C246B7" w:rsidRDefault="00157204" w14:paraId="6AD4DF2F" w14:textId="095B2F99">
      <w:pPr>
        <w:pStyle w:val="Default"/>
        <w:spacing w:before="240" w:after="120"/>
        <w:rPr>
          <w:sz w:val="20"/>
        </w:rPr>
      </w:pPr>
      <w:r w:rsidRPr="007770C6">
        <w:rPr>
          <w:sz w:val="20"/>
        </w:rPr>
        <w:t>It is important to note that including the 2.1 templateid and the 1.1 template id is no</w:t>
      </w:r>
      <w:r w:rsidR="001E2713">
        <w:rPr>
          <w:sz w:val="20"/>
        </w:rPr>
        <w:t>t</w:t>
      </w:r>
      <w:r w:rsidRPr="007770C6">
        <w:rPr>
          <w:sz w:val="20"/>
        </w:rPr>
        <w:t xml:space="preserve"> duplication and is valid to describe the content as conformant to </w:t>
      </w:r>
      <w:r w:rsidRPr="007770C6" w:rsidR="00863460">
        <w:rPr>
          <w:sz w:val="20"/>
        </w:rPr>
        <w:t>both</w:t>
      </w:r>
      <w:r w:rsidRPr="007770C6">
        <w:rPr>
          <w:sz w:val="20"/>
        </w:rPr>
        <w:t xml:space="preserve"> the 1.1 and 2.1 versions of C-CDA .</w:t>
      </w:r>
    </w:p>
    <w:p w:rsidRPr="00C64922" w:rsidR="00A10C4D" w:rsidP="003E2C96" w:rsidRDefault="00A10C4D" w14:paraId="0382F973" w14:textId="77777777">
      <w:pPr>
        <w:pStyle w:val="Heading2"/>
      </w:pPr>
      <w:bookmarkStart w:name="_C-CDA_Companion_Guide" w:id="240"/>
      <w:bookmarkStart w:name="_Toc10695555" w:id="241"/>
      <w:bookmarkStart w:name="_Toc11043549" w:id="242"/>
      <w:bookmarkStart w:name="_Toc11045549" w:id="243"/>
      <w:bookmarkStart w:name="_Toc11391219" w:id="244"/>
      <w:bookmarkStart w:name="_Ref21849288" w:id="245"/>
      <w:bookmarkStart w:name="_Ref21849293" w:id="246"/>
      <w:bookmarkStart w:name="_Ref21849408" w:id="247"/>
      <w:bookmarkStart w:name="_Ref21849414" w:id="248"/>
      <w:bookmarkStart w:name="_Toc119939782" w:id="249"/>
      <w:bookmarkStart w:name="_Toc135312813" w:id="250"/>
      <w:bookmarkEnd w:id="240"/>
      <w:r w:rsidRPr="00C64922">
        <w:t>C-CDA Companion Guide and C-CDA Rubric Rules</w:t>
      </w:r>
      <w:bookmarkEnd w:id="241"/>
      <w:bookmarkEnd w:id="242"/>
      <w:bookmarkEnd w:id="243"/>
      <w:bookmarkEnd w:id="244"/>
      <w:bookmarkEnd w:id="245"/>
      <w:bookmarkEnd w:id="246"/>
      <w:bookmarkEnd w:id="247"/>
      <w:bookmarkEnd w:id="248"/>
      <w:bookmarkEnd w:id="249"/>
      <w:bookmarkEnd w:id="250"/>
    </w:p>
    <w:p w:rsidRPr="00D14360" w:rsidR="00A10C4D" w:rsidP="00B505D2" w:rsidRDefault="00A10C4D" w14:paraId="52A86F7E" w14:textId="77777777">
      <w:pPr>
        <w:spacing w:after="120"/>
        <w:rPr>
          <w:rFonts w:eastAsia="Calibri" w:cs="Calibri"/>
          <w:color w:val="000000"/>
        </w:rPr>
      </w:pPr>
      <w:r w:rsidRPr="00D14360">
        <w:rPr>
          <w:rFonts w:eastAsia="Calibri" w:cs="Calibri"/>
          <w:color w:val="000000"/>
        </w:rPr>
        <w:t>Based on emerging implementation expectations for C-CDA based interoperability, a set of criteria are compiled and balloted through HL7 to inform the C-CDA community of additional rubric rules to consider when assess</w:t>
      </w:r>
      <w:r w:rsidRPr="00D14360" w:rsidR="00886DDA">
        <w:rPr>
          <w:rFonts w:eastAsia="Calibri" w:cs="Calibri"/>
          <w:color w:val="000000"/>
        </w:rPr>
        <w:t>ing</w:t>
      </w:r>
      <w:r w:rsidRPr="00D14360">
        <w:rPr>
          <w:rFonts w:eastAsia="Calibri" w:cs="Calibri"/>
          <w:color w:val="000000"/>
        </w:rPr>
        <w:t xml:space="preserve"> the quality of C-CDA documents. </w:t>
      </w:r>
    </w:p>
    <w:p w:rsidRPr="00D14360" w:rsidR="00A10C4D" w:rsidP="00B505D2" w:rsidRDefault="00A10C4D" w14:paraId="22CA0FE3" w14:textId="77777777">
      <w:pPr>
        <w:spacing w:after="120"/>
        <w:rPr>
          <w:rFonts w:eastAsia="Calibri" w:cs="Calibri"/>
          <w:color w:val="000000"/>
        </w:rPr>
      </w:pPr>
      <w:r w:rsidRPr="00D14360">
        <w:rPr>
          <w:rFonts w:eastAsia="Calibri" w:cs="Calibri"/>
          <w:color w:val="000000"/>
        </w:rPr>
        <w:t xml:space="preserve">The rubric criteria </w:t>
      </w:r>
      <w:r w:rsidRPr="00D14360" w:rsidR="001E1DDC">
        <w:rPr>
          <w:rFonts w:eastAsia="Calibri" w:cs="Calibri"/>
          <w:color w:val="000000"/>
        </w:rPr>
        <w:t>are</w:t>
      </w:r>
      <w:r w:rsidRPr="00D14360">
        <w:rPr>
          <w:rFonts w:eastAsia="Calibri" w:cs="Calibri"/>
          <w:color w:val="000000"/>
        </w:rPr>
        <w:t xml:space="preserve"> created through an ongoing project in the HL7 Structured Documents Work Group (SDWG), originating in 2016. HL7 members continually update the rubric which is periodically balloted and then published. </w:t>
      </w:r>
    </w:p>
    <w:p w:rsidRPr="00D14360" w:rsidR="00A10C4D" w:rsidP="00B505D2" w:rsidRDefault="00A10C4D" w14:paraId="3CD04C82" w14:textId="77777777">
      <w:pPr>
        <w:spacing w:after="120"/>
        <w:rPr>
          <w:rFonts w:eastAsia="Calibri" w:cs="Calibri"/>
          <w:color w:val="000000"/>
        </w:rPr>
      </w:pPr>
      <w:r w:rsidRPr="00D14360">
        <w:rPr>
          <w:rFonts w:eastAsia="Calibri" w:cs="Calibri"/>
          <w:color w:val="000000"/>
        </w:rPr>
        <w:t xml:space="preserve">Rubric criteria </w:t>
      </w:r>
      <w:r w:rsidRPr="00D14360" w:rsidR="001E1DDC">
        <w:rPr>
          <w:rFonts w:eastAsia="Calibri" w:cs="Calibri"/>
          <w:color w:val="000000"/>
        </w:rPr>
        <w:t>are</w:t>
      </w:r>
      <w:r w:rsidRPr="00D14360">
        <w:rPr>
          <w:rFonts w:eastAsia="Calibri" w:cs="Calibri"/>
          <w:color w:val="000000"/>
        </w:rPr>
        <w:t xml:space="preserve"> created to address key problematic interoperability issues identified in real system-generated C-CDA documents where the community has determined that data is represented inconsistently or incompletely, adversely impacting interoperability. The rubric rules are designed to improve the ability of systems to reliably share and compar</w:t>
      </w:r>
      <w:r w:rsidRPr="00D14360" w:rsidR="00886DDA">
        <w:rPr>
          <w:rFonts w:eastAsia="Calibri" w:cs="Calibri"/>
          <w:color w:val="000000"/>
        </w:rPr>
        <w:t>e</w:t>
      </w:r>
      <w:r w:rsidRPr="00D14360">
        <w:rPr>
          <w:rFonts w:eastAsia="Calibri" w:cs="Calibri"/>
          <w:color w:val="000000"/>
        </w:rPr>
        <w:t xml:space="preserve"> data. The goal is to create rubric rules above and beyond the conformance constraints required by CDA and C-CDA to promote best practices by allowing providers and health IT developers to identify and resolve issues in C-CDA documents. Implementers can use the published C-CDA rubric rules to improve data representation in their health IT systems, thereby promoting interoperability and expanding the use of clinical data exchanged in C-CDA documents. </w:t>
      </w:r>
    </w:p>
    <w:p w:rsidRPr="00C64922" w:rsidR="00A10C4D" w:rsidP="00FD31AC" w:rsidRDefault="00A10C4D" w14:paraId="1E13F749" w14:textId="77777777">
      <w:pPr>
        <w:pStyle w:val="Heading3"/>
      </w:pPr>
      <w:bookmarkStart w:name="_Toc10695556" w:id="251"/>
      <w:bookmarkStart w:name="_Toc11043550" w:id="252"/>
      <w:bookmarkStart w:name="_Toc11045550" w:id="253"/>
      <w:bookmarkStart w:name="_Toc11391220" w:id="254"/>
      <w:bookmarkStart w:name="_Ref21849431" w:id="255"/>
      <w:bookmarkStart w:name="_Ref21849441" w:id="256"/>
      <w:bookmarkStart w:name="_Toc119939783" w:id="257"/>
      <w:bookmarkStart w:name="_Toc135312814" w:id="258"/>
      <w:r w:rsidRPr="00C64922">
        <w:t>Best Practice Guidance for Higher Levels of Interoperability</w:t>
      </w:r>
      <w:bookmarkEnd w:id="251"/>
      <w:bookmarkEnd w:id="252"/>
      <w:bookmarkEnd w:id="253"/>
      <w:bookmarkEnd w:id="254"/>
      <w:bookmarkEnd w:id="255"/>
      <w:bookmarkEnd w:id="256"/>
      <w:bookmarkEnd w:id="257"/>
      <w:bookmarkEnd w:id="258"/>
    </w:p>
    <w:p w:rsidRPr="00D14360" w:rsidR="00A10C4D" w:rsidP="00B505D2" w:rsidRDefault="00A10C4D" w14:paraId="7F02801C" w14:textId="77777777">
      <w:pPr>
        <w:spacing w:after="120"/>
        <w:rPr>
          <w:rFonts w:eastAsia="Calibri" w:cs="Calibri"/>
          <w:color w:val="000000"/>
        </w:rPr>
      </w:pPr>
      <w:r w:rsidRPr="00D14360">
        <w:rPr>
          <w:rFonts w:eastAsia="Calibri" w:cs="Calibri"/>
          <w:color w:val="000000"/>
        </w:rPr>
        <w:t>Interoperability is an ever-expanding capability. As new use cases for information exchange emerge and expectations for data sharing rise, additional guidance is needed for implementers to maintain interoperability. Specifications such as C-CDA are published periodically and may not include the most recent developments and growing best practices determined to be needed by the community engaged in information exchange. The C-CDA Companion Guide is produced and published more frequently in order to document and share guidance that has been determined to be essential for interoperability. Best practices documented in the C-CDA Companion Guide inform the C-CDA Content Rubric available for verifying the content of C-CDA documents. The C-CDA Companion Guide also informs the update process used to advance the C-CDA specification.  It provides a continuous improvement mechanism for folding essential expanding implementer guidance into the published C-CDA standard.</w:t>
      </w:r>
    </w:p>
    <w:p w:rsidRPr="00C64922" w:rsidR="00A10C4D" w:rsidP="00FD31AC" w:rsidRDefault="00A10C4D" w14:paraId="1DF9B526" w14:textId="77777777">
      <w:pPr>
        <w:pStyle w:val="Heading3"/>
      </w:pPr>
      <w:bookmarkStart w:name="_Toc10695557" w:id="259"/>
      <w:bookmarkStart w:name="_Toc11043551" w:id="260"/>
      <w:bookmarkStart w:name="_Toc11045551" w:id="261"/>
      <w:bookmarkStart w:name="_Toc11391221" w:id="262"/>
      <w:bookmarkStart w:name="_Ref21849449" w:id="263"/>
      <w:bookmarkStart w:name="_Ref21849456" w:id="264"/>
      <w:bookmarkStart w:name="_Toc119939784" w:id="265"/>
      <w:bookmarkStart w:name="_Toc135312815" w:id="266"/>
      <w:r w:rsidRPr="00C64922">
        <w:t>Guidance Language and Expectations</w:t>
      </w:r>
      <w:bookmarkEnd w:id="259"/>
      <w:bookmarkEnd w:id="260"/>
      <w:bookmarkEnd w:id="261"/>
      <w:bookmarkEnd w:id="262"/>
      <w:bookmarkEnd w:id="263"/>
      <w:bookmarkEnd w:id="264"/>
      <w:bookmarkEnd w:id="265"/>
      <w:bookmarkEnd w:id="266"/>
    </w:p>
    <w:p w:rsidRPr="00D14360" w:rsidR="00A10C4D" w:rsidP="00B505D2" w:rsidRDefault="00A10C4D" w14:paraId="0FA739C4" w14:textId="77777777">
      <w:pPr>
        <w:spacing w:after="120"/>
        <w:rPr>
          <w:rFonts w:eastAsia="Calibri" w:cs="Calibri"/>
          <w:color w:val="000000"/>
        </w:rPr>
      </w:pPr>
      <w:r w:rsidRPr="00D14360">
        <w:rPr>
          <w:rFonts w:eastAsia="Calibri" w:cs="Calibri"/>
          <w:color w:val="000000"/>
        </w:rPr>
        <w:t xml:space="preserve">The following guidance language is not specific to C-CDA templates. It is used in all CDA templates to communicate guidance that applies to creating conformant documents. Conformance statements also are used within the C-CDA Companion Guide to clearly communicate best practice implementer guidance that has emerged as essential for interoperability. </w:t>
      </w:r>
    </w:p>
    <w:p w:rsidRPr="00D14360" w:rsidR="008608DD" w:rsidP="00A765D9" w:rsidRDefault="00A10C4D" w14:paraId="1D5FC835" w14:textId="0A3DBD0E">
      <w:pPr>
        <w:rPr>
          <w:rFonts w:eastAsia="Calibri" w:cs="Calibri"/>
          <w:color w:val="000000"/>
        </w:rPr>
      </w:pPr>
      <w:r w:rsidRPr="00D14360">
        <w:rPr>
          <w:rFonts w:eastAsia="Calibri" w:cs="Calibri"/>
          <w:color w:val="000000"/>
        </w:rPr>
        <w:t xml:space="preserve">The Companion Guide does not </w:t>
      </w:r>
      <w:r w:rsidRPr="00D14360" w:rsidR="00DF16F7">
        <w:rPr>
          <w:rFonts w:eastAsia="Calibri" w:cs="Calibri"/>
          <w:color w:val="000000"/>
        </w:rPr>
        <w:t>replace</w:t>
      </w:r>
      <w:r w:rsidRPr="00D14360">
        <w:rPr>
          <w:rFonts w:eastAsia="Calibri" w:cs="Calibri"/>
          <w:color w:val="000000"/>
        </w:rPr>
        <w:t xml:space="preserve"> or repeat conformance requirements specified in reference</w:t>
      </w:r>
      <w:r w:rsidRPr="00D14360" w:rsidR="00CE0704">
        <w:rPr>
          <w:rFonts w:eastAsia="Calibri" w:cs="Calibri"/>
          <w:color w:val="000000"/>
        </w:rPr>
        <w:t>d</w:t>
      </w:r>
      <w:r w:rsidRPr="00D14360">
        <w:rPr>
          <w:rFonts w:eastAsia="Calibri" w:cs="Calibri"/>
          <w:color w:val="000000"/>
        </w:rPr>
        <w:t xml:space="preserve"> source specifications. </w:t>
      </w:r>
    </w:p>
    <w:p w:rsidRPr="00D14360" w:rsidR="00A765D9" w:rsidP="00A765D9" w:rsidRDefault="00A765D9" w14:paraId="7E904EF9" w14:textId="77777777">
      <w:pPr>
        <w:rPr>
          <w:rFonts w:eastAsia="Calibri" w:cs="Calibri"/>
          <w:color w:val="000000"/>
        </w:rPr>
      </w:pP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C246B7" w:rsidTr="00254B4A" w14:paraId="70033956" w14:textId="77777777">
        <w:tc>
          <w:tcPr>
            <w:tcW w:w="725" w:type="dxa"/>
            <w:tcBorders>
              <w:right w:val="nil"/>
            </w:tcBorders>
            <w:shd w:val="clear" w:color="auto" w:fill="C6D9F1"/>
          </w:tcPr>
          <w:p w:rsidRPr="00D14360" w:rsidR="00C246B7" w:rsidP="00A765D9" w:rsidRDefault="00634398" w14:paraId="0132AFBB" w14:textId="77777777">
            <w:pPr>
              <w:rPr>
                <w:rFonts w:cs="Calibri"/>
                <w:bCs/>
                <w:noProof/>
                <w:color w:val="000000"/>
              </w:rPr>
            </w:pPr>
            <w:r>
              <w:rPr>
                <w:noProof/>
              </w:rPr>
              <w:drawing>
                <wp:inline distT="0" distB="0" distL="0" distR="0" wp14:anchorId="687BF8C8" wp14:editId="03FB3CAA">
                  <wp:extent cx="323215" cy="339725"/>
                  <wp:effectExtent l="0" t="0" r="0" b="3175"/>
                  <wp:docPr id="115" name="Graphic 9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91"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39725"/>
                          </a:xfrm>
                          <a:prstGeom prst="rect">
                            <a:avLst/>
                          </a:prstGeom>
                          <a:noFill/>
                          <a:ln>
                            <a:noFill/>
                          </a:ln>
                        </pic:spPr>
                      </pic:pic>
                    </a:graphicData>
                  </a:graphic>
                </wp:inline>
              </w:drawing>
            </w:r>
          </w:p>
        </w:tc>
        <w:tc>
          <w:tcPr>
            <w:tcW w:w="8640" w:type="dxa"/>
            <w:tcBorders>
              <w:left w:val="nil"/>
            </w:tcBorders>
            <w:shd w:val="clear" w:color="auto" w:fill="C6D9F1"/>
          </w:tcPr>
          <w:p w:rsidRPr="00D14360" w:rsidR="00C246B7" w:rsidP="00A765D9" w:rsidRDefault="00C246B7" w14:paraId="108C436C" w14:textId="5FD527FB">
            <w:pPr>
              <w:rPr>
                <w:rFonts w:eastAsia="Calibri" w:cs="Calibri"/>
                <w:color w:val="000000"/>
              </w:rPr>
            </w:pPr>
            <w:r w:rsidRPr="00D14360">
              <w:rPr>
                <w:rFonts w:cs="Calibri"/>
                <w:color w:val="000000"/>
              </w:rPr>
              <w:t xml:space="preserve">The </w:t>
            </w:r>
            <w:r w:rsidRPr="00D14360">
              <w:rPr>
                <w:rFonts w:eastAsia="Calibri" w:cs="Calibri"/>
                <w:color w:val="000000"/>
              </w:rPr>
              <w:t xml:space="preserve">Companion Guide only provides optional guidance that implementer MAY choose to follow as part of their own path toward higher levels of interoperability. </w:t>
            </w:r>
            <w:r w:rsidRPr="00D14360">
              <w:rPr>
                <w:rFonts w:cs="Calibri"/>
                <w:b/>
                <w:bCs/>
                <w:color w:val="000000"/>
              </w:rPr>
              <w:t>[</w:t>
            </w:r>
            <w:r w:rsidR="0009537F">
              <w:rPr>
                <w:rFonts w:cs="Calibri"/>
                <w:b/>
                <w:bCs/>
                <w:color w:val="000000"/>
              </w:rPr>
              <w:t>BP</w:t>
            </w:r>
            <w:r w:rsidRPr="00D14360">
              <w:rPr>
                <w:rFonts w:cs="Calibri"/>
                <w:b/>
                <w:bCs/>
                <w:color w:val="000000"/>
              </w:rPr>
              <w:t>-</w:t>
            </w:r>
            <w:r w:rsidR="00AA382A">
              <w:rPr>
                <w:rFonts w:cs="Calibri"/>
                <w:b/>
                <w:bCs/>
                <w:color w:val="000000"/>
              </w:rPr>
              <w:t>005</w:t>
            </w:r>
            <w:r w:rsidRPr="00D14360">
              <w:rPr>
                <w:rFonts w:cs="Calibri"/>
                <w:b/>
                <w:bCs/>
                <w:color w:val="000000"/>
              </w:rPr>
              <w:t>]</w:t>
            </w:r>
          </w:p>
        </w:tc>
      </w:tr>
    </w:tbl>
    <w:p w:rsidRPr="00D14360" w:rsidR="00A765D9" w:rsidP="00A765D9" w:rsidRDefault="00A765D9" w14:paraId="46BB78F0" w14:textId="77777777">
      <w:pPr>
        <w:rPr>
          <w:rFonts w:eastAsia="Calibri" w:cs="Calibri"/>
          <w:color w:val="000000"/>
        </w:rPr>
      </w:pPr>
    </w:p>
    <w:p w:rsidRPr="003A3D50" w:rsidR="00A765D9" w:rsidP="00A765D9" w:rsidRDefault="00A10C4D" w14:paraId="211B6595" w14:textId="77777777">
      <w:pPr>
        <w:rPr>
          <w:rFonts w:eastAsia="Calibri" w:cs="Calibri"/>
          <w:b/>
          <w:bCs/>
          <w:i/>
          <w:iCs/>
          <w:color w:val="000000"/>
        </w:rPr>
      </w:pPr>
      <w:r w:rsidRPr="00D14360">
        <w:rPr>
          <w:rFonts w:eastAsia="Calibri" w:cs="Calibri"/>
          <w:color w:val="000000"/>
        </w:rPr>
        <w:t xml:space="preserve">In some cases, the Companion Guide provides guidance suggesting that an optional conformance requirement in a source specification should be tightened and become the requirement in order to achieve interoperability. </w:t>
      </w:r>
      <w:r w:rsidRPr="003A3D50">
        <w:rPr>
          <w:rFonts w:eastAsia="Calibri" w:cs="Calibri"/>
          <w:b/>
          <w:bCs/>
          <w:i/>
          <w:iCs/>
          <w:color w:val="000000"/>
        </w:rPr>
        <w:t>Although the additional guidance suggest</w:t>
      </w:r>
      <w:r w:rsidRPr="00D14360" w:rsidR="00A1254D">
        <w:rPr>
          <w:rFonts w:eastAsia="Calibri" w:cs="Calibri"/>
          <w:b/>
          <w:bCs/>
          <w:i/>
          <w:iCs/>
          <w:color w:val="000000"/>
        </w:rPr>
        <w:t>s</w:t>
      </w:r>
      <w:r w:rsidRPr="003A3D50">
        <w:rPr>
          <w:rFonts w:eastAsia="Calibri" w:cs="Calibri"/>
          <w:b/>
          <w:bCs/>
          <w:i/>
          <w:iCs/>
          <w:color w:val="000000"/>
        </w:rPr>
        <w:t xml:space="preserve"> a MAY or SHOULD conformance </w:t>
      </w:r>
      <w:r w:rsidRPr="00D14360" w:rsidR="00A1254D">
        <w:rPr>
          <w:rFonts w:eastAsia="Calibri" w:cs="Calibri"/>
          <w:b/>
          <w:bCs/>
          <w:i/>
          <w:iCs/>
          <w:color w:val="000000"/>
        </w:rPr>
        <w:t>from an</w:t>
      </w:r>
      <w:r w:rsidRPr="003A3D50">
        <w:rPr>
          <w:rFonts w:eastAsia="Calibri" w:cs="Calibri"/>
          <w:b/>
          <w:bCs/>
          <w:i/>
          <w:iCs/>
          <w:color w:val="000000"/>
        </w:rPr>
        <w:t xml:space="preserve"> underlying specification</w:t>
      </w:r>
      <w:r w:rsidRPr="00D14360" w:rsidR="00A1254D">
        <w:rPr>
          <w:rFonts w:eastAsia="Calibri" w:cs="Calibri"/>
          <w:b/>
          <w:bCs/>
          <w:i/>
          <w:iCs/>
          <w:color w:val="000000"/>
        </w:rPr>
        <w:t xml:space="preserve"> be elevated to a </w:t>
      </w:r>
      <w:r w:rsidRPr="003A3D50">
        <w:rPr>
          <w:rFonts w:eastAsia="Calibri" w:cs="Calibri"/>
          <w:b/>
          <w:bCs/>
          <w:i/>
          <w:iCs/>
          <w:color w:val="000000"/>
        </w:rPr>
        <w:t xml:space="preserve">SHALL, the Companion Guide guidance is still considered optional. </w:t>
      </w:r>
    </w:p>
    <w:p w:rsidRPr="003A3D50" w:rsidR="00C246B7" w:rsidP="00A765D9" w:rsidRDefault="00C246B7" w14:paraId="3314C92A" w14:textId="77777777">
      <w:pPr>
        <w:rPr>
          <w:rFonts w:eastAsia="Calibri" w:cs="Calibri"/>
          <w:b/>
          <w:bCs/>
          <w:i/>
          <w:iCs/>
          <w:color w:val="000000"/>
        </w:rPr>
      </w:pP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C246B7" w:rsidTr="00254B4A" w14:paraId="4A702B70" w14:textId="77777777">
        <w:tc>
          <w:tcPr>
            <w:tcW w:w="725" w:type="dxa"/>
            <w:tcBorders>
              <w:right w:val="nil"/>
            </w:tcBorders>
            <w:shd w:val="clear" w:color="auto" w:fill="C6D9F1"/>
          </w:tcPr>
          <w:p w:rsidRPr="00D14360" w:rsidR="00C246B7" w:rsidP="00C246B7" w:rsidRDefault="00634398" w14:paraId="3F762766" w14:textId="77777777">
            <w:pPr>
              <w:rPr>
                <w:rFonts w:cs="Calibri"/>
                <w:bCs/>
                <w:noProof/>
                <w:color w:val="000000"/>
              </w:rPr>
            </w:pPr>
            <w:r>
              <w:rPr>
                <w:noProof/>
              </w:rPr>
              <w:drawing>
                <wp:inline distT="0" distB="0" distL="0" distR="0" wp14:anchorId="6EF6DCE6" wp14:editId="3CD10443">
                  <wp:extent cx="323215" cy="339725"/>
                  <wp:effectExtent l="0" t="0" r="0" b="3175"/>
                  <wp:docPr id="114" name="Graphic 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9"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39725"/>
                          </a:xfrm>
                          <a:prstGeom prst="rect">
                            <a:avLst/>
                          </a:prstGeom>
                          <a:noFill/>
                          <a:ln>
                            <a:noFill/>
                          </a:ln>
                        </pic:spPr>
                      </pic:pic>
                    </a:graphicData>
                  </a:graphic>
                </wp:inline>
              </w:drawing>
            </w:r>
          </w:p>
        </w:tc>
        <w:tc>
          <w:tcPr>
            <w:tcW w:w="8640" w:type="dxa"/>
            <w:tcBorders>
              <w:left w:val="nil"/>
            </w:tcBorders>
            <w:shd w:val="clear" w:color="auto" w:fill="C6D9F1"/>
          </w:tcPr>
          <w:p w:rsidRPr="00D14360" w:rsidR="00C246B7" w:rsidP="00C246B7" w:rsidRDefault="00C246B7" w14:paraId="32D25769" w14:textId="77777777">
            <w:pPr>
              <w:rPr>
                <w:rFonts w:eastAsia="Calibri" w:cs="Calibri"/>
                <w:color w:val="000000"/>
              </w:rPr>
            </w:pPr>
            <w:r w:rsidRPr="00D14360">
              <w:rPr>
                <w:rFonts w:cs="Calibri"/>
                <w:color w:val="000000"/>
              </w:rPr>
              <w:t xml:space="preserve"> C</w:t>
            </w:r>
            <w:r w:rsidRPr="00D14360">
              <w:rPr>
                <w:rFonts w:eastAsia="Calibri" w:cs="Calibri"/>
                <w:color w:val="000000"/>
              </w:rPr>
              <w:t>-CDA documents that do not conform to guid</w:t>
            </w:r>
            <w:r w:rsidRPr="00D14360" w:rsidR="002333F7">
              <w:rPr>
                <w:rFonts w:eastAsia="Calibri" w:cs="Calibri"/>
                <w:color w:val="000000"/>
              </w:rPr>
              <w:t>ance</w:t>
            </w:r>
            <w:r w:rsidRPr="00D14360">
              <w:rPr>
                <w:rFonts w:eastAsia="Calibri" w:cs="Calibri"/>
                <w:color w:val="000000"/>
              </w:rPr>
              <w:t xml:space="preserve"> specified in the Companion Guide SHALL NOT be deemed non-conformant with C-CDA R2.1. </w:t>
            </w:r>
            <w:r w:rsidRPr="00D14360">
              <w:rPr>
                <w:rFonts w:cs="Calibri"/>
                <w:b/>
                <w:bCs/>
                <w:color w:val="000000"/>
              </w:rPr>
              <w:t>[</w:t>
            </w:r>
            <w:r w:rsidR="00AA382A">
              <w:rPr>
                <w:rFonts w:cs="Calibri"/>
                <w:b/>
                <w:bCs/>
                <w:color w:val="000000"/>
              </w:rPr>
              <w:t>BP</w:t>
            </w:r>
            <w:r w:rsidRPr="00D14360" w:rsidR="00AA382A">
              <w:rPr>
                <w:rFonts w:cs="Calibri"/>
                <w:b/>
                <w:bCs/>
                <w:color w:val="000000"/>
              </w:rPr>
              <w:t>-</w:t>
            </w:r>
            <w:r w:rsidR="00AA382A">
              <w:rPr>
                <w:rFonts w:cs="Calibri"/>
                <w:b/>
                <w:bCs/>
                <w:color w:val="000000"/>
              </w:rPr>
              <w:t>006</w:t>
            </w:r>
            <w:r w:rsidRPr="00D14360">
              <w:rPr>
                <w:rFonts w:cs="Calibri"/>
                <w:b/>
                <w:bCs/>
                <w:color w:val="000000"/>
              </w:rPr>
              <w:t>]</w:t>
            </w:r>
          </w:p>
        </w:tc>
      </w:tr>
    </w:tbl>
    <w:p w:rsidRPr="00C64922" w:rsidR="00A10C4D" w:rsidP="004C76D9" w:rsidRDefault="00A10C4D" w14:paraId="4C3F4ECA" w14:textId="77777777">
      <w:pPr>
        <w:pStyle w:val="Heading4"/>
      </w:pPr>
      <w:bookmarkStart w:name="_Toc11043552" w:id="267"/>
      <w:r w:rsidRPr="00C64922">
        <w:t>Conformance Statements</w:t>
      </w:r>
      <w:bookmarkEnd w:id="267"/>
    </w:p>
    <w:p w:rsidRPr="00D14360" w:rsidR="00A10C4D" w:rsidP="00B505D2" w:rsidRDefault="00A10C4D" w14:paraId="33BE72D3" w14:textId="77777777">
      <w:pPr>
        <w:spacing w:after="120"/>
        <w:rPr>
          <w:rFonts w:eastAsia="Calibri" w:cs="Calibri"/>
          <w:color w:val="000000"/>
        </w:rPr>
      </w:pPr>
      <w:r w:rsidRPr="00D14360">
        <w:rPr>
          <w:rFonts w:eastAsia="Calibri" w:cs="Calibri"/>
          <w:color w:val="000000"/>
        </w:rPr>
        <w:t>CDA templates impose constraints based on conformance verbs defined in the HL7 Version 3 Publishing Facilitator’s Guide</w:t>
      </w:r>
      <w:r w:rsidRPr="00D14360" w:rsidR="00EC6E73">
        <w:rPr>
          <w:rFonts w:eastAsia="Calibri" w:cs="Calibri"/>
          <w:color w:val="000000"/>
        </w:rPr>
        <w:t>.</w:t>
      </w:r>
      <w:r w:rsidRPr="00D14360">
        <w:rPr>
          <w:rFonts w:eastAsia="Calibri" w:cs="Calibri"/>
          <w:color w:val="000000"/>
          <w:vertAlign w:val="superscript"/>
        </w:rPr>
        <w:footnoteReference w:id="18"/>
      </w:r>
      <w:r w:rsidRPr="00D14360">
        <w:rPr>
          <w:rFonts w:eastAsia="Calibri" w:cs="Calibri"/>
          <w:color w:val="000000"/>
        </w:rPr>
        <w:t xml:space="preserve">  Relevant conformance verbs are:</w:t>
      </w:r>
    </w:p>
    <w:p w:rsidRPr="00D14360" w:rsidR="00A10C4D" w:rsidP="0054522C" w:rsidRDefault="00A10C4D" w14:paraId="2C47E185" w14:textId="77777777">
      <w:pPr>
        <w:pStyle w:val="ListParagraph"/>
        <w:numPr>
          <w:ilvl w:val="0"/>
          <w:numId w:val="20"/>
        </w:numPr>
        <w:spacing w:after="120"/>
        <w:rPr>
          <w:rFonts w:eastAsia="Calibri" w:cs="Calibri"/>
          <w:color w:val="000000"/>
        </w:rPr>
      </w:pPr>
      <w:r w:rsidRPr="00D14360">
        <w:rPr>
          <w:rFonts w:eastAsia="Calibri" w:cs="Calibri"/>
          <w:color w:val="000000"/>
        </w:rPr>
        <w:t xml:space="preserve">SHALL – This word, or the term </w:t>
      </w:r>
      <w:r w:rsidRPr="00D14360" w:rsidR="00890FBD">
        <w:rPr>
          <w:rFonts w:eastAsia="Calibri" w:cs="Calibri"/>
          <w:color w:val="000000"/>
        </w:rPr>
        <w:t>“</w:t>
      </w:r>
      <w:r w:rsidRPr="00D14360">
        <w:rPr>
          <w:rFonts w:eastAsia="Calibri" w:cs="Calibri"/>
          <w:color w:val="000000"/>
        </w:rPr>
        <w:t>REQUIRED”, means that the definition is an absolute requirement of the specification.</w:t>
      </w:r>
    </w:p>
    <w:p w:rsidRPr="00D14360" w:rsidR="00A10C4D" w:rsidP="0054522C" w:rsidRDefault="00A10C4D" w14:paraId="5CA36F20" w14:textId="77777777">
      <w:pPr>
        <w:pStyle w:val="ListParagraph"/>
        <w:numPr>
          <w:ilvl w:val="0"/>
          <w:numId w:val="20"/>
        </w:numPr>
        <w:spacing w:after="120"/>
        <w:rPr>
          <w:rFonts w:eastAsia="Calibri" w:cs="Calibri"/>
          <w:color w:val="000000"/>
        </w:rPr>
      </w:pPr>
      <w:r w:rsidRPr="00D14360">
        <w:rPr>
          <w:rFonts w:eastAsia="Calibri" w:cs="Calibri"/>
          <w:color w:val="000000"/>
        </w:rPr>
        <w:t xml:space="preserve">SHALL NOT – an absolute prohibition against inclusion. No data are permitted. </w:t>
      </w:r>
    </w:p>
    <w:p w:rsidRPr="00D14360" w:rsidR="00A10C4D" w:rsidP="0054522C" w:rsidRDefault="00A10C4D" w14:paraId="04EB073B" w14:textId="77777777">
      <w:pPr>
        <w:pStyle w:val="ListParagraph"/>
        <w:numPr>
          <w:ilvl w:val="0"/>
          <w:numId w:val="20"/>
        </w:numPr>
        <w:spacing w:after="120"/>
        <w:rPr>
          <w:rFonts w:eastAsia="Calibri" w:cs="Calibri"/>
          <w:color w:val="000000"/>
        </w:rPr>
      </w:pPr>
      <w:r w:rsidRPr="00D14360">
        <w:rPr>
          <w:rFonts w:eastAsia="Calibri" w:cs="Calibri"/>
          <w:color w:val="000000"/>
        </w:rPr>
        <w:t xml:space="preserve">SHOULD/SHOULD NOT </w:t>
      </w:r>
      <w:r w:rsidRPr="00D14360" w:rsidR="00890FBD">
        <w:rPr>
          <w:rFonts w:eastAsia="Calibri" w:cs="Calibri"/>
          <w:color w:val="000000"/>
        </w:rPr>
        <w:t>—</w:t>
      </w:r>
      <w:r w:rsidRPr="00D14360">
        <w:rPr>
          <w:rFonts w:eastAsia="Calibri" w:cs="Calibri"/>
          <w:color w:val="000000"/>
        </w:rPr>
        <w:t xml:space="preserve"> best practice or recommendation. There may be valid reasons to ignore an item or include an item, but the full implications must be understood and carefully weighed before choosing a different course.</w:t>
      </w:r>
    </w:p>
    <w:p w:rsidRPr="00D14360" w:rsidR="00A75661" w:rsidP="0054522C" w:rsidRDefault="00A10C4D" w14:paraId="4781056D" w14:textId="77777777">
      <w:pPr>
        <w:pStyle w:val="ListParagraph"/>
        <w:numPr>
          <w:ilvl w:val="0"/>
          <w:numId w:val="20"/>
        </w:numPr>
        <w:spacing w:after="120"/>
        <w:rPr>
          <w:rFonts w:eastAsia="Calibri" w:cs="Calibri"/>
          <w:color w:val="000000"/>
        </w:rPr>
      </w:pPr>
      <w:r w:rsidRPr="00D14360">
        <w:rPr>
          <w:rFonts w:eastAsia="Calibri" w:cs="Calibri"/>
          <w:color w:val="000000"/>
        </w:rPr>
        <w:t>MAY/NEED NOT: truly optional; can be included or omitted as the author decides with no implications.   The mandate that there are no implications on the author decision to include or not some MAY data means that interoperability between systems shall not be affected by presence or absence of this content. Inclusion or exclusion may vary from document to document, even for documents for the same patient from the same organization.</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254B4A" w:rsidTr="003A3D50" w14:paraId="51735A05" w14:textId="77777777">
        <w:tc>
          <w:tcPr>
            <w:tcW w:w="725" w:type="dxa"/>
            <w:tcBorders>
              <w:right w:val="nil"/>
            </w:tcBorders>
            <w:shd w:val="clear" w:color="auto" w:fill="C6D9F1"/>
          </w:tcPr>
          <w:p w:rsidRPr="00D14360" w:rsidR="00C246B7" w:rsidP="00C246B7" w:rsidRDefault="00634398" w14:paraId="3BB9F9C5" w14:textId="77777777">
            <w:pPr>
              <w:rPr>
                <w:rFonts w:cs="Calibri"/>
                <w:bCs/>
                <w:noProof/>
                <w:color w:val="000000"/>
              </w:rPr>
            </w:pPr>
            <w:r>
              <w:rPr>
                <w:noProof/>
              </w:rPr>
              <w:drawing>
                <wp:inline distT="0" distB="0" distL="0" distR="0" wp14:anchorId="0762C87E" wp14:editId="2890537D">
                  <wp:extent cx="323215" cy="339725"/>
                  <wp:effectExtent l="0" t="0" r="0" b="3175"/>
                  <wp:docPr id="113" name="Graphic 1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39725"/>
                          </a:xfrm>
                          <a:prstGeom prst="rect">
                            <a:avLst/>
                          </a:prstGeom>
                          <a:noFill/>
                          <a:ln>
                            <a:noFill/>
                          </a:ln>
                        </pic:spPr>
                      </pic:pic>
                    </a:graphicData>
                  </a:graphic>
                </wp:inline>
              </w:drawing>
            </w:r>
          </w:p>
        </w:tc>
        <w:tc>
          <w:tcPr>
            <w:tcW w:w="8640" w:type="dxa"/>
            <w:tcBorders>
              <w:left w:val="nil"/>
              <w:right w:val="single" w:color="000000" w:sz="4" w:space="0"/>
            </w:tcBorders>
            <w:shd w:val="clear" w:color="auto" w:fill="C6D9F1"/>
          </w:tcPr>
          <w:p w:rsidRPr="00C64922" w:rsidR="00C246B7" w:rsidP="00C246B7" w:rsidRDefault="00C246B7" w14:paraId="68AFC5DE" w14:textId="77777777">
            <w:pPr>
              <w:pStyle w:val="BodyText"/>
            </w:pPr>
            <w:r w:rsidRPr="00C64922">
              <w:t>Schematron and other C-CDA Document Validators SHALL indicate Schema and Schematron conformance errors as follows:</w:t>
            </w:r>
          </w:p>
          <w:p w:rsidRPr="00AE350D" w:rsidR="00C246B7" w:rsidP="00D14360" w:rsidRDefault="00C246B7" w14:paraId="3A46C48B" w14:textId="77777777">
            <w:pPr>
              <w:pStyle w:val="BodyText"/>
              <w:ind w:left="1419" w:firstLine="270"/>
            </w:pPr>
            <w:r w:rsidRPr="00AE350D">
              <w:t>SHALL violation (error)</w:t>
            </w:r>
          </w:p>
          <w:p w:rsidRPr="00AE350D" w:rsidR="00C246B7" w:rsidP="00D14360" w:rsidRDefault="00C246B7" w14:paraId="47EEDBBE" w14:textId="77777777">
            <w:pPr>
              <w:pStyle w:val="BodyText"/>
              <w:ind w:left="1419" w:firstLine="270"/>
            </w:pPr>
            <w:r w:rsidRPr="00AE350D">
              <w:t>SHOULD violation (warning)</w:t>
            </w:r>
          </w:p>
          <w:p w:rsidRPr="00D14360" w:rsidR="00C246B7" w:rsidP="00D14360" w:rsidRDefault="00C246B7" w14:paraId="3170DA4C" w14:textId="77777777">
            <w:pPr>
              <w:ind w:left="1693"/>
              <w:rPr>
                <w:rFonts w:cs="Calibri"/>
                <w:color w:val="000000"/>
              </w:rPr>
            </w:pPr>
            <w:r w:rsidRPr="00AE350D">
              <w:rPr>
                <w:rFonts w:cs="Calibri"/>
              </w:rPr>
              <w:t xml:space="preserve">MAY violation (not checked unless present) </w:t>
            </w:r>
            <w:r w:rsidRPr="00AE350D">
              <w:rPr>
                <w:rFonts w:cs="Calibri"/>
                <w:b/>
                <w:bCs/>
              </w:rPr>
              <w:t>[CONF-</w:t>
            </w:r>
            <w:r w:rsidR="00AA382A">
              <w:rPr>
                <w:rFonts w:cs="Calibri"/>
                <w:b/>
                <w:bCs/>
              </w:rPr>
              <w:t>007</w:t>
            </w:r>
            <w:r w:rsidRPr="00AE350D">
              <w:rPr>
                <w:rFonts w:cs="Calibri"/>
                <w:b/>
                <w:bCs/>
              </w:rPr>
              <w:t>]</w:t>
            </w:r>
          </w:p>
        </w:tc>
      </w:tr>
    </w:tbl>
    <w:p w:rsidRPr="00D14360" w:rsidR="00A10C4D" w:rsidP="003A3D50" w:rsidRDefault="00E35258" w14:paraId="51514570" w14:textId="77777777">
      <w:pPr>
        <w:keepNext/>
        <w:keepLines/>
        <w:spacing w:before="120" w:after="120"/>
        <w:rPr>
          <w:rFonts w:eastAsia="Calibri" w:cs="Calibri"/>
          <w:color w:val="000000"/>
        </w:rPr>
      </w:pPr>
      <w:r w:rsidRPr="00D14360">
        <w:rPr>
          <w:rFonts w:cs="Calibri"/>
          <w:color w:val="000000"/>
        </w:rPr>
        <w:t xml:space="preserve">The table below </w:t>
      </w:r>
      <w:r w:rsidRPr="00D14360" w:rsidR="00A10C4D">
        <w:rPr>
          <w:rFonts w:eastAsia="Calibri" w:cs="Calibri"/>
          <w:color w:val="000000"/>
        </w:rPr>
        <w:t>shows the relationship between conformance verb usage, minimum cardinality and permitted use of nullFlavor.</w:t>
      </w:r>
    </w:p>
    <w:tbl>
      <w:tblPr>
        <w:tblW w:w="9350" w:type="dxa"/>
        <w:tblInd w:w="108" w:type="dxa"/>
        <w:tblBorders>
          <w:top w:val="single" w:color="4F81BD" w:sz="4" w:space="0"/>
          <w:left w:val="single" w:color="4F81BD" w:sz="4" w:space="0"/>
          <w:bottom w:val="single" w:color="4F81BD" w:sz="4" w:space="0"/>
          <w:right w:val="single" w:color="4F81BD" w:sz="4" w:space="0"/>
        </w:tblBorders>
        <w:tblLayout w:type="fixed"/>
        <w:tblLook w:val="00A0" w:firstRow="1" w:lastRow="0" w:firstColumn="1" w:lastColumn="0" w:noHBand="0" w:noVBand="0"/>
      </w:tblPr>
      <w:tblGrid>
        <w:gridCol w:w="3116"/>
        <w:gridCol w:w="3117"/>
        <w:gridCol w:w="3117"/>
      </w:tblGrid>
      <w:tr w:rsidRPr="00C64922" w:rsidR="00254B4A" w:rsidTr="003A3D50" w14:paraId="1BFDD73B" w14:textId="77777777">
        <w:tc>
          <w:tcPr>
            <w:tcW w:w="3116" w:type="dxa"/>
            <w:tcBorders>
              <w:bottom w:val="nil"/>
              <w:right w:val="nil"/>
            </w:tcBorders>
            <w:shd w:val="clear" w:color="auto" w:fill="4F81BD"/>
            <w:vAlign w:val="bottom"/>
          </w:tcPr>
          <w:p w:rsidRPr="00D14360" w:rsidR="00A10C4D" w:rsidP="00D14360" w:rsidRDefault="00A10C4D" w14:paraId="35E1A870" w14:textId="77777777">
            <w:pPr>
              <w:keepNext/>
              <w:spacing w:after="120"/>
              <w:rPr>
                <w:rFonts w:cs="Calibri"/>
                <w:b/>
                <w:bCs/>
                <w:color w:val="FFFFFF"/>
              </w:rPr>
            </w:pPr>
            <w:r w:rsidRPr="00D14360">
              <w:rPr>
                <w:rFonts w:cs="Calibri"/>
                <w:b/>
                <w:bCs/>
                <w:color w:val="FFFFFF"/>
              </w:rPr>
              <w:t>Conformance Verb</w:t>
            </w:r>
          </w:p>
        </w:tc>
        <w:tc>
          <w:tcPr>
            <w:tcW w:w="3117" w:type="dxa"/>
            <w:tcBorders>
              <w:left w:val="single" w:color="4F81BD" w:sz="4" w:space="0"/>
              <w:right w:val="single" w:color="4F81BD" w:sz="4" w:space="0"/>
            </w:tcBorders>
            <w:shd w:val="clear" w:color="auto" w:fill="4F81BD"/>
            <w:vAlign w:val="bottom"/>
          </w:tcPr>
          <w:p w:rsidRPr="00D14360" w:rsidR="00A10C4D" w:rsidP="00D14360" w:rsidRDefault="00A10C4D" w14:paraId="2D07A6DB" w14:textId="77777777">
            <w:pPr>
              <w:keepNext/>
              <w:spacing w:after="120"/>
              <w:rPr>
                <w:rFonts w:cs="Calibri"/>
                <w:b/>
                <w:bCs/>
                <w:color w:val="FFFFFF"/>
              </w:rPr>
            </w:pPr>
            <w:r w:rsidRPr="00D14360">
              <w:rPr>
                <w:rFonts w:cs="Calibri"/>
                <w:b/>
                <w:bCs/>
                <w:color w:val="FFFFFF"/>
              </w:rPr>
              <w:t>Minimum Cardinality</w:t>
            </w:r>
          </w:p>
        </w:tc>
        <w:tc>
          <w:tcPr>
            <w:tcW w:w="3117" w:type="dxa"/>
            <w:shd w:val="clear" w:color="auto" w:fill="4F81BD"/>
            <w:vAlign w:val="bottom"/>
          </w:tcPr>
          <w:p w:rsidRPr="00D14360" w:rsidR="00A10C4D" w:rsidP="00D14360" w:rsidRDefault="00A10C4D" w14:paraId="1998F50E" w14:textId="77777777">
            <w:pPr>
              <w:keepNext/>
              <w:spacing w:after="120"/>
              <w:rPr>
                <w:rFonts w:cs="Calibri"/>
                <w:b/>
                <w:bCs/>
                <w:color w:val="FFFFFF"/>
              </w:rPr>
            </w:pPr>
            <w:r w:rsidRPr="00D14360">
              <w:rPr>
                <w:rFonts w:cs="Calibri"/>
                <w:b/>
                <w:bCs/>
                <w:color w:val="FFFFFF"/>
              </w:rPr>
              <w:t>nullFlavor Permitted?</w:t>
            </w:r>
          </w:p>
        </w:tc>
      </w:tr>
      <w:tr w:rsidRPr="00C64922" w:rsidR="00254B4A" w:rsidTr="003A3D50" w14:paraId="695057AD" w14:textId="77777777">
        <w:tc>
          <w:tcPr>
            <w:tcW w:w="3116" w:type="dxa"/>
            <w:tcBorders>
              <w:top w:val="single" w:color="4F81BD" w:sz="4" w:space="0"/>
              <w:bottom w:val="single" w:color="4F81BD" w:sz="4" w:space="0"/>
              <w:right w:val="nil"/>
            </w:tcBorders>
            <w:shd w:val="clear" w:color="auto" w:fill="FFFFFF"/>
          </w:tcPr>
          <w:p w:rsidRPr="00D14360" w:rsidR="00A10C4D" w:rsidP="00D14360" w:rsidRDefault="00A10C4D" w14:paraId="7436AE4C" w14:textId="77777777">
            <w:pPr>
              <w:keepNext/>
              <w:keepLines/>
              <w:spacing w:after="120"/>
              <w:rPr>
                <w:rFonts w:cs="Calibri"/>
                <w:b/>
                <w:bCs/>
                <w:color w:val="000000"/>
              </w:rPr>
            </w:pPr>
            <w:r w:rsidRPr="00D14360">
              <w:rPr>
                <w:rFonts w:cs="Calibri"/>
                <w:b/>
                <w:bCs/>
                <w:color w:val="000000"/>
              </w:rPr>
              <w:t>SHALL</w:t>
            </w:r>
          </w:p>
        </w:tc>
        <w:tc>
          <w:tcPr>
            <w:tcW w:w="3117" w:type="dxa"/>
            <w:tcBorders>
              <w:top w:val="single" w:color="4F81BD" w:sz="4" w:space="0"/>
              <w:left w:val="single" w:color="4F81BD" w:sz="4" w:space="0"/>
              <w:bottom w:val="single" w:color="4F81BD" w:sz="4" w:space="0"/>
              <w:right w:val="single" w:color="4F81BD" w:sz="4" w:space="0"/>
            </w:tcBorders>
            <w:shd w:val="clear" w:color="auto" w:fill="auto"/>
          </w:tcPr>
          <w:p w:rsidRPr="00D14360" w:rsidR="00A10C4D" w:rsidP="00D14360" w:rsidRDefault="00A10C4D" w14:paraId="70C99ED4" w14:textId="77777777">
            <w:pPr>
              <w:keepNext/>
              <w:keepLines/>
              <w:spacing w:after="120"/>
              <w:rPr>
                <w:rFonts w:ascii="Calibri Light" w:hAnsi="Calibri Light" w:cs="Calibri Light"/>
                <w:color w:val="000000"/>
              </w:rPr>
            </w:pPr>
            <w:r w:rsidRPr="00D14360">
              <w:rPr>
                <w:rFonts w:ascii="Calibri Light" w:hAnsi="Calibri Light" w:cs="Calibri Light"/>
                <w:color w:val="000000"/>
              </w:rPr>
              <w:t>1</w:t>
            </w:r>
          </w:p>
        </w:tc>
        <w:tc>
          <w:tcPr>
            <w:tcW w:w="3117" w:type="dxa"/>
            <w:tcBorders>
              <w:top w:val="single" w:color="4F81BD" w:sz="4" w:space="0"/>
              <w:bottom w:val="single" w:color="4F81BD" w:sz="4" w:space="0"/>
            </w:tcBorders>
            <w:shd w:val="clear" w:color="auto" w:fill="auto"/>
          </w:tcPr>
          <w:p w:rsidRPr="00D14360" w:rsidR="00A10C4D" w:rsidP="00D14360" w:rsidRDefault="00A10C4D" w14:paraId="01DF29B9" w14:textId="77777777">
            <w:pPr>
              <w:keepNext/>
              <w:keepLines/>
              <w:spacing w:after="120"/>
              <w:rPr>
                <w:rFonts w:ascii="Calibri Light" w:hAnsi="Calibri Light" w:cs="Calibri Light"/>
                <w:color w:val="000000"/>
              </w:rPr>
            </w:pPr>
            <w:r w:rsidRPr="00D14360">
              <w:rPr>
                <w:rFonts w:ascii="Calibri Light" w:hAnsi="Calibri Light" w:cs="Calibri Light"/>
                <w:color w:val="000000"/>
              </w:rPr>
              <w:t>Y (unless explicitly disallowed)</w:t>
            </w:r>
            <w:r w:rsidRPr="00D14360">
              <w:rPr>
                <w:rFonts w:ascii="Calibri Light" w:hAnsi="Calibri Light" w:cs="Calibri Light"/>
                <w:color w:val="000000"/>
                <w:vertAlign w:val="superscript"/>
              </w:rPr>
              <w:footnoteReference w:id="19"/>
            </w:r>
          </w:p>
        </w:tc>
      </w:tr>
      <w:tr w:rsidRPr="00C64922" w:rsidR="00A10C4D" w:rsidTr="00254B4A" w14:paraId="31D8B186" w14:textId="77777777">
        <w:tc>
          <w:tcPr>
            <w:tcW w:w="3116" w:type="dxa"/>
            <w:tcBorders>
              <w:right w:val="nil"/>
            </w:tcBorders>
            <w:shd w:val="clear" w:color="auto" w:fill="FFFFFF"/>
          </w:tcPr>
          <w:p w:rsidRPr="00D14360" w:rsidR="00A10C4D" w:rsidP="00D14360" w:rsidRDefault="00A10C4D" w14:paraId="4A406DE7" w14:textId="77777777">
            <w:pPr>
              <w:keepNext/>
              <w:keepLines/>
              <w:spacing w:after="120"/>
              <w:rPr>
                <w:rFonts w:cs="Calibri"/>
                <w:b/>
                <w:bCs/>
                <w:color w:val="000000"/>
              </w:rPr>
            </w:pPr>
            <w:r w:rsidRPr="00D14360">
              <w:rPr>
                <w:rFonts w:cs="Calibri"/>
                <w:b/>
                <w:bCs/>
                <w:color w:val="000000"/>
              </w:rPr>
              <w:t>SHOULD</w:t>
            </w:r>
          </w:p>
        </w:tc>
        <w:tc>
          <w:tcPr>
            <w:tcW w:w="3117" w:type="dxa"/>
            <w:tcBorders>
              <w:left w:val="single" w:color="4F81BD" w:sz="4" w:space="0"/>
              <w:right w:val="single" w:color="4F81BD" w:sz="4" w:space="0"/>
            </w:tcBorders>
            <w:shd w:val="clear" w:color="auto" w:fill="auto"/>
          </w:tcPr>
          <w:p w:rsidRPr="00D14360" w:rsidR="00A10C4D" w:rsidP="00D14360" w:rsidRDefault="00A10C4D" w14:paraId="24C51089" w14:textId="77777777">
            <w:pPr>
              <w:keepNext/>
              <w:keepLines/>
              <w:spacing w:after="120"/>
              <w:rPr>
                <w:rFonts w:ascii="Calibri Light" w:hAnsi="Calibri Light" w:cs="Calibri Light"/>
                <w:color w:val="000000"/>
              </w:rPr>
            </w:pPr>
            <w:r w:rsidRPr="00D14360">
              <w:rPr>
                <w:rFonts w:ascii="Calibri Light" w:hAnsi="Calibri Light" w:cs="Calibri Light"/>
                <w:color w:val="000000"/>
              </w:rPr>
              <w:t>0</w:t>
            </w:r>
          </w:p>
        </w:tc>
        <w:tc>
          <w:tcPr>
            <w:tcW w:w="3117" w:type="dxa"/>
            <w:shd w:val="clear" w:color="auto" w:fill="auto"/>
          </w:tcPr>
          <w:p w:rsidRPr="00D14360" w:rsidR="00A10C4D" w:rsidP="00D14360" w:rsidRDefault="00A10C4D" w14:paraId="3718148A" w14:textId="77777777">
            <w:pPr>
              <w:keepNext/>
              <w:keepLines/>
              <w:spacing w:after="120"/>
              <w:rPr>
                <w:rFonts w:ascii="Calibri Light" w:hAnsi="Calibri Light" w:cs="Calibri Light"/>
                <w:color w:val="000000"/>
              </w:rPr>
            </w:pPr>
            <w:r w:rsidRPr="00D14360">
              <w:rPr>
                <w:rFonts w:ascii="Calibri Light" w:hAnsi="Calibri Light" w:cs="Calibri Light"/>
                <w:color w:val="000000"/>
              </w:rPr>
              <w:t>Y</w:t>
            </w:r>
          </w:p>
        </w:tc>
      </w:tr>
      <w:tr w:rsidRPr="00C64922" w:rsidR="00254B4A" w:rsidTr="003A3D50" w14:paraId="3C3B0ABA" w14:textId="77777777">
        <w:tc>
          <w:tcPr>
            <w:tcW w:w="3116" w:type="dxa"/>
            <w:tcBorders>
              <w:top w:val="single" w:color="4F81BD" w:sz="4" w:space="0"/>
              <w:bottom w:val="single" w:color="4F81BD" w:sz="4" w:space="0"/>
              <w:right w:val="nil"/>
            </w:tcBorders>
            <w:shd w:val="clear" w:color="auto" w:fill="FFFFFF"/>
          </w:tcPr>
          <w:p w:rsidRPr="00D14360" w:rsidR="00A10C4D" w:rsidP="00D14360" w:rsidRDefault="00A10C4D" w14:paraId="611F2EC7" w14:textId="77777777">
            <w:pPr>
              <w:keepNext/>
              <w:keepLines/>
              <w:spacing w:after="120"/>
              <w:rPr>
                <w:rFonts w:cs="Calibri"/>
                <w:b/>
                <w:bCs/>
                <w:color w:val="000000"/>
              </w:rPr>
            </w:pPr>
            <w:r w:rsidRPr="00D14360">
              <w:rPr>
                <w:rFonts w:cs="Calibri"/>
                <w:b/>
                <w:bCs/>
                <w:color w:val="000000"/>
              </w:rPr>
              <w:t>MAY</w:t>
            </w:r>
          </w:p>
        </w:tc>
        <w:tc>
          <w:tcPr>
            <w:tcW w:w="3117" w:type="dxa"/>
            <w:tcBorders>
              <w:top w:val="single" w:color="4F81BD" w:sz="4" w:space="0"/>
              <w:left w:val="single" w:color="4F81BD" w:sz="4" w:space="0"/>
              <w:bottom w:val="single" w:color="4F81BD" w:sz="4" w:space="0"/>
              <w:right w:val="single" w:color="4F81BD" w:sz="4" w:space="0"/>
            </w:tcBorders>
            <w:shd w:val="clear" w:color="auto" w:fill="auto"/>
          </w:tcPr>
          <w:p w:rsidRPr="00D14360" w:rsidR="00A10C4D" w:rsidP="00D14360" w:rsidRDefault="00A10C4D" w14:paraId="045284FA" w14:textId="77777777">
            <w:pPr>
              <w:keepNext/>
              <w:keepLines/>
              <w:spacing w:after="120"/>
              <w:rPr>
                <w:rFonts w:ascii="Calibri Light" w:hAnsi="Calibri Light" w:cs="Calibri Light"/>
                <w:color w:val="000000"/>
              </w:rPr>
            </w:pPr>
            <w:r w:rsidRPr="00D14360">
              <w:rPr>
                <w:rFonts w:ascii="Calibri Light" w:hAnsi="Calibri Light" w:cs="Calibri Light"/>
                <w:color w:val="000000"/>
              </w:rPr>
              <w:t>0</w:t>
            </w:r>
          </w:p>
        </w:tc>
        <w:tc>
          <w:tcPr>
            <w:tcW w:w="3117" w:type="dxa"/>
            <w:tcBorders>
              <w:top w:val="single" w:color="4F81BD" w:sz="4" w:space="0"/>
              <w:bottom w:val="single" w:color="4F81BD" w:sz="4" w:space="0"/>
            </w:tcBorders>
            <w:shd w:val="clear" w:color="auto" w:fill="auto"/>
          </w:tcPr>
          <w:p w:rsidRPr="00D14360" w:rsidR="00A10C4D" w:rsidP="00D14360" w:rsidRDefault="00A10C4D" w14:paraId="6CC427E2" w14:textId="77777777">
            <w:pPr>
              <w:keepNext/>
              <w:keepLines/>
              <w:spacing w:after="120"/>
              <w:rPr>
                <w:rFonts w:ascii="Calibri Light" w:hAnsi="Calibri Light" w:cs="Calibri Light"/>
                <w:color w:val="000000"/>
              </w:rPr>
            </w:pPr>
            <w:r w:rsidRPr="00D14360">
              <w:rPr>
                <w:rFonts w:ascii="Calibri Light" w:hAnsi="Calibri Light" w:cs="Calibri Light"/>
                <w:color w:val="000000"/>
              </w:rPr>
              <w:t>Y</w:t>
            </w:r>
          </w:p>
        </w:tc>
      </w:tr>
    </w:tbl>
    <w:p w:rsidRPr="00C64922" w:rsidR="00F048B5" w:rsidRDefault="00A5789F" w14:paraId="401764B3" w14:textId="1099FA66">
      <w:pPr>
        <w:pStyle w:val="Caption"/>
      </w:pPr>
      <w:bookmarkStart w:name="_Toc10602112" w:id="268"/>
      <w:r>
        <w:t xml:space="preserve">  </w:t>
      </w:r>
      <w:bookmarkStart w:name="_Toc118898791" w:id="269"/>
      <w:bookmarkStart w:name="_Toc119939994" w:id="270"/>
      <w:bookmarkStart w:name="_Toc135313026" w:id="271"/>
      <w:r w:rsidRPr="00C64922" w:rsidR="00F048B5">
        <w:t xml:space="preserve">Table </w:t>
      </w:r>
      <w:r>
        <w:fldChar w:fldCharType="begin"/>
      </w:r>
      <w:r>
        <w:instrText>SEQ Table \* ARABIC</w:instrText>
      </w:r>
      <w:r>
        <w:fldChar w:fldCharType="separate"/>
      </w:r>
      <w:r w:rsidR="00DC1072">
        <w:rPr>
          <w:noProof/>
        </w:rPr>
        <w:t>5</w:t>
      </w:r>
      <w:r>
        <w:fldChar w:fldCharType="end"/>
      </w:r>
      <w:r w:rsidRPr="00C64922" w:rsidR="00F048B5">
        <w:t>: Conformance Verbs, Cardinality and Use of nullFlavor</w:t>
      </w:r>
      <w:bookmarkEnd w:id="269"/>
      <w:bookmarkEnd w:id="270"/>
      <w:bookmarkEnd w:id="271"/>
    </w:p>
    <w:p w:rsidRPr="00C64922" w:rsidR="00A10C4D" w:rsidP="00FD31AC" w:rsidRDefault="00A10C4D" w14:paraId="5C7F0CC7" w14:textId="77777777">
      <w:pPr>
        <w:pStyle w:val="Heading3"/>
      </w:pPr>
      <w:bookmarkStart w:name="_Toc10695558" w:id="272"/>
      <w:bookmarkStart w:name="_Toc11043553" w:id="273"/>
      <w:bookmarkStart w:name="_Toc11045552" w:id="274"/>
      <w:bookmarkStart w:name="_Toc11391222" w:id="275"/>
      <w:bookmarkStart w:name="_Toc119939785" w:id="276"/>
      <w:bookmarkStart w:name="_Toc135312816" w:id="277"/>
      <w:bookmarkEnd w:id="268"/>
      <w:r w:rsidRPr="00C64922">
        <w:t>Best Practice Rubric and Validation</w:t>
      </w:r>
      <w:bookmarkEnd w:id="272"/>
      <w:bookmarkEnd w:id="273"/>
      <w:bookmarkEnd w:id="274"/>
      <w:bookmarkEnd w:id="275"/>
      <w:bookmarkEnd w:id="276"/>
      <w:bookmarkEnd w:id="277"/>
    </w:p>
    <w:p w:rsidRPr="00D14360" w:rsidR="00A10C4D" w:rsidP="00B505D2" w:rsidRDefault="00A10C4D" w14:paraId="111A21C3" w14:textId="77777777">
      <w:pPr>
        <w:spacing w:after="120"/>
        <w:rPr>
          <w:rFonts w:eastAsia="Calibri" w:cs="Calibri"/>
          <w:color w:val="000000"/>
        </w:rPr>
      </w:pPr>
      <w:r w:rsidRPr="00D14360">
        <w:rPr>
          <w:rFonts w:eastAsia="Calibri" w:cs="Calibri"/>
          <w:color w:val="000000"/>
        </w:rPr>
        <w:t xml:space="preserve">Guidance published in the C-CDA Companion Guide is used to develop best practice Rubric which are balloted within the HL7 C-CDA community and adopted as accepted rules for validating content in C-CDA documents. Published C-CDA Rubric are implemented by document validation tools such as the ONC Scorecard to provide feedback on CDA document conformance to the layer of conformance criteria considered by the C-CDA community to be best practice and essential for interoperability.  </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C246B7" w:rsidTr="00254B4A" w14:paraId="3603199C" w14:textId="77777777">
        <w:tc>
          <w:tcPr>
            <w:tcW w:w="725" w:type="dxa"/>
            <w:tcBorders>
              <w:right w:val="nil"/>
            </w:tcBorders>
            <w:shd w:val="clear" w:color="auto" w:fill="C6D9F1"/>
          </w:tcPr>
          <w:p w:rsidRPr="00C64922" w:rsidR="00C246B7" w:rsidP="00C246B7" w:rsidRDefault="00634398" w14:paraId="328DE5CC" w14:textId="77777777">
            <w:pPr>
              <w:pStyle w:val="BodyText"/>
              <w:rPr>
                <w:noProof/>
              </w:rPr>
            </w:pPr>
            <w:r>
              <w:rPr>
                <w:noProof/>
              </w:rPr>
              <w:drawing>
                <wp:inline distT="0" distB="0" distL="0" distR="0" wp14:anchorId="168E8151" wp14:editId="1FC03A91">
                  <wp:extent cx="323215" cy="323215"/>
                  <wp:effectExtent l="0" t="0" r="0" b="635"/>
                  <wp:docPr id="112" name="Graphic 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C64922" w:rsidR="00C246B7" w:rsidP="00C246B7" w:rsidRDefault="00C246B7" w14:paraId="08B5802E" w14:textId="77777777">
            <w:pPr>
              <w:pStyle w:val="BodyText"/>
            </w:pPr>
            <w:r w:rsidRPr="00C64922">
              <w:t>C-CDA Document Validators MAY support validation of all the layers of conformance described in Chapter 2.3.1</w:t>
            </w:r>
            <w:r>
              <w:t xml:space="preserve"> Declaring Template Conformance</w:t>
            </w:r>
            <w:r w:rsidRPr="00C64922">
              <w:t xml:space="preserve">. </w:t>
            </w:r>
            <w:r w:rsidRPr="00D14360">
              <w:rPr>
                <w:b/>
              </w:rPr>
              <w:t>[</w:t>
            </w:r>
            <w:r w:rsidR="00AA382A">
              <w:rPr>
                <w:b/>
                <w:bCs/>
                <w:color w:val="000000"/>
              </w:rPr>
              <w:t>BP</w:t>
            </w:r>
            <w:r w:rsidRPr="00D14360" w:rsidR="00AA382A">
              <w:rPr>
                <w:b/>
                <w:bCs/>
                <w:color w:val="000000"/>
              </w:rPr>
              <w:t>-</w:t>
            </w:r>
            <w:r w:rsidR="00AA382A">
              <w:rPr>
                <w:b/>
                <w:bCs/>
                <w:color w:val="000000"/>
              </w:rPr>
              <w:t>008</w:t>
            </w:r>
            <w:r w:rsidRPr="00D14360">
              <w:rPr>
                <w:b/>
              </w:rPr>
              <w:t>]</w:t>
            </w:r>
          </w:p>
        </w:tc>
      </w:tr>
      <w:tr w:rsidRPr="00C64922" w:rsidR="00C246B7" w:rsidTr="00254B4A" w14:paraId="6941A7DE" w14:textId="77777777">
        <w:tc>
          <w:tcPr>
            <w:tcW w:w="725" w:type="dxa"/>
            <w:tcBorders>
              <w:right w:val="nil"/>
            </w:tcBorders>
            <w:shd w:val="clear" w:color="auto" w:fill="C6D9F1"/>
          </w:tcPr>
          <w:p w:rsidRPr="00C64922" w:rsidR="00C246B7" w:rsidP="00C246B7" w:rsidRDefault="00634398" w14:paraId="2FFA58A7" w14:textId="77777777">
            <w:pPr>
              <w:pStyle w:val="BodyText"/>
              <w:rPr>
                <w:noProof/>
              </w:rPr>
            </w:pPr>
            <w:r>
              <w:rPr>
                <w:noProof/>
              </w:rPr>
              <w:drawing>
                <wp:inline distT="0" distB="0" distL="0" distR="0" wp14:anchorId="4BCC0597" wp14:editId="7EE94569">
                  <wp:extent cx="323215" cy="323215"/>
                  <wp:effectExtent l="0" t="0" r="0" b="635"/>
                  <wp:docPr id="111" name="Graphic 4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9"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C64922" w:rsidR="00C246B7" w:rsidP="00C246B7" w:rsidRDefault="00C246B7" w14:paraId="3227D67C" w14:textId="77777777">
            <w:pPr>
              <w:pStyle w:val="BodyText"/>
            </w:pPr>
            <w:r w:rsidRPr="00C64922">
              <w:t>C-CDA Document Validators SHALL indicate best practice guideline violations as follows:</w:t>
            </w:r>
          </w:p>
          <w:p w:rsidRPr="00D14360" w:rsidR="00C246B7" w:rsidP="00D14360" w:rsidRDefault="00C246B7" w14:paraId="3D5C2864" w14:textId="77777777">
            <w:pPr>
              <w:ind w:left="720" w:firstLine="360"/>
              <w:textDirection w:val="btLr"/>
              <w:rPr>
                <w:rFonts w:cs="Calibri"/>
              </w:rPr>
            </w:pPr>
            <w:r w:rsidRPr="00D14360">
              <w:rPr>
                <w:rFonts w:eastAsia="Calibri" w:cs="Calibri"/>
                <w:color w:val="00133B"/>
              </w:rPr>
              <w:t>SHALL violation (warning)</w:t>
            </w:r>
          </w:p>
          <w:p w:rsidRPr="00D14360" w:rsidR="00C246B7" w:rsidP="00D14360" w:rsidRDefault="00C246B7" w14:paraId="138659E6" w14:textId="77777777">
            <w:pPr>
              <w:ind w:left="720" w:firstLine="360"/>
              <w:textDirection w:val="btLr"/>
              <w:rPr>
                <w:rFonts w:eastAsia="Calibri" w:cs="Calibri"/>
                <w:color w:val="00133B"/>
              </w:rPr>
            </w:pPr>
            <w:r w:rsidRPr="00D14360">
              <w:rPr>
                <w:rFonts w:eastAsia="Calibri" w:cs="Calibri"/>
                <w:color w:val="00133B"/>
              </w:rPr>
              <w:t>SHOULD violation (</w:t>
            </w:r>
            <w:r w:rsidRPr="00D14360" w:rsidR="002B57F0">
              <w:rPr>
                <w:rFonts w:eastAsia="Calibri" w:cs="Calibri"/>
                <w:color w:val="00133B"/>
              </w:rPr>
              <w:t xml:space="preserve">not checked unless </w:t>
            </w:r>
            <w:r w:rsidRPr="00E93A1E" w:rsidR="002B57F0">
              <w:rPr>
                <w:rFonts w:eastAsia="Calibri" w:cs="Calibri"/>
                <w:color w:val="00133B"/>
              </w:rPr>
              <w:t>present)</w:t>
            </w:r>
          </w:p>
          <w:p w:rsidRPr="00D14360" w:rsidR="00C246B7" w:rsidP="00D14360" w:rsidRDefault="00C246B7" w14:paraId="243390AB" w14:textId="77777777">
            <w:pPr>
              <w:ind w:left="720" w:firstLine="360"/>
              <w:textDirection w:val="btLr"/>
              <w:rPr>
                <w:rFonts w:eastAsia="Calibri" w:cs="Calibri"/>
                <w:color w:val="00133B"/>
              </w:rPr>
            </w:pPr>
            <w:r w:rsidRPr="00D14360">
              <w:rPr>
                <w:rFonts w:eastAsia="Calibri" w:cs="Calibri"/>
                <w:color w:val="00133B"/>
              </w:rPr>
              <w:t>MAY violation (not checked unless present</w:t>
            </w:r>
            <w:r w:rsidRPr="00E93A1E">
              <w:rPr>
                <w:rFonts w:eastAsia="Calibri" w:cs="Calibri"/>
                <w:bCs/>
                <w:color w:val="00133B"/>
              </w:rPr>
              <w:t>)</w:t>
            </w:r>
            <w:r w:rsidRPr="00D14360">
              <w:rPr>
                <w:rStyle w:val="BodyTextChar"/>
                <w:b/>
              </w:rPr>
              <w:t xml:space="preserve"> [CONF-</w:t>
            </w:r>
            <w:r w:rsidR="00AA382A">
              <w:rPr>
                <w:rStyle w:val="BodyTextChar"/>
                <w:b/>
              </w:rPr>
              <w:t>0</w:t>
            </w:r>
            <w:r w:rsidRPr="003A3D50" w:rsidR="00AA382A">
              <w:rPr>
                <w:rStyle w:val="BodyTextChar"/>
                <w:b/>
                <w:bCs/>
              </w:rPr>
              <w:t>09</w:t>
            </w:r>
            <w:r w:rsidRPr="00D14360">
              <w:rPr>
                <w:rStyle w:val="BodyTextChar"/>
                <w:b/>
              </w:rPr>
              <w:t>]</w:t>
            </w:r>
          </w:p>
        </w:tc>
      </w:tr>
    </w:tbl>
    <w:p w:rsidRPr="00C64922" w:rsidR="00A10C4D" w:rsidP="003E2C96" w:rsidRDefault="00A10C4D" w14:paraId="16D1CEE3" w14:textId="77777777">
      <w:pPr>
        <w:pStyle w:val="Heading2"/>
      </w:pPr>
      <w:r w:rsidRPr="00C64922">
        <w:t xml:space="preserve">  </w:t>
      </w:r>
      <w:bookmarkStart w:name="_Toc10695559" w:id="278"/>
      <w:bookmarkStart w:name="_Toc11043554" w:id="279"/>
      <w:bookmarkStart w:name="_Toc11045553" w:id="280"/>
      <w:bookmarkStart w:name="_Toc11391223" w:id="281"/>
      <w:bookmarkStart w:name="_Toc119939786" w:id="282"/>
      <w:bookmarkStart w:name="_Toc135312817" w:id="283"/>
      <w:r w:rsidRPr="00C64922">
        <w:t>Fundamental Concepts for Document-Based Exchange</w:t>
      </w:r>
      <w:bookmarkEnd w:id="278"/>
      <w:bookmarkEnd w:id="279"/>
      <w:bookmarkEnd w:id="280"/>
      <w:bookmarkEnd w:id="281"/>
      <w:bookmarkEnd w:id="282"/>
      <w:bookmarkEnd w:id="283"/>
    </w:p>
    <w:p w:rsidRPr="00D14360" w:rsidR="00A10C4D" w:rsidP="00B505D2" w:rsidRDefault="00A10C4D" w14:paraId="09FA88C6" w14:textId="531D09C5">
      <w:pPr>
        <w:spacing w:after="120"/>
        <w:rPr>
          <w:rFonts w:eastAsia="Calibri" w:cs="Calibri"/>
          <w:color w:val="000000"/>
        </w:rPr>
      </w:pPr>
      <w:r w:rsidRPr="00D14360">
        <w:rPr>
          <w:rFonts w:eastAsia="Calibri" w:cs="Calibri"/>
          <w:color w:val="000000"/>
        </w:rPr>
        <w:t xml:space="preserve">The following </w:t>
      </w:r>
      <w:r w:rsidRPr="00D14360" w:rsidR="00B01599">
        <w:rPr>
          <w:rFonts w:eastAsia="Calibri" w:cs="Calibri"/>
          <w:color w:val="000000"/>
        </w:rPr>
        <w:t>chapters</w:t>
      </w:r>
      <w:r w:rsidRPr="00D14360">
        <w:rPr>
          <w:rFonts w:eastAsia="Calibri" w:cs="Calibri"/>
          <w:color w:val="000000"/>
        </w:rPr>
        <w:t xml:space="preserve"> reinforce </w:t>
      </w:r>
      <w:r w:rsidR="00E14BE7">
        <w:rPr>
          <w:rFonts w:eastAsia="Calibri" w:cs="Calibri"/>
          <w:color w:val="000000"/>
        </w:rPr>
        <w:t xml:space="preserve">and </w:t>
      </w:r>
      <w:r w:rsidRPr="00D14360">
        <w:rPr>
          <w:rFonts w:eastAsia="Calibri" w:cs="Calibri"/>
          <w:color w:val="000000"/>
        </w:rPr>
        <w:t>explain fundamental information especially relevant to the guidance included in the Companion Guide.</w:t>
      </w:r>
    </w:p>
    <w:p w:rsidRPr="00C64922" w:rsidR="00A10C4D" w:rsidP="00FD31AC" w:rsidRDefault="00A10C4D" w14:paraId="6B5DD125" w14:textId="77777777">
      <w:pPr>
        <w:pStyle w:val="Heading3"/>
      </w:pPr>
      <w:bookmarkStart w:name="_Toc10695560" w:id="284"/>
      <w:bookmarkStart w:name="_Toc11043555" w:id="285"/>
      <w:bookmarkStart w:name="_Toc11045554" w:id="286"/>
      <w:bookmarkStart w:name="_Toc11391224" w:id="287"/>
      <w:bookmarkStart w:name="_Toc119939787" w:id="288"/>
      <w:bookmarkStart w:name="_Toc135312818" w:id="289"/>
      <w:r w:rsidRPr="00C64922">
        <w:t>CDA and C-CDA Templates</w:t>
      </w:r>
      <w:bookmarkEnd w:id="284"/>
      <w:bookmarkEnd w:id="285"/>
      <w:bookmarkEnd w:id="286"/>
      <w:bookmarkEnd w:id="287"/>
      <w:bookmarkEnd w:id="288"/>
      <w:bookmarkEnd w:id="289"/>
    </w:p>
    <w:p w:rsidRPr="00D14360" w:rsidR="00A10C4D" w:rsidP="00B505D2" w:rsidRDefault="00A10C4D" w14:paraId="092D61A5" w14:textId="77777777">
      <w:pPr>
        <w:spacing w:after="120"/>
        <w:rPr>
          <w:rFonts w:eastAsia="Calibri" w:cs="Calibri"/>
          <w:color w:val="000000"/>
        </w:rPr>
      </w:pPr>
      <w:r w:rsidRPr="00D14360">
        <w:rPr>
          <w:rFonts w:eastAsia="Calibri" w:cs="Calibri"/>
          <w:color w:val="000000"/>
        </w:rPr>
        <w:t xml:space="preserve">The HL7 Clinical Document Architecture (CDA) is a document markup standard that specifies the structure and semantics of </w:t>
      </w:r>
      <w:r w:rsidRPr="00D14360" w:rsidR="00890FBD">
        <w:rPr>
          <w:rFonts w:eastAsia="Calibri" w:cs="Calibri"/>
          <w:color w:val="000000"/>
        </w:rPr>
        <w:t>“</w:t>
      </w:r>
      <w:r w:rsidRPr="00D14360">
        <w:rPr>
          <w:rFonts w:eastAsia="Calibri" w:cs="Calibri"/>
          <w:color w:val="000000"/>
        </w:rPr>
        <w:t>clinical documents</w:t>
      </w:r>
      <w:r w:rsidRPr="00D14360" w:rsidR="00890FBD">
        <w:rPr>
          <w:rFonts w:eastAsia="Calibri" w:cs="Calibri"/>
          <w:color w:val="000000"/>
        </w:rPr>
        <w:t>”</w:t>
      </w:r>
      <w:r w:rsidRPr="00D14360">
        <w:rPr>
          <w:rFonts w:eastAsia="Calibri" w:cs="Calibri"/>
          <w:color w:val="000000"/>
        </w:rPr>
        <w:t xml:space="preserve"> for the purpose of exchange. A clinical document is documentation of clinical observations and services, with the following characteristics:</w:t>
      </w:r>
    </w:p>
    <w:p w:rsidRPr="00D14360" w:rsidR="00A10C4D" w:rsidP="008E1E6B" w:rsidRDefault="00A10C4D" w14:paraId="2D07AB51" w14:textId="77777777">
      <w:pPr>
        <w:pStyle w:val="ListParagraph"/>
        <w:numPr>
          <w:ilvl w:val="0"/>
          <w:numId w:val="1"/>
        </w:numPr>
        <w:spacing w:after="120"/>
        <w:rPr>
          <w:rFonts w:eastAsia="Calibri" w:cs="Calibri"/>
          <w:color w:val="000000"/>
          <w:szCs w:val="22"/>
        </w:rPr>
      </w:pPr>
      <w:r w:rsidRPr="00D14360">
        <w:rPr>
          <w:rFonts w:eastAsia="Calibri" w:cs="Calibri"/>
          <w:color w:val="000000"/>
          <w:szCs w:val="22"/>
        </w:rPr>
        <w:t>Persistence – A clinical document continues to exist in an unaltered state, for a time period defined by local and regulatory requirements (NOTE: There is a distinct scope of persistence for a clinical document, independent of the persistence of any XML-encoded CDA document instance).</w:t>
      </w:r>
    </w:p>
    <w:p w:rsidRPr="00D14360" w:rsidR="00A10C4D" w:rsidP="008E1E6B" w:rsidRDefault="00A10C4D" w14:paraId="1A441AFE" w14:textId="77777777">
      <w:pPr>
        <w:pStyle w:val="ListParagraph"/>
        <w:numPr>
          <w:ilvl w:val="0"/>
          <w:numId w:val="1"/>
        </w:numPr>
        <w:spacing w:after="120"/>
        <w:rPr>
          <w:rFonts w:eastAsia="Calibri" w:cs="Calibri"/>
          <w:color w:val="000000"/>
          <w:szCs w:val="22"/>
        </w:rPr>
      </w:pPr>
      <w:r w:rsidRPr="00D14360">
        <w:rPr>
          <w:rFonts w:eastAsia="Calibri" w:cs="Calibri"/>
          <w:color w:val="000000"/>
          <w:szCs w:val="22"/>
        </w:rPr>
        <w:t>Stewardship – A clinical document is maintained by an organization entrusted with its care.</w:t>
      </w:r>
    </w:p>
    <w:p w:rsidRPr="00D14360" w:rsidR="00A10C4D" w:rsidP="008E1E6B" w:rsidRDefault="00A10C4D" w14:paraId="41CC5093" w14:textId="77777777">
      <w:pPr>
        <w:pStyle w:val="ListParagraph"/>
        <w:numPr>
          <w:ilvl w:val="0"/>
          <w:numId w:val="1"/>
        </w:numPr>
        <w:spacing w:after="120"/>
        <w:rPr>
          <w:rFonts w:eastAsia="Calibri" w:cs="Calibri"/>
          <w:color w:val="000000"/>
          <w:szCs w:val="22"/>
        </w:rPr>
      </w:pPr>
      <w:r w:rsidRPr="00D14360">
        <w:rPr>
          <w:rFonts w:eastAsia="Calibri" w:cs="Calibri"/>
          <w:color w:val="000000"/>
          <w:szCs w:val="22"/>
        </w:rPr>
        <w:t xml:space="preserve">Potential for authentication </w:t>
      </w:r>
      <w:r w:rsidRPr="00D14360" w:rsidR="00B16A45">
        <w:rPr>
          <w:rFonts w:eastAsia="Calibri" w:cs="Calibri"/>
          <w:color w:val="000000"/>
          <w:szCs w:val="22"/>
        </w:rPr>
        <w:t>–</w:t>
      </w:r>
      <w:r w:rsidRPr="00D14360">
        <w:rPr>
          <w:rFonts w:eastAsia="Calibri" w:cs="Calibri"/>
          <w:color w:val="000000"/>
          <w:szCs w:val="22"/>
        </w:rPr>
        <w:t xml:space="preserve"> A clinical document is an assemblage of information that is intended to be legally authenticated.</w:t>
      </w:r>
    </w:p>
    <w:p w:rsidRPr="00D14360" w:rsidR="00A10C4D" w:rsidP="008E1E6B" w:rsidRDefault="00A10C4D" w14:paraId="563BEA1F" w14:textId="77777777">
      <w:pPr>
        <w:pStyle w:val="ListParagraph"/>
        <w:numPr>
          <w:ilvl w:val="0"/>
          <w:numId w:val="1"/>
        </w:numPr>
        <w:spacing w:after="120"/>
        <w:rPr>
          <w:rFonts w:eastAsia="Calibri" w:cs="Calibri"/>
          <w:color w:val="000000"/>
          <w:szCs w:val="22"/>
        </w:rPr>
      </w:pPr>
      <w:r w:rsidRPr="00D14360">
        <w:rPr>
          <w:rFonts w:eastAsia="Calibri" w:cs="Calibri"/>
          <w:color w:val="000000"/>
          <w:szCs w:val="22"/>
        </w:rPr>
        <w:t xml:space="preserve">Context </w:t>
      </w:r>
      <w:r w:rsidRPr="00D14360" w:rsidR="00B16A45">
        <w:rPr>
          <w:rFonts w:eastAsia="Calibri" w:cs="Calibri"/>
          <w:color w:val="000000"/>
          <w:szCs w:val="22"/>
        </w:rPr>
        <w:t>–</w:t>
      </w:r>
      <w:r w:rsidRPr="00D14360">
        <w:rPr>
          <w:rFonts w:eastAsia="Calibri" w:cs="Calibri"/>
          <w:color w:val="000000"/>
          <w:szCs w:val="22"/>
        </w:rPr>
        <w:t xml:space="preserve"> A clinical document establishes the default context for its contents.</w:t>
      </w:r>
      <w:r w:rsidRPr="00D14360" w:rsidR="00C246B7">
        <w:rPr>
          <w:rFonts w:eastAsia="Calibri" w:cs="Calibri"/>
          <w:color w:val="000000"/>
          <w:szCs w:val="22"/>
        </w:rPr>
        <w:t xml:space="preserve"> </w:t>
      </w:r>
    </w:p>
    <w:p w:rsidRPr="00D14360" w:rsidR="00A10C4D" w:rsidP="008E1E6B" w:rsidRDefault="00A10C4D" w14:paraId="5391957B" w14:textId="77777777">
      <w:pPr>
        <w:pStyle w:val="ListParagraph"/>
        <w:numPr>
          <w:ilvl w:val="0"/>
          <w:numId w:val="1"/>
        </w:numPr>
        <w:spacing w:after="120"/>
        <w:rPr>
          <w:rFonts w:eastAsia="Calibri" w:cs="Calibri"/>
          <w:color w:val="000000"/>
          <w:szCs w:val="22"/>
        </w:rPr>
      </w:pPr>
      <w:r w:rsidRPr="00D14360">
        <w:rPr>
          <w:rFonts w:eastAsia="Calibri" w:cs="Calibri"/>
          <w:color w:val="000000"/>
          <w:szCs w:val="22"/>
        </w:rPr>
        <w:t xml:space="preserve">Wholeness </w:t>
      </w:r>
      <w:r w:rsidRPr="00D14360" w:rsidR="00B16A45">
        <w:rPr>
          <w:rFonts w:eastAsia="Calibri" w:cs="Calibri"/>
          <w:color w:val="000000"/>
          <w:szCs w:val="22"/>
        </w:rPr>
        <w:t>–</w:t>
      </w:r>
      <w:r w:rsidRPr="00D14360">
        <w:rPr>
          <w:rFonts w:eastAsia="Calibri" w:cs="Calibri"/>
          <w:color w:val="000000"/>
          <w:szCs w:val="22"/>
        </w:rPr>
        <w:t xml:space="preserve"> Authentication of a clinical document applies to the whole and does not apply to portions of the document without the full context of the document.</w:t>
      </w:r>
    </w:p>
    <w:p w:rsidRPr="00D14360" w:rsidR="00A10C4D" w:rsidP="008E1E6B" w:rsidRDefault="00A10C4D" w14:paraId="132070F2" w14:textId="77777777">
      <w:pPr>
        <w:pStyle w:val="ListParagraph"/>
        <w:numPr>
          <w:ilvl w:val="0"/>
          <w:numId w:val="1"/>
        </w:numPr>
        <w:spacing w:after="120"/>
        <w:rPr>
          <w:rFonts w:eastAsia="Calibri" w:cs="Calibri"/>
          <w:color w:val="000000"/>
          <w:szCs w:val="22"/>
        </w:rPr>
      </w:pPr>
      <w:r w:rsidRPr="00D14360">
        <w:rPr>
          <w:rFonts w:eastAsia="Calibri" w:cs="Calibri"/>
          <w:color w:val="000000"/>
          <w:szCs w:val="22"/>
        </w:rPr>
        <w:t>Human readability – A clinical document is human readable.</w:t>
      </w:r>
    </w:p>
    <w:p w:rsidRPr="00D14360" w:rsidR="005F2378" w:rsidP="005F2378" w:rsidRDefault="005F2378" w14:paraId="5E999E8C" w14:textId="77777777">
      <w:pPr>
        <w:pStyle w:val="ListParagraph"/>
        <w:spacing w:after="120"/>
        <w:rPr>
          <w:rFonts w:eastAsia="Calibri" w:cs="Calibri"/>
          <w:color w:val="000000"/>
          <w:szCs w:val="22"/>
        </w:rPr>
      </w:pPr>
    </w:p>
    <w:p w:rsidRPr="00D14360" w:rsidR="00A10C4D" w:rsidP="00B505D2" w:rsidRDefault="00A10C4D" w14:paraId="46644843" w14:textId="77777777">
      <w:pPr>
        <w:spacing w:after="120"/>
        <w:rPr>
          <w:rFonts w:eastAsia="Calibri" w:cs="Calibri"/>
          <w:color w:val="000000"/>
        </w:rPr>
      </w:pPr>
      <w:r w:rsidRPr="00D14360">
        <w:rPr>
          <w:rFonts w:eastAsia="Calibri" w:cs="Calibri"/>
          <w:color w:val="000000"/>
        </w:rPr>
        <w:t>A CDA document is a defined and complete information object that can include text, images, sounds, and other multimedia content.</w:t>
      </w:r>
      <w:r w:rsidRPr="00D14360">
        <w:rPr>
          <w:rStyle w:val="FootnoteReference"/>
          <w:rFonts w:eastAsia="Calibri" w:cs="Calibri"/>
          <w:color w:val="000000"/>
        </w:rPr>
        <w:footnoteReference w:id="20"/>
      </w:r>
    </w:p>
    <w:p w:rsidRPr="00D14360" w:rsidR="00A10C4D" w:rsidP="00B505D2" w:rsidRDefault="00A10C4D" w14:paraId="1034FF4B" w14:textId="77777777">
      <w:pPr>
        <w:spacing w:after="120"/>
        <w:rPr>
          <w:rFonts w:eastAsia="Calibri" w:cs="Calibri"/>
          <w:color w:val="000000"/>
        </w:rPr>
      </w:pPr>
      <w:r w:rsidRPr="00D14360">
        <w:rPr>
          <w:rFonts w:eastAsia="Calibri" w:cs="Calibri"/>
          <w:color w:val="000000"/>
        </w:rPr>
        <w:t xml:space="preserve">Key aspects of CDA include: </w:t>
      </w:r>
    </w:p>
    <w:p w:rsidRPr="00D14360" w:rsidR="00C246B7" w:rsidP="008E1E6B" w:rsidRDefault="00A10C4D" w14:paraId="5C32A8A0" w14:textId="77777777">
      <w:pPr>
        <w:pStyle w:val="ListParagraph"/>
        <w:numPr>
          <w:ilvl w:val="0"/>
          <w:numId w:val="1"/>
        </w:numPr>
        <w:spacing w:after="120"/>
        <w:rPr>
          <w:rFonts w:eastAsia="Calibri" w:cs="Calibri"/>
          <w:color w:val="000000"/>
          <w:szCs w:val="22"/>
        </w:rPr>
      </w:pPr>
      <w:r w:rsidRPr="00D14360">
        <w:rPr>
          <w:rFonts w:eastAsia="Calibri" w:cs="Calibri"/>
          <w:color w:val="000000"/>
          <w:szCs w:val="22"/>
        </w:rPr>
        <w:t xml:space="preserve">CDA documents are encoded in Extensible Markup </w:t>
      </w:r>
    </w:p>
    <w:p w:rsidRPr="00D14360" w:rsidR="00A10C4D" w:rsidP="003A3D50" w:rsidRDefault="007E6153" w14:paraId="1E7BEDCD" w14:textId="7952C246">
      <w:pPr>
        <w:pStyle w:val="ListParagraph"/>
        <w:spacing w:after="120"/>
        <w:rPr>
          <w:rFonts w:eastAsia="Calibri" w:cs="Calibri"/>
          <w:color w:val="000000"/>
          <w:szCs w:val="22"/>
        </w:rPr>
      </w:pPr>
      <w:r w:rsidRPr="00D14360">
        <w:rPr>
          <w:rFonts w:eastAsia="Calibri" w:cs="Calibri"/>
          <w:color w:val="000000"/>
          <w:szCs w:val="22"/>
        </w:rPr>
        <w:t>Language (</w:t>
      </w:r>
      <w:r w:rsidRPr="00D14360" w:rsidR="00A10C4D">
        <w:rPr>
          <w:rFonts w:eastAsia="Calibri" w:cs="Calibri"/>
          <w:color w:val="000000"/>
          <w:szCs w:val="22"/>
        </w:rPr>
        <w:t>XML). (NOTE: When alternate implementations are feasible, suitable conformance requirements will be issued so that in future the syntax may not be limited to XML.)</w:t>
      </w:r>
    </w:p>
    <w:p w:rsidRPr="00D14360" w:rsidR="00A10C4D" w:rsidP="008E1E6B" w:rsidRDefault="00A10C4D" w14:paraId="135E85A0" w14:textId="77777777">
      <w:pPr>
        <w:pStyle w:val="ListParagraph"/>
        <w:numPr>
          <w:ilvl w:val="0"/>
          <w:numId w:val="1"/>
        </w:numPr>
        <w:spacing w:after="120"/>
        <w:rPr>
          <w:rFonts w:eastAsia="Calibri" w:cs="Calibri"/>
          <w:color w:val="000000"/>
          <w:szCs w:val="22"/>
        </w:rPr>
      </w:pPr>
      <w:r w:rsidRPr="00D14360">
        <w:rPr>
          <w:rFonts w:eastAsia="Calibri" w:cs="Calibri"/>
          <w:color w:val="000000"/>
          <w:szCs w:val="22"/>
        </w:rPr>
        <w:t>CDA documents derive their machine processable meaning from the HL7 Reference Information Model (RIM) and use the HL7 Version 3 Data Types.</w:t>
      </w:r>
    </w:p>
    <w:p w:rsidRPr="00D14360" w:rsidR="00A10C4D" w:rsidP="008E1E6B" w:rsidRDefault="00634398" w14:paraId="2C390EC9" w14:textId="194633C6">
      <w:pPr>
        <w:pStyle w:val="ListParagraph"/>
        <w:numPr>
          <w:ilvl w:val="0"/>
          <w:numId w:val="1"/>
        </w:numPr>
        <w:spacing w:after="120"/>
        <w:rPr>
          <w:rFonts w:eastAsia="Calibri" w:cs="Calibri"/>
          <w:color w:val="000000"/>
          <w:szCs w:val="22"/>
        </w:rPr>
      </w:pPr>
      <w:r>
        <w:rPr>
          <w:rFonts w:eastAsia="Calibri" w:cs="Calibri"/>
          <w:noProof/>
          <w:color w:val="000000"/>
          <w:szCs w:val="22"/>
        </w:rPr>
        <w:drawing>
          <wp:anchor distT="0" distB="0" distL="114300" distR="114300" simplePos="0" relativeHeight="251658752" behindDoc="1" locked="0" layoutInCell="1" allowOverlap="1" wp14:anchorId="1BA29F56" wp14:editId="48C75C6A">
            <wp:simplePos x="0" y="0"/>
            <wp:positionH relativeFrom="column">
              <wp:posOffset>3641697</wp:posOffset>
            </wp:positionH>
            <wp:positionV relativeFrom="paragraph">
              <wp:posOffset>405</wp:posOffset>
            </wp:positionV>
            <wp:extent cx="2154473" cy="5365180"/>
            <wp:effectExtent l="0" t="0" r="5080" b="0"/>
            <wp:wrapTight wrapText="left">
              <wp:wrapPolygon edited="0">
                <wp:start x="0" y="0"/>
                <wp:lineTo x="0" y="21526"/>
                <wp:lineTo x="21524" y="21526"/>
                <wp:lineTo x="21524" y="0"/>
                <wp:lineTo x="0" y="0"/>
              </wp:wrapPolygon>
            </wp:wrapTight>
            <wp:docPr id="3077" name="Picture 307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Screen Shot 2019-10-14 at 8.07.42 AM.png"/>
                    <pic:cNvPicPr/>
                  </pic:nvPicPr>
                  <pic:blipFill>
                    <a:blip r:embed="rId24">
                      <a:extLst>
                        <a:ext uri="{28A0092B-C50C-407E-A947-70E740481C1C}">
                          <a14:useLocalDpi xmlns:a14="http://schemas.microsoft.com/office/drawing/2010/main" val="0"/>
                        </a:ext>
                      </a:extLst>
                    </a:blip>
                    <a:stretch>
                      <a:fillRect/>
                    </a:stretch>
                  </pic:blipFill>
                  <pic:spPr>
                    <a:xfrm>
                      <a:off x="0" y="0"/>
                      <a:ext cx="2159967" cy="5378862"/>
                    </a:xfrm>
                    <a:prstGeom prst="rect">
                      <a:avLst/>
                    </a:prstGeom>
                  </pic:spPr>
                </pic:pic>
              </a:graphicData>
            </a:graphic>
            <wp14:sizeRelH relativeFrom="margin">
              <wp14:pctWidth>0</wp14:pctWidth>
            </wp14:sizeRelH>
            <wp14:sizeRelV relativeFrom="margin">
              <wp14:pctHeight>0</wp14:pctHeight>
            </wp14:sizeRelV>
          </wp:anchor>
        </w:drawing>
      </w:r>
      <w:r w:rsidRPr="00D14360" w:rsidR="00A10C4D">
        <w:rPr>
          <w:rFonts w:eastAsia="Calibri" w:cs="Calibri"/>
          <w:color w:val="000000"/>
          <w:szCs w:val="22"/>
        </w:rPr>
        <w:t>The CDA specification is richly expressive and flexible. Document-level, section-level and entry-level templates can be used to constrain the generic CDA specification.</w:t>
      </w:r>
      <w:r w:rsidRPr="00D14360" w:rsidR="00A10C4D">
        <w:rPr>
          <w:rStyle w:val="FootnoteReference"/>
          <w:rFonts w:eastAsia="Calibri" w:cs="Calibri"/>
          <w:color w:val="000000"/>
          <w:szCs w:val="22"/>
        </w:rPr>
        <w:footnoteReference w:id="21"/>
      </w:r>
    </w:p>
    <w:p w:rsidRPr="00D14360" w:rsidR="00A10C4D" w:rsidP="00B505D2" w:rsidRDefault="00A10C4D" w14:paraId="23F90FAF" w14:textId="77777777">
      <w:pPr>
        <w:keepNext/>
        <w:spacing w:after="120"/>
        <w:rPr>
          <w:rFonts w:eastAsia="Calibri" w:cs="Calibri"/>
          <w:color w:val="000000"/>
        </w:rPr>
      </w:pPr>
      <w:r w:rsidRPr="00D14360">
        <w:rPr>
          <w:rFonts w:eastAsia="Calibri" w:cs="Calibri"/>
          <w:b/>
          <w:color w:val="000000"/>
        </w:rPr>
        <w:t xml:space="preserve">Document templates </w:t>
      </w:r>
      <w:r w:rsidRPr="00D14360">
        <w:rPr>
          <w:rFonts w:eastAsia="Calibri" w:cs="Calibri"/>
          <w:color w:val="000000"/>
        </w:rPr>
        <w:t xml:space="preserve">define header requirements as well as section template requirements; they specify a header template as well as section templates as needed.  The header template describes the scope and intended use of the document. The header includes the metadata that </w:t>
      </w:r>
      <w:r w:rsidRPr="00D14360" w:rsidR="00A75661">
        <w:rPr>
          <w:rFonts w:eastAsia="Calibri" w:cs="Calibri"/>
          <w:color w:val="000000"/>
        </w:rPr>
        <w:t>d</w:t>
      </w:r>
      <w:r w:rsidRPr="00D14360">
        <w:rPr>
          <w:rFonts w:eastAsia="Calibri" w:cs="Calibri"/>
          <w:color w:val="000000"/>
        </w:rPr>
        <w:t xml:space="preserve">etails contextual information, such as who created the document, encounter information, and patient demographics. </w:t>
      </w:r>
    </w:p>
    <w:p w:rsidRPr="00D14360" w:rsidR="00A10C4D" w:rsidP="00B505D2" w:rsidRDefault="00A10C4D" w14:paraId="24DB7E2C" w14:textId="77777777">
      <w:pPr>
        <w:spacing w:after="120"/>
        <w:rPr>
          <w:rFonts w:eastAsia="Calibri" w:cs="Calibri"/>
          <w:color w:val="000000"/>
        </w:rPr>
      </w:pPr>
      <w:r w:rsidRPr="00D14360">
        <w:rPr>
          <w:rFonts w:eastAsia="Calibri" w:cs="Calibri"/>
          <w:b/>
          <w:color w:val="000000"/>
        </w:rPr>
        <w:t>Section templates</w:t>
      </w:r>
      <w:r w:rsidRPr="00D14360">
        <w:rPr>
          <w:rFonts w:eastAsia="Calibri" w:cs="Calibri"/>
          <w:color w:val="000000"/>
        </w:rPr>
        <w:t xml:space="preserve"> revolve around a common clinical concept, such as </w:t>
      </w:r>
      <w:r w:rsidRPr="00D14360">
        <w:rPr>
          <w:rFonts w:eastAsia="Calibri" w:cs="Calibri"/>
          <w:i/>
          <w:color w:val="000000"/>
        </w:rPr>
        <w:t>Procedures</w:t>
      </w:r>
      <w:r w:rsidRPr="00D14360">
        <w:rPr>
          <w:rFonts w:eastAsia="Calibri" w:cs="Calibri"/>
          <w:color w:val="000000"/>
        </w:rPr>
        <w:t xml:space="preserve"> or </w:t>
      </w:r>
      <w:r w:rsidRPr="00D14360">
        <w:rPr>
          <w:rFonts w:eastAsia="Calibri" w:cs="Calibri"/>
          <w:i/>
          <w:color w:val="000000"/>
        </w:rPr>
        <w:t>Encounters</w:t>
      </w:r>
      <w:r w:rsidRPr="00D14360">
        <w:rPr>
          <w:rFonts w:eastAsia="Calibri" w:cs="Calibri"/>
          <w:color w:val="000000"/>
        </w:rPr>
        <w:t xml:space="preserve"> – i.e. the </w:t>
      </w:r>
      <w:r w:rsidRPr="00D14360">
        <w:rPr>
          <w:rFonts w:eastAsia="Calibri" w:cs="Calibri"/>
          <w:i/>
          <w:color w:val="000000"/>
        </w:rPr>
        <w:t>Procedures</w:t>
      </w:r>
      <w:r w:rsidRPr="00D14360">
        <w:rPr>
          <w:rFonts w:eastAsia="Calibri" w:cs="Calibri"/>
          <w:color w:val="000000"/>
        </w:rPr>
        <w:t xml:space="preserve"> section template captures information relative to patient procedures.  </w:t>
      </w:r>
    </w:p>
    <w:p w:rsidRPr="00D14360" w:rsidR="00A10C4D" w:rsidP="00B505D2" w:rsidRDefault="00A10C4D" w14:paraId="13843069" w14:textId="77777777">
      <w:pPr>
        <w:spacing w:after="120"/>
        <w:rPr>
          <w:rFonts w:eastAsia="Calibri" w:cs="Calibri"/>
          <w:color w:val="000000"/>
        </w:rPr>
      </w:pPr>
      <w:r w:rsidRPr="00D14360">
        <w:rPr>
          <w:rFonts w:eastAsia="Calibri" w:cs="Calibri"/>
          <w:color w:val="000000"/>
        </w:rPr>
        <w:t>Section templates are defined globally and may be used by more than one document template.    For example, the template defining the Medications section are used in both a CCD and Referral Note.  A section template may contain zero, one or many entry templates.</w:t>
      </w:r>
    </w:p>
    <w:p w:rsidR="00A10C4D" w:rsidP="00B505D2" w:rsidRDefault="00A10C4D" w14:paraId="5141D820" w14:textId="0F6BB150">
      <w:pPr>
        <w:spacing w:after="120"/>
        <w:rPr>
          <w:rFonts w:eastAsia="Calibri" w:cs="Calibri"/>
          <w:color w:val="000000"/>
        </w:rPr>
      </w:pPr>
      <w:r w:rsidRPr="00D14360">
        <w:rPr>
          <w:rFonts w:eastAsia="Calibri" w:cs="Calibri"/>
          <w:b/>
          <w:color w:val="000000"/>
        </w:rPr>
        <w:t>Entry templates</w:t>
      </w:r>
      <w:r w:rsidRPr="00D14360">
        <w:rPr>
          <w:rFonts w:eastAsia="Calibri" w:cs="Calibri"/>
          <w:color w:val="000000"/>
        </w:rPr>
        <w:t xml:space="preserve"> represent individual clinical statements through structured data elements, such as a specific medication or procedure.  Entry templates may also have requirements for certain data elements to be coded. Entries are very specific templates intended to capture an event, action, or observation relative to the information captured in the section or parent entry.  An entry-level template may be used within multiple section-level templates.</w:t>
      </w:r>
    </w:p>
    <w:p w:rsidRPr="003B0179" w:rsidR="00CA1E8C" w:rsidP="00CA1E8C" w:rsidRDefault="00CA1E8C" w14:paraId="341E2AF3" w14:textId="3496D1DD">
      <w:pPr>
        <w:rPr>
          <w:rFonts w:asciiTheme="minorHAnsi" w:hAnsiTheme="minorHAnsi" w:cstheme="minorHAnsi"/>
        </w:rPr>
      </w:pPr>
      <w:r w:rsidRPr="003B0179">
        <w:rPr>
          <w:rFonts w:eastAsia="Calibri" w:asciiTheme="minorHAnsi" w:hAnsiTheme="minorHAnsi" w:cstheme="minorHAnsi"/>
          <w:color w:val="000000"/>
        </w:rPr>
        <w:t xml:space="preserve">Templates are identified using a special Object Identifier (OID). </w:t>
      </w:r>
      <w:r w:rsidRPr="003B0179">
        <w:rPr>
          <w:rFonts w:asciiTheme="minorHAnsi" w:hAnsiTheme="minorHAnsi" w:cstheme="minorHAnsi"/>
          <w:color w:val="000000"/>
          <w:shd w:val="clear" w:color="auto" w:fill="FFFFFF"/>
        </w:rPr>
        <w:t>An OID is a globally unique ISO </w:t>
      </w:r>
      <w:hyperlink w:tgtFrame="_blank" w:history="1" r:id="rId25">
        <w:r w:rsidRPr="003B0179">
          <w:rPr>
            <w:rFonts w:asciiTheme="minorHAnsi" w:hAnsiTheme="minorHAnsi" w:cstheme="minorHAnsi"/>
            <w:color w:val="005A8C"/>
            <w:u w:val="single"/>
            <w:shd w:val="clear" w:color="auto" w:fill="FFFFFF"/>
          </w:rPr>
          <w:t>(International Organization for Standardization)</w:t>
        </w:r>
      </w:hyperlink>
      <w:r w:rsidRPr="003B0179">
        <w:rPr>
          <w:rFonts w:asciiTheme="minorHAnsi" w:hAnsiTheme="minorHAnsi" w:cstheme="minorHAnsi"/>
          <w:color w:val="000000"/>
          <w:shd w:val="clear" w:color="auto" w:fill="FFFFFF"/>
        </w:rPr>
        <w:t xml:space="preserve"> identifier.  Within the context of HL7 C-CDA, OIDs are represented in the following way: urn:oid:2.16.840.1.113883.10.20.15.3.1 (closed). Often the “urn:oid” is omitted when identifying a specific template. </w:t>
      </w:r>
    </w:p>
    <w:p w:rsidRPr="00CA1E8C" w:rsidR="00CA1E8C" w:rsidP="00B505D2" w:rsidRDefault="00CA1E8C" w14:paraId="5B910245" w14:textId="35CF556A">
      <w:pPr>
        <w:spacing w:after="120"/>
        <w:rPr>
          <w:rFonts w:eastAsia="Calibri" w:cs="Calibri"/>
          <w:color w:val="000000"/>
        </w:rPr>
      </w:pPr>
      <w:r w:rsidRPr="00CA1E8C">
        <w:rPr>
          <w:rFonts w:eastAsia="Calibri" w:cs="Calibri"/>
          <w:color w:val="000000"/>
        </w:rPr>
        <w:t xml:space="preserve">  </w:t>
      </w:r>
    </w:p>
    <w:p w:rsidRPr="00C64922" w:rsidR="00A10C4D" w:rsidP="00FD31AC" w:rsidRDefault="00A10C4D" w14:paraId="660D355D" w14:textId="13477AE1">
      <w:pPr>
        <w:pStyle w:val="Heading3"/>
      </w:pPr>
      <w:bookmarkStart w:name="_3rdcrjn" w:colFirst="0" w:colLast="0" w:id="290"/>
      <w:bookmarkStart w:name="_Toc10695561" w:id="291"/>
      <w:bookmarkStart w:name="_Toc11043556" w:id="292"/>
      <w:bookmarkStart w:name="_Toc11045555" w:id="293"/>
      <w:bookmarkStart w:name="_Toc11391225" w:id="294"/>
      <w:bookmarkStart w:name="_Toc119939788" w:id="295"/>
      <w:bookmarkStart w:name="_Toc135312819" w:id="296"/>
      <w:bookmarkEnd w:id="290"/>
      <w:r w:rsidRPr="00C64922">
        <w:t xml:space="preserve">Structured </w:t>
      </w:r>
      <w:r w:rsidR="004F2C87">
        <w:t>V</w:t>
      </w:r>
      <w:r w:rsidRPr="00C64922">
        <w:t>ersus Unstructured Documents</w:t>
      </w:r>
      <w:bookmarkEnd w:id="291"/>
      <w:bookmarkEnd w:id="292"/>
      <w:bookmarkEnd w:id="293"/>
      <w:bookmarkEnd w:id="294"/>
      <w:bookmarkEnd w:id="295"/>
      <w:bookmarkEnd w:id="296"/>
    </w:p>
    <w:p w:rsidRPr="00D14360" w:rsidR="00A10C4D" w:rsidP="00B505D2" w:rsidRDefault="00A454D8" w14:paraId="23C526A6" w14:textId="43D85473">
      <w:pPr>
        <w:spacing w:after="120"/>
        <w:rPr>
          <w:rFonts w:eastAsia="Calibri" w:cs="Calibri"/>
          <w:color w:val="000000"/>
        </w:rPr>
      </w:pPr>
      <w:r>
        <w:rPr>
          <w:noProof/>
        </w:rPr>
        <w:drawing>
          <wp:anchor distT="0" distB="0" distL="114300" distR="114300" simplePos="0" relativeHeight="251659776" behindDoc="1" locked="0" layoutInCell="1" allowOverlap="1" wp14:anchorId="098D037F" wp14:editId="485BE1F9">
            <wp:simplePos x="0" y="0"/>
            <wp:positionH relativeFrom="column">
              <wp:posOffset>3887747</wp:posOffset>
            </wp:positionH>
            <wp:positionV relativeFrom="paragraph">
              <wp:posOffset>28465</wp:posOffset>
            </wp:positionV>
            <wp:extent cx="2020824" cy="2679192"/>
            <wp:effectExtent l="0" t="0" r="0" b="635"/>
            <wp:wrapTight wrapText="left">
              <wp:wrapPolygon edited="0">
                <wp:start x="0" y="0"/>
                <wp:lineTo x="0" y="21503"/>
                <wp:lineTo x="21451" y="21503"/>
                <wp:lineTo x="21451" y="0"/>
                <wp:lineTo x="0" y="0"/>
              </wp:wrapPolygon>
            </wp:wrapTight>
            <wp:docPr id="3078" name="Picture 30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Screen Shot 2019-10-14 at 8.07.51 AM.png"/>
                    <pic:cNvPicPr/>
                  </pic:nvPicPr>
                  <pic:blipFill>
                    <a:blip r:embed="rId26">
                      <a:extLst>
                        <a:ext uri="{28A0092B-C50C-407E-A947-70E740481C1C}">
                          <a14:useLocalDpi xmlns:a14="http://schemas.microsoft.com/office/drawing/2010/main" val="0"/>
                        </a:ext>
                      </a:extLst>
                    </a:blip>
                    <a:stretch>
                      <a:fillRect/>
                    </a:stretch>
                  </pic:blipFill>
                  <pic:spPr>
                    <a:xfrm>
                      <a:off x="0" y="0"/>
                      <a:ext cx="2020824" cy="2679192"/>
                    </a:xfrm>
                    <a:prstGeom prst="rect">
                      <a:avLst/>
                    </a:prstGeom>
                  </pic:spPr>
                </pic:pic>
              </a:graphicData>
            </a:graphic>
            <wp14:sizeRelH relativeFrom="margin">
              <wp14:pctWidth>0</wp14:pctWidth>
            </wp14:sizeRelH>
            <wp14:sizeRelV relativeFrom="margin">
              <wp14:pctHeight>0</wp14:pctHeight>
            </wp14:sizeRelV>
          </wp:anchor>
        </w:drawing>
      </w:r>
      <w:r w:rsidRPr="00D14360" w:rsidR="00A10C4D">
        <w:rPr>
          <w:rFonts w:eastAsia="Calibri" w:cs="Calibri"/>
          <w:color w:val="000000"/>
        </w:rPr>
        <w:t>For the purposes of this guide, a CDA document with a structured header paired with a structuredBody element will be referred to as a “structured document” and a CDA document with a structured header paired with a nonXMLBody element will be referred to as an “unstructured document”. The structured header for either type of document permits computer processing (parsing) to occur on its content.</w:t>
      </w:r>
    </w:p>
    <w:p w:rsidRPr="00C64922" w:rsidR="00A75661" w:rsidP="00A75661" w:rsidRDefault="00A10C4D" w14:paraId="5D687D6D" w14:textId="544987A1">
      <w:pPr>
        <w:pStyle w:val="BodyText"/>
      </w:pPr>
      <w:r w:rsidRPr="00C64922">
        <w:t xml:space="preserve">Unstructured documents fill an important role where structured information is inappropriate, impractical, or unavailable. Use of unstructured documents facilitates exchange for information that does not yet have standardized representation specifications or when </w:t>
      </w:r>
    </w:p>
    <w:p w:rsidRPr="00C64922" w:rsidR="00A10C4D" w:rsidP="00A75661" w:rsidRDefault="00A10C4D" w14:paraId="0CA0B79C" w14:textId="78F90B42">
      <w:pPr>
        <w:pStyle w:val="BodyText"/>
      </w:pPr>
      <w:r w:rsidRPr="00C64922">
        <w:t>processing of structured data is not yet available at recipient systems.</w:t>
      </w:r>
      <w:r w:rsidRPr="00D14360">
        <w:rPr>
          <w:rStyle w:val="FootnoteReference"/>
          <w:color w:val="000000"/>
        </w:rPr>
        <w:footnoteReference w:id="22"/>
      </w:r>
      <w:r w:rsidRPr="00D14360" w:rsidR="00C246B7">
        <w:rPr>
          <w:noProof/>
          <w:color w:val="000000"/>
        </w:rPr>
        <w:t xml:space="preserve"> </w:t>
      </w:r>
    </w:p>
    <w:p w:rsidR="0009537F" w:rsidP="00B505D2" w:rsidRDefault="0009537F" w14:paraId="0CB09C90" w14:textId="5F57CBD3">
      <w:pPr>
        <w:spacing w:after="120"/>
        <w:rPr>
          <w:rFonts w:eastAsia="Calibri" w:cs="Calibri"/>
          <w:color w:val="000000"/>
        </w:rPr>
      </w:pPr>
    </w:p>
    <w:p w:rsidR="00A10C4D" w:rsidP="00B505D2" w:rsidRDefault="00B43B35" w14:paraId="6E72FF53" w14:textId="0D6354FF">
      <w:pPr>
        <w:spacing w:after="120"/>
        <w:rPr>
          <w:rFonts w:eastAsia="Calibri" w:cs="Calibri"/>
          <w:color w:val="000000"/>
        </w:rPr>
      </w:pPr>
      <w:r w:rsidRPr="005E1ED2">
        <w:rPr>
          <w:rFonts w:eastAsia="Calibri" w:cs="Calibri"/>
          <w:color w:val="000000"/>
        </w:rPr>
        <w:t>NOTE:</w:t>
      </w:r>
      <w:r w:rsidRPr="005E1ED2" w:rsidR="001E65C3">
        <w:rPr>
          <w:rFonts w:eastAsia="Calibri" w:cs="Calibri"/>
          <w:color w:val="000000"/>
        </w:rPr>
        <w:t xml:space="preserve"> </w:t>
      </w:r>
      <w:r w:rsidRPr="003A3D50" w:rsidR="001E65C3">
        <w:rPr>
          <w:rFonts w:eastAsia="Calibri" w:cs="Calibri"/>
          <w:color w:val="000000"/>
        </w:rPr>
        <w:t>The Unstructured Document template defined in C-CDA does not restrict the type of content that can be represented. Thus, it may prove to be useful for systems with limited capability to create fully structured documents.</w:t>
      </w:r>
      <w:r w:rsidRPr="003A3D50" w:rsidR="001E65C3">
        <w:rPr>
          <w:rStyle w:val="FootnoteReference"/>
          <w:rFonts w:eastAsia="Calibri" w:cs="Calibri"/>
          <w:color w:val="000000"/>
        </w:rPr>
        <w:footnoteReference w:id="23"/>
      </w:r>
    </w:p>
    <w:p w:rsidR="00634398" w:rsidP="00B505D2" w:rsidRDefault="00634398" w14:paraId="30480DC6" w14:textId="73B59BC8">
      <w:pPr>
        <w:spacing w:after="120"/>
        <w:rPr>
          <w:rFonts w:eastAsia="Calibri" w:cs="Calibri"/>
          <w:color w:val="000000"/>
        </w:rPr>
      </w:pPr>
    </w:p>
    <w:p w:rsidR="00C12940" w:rsidP="00916D2D" w:rsidRDefault="001E65C3" w14:paraId="49078922" w14:textId="66825E8D">
      <w:pPr>
        <w:pStyle w:val="Caption"/>
        <w:keepNext/>
        <w:spacing w:after="0"/>
      </w:pPr>
      <w:bookmarkStart w:name="_Toc118898722" w:id="297"/>
      <w:bookmarkStart w:name="_Toc119939924" w:id="298"/>
      <w:bookmarkStart w:name="_Toc135312956" w:id="299"/>
      <w:r>
        <w:t xml:space="preserve">Example </w:t>
      </w:r>
      <w:r>
        <w:fldChar w:fldCharType="begin"/>
      </w:r>
      <w:r>
        <w:instrText>SEQ Example \* ARABIC</w:instrText>
      </w:r>
      <w:r>
        <w:fldChar w:fldCharType="separate"/>
      </w:r>
      <w:r w:rsidR="00DC1072">
        <w:rPr>
          <w:noProof/>
        </w:rPr>
        <w:t>1</w:t>
      </w:r>
      <w:r>
        <w:fldChar w:fldCharType="end"/>
      </w:r>
      <w:r>
        <w:t>:</w:t>
      </w:r>
      <w:r w:rsidR="00BA5010">
        <w:t xml:space="preserve"> </w:t>
      </w:r>
      <w:r w:rsidR="00C12940">
        <w:t>Pathology Narrative Note</w:t>
      </w:r>
      <w:bookmarkEnd w:id="297"/>
      <w:bookmarkEnd w:id="298"/>
      <w:bookmarkEnd w:id="299"/>
    </w:p>
    <w:p w:rsidRPr="00AD08FB" w:rsidR="001E65C3" w:rsidP="003A3D50" w:rsidRDefault="001E65C3" w14:paraId="4124C354" w14:textId="77777777">
      <w:pPr>
        <w:pStyle w:val="BodyText0"/>
        <w:ind w:left="360"/>
        <w:rPr>
          <w:rFonts w:ascii="Calibri" w:hAnsi="Calibri"/>
        </w:rPr>
      </w:pPr>
      <w:r w:rsidRPr="00AD08FB">
        <w:rPr>
          <w:rFonts w:ascii="Calibri" w:hAnsi="Calibri"/>
        </w:rPr>
        <w:t xml:space="preserve"> A Pathology Narrative Note represented in a minimally structured CDA document which asserts conformance to the C-CDA US Realm Header template and then uses standard LOINC codes for the document type and its narrative sections.</w:t>
      </w:r>
    </w:p>
    <w:tbl>
      <w:tblPr>
        <w:tblW w:w="936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60"/>
      </w:tblGrid>
      <w:tr w:rsidRPr="003414CA" w:rsidR="008E236E" w:rsidTr="00254B4A" w14:paraId="6536CB9A" w14:textId="77777777">
        <w:tc>
          <w:tcPr>
            <w:tcW w:w="9360" w:type="dxa"/>
            <w:shd w:val="clear" w:color="auto" w:fill="auto"/>
          </w:tcPr>
          <w:p w:rsidRPr="00916D2D" w:rsidR="001E65C3" w:rsidP="001E65C3" w:rsidRDefault="001E65C3" w14:paraId="3A664F86" w14:textId="7131416E">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&lt;ClinicalDocument xmlns:xsi="http://www.w3.org/2001/XMLSchema-instance"</w:t>
            </w:r>
            <w:r w:rsidRPr="00916D2D">
              <w:rPr>
                <w:rFonts w:ascii="Courier New" w:hAnsi="Courier New" w:cs="Courier New"/>
                <w:sz w:val="16"/>
                <w:szCs w:val="16"/>
                <w:highlight w:val="white"/>
              </w:rPr>
              <w:br/>
            </w:r>
            <w:r w:rsidRPr="00916D2D">
              <w:rPr>
                <w:rFonts w:ascii="Courier New" w:hAnsi="Courier New" w:cs="Courier New"/>
                <w:sz w:val="16"/>
                <w:szCs w:val="16"/>
                <w:highlight w:val="white"/>
              </w:rPr>
              <w:t xml:space="preserve"> xmlns="urn:hl7-org:v3" xmlns:cda="urn:hl7-org:v3" xmlns:sdtc="urn:hl7-org:sdtc"&gt;</w:t>
            </w:r>
            <w:r w:rsidRPr="00916D2D">
              <w:rPr>
                <w:rFonts w:ascii="Courier New" w:hAnsi="Courier New" w:cs="Courier New"/>
                <w:sz w:val="16"/>
                <w:szCs w:val="16"/>
                <w:highlight w:val="white"/>
              </w:rPr>
              <w:br/>
            </w:r>
            <w:r w:rsidRPr="00916D2D">
              <w:rPr>
                <w:rFonts w:ascii="Courier New" w:hAnsi="Courier New" w:cs="Courier New"/>
                <w:sz w:val="16"/>
                <w:szCs w:val="16"/>
                <w:highlight w:val="white"/>
              </w:rPr>
              <w:t xml:space="preserve">    &lt;realmCode code="US"/&gt;</w:t>
            </w:r>
            <w:r w:rsidRPr="00916D2D">
              <w:rPr>
                <w:rFonts w:ascii="Courier New" w:hAnsi="Courier New" w:cs="Courier New"/>
                <w:sz w:val="16"/>
                <w:szCs w:val="16"/>
                <w:highlight w:val="white"/>
              </w:rPr>
              <w:br/>
            </w:r>
            <w:r w:rsidRPr="00916D2D">
              <w:rPr>
                <w:rFonts w:ascii="Courier New" w:hAnsi="Courier New" w:cs="Courier New"/>
                <w:sz w:val="16"/>
                <w:szCs w:val="16"/>
                <w:highlight w:val="white"/>
              </w:rPr>
              <w:t xml:space="preserve">    &lt;typeId root="2.16.840.1.113883.1.3" extension="POCD_HD000040"/&gt;</w:t>
            </w:r>
            <w:r w:rsidRPr="00916D2D">
              <w:rPr>
                <w:rFonts w:ascii="Courier New" w:hAnsi="Courier New" w:cs="Courier New"/>
                <w:sz w:val="16"/>
                <w:szCs w:val="16"/>
                <w:highlight w:val="white"/>
              </w:rPr>
              <w:br/>
            </w:r>
            <w:r w:rsidRPr="00916D2D">
              <w:rPr>
                <w:rFonts w:ascii="Courier New" w:hAnsi="Courier New" w:cs="Courier New"/>
                <w:sz w:val="16"/>
                <w:szCs w:val="16"/>
                <w:highlight w:val="white"/>
              </w:rPr>
              <w:t xml:space="preserve">    </w:t>
            </w:r>
            <w:r w:rsidRPr="00916D2D">
              <w:rPr>
                <w:rFonts w:ascii="Courier New" w:hAnsi="Courier New" w:cs="Courier New"/>
                <w:sz w:val="16"/>
                <w:szCs w:val="16"/>
                <w:highlight w:val="white"/>
              </w:rPr>
              <w:br/>
            </w:r>
            <w:r w:rsidRPr="00916D2D">
              <w:rPr>
                <w:rFonts w:ascii="Courier New" w:hAnsi="Courier New" w:cs="Courier New"/>
                <w:sz w:val="16"/>
                <w:szCs w:val="16"/>
                <w:highlight w:val="white"/>
              </w:rPr>
              <w:t xml:space="preserve">    &lt;!-- US Realm Header --&gt;</w:t>
            </w:r>
            <w:r w:rsidRPr="00916D2D">
              <w:rPr>
                <w:rFonts w:ascii="Courier New" w:hAnsi="Courier New" w:cs="Courier New"/>
                <w:sz w:val="16"/>
                <w:szCs w:val="16"/>
                <w:highlight w:val="white"/>
              </w:rPr>
              <w:br/>
            </w:r>
            <w:r w:rsidRPr="00916D2D">
              <w:rPr>
                <w:rFonts w:ascii="Courier New" w:hAnsi="Courier New" w:cs="Courier New"/>
                <w:sz w:val="16"/>
                <w:szCs w:val="16"/>
                <w:highlight w:val="white"/>
              </w:rPr>
              <w:t xml:space="preserve">    &lt;templateId root="</w:t>
            </w:r>
            <w:r w:rsidRPr="00916D2D">
              <w:rPr>
                <w:rFonts w:ascii="Courier New" w:hAnsi="Courier New" w:cs="Courier New"/>
                <w:sz w:val="16"/>
                <w:szCs w:val="16"/>
              </w:rPr>
              <w:t>2.16.840.1.113883.10.20.22.1.1</w:t>
            </w:r>
            <w:r w:rsidRPr="00916D2D">
              <w:rPr>
                <w:rFonts w:ascii="Courier New" w:hAnsi="Courier New" w:cs="Courier New"/>
                <w:sz w:val="16"/>
                <w:szCs w:val="16"/>
                <w:highlight w:val="white"/>
              </w:rPr>
              <w:t>" extension="2015-08-01"/&gt;</w:t>
            </w:r>
            <w:r w:rsidRPr="00916D2D">
              <w:rPr>
                <w:rFonts w:ascii="Courier New" w:hAnsi="Courier New" w:cs="Courier New"/>
                <w:sz w:val="16"/>
                <w:szCs w:val="16"/>
                <w:highlight w:val="white"/>
              </w:rPr>
              <w:br/>
            </w:r>
            <w:r w:rsidRPr="00916D2D">
              <w:rPr>
                <w:rFonts w:ascii="Courier New" w:hAnsi="Courier New" w:cs="Courier New"/>
                <w:sz w:val="16"/>
                <w:szCs w:val="16"/>
                <w:highlight w:val="white"/>
              </w:rPr>
              <w:t xml:space="preserve">    </w:t>
            </w:r>
            <w:r w:rsidRPr="00916D2D">
              <w:rPr>
                <w:rFonts w:ascii="Courier New" w:hAnsi="Courier New" w:cs="Courier New"/>
                <w:sz w:val="16"/>
                <w:szCs w:val="16"/>
                <w:highlight w:val="white"/>
              </w:rPr>
              <w:br/>
            </w:r>
            <w:r w:rsidRPr="00916D2D">
              <w:rPr>
                <w:rFonts w:ascii="Courier New" w:hAnsi="Courier New" w:cs="Courier New"/>
                <w:sz w:val="16"/>
                <w:szCs w:val="16"/>
                <w:highlight w:val="white"/>
              </w:rPr>
              <w:t xml:space="preserve">    &lt;id root="2.16.840.1.113883.3.3208.101.1" extension="20130607100315-CCDA-CCD"/&gt;</w:t>
            </w:r>
            <w:r w:rsidRPr="00916D2D">
              <w:rPr>
                <w:rFonts w:ascii="Courier New" w:hAnsi="Courier New" w:cs="Courier New"/>
                <w:sz w:val="16"/>
                <w:szCs w:val="16"/>
                <w:highlight w:val="white"/>
              </w:rPr>
              <w:br/>
            </w:r>
            <w:r w:rsidRPr="00916D2D">
              <w:rPr>
                <w:rFonts w:ascii="Courier New" w:hAnsi="Courier New" w:cs="Courier New"/>
                <w:sz w:val="16"/>
                <w:szCs w:val="16"/>
                <w:highlight w:val="white"/>
              </w:rPr>
              <w:t xml:space="preserve">    &lt;code  code="90371-6" displayName="Clinical pathology Note" codeSystem="2.16.840.1.113883.6.1" codeSystemName="LOINC"/&gt;</w:t>
            </w:r>
            <w:r w:rsidRPr="00916D2D">
              <w:rPr>
                <w:rFonts w:ascii="Courier New" w:hAnsi="Courier New" w:cs="Courier New"/>
                <w:sz w:val="16"/>
                <w:szCs w:val="16"/>
                <w:highlight w:val="white"/>
              </w:rPr>
              <w:br/>
            </w:r>
            <w:r w:rsidRPr="00916D2D">
              <w:rPr>
                <w:rFonts w:ascii="Courier New" w:hAnsi="Courier New" w:cs="Courier New"/>
                <w:sz w:val="16"/>
                <w:szCs w:val="16"/>
                <w:highlight w:val="white"/>
              </w:rPr>
              <w:t xml:space="preserve">    &lt;title&gt;Pathology Note&lt;/title&gt;</w:t>
            </w:r>
          </w:p>
          <w:p w:rsidRPr="00916D2D" w:rsidR="001E65C3" w:rsidP="001E65C3" w:rsidRDefault="001E65C3" w14:paraId="020591A3" w14:textId="77777777">
            <w:pPr>
              <w:pStyle w:val="Default"/>
              <w:rPr>
                <w:rFonts w:ascii="Courier New" w:hAnsi="Courier New" w:cs="Courier New"/>
                <w:sz w:val="16"/>
                <w:szCs w:val="16"/>
                <w:highlight w:val="white"/>
              </w:rPr>
            </w:pPr>
          </w:p>
          <w:p w:rsidRPr="00916D2D" w:rsidR="001E65C3" w:rsidP="001E65C3" w:rsidRDefault="001E65C3" w14:paraId="2AB0D868" w14:textId="77777777">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w:t>
            </w:r>
          </w:p>
          <w:p w:rsidRPr="00916D2D" w:rsidR="001E65C3" w:rsidP="001E65C3" w:rsidRDefault="001E65C3" w14:paraId="5D6ADE7B" w14:textId="77777777">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The rest of the header here.</w:t>
            </w:r>
          </w:p>
          <w:p w:rsidRPr="00916D2D" w:rsidR="001E65C3" w:rsidP="001E65C3" w:rsidRDefault="001E65C3" w14:paraId="67E5F736" w14:textId="77777777">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w:t>
            </w:r>
          </w:p>
          <w:p w:rsidRPr="00916D2D" w:rsidR="001E65C3" w:rsidP="003414CA" w:rsidRDefault="001E65C3" w14:paraId="7C49CD59" w14:textId="77777777">
            <w:pPr>
              <w:shd w:val="clear" w:color="auto" w:fill="FFFFFF"/>
              <w:autoSpaceDE w:val="0"/>
              <w:autoSpaceDN w:val="0"/>
              <w:adjustRightInd w:val="0"/>
              <w:rPr>
                <w:rFonts w:ascii="Courier New" w:hAnsi="Courier New" w:eastAsia="Calibri" w:cs="Courier New"/>
                <w:color w:val="000000"/>
                <w:sz w:val="16"/>
                <w:szCs w:val="16"/>
                <w:highlight w:val="white"/>
              </w:rPr>
            </w:pPr>
            <w:r w:rsidRPr="00916D2D">
              <w:rPr>
                <w:rFonts w:ascii="Courier New" w:hAnsi="Courier New" w:eastAsia="Calibri" w:cs="Courier New"/>
                <w:color w:val="000000"/>
                <w:sz w:val="16"/>
                <w:szCs w:val="16"/>
                <w:highlight w:val="white"/>
              </w:rPr>
              <w:br/>
            </w:r>
            <w:r w:rsidRPr="00916D2D">
              <w:rPr>
                <w:rFonts w:ascii="Courier New" w:hAnsi="Courier New" w:eastAsia="Calibri" w:cs="Courier New"/>
                <w:color w:val="000000"/>
                <w:sz w:val="16"/>
                <w:szCs w:val="16"/>
                <w:highlight w:val="white"/>
              </w:rPr>
              <w:t>&lt;component&gt;</w:t>
            </w:r>
            <w:r w:rsidRPr="00916D2D">
              <w:rPr>
                <w:rFonts w:ascii="Courier New" w:hAnsi="Courier New" w:eastAsia="Calibri" w:cs="Courier New"/>
                <w:color w:val="000000"/>
                <w:sz w:val="16"/>
                <w:szCs w:val="16"/>
                <w:highlight w:val="white"/>
              </w:rPr>
              <w:br/>
            </w:r>
            <w:r w:rsidRPr="00916D2D">
              <w:rPr>
                <w:rFonts w:ascii="Courier New" w:hAnsi="Courier New" w:eastAsia="Calibri" w:cs="Courier New"/>
                <w:color w:val="000000"/>
                <w:sz w:val="16"/>
                <w:szCs w:val="16"/>
                <w:highlight w:val="white"/>
              </w:rPr>
              <w:t xml:space="preserve">    &lt;structuredBody&gt;</w:t>
            </w:r>
            <w:r w:rsidRPr="00916D2D">
              <w:rPr>
                <w:rFonts w:ascii="Courier New" w:hAnsi="Courier New" w:eastAsia="Calibri" w:cs="Courier New"/>
                <w:color w:val="000000"/>
                <w:sz w:val="16"/>
                <w:szCs w:val="16"/>
                <w:highlight w:val="white"/>
              </w:rPr>
              <w:br/>
            </w:r>
            <w:r w:rsidRPr="00916D2D">
              <w:rPr>
                <w:rFonts w:ascii="Courier New" w:hAnsi="Courier New" w:eastAsia="Calibri" w:cs="Courier New"/>
                <w:color w:val="000000"/>
                <w:sz w:val="16"/>
                <w:szCs w:val="16"/>
                <w:highlight w:val="white"/>
              </w:rPr>
              <w:t xml:space="preserve">      &lt;component&gt;</w:t>
            </w:r>
            <w:r w:rsidRPr="00916D2D">
              <w:rPr>
                <w:rFonts w:ascii="Courier New" w:hAnsi="Courier New" w:eastAsia="Calibri" w:cs="Courier New"/>
                <w:color w:val="000000"/>
                <w:sz w:val="16"/>
                <w:szCs w:val="16"/>
                <w:highlight w:val="white"/>
              </w:rPr>
              <w:br/>
            </w:r>
            <w:r w:rsidRPr="00916D2D">
              <w:rPr>
                <w:rFonts w:ascii="Courier New" w:hAnsi="Courier New" w:eastAsia="Calibri" w:cs="Courier New"/>
                <w:color w:val="000000"/>
                <w:sz w:val="16"/>
                <w:szCs w:val="16"/>
                <w:highlight w:val="white"/>
              </w:rPr>
              <w:t xml:space="preserve">        &lt;section&gt;</w:t>
            </w:r>
            <w:r w:rsidRPr="00916D2D">
              <w:rPr>
                <w:rFonts w:ascii="Courier New" w:hAnsi="Courier New" w:eastAsia="Calibri" w:cs="Courier New"/>
                <w:color w:val="000000"/>
                <w:sz w:val="16"/>
                <w:szCs w:val="16"/>
                <w:highlight w:val="white"/>
              </w:rPr>
              <w:br/>
            </w:r>
            <w:r w:rsidRPr="00916D2D">
              <w:rPr>
                <w:rFonts w:ascii="Courier New" w:hAnsi="Courier New" w:eastAsia="Calibri" w:cs="Courier New"/>
                <w:color w:val="000000"/>
                <w:sz w:val="16"/>
                <w:szCs w:val="16"/>
                <w:highlight w:val="white"/>
              </w:rPr>
              <w:t xml:space="preserve">          &lt;code code="81192-7" codeSystem="2.16.840.1.113883.6.1"/&gt;</w:t>
            </w:r>
            <w:r w:rsidRPr="00916D2D">
              <w:rPr>
                <w:rFonts w:ascii="Courier New" w:hAnsi="Courier New" w:eastAsia="Calibri" w:cs="Courier New"/>
                <w:color w:val="000000"/>
                <w:sz w:val="16"/>
                <w:szCs w:val="16"/>
                <w:highlight w:val="white"/>
              </w:rPr>
              <w:br/>
            </w:r>
            <w:r w:rsidRPr="00916D2D">
              <w:rPr>
                <w:rFonts w:ascii="Courier New" w:hAnsi="Courier New" w:eastAsia="Calibri" w:cs="Courier New"/>
                <w:color w:val="000000"/>
                <w:sz w:val="16"/>
                <w:szCs w:val="16"/>
                <w:highlight w:val="white"/>
              </w:rPr>
              <w:t xml:space="preserve">          &lt;title&gt;Clinical Pathology Consult Note&lt;/title&gt;</w:t>
            </w:r>
            <w:r w:rsidRPr="00916D2D">
              <w:rPr>
                <w:rFonts w:ascii="Courier New" w:hAnsi="Courier New" w:eastAsia="Calibri" w:cs="Courier New"/>
                <w:color w:val="000000"/>
                <w:sz w:val="16"/>
                <w:szCs w:val="16"/>
                <w:highlight w:val="white"/>
              </w:rPr>
              <w:br/>
            </w:r>
            <w:r w:rsidRPr="00916D2D">
              <w:rPr>
                <w:rFonts w:ascii="Courier New" w:hAnsi="Courier New" w:eastAsia="Calibri" w:cs="Courier New"/>
                <w:color w:val="000000"/>
                <w:sz w:val="16"/>
                <w:szCs w:val="16"/>
                <w:highlight w:val="white"/>
              </w:rPr>
              <w:t xml:space="preserve">          &lt;text&gt;</w:t>
            </w:r>
          </w:p>
          <w:p w:rsidRPr="00916D2D" w:rsidR="001E65C3" w:rsidP="003414CA" w:rsidRDefault="001E65C3" w14:paraId="3657BD67" w14:textId="77777777">
            <w:pPr>
              <w:shd w:val="clear" w:color="auto" w:fill="FFFFFF"/>
              <w:autoSpaceDE w:val="0"/>
              <w:autoSpaceDN w:val="0"/>
              <w:adjustRightInd w:val="0"/>
              <w:rPr>
                <w:rFonts w:ascii="Courier New" w:hAnsi="Courier New" w:eastAsia="Calibri" w:cs="Courier New"/>
                <w:color w:val="000000"/>
                <w:sz w:val="16"/>
                <w:szCs w:val="16"/>
                <w:highlight w:val="white"/>
              </w:rPr>
            </w:pPr>
            <w:r w:rsidRPr="00916D2D">
              <w:rPr>
                <w:rFonts w:ascii="Courier New" w:hAnsi="Courier New" w:eastAsia="Calibri" w:cs="Courier New"/>
                <w:color w:val="000000"/>
                <w:sz w:val="16"/>
                <w:szCs w:val="16"/>
                <w:highlight w:val="white"/>
              </w:rPr>
              <w:t xml:space="preserve">          …</w:t>
            </w:r>
          </w:p>
          <w:p w:rsidRPr="00916D2D" w:rsidR="001E65C3" w:rsidP="003414CA" w:rsidRDefault="001E65C3" w14:paraId="5F09EBD0" w14:textId="77777777">
            <w:pPr>
              <w:shd w:val="clear" w:color="auto" w:fill="FFFFFF"/>
              <w:autoSpaceDE w:val="0"/>
              <w:autoSpaceDN w:val="0"/>
              <w:adjustRightInd w:val="0"/>
              <w:rPr>
                <w:rFonts w:ascii="Courier New" w:hAnsi="Courier New" w:eastAsia="Calibri" w:cs="Courier New"/>
                <w:color w:val="000000"/>
                <w:sz w:val="16"/>
                <w:szCs w:val="16"/>
                <w:highlight w:val="white"/>
              </w:rPr>
            </w:pPr>
            <w:r w:rsidRPr="00916D2D">
              <w:rPr>
                <w:rFonts w:ascii="Courier New" w:hAnsi="Courier New" w:eastAsia="Calibri" w:cs="Courier New"/>
                <w:color w:val="000000"/>
                <w:sz w:val="16"/>
                <w:szCs w:val="16"/>
                <w:highlight w:val="white"/>
              </w:rPr>
              <w:t>The narrative note appears here.</w:t>
            </w:r>
          </w:p>
          <w:p w:rsidRPr="00916D2D" w:rsidR="001E65C3" w:rsidP="003414CA" w:rsidRDefault="001E65C3" w14:paraId="1AA86AC6" w14:textId="77777777">
            <w:pPr>
              <w:shd w:val="clear" w:color="auto" w:fill="FFFFFF"/>
              <w:autoSpaceDE w:val="0"/>
              <w:autoSpaceDN w:val="0"/>
              <w:adjustRightInd w:val="0"/>
              <w:rPr>
                <w:rFonts w:ascii="Courier New" w:hAnsi="Courier New" w:eastAsia="Calibri" w:cs="Courier New"/>
                <w:color w:val="000000"/>
                <w:sz w:val="16"/>
                <w:szCs w:val="16"/>
                <w:highlight w:val="white"/>
              </w:rPr>
            </w:pPr>
            <w:r w:rsidRPr="00916D2D">
              <w:rPr>
                <w:rFonts w:ascii="Courier New" w:hAnsi="Courier New" w:eastAsia="Calibri" w:cs="Courier New"/>
                <w:color w:val="000000"/>
                <w:sz w:val="16"/>
                <w:szCs w:val="16"/>
                <w:highlight w:val="white"/>
              </w:rPr>
              <w:t xml:space="preserve">         …          </w:t>
            </w:r>
            <w:r w:rsidRPr="00916D2D">
              <w:rPr>
                <w:rFonts w:ascii="Courier New" w:hAnsi="Courier New" w:eastAsia="Calibri" w:cs="Courier New"/>
                <w:color w:val="000000"/>
                <w:sz w:val="16"/>
                <w:szCs w:val="16"/>
                <w:highlight w:val="white"/>
              </w:rPr>
              <w:br/>
            </w:r>
            <w:r w:rsidRPr="00916D2D">
              <w:rPr>
                <w:rFonts w:ascii="Courier New" w:hAnsi="Courier New" w:eastAsia="Calibri" w:cs="Courier New"/>
                <w:color w:val="000000"/>
                <w:sz w:val="16"/>
                <w:szCs w:val="16"/>
                <w:highlight w:val="white"/>
              </w:rPr>
              <w:t xml:space="preserve">          &lt;/text&gt;</w:t>
            </w:r>
          </w:p>
          <w:p w:rsidRPr="00916D2D" w:rsidR="001E65C3" w:rsidP="001E65C3" w:rsidRDefault="001E65C3" w14:paraId="4A14EA19" w14:textId="77777777">
            <w:pPr>
              <w:pStyle w:val="Default"/>
              <w:rPr>
                <w:rFonts w:ascii="Courier New" w:hAnsi="Courier New" w:cs="Courier New"/>
                <w:sz w:val="16"/>
                <w:szCs w:val="16"/>
              </w:rPr>
            </w:pPr>
            <w:r w:rsidRPr="00916D2D">
              <w:rPr>
                <w:rFonts w:ascii="Courier New" w:hAnsi="Courier New" w:cs="Courier New"/>
                <w:sz w:val="16"/>
                <w:szCs w:val="16"/>
                <w:highlight w:val="white"/>
              </w:rPr>
              <w:t xml:space="preserve"> </w:t>
            </w:r>
            <w:r w:rsidRPr="00916D2D">
              <w:rPr>
                <w:rFonts w:ascii="Courier New" w:hAnsi="Courier New" w:cs="Courier New"/>
                <w:sz w:val="16"/>
                <w:szCs w:val="16"/>
              </w:rPr>
              <w:t xml:space="preserve">     &lt;/section&gt;</w:t>
            </w:r>
          </w:p>
          <w:p w:rsidRPr="00916D2D" w:rsidR="001E65C3" w:rsidP="001E65C3" w:rsidRDefault="001E65C3" w14:paraId="1F659574" w14:textId="77777777">
            <w:pPr>
              <w:pStyle w:val="Default"/>
              <w:rPr>
                <w:rFonts w:ascii="Courier New" w:hAnsi="Courier New" w:cs="Courier New"/>
                <w:sz w:val="16"/>
                <w:szCs w:val="16"/>
              </w:rPr>
            </w:pPr>
            <w:r w:rsidRPr="00916D2D">
              <w:rPr>
                <w:rFonts w:ascii="Courier New" w:hAnsi="Courier New" w:cs="Courier New"/>
                <w:sz w:val="16"/>
                <w:szCs w:val="16"/>
              </w:rPr>
              <w:t xml:space="preserve">    &lt;/component&gt;</w:t>
            </w:r>
          </w:p>
          <w:p w:rsidRPr="00916D2D" w:rsidR="001E65C3" w:rsidP="001E65C3" w:rsidRDefault="001E65C3" w14:paraId="17234ADA" w14:textId="77777777">
            <w:pPr>
              <w:pStyle w:val="Default"/>
              <w:rPr>
                <w:rFonts w:ascii="Courier New" w:hAnsi="Courier New" w:cs="Courier New"/>
                <w:sz w:val="16"/>
                <w:szCs w:val="16"/>
              </w:rPr>
            </w:pPr>
          </w:p>
          <w:p w:rsidRPr="00916D2D" w:rsidR="001E65C3" w:rsidP="001E65C3" w:rsidRDefault="001E65C3" w14:paraId="3FFB3A27" w14:textId="77777777">
            <w:pPr>
              <w:pStyle w:val="Default"/>
              <w:rPr>
                <w:rFonts w:ascii="Courier New" w:hAnsi="Courier New" w:cs="Courier New"/>
                <w:sz w:val="16"/>
                <w:szCs w:val="16"/>
              </w:rPr>
            </w:pPr>
            <w:r w:rsidRPr="00916D2D">
              <w:rPr>
                <w:rFonts w:ascii="Courier New" w:hAnsi="Courier New" w:cs="Courier New"/>
                <w:sz w:val="16"/>
                <w:szCs w:val="16"/>
              </w:rPr>
              <w:t>…</w:t>
            </w:r>
          </w:p>
          <w:p w:rsidRPr="00916D2D" w:rsidR="001E65C3" w:rsidP="001E65C3" w:rsidRDefault="001E65C3" w14:paraId="23F2C369" w14:textId="77777777">
            <w:pPr>
              <w:pStyle w:val="Default"/>
              <w:rPr>
                <w:rFonts w:ascii="Courier New" w:hAnsi="Courier New" w:cs="Courier New"/>
                <w:sz w:val="16"/>
                <w:szCs w:val="16"/>
              </w:rPr>
            </w:pPr>
            <w:r w:rsidRPr="00916D2D">
              <w:rPr>
                <w:rFonts w:ascii="Courier New" w:hAnsi="Courier New" w:cs="Courier New"/>
                <w:sz w:val="16"/>
                <w:szCs w:val="16"/>
              </w:rPr>
              <w:t>Additional narrative sections appear here, if appropriate.</w:t>
            </w:r>
          </w:p>
          <w:p w:rsidRPr="00916D2D" w:rsidR="001E65C3" w:rsidP="001E65C3" w:rsidRDefault="001E65C3" w14:paraId="333F536F" w14:textId="77777777">
            <w:pPr>
              <w:pStyle w:val="Default"/>
              <w:rPr>
                <w:rFonts w:ascii="Courier New" w:hAnsi="Courier New" w:cs="Courier New"/>
                <w:sz w:val="16"/>
                <w:szCs w:val="16"/>
              </w:rPr>
            </w:pPr>
            <w:r w:rsidRPr="00916D2D">
              <w:rPr>
                <w:rFonts w:ascii="Courier New" w:hAnsi="Courier New" w:cs="Courier New"/>
                <w:sz w:val="16"/>
                <w:szCs w:val="16"/>
              </w:rPr>
              <w:t>…</w:t>
            </w:r>
          </w:p>
          <w:p w:rsidRPr="00916D2D" w:rsidR="001E65C3" w:rsidP="001E65C3" w:rsidRDefault="001E65C3" w14:paraId="1F709D52" w14:textId="77777777">
            <w:pPr>
              <w:pStyle w:val="Default"/>
              <w:rPr>
                <w:rFonts w:ascii="Courier New" w:hAnsi="Courier New" w:cs="Courier New"/>
                <w:sz w:val="16"/>
                <w:szCs w:val="16"/>
              </w:rPr>
            </w:pPr>
            <w:r w:rsidRPr="00916D2D">
              <w:rPr>
                <w:rFonts w:ascii="Courier New" w:hAnsi="Courier New" w:cs="Courier New"/>
                <w:sz w:val="16"/>
                <w:szCs w:val="16"/>
              </w:rPr>
              <w:t>&lt;/structuredBody&gt;</w:t>
            </w:r>
          </w:p>
          <w:p w:rsidRPr="00916D2D" w:rsidR="001E65C3" w:rsidP="001E65C3" w:rsidRDefault="001E65C3" w14:paraId="3E501E04" w14:textId="77777777">
            <w:pPr>
              <w:pStyle w:val="Default"/>
              <w:rPr>
                <w:rFonts w:ascii="Courier New" w:hAnsi="Courier New" w:cs="Courier New"/>
                <w:sz w:val="16"/>
                <w:szCs w:val="16"/>
              </w:rPr>
            </w:pPr>
            <w:r w:rsidRPr="00916D2D">
              <w:rPr>
                <w:rFonts w:ascii="Courier New" w:hAnsi="Courier New" w:cs="Courier New"/>
                <w:sz w:val="16"/>
                <w:szCs w:val="16"/>
              </w:rPr>
              <w:t>&lt;/component</w:t>
            </w:r>
          </w:p>
          <w:p w:rsidRPr="00916D2D" w:rsidR="001E65C3" w:rsidP="003414CA" w:rsidRDefault="001E65C3" w14:paraId="229C6761" w14:textId="77777777">
            <w:pPr>
              <w:pStyle w:val="Default"/>
              <w:rPr>
                <w:rFonts w:ascii="Courier New" w:hAnsi="Courier New" w:cs="Courier New"/>
                <w:sz w:val="16"/>
                <w:szCs w:val="16"/>
              </w:rPr>
            </w:pPr>
            <w:r w:rsidRPr="00916D2D">
              <w:rPr>
                <w:rFonts w:ascii="Courier New" w:hAnsi="Courier New" w:cs="Courier New"/>
                <w:sz w:val="16"/>
                <w:szCs w:val="16"/>
              </w:rPr>
              <w:t>&lt;/ClinicalDocument&gt;</w:t>
            </w:r>
          </w:p>
        </w:tc>
      </w:tr>
    </w:tbl>
    <w:p w:rsidRPr="00D14360" w:rsidR="001E65C3" w:rsidP="00B505D2" w:rsidRDefault="001E65C3" w14:paraId="022DCB36" w14:textId="77777777">
      <w:pPr>
        <w:spacing w:after="120"/>
        <w:rPr>
          <w:rFonts w:eastAsia="Calibri" w:cs="Calibri"/>
          <w:color w:val="000000"/>
        </w:rPr>
      </w:pPr>
    </w:p>
    <w:p w:rsidRPr="00C64922" w:rsidR="00A10C4D" w:rsidP="00FD31AC" w:rsidRDefault="00A10C4D" w14:paraId="31D97830" w14:textId="77777777">
      <w:pPr>
        <w:pStyle w:val="Heading3"/>
      </w:pPr>
      <w:bookmarkStart w:name="_oo1rahtsx485" w:colFirst="0" w:colLast="0" w:id="300"/>
      <w:bookmarkStart w:name="_Toc10695562" w:id="301"/>
      <w:bookmarkStart w:name="_Toc11043557" w:id="302"/>
      <w:bookmarkStart w:name="_Toc11045556" w:id="303"/>
      <w:bookmarkStart w:name="_Toc11391226" w:id="304"/>
      <w:bookmarkStart w:name="_Toc119939789" w:id="305"/>
      <w:bookmarkStart w:name="_Toc135312820" w:id="306"/>
      <w:bookmarkEnd w:id="300"/>
      <w:r w:rsidRPr="00C64922">
        <w:t xml:space="preserve">Open </w:t>
      </w:r>
      <w:r w:rsidR="004F2C87">
        <w:t>V</w:t>
      </w:r>
      <w:r w:rsidRPr="00C64922">
        <w:t>ersus Closed Templates</w:t>
      </w:r>
      <w:bookmarkEnd w:id="301"/>
      <w:bookmarkEnd w:id="302"/>
      <w:bookmarkEnd w:id="303"/>
      <w:bookmarkEnd w:id="304"/>
      <w:bookmarkEnd w:id="305"/>
      <w:bookmarkEnd w:id="306"/>
    </w:p>
    <w:p w:rsidRPr="00D14360" w:rsidR="00A10C4D" w:rsidP="00B505D2" w:rsidRDefault="00A10C4D" w14:paraId="7EE48B4C" w14:textId="36C081AB">
      <w:pPr>
        <w:spacing w:after="120"/>
        <w:rPr>
          <w:rFonts w:cs="Calibri"/>
          <w:color w:val="000000"/>
        </w:rPr>
      </w:pPr>
      <w:r w:rsidRPr="00D14360">
        <w:rPr>
          <w:rFonts w:cs="Calibri"/>
          <w:color w:val="000000"/>
        </w:rPr>
        <w:t>The exchange documents defined in C-CDA use “open templates” in that they permit additional sections to be included when needed to exchange available clinical information.</w:t>
      </w:r>
    </w:p>
    <w:p w:rsidRPr="00D14360" w:rsidR="00A10C4D" w:rsidP="00B505D2" w:rsidRDefault="00A10C4D" w14:paraId="20C0ECDB" w14:textId="77777777">
      <w:pPr>
        <w:spacing w:after="120"/>
        <w:rPr>
          <w:rFonts w:cs="Calibri"/>
          <w:color w:val="000000"/>
        </w:rPr>
      </w:pPr>
      <w:r w:rsidRPr="00D14360">
        <w:rPr>
          <w:rFonts w:cs="Calibri"/>
          <w:color w:val="000000"/>
        </w:rPr>
        <w:t>In open templates, all of the features of the CDA R2 base specification are allowed except as constrained by the templates. By contrast, a closed template specifies everything that is allowed, and nothing further may be included. Open templates allow HL7 implementers to include additional structured content not constrained by the asserted template(s).</w:t>
      </w:r>
    </w:p>
    <w:p w:rsidRPr="00D14360" w:rsidR="00A10C4D" w:rsidP="00B505D2" w:rsidRDefault="00A10C4D" w14:paraId="244B45FB" w14:textId="6357686E">
      <w:pPr>
        <w:spacing w:after="120"/>
        <w:rPr>
          <w:rFonts w:cs="Calibri"/>
          <w:color w:val="000000"/>
        </w:rPr>
      </w:pPr>
      <w:r w:rsidRPr="00D14360">
        <w:rPr>
          <w:rFonts w:cs="Calibri"/>
          <w:color w:val="000000"/>
        </w:rPr>
        <w:t>At this time, few if any closed templates exist in the specifications reference</w:t>
      </w:r>
      <w:r w:rsidR="00E13077">
        <w:rPr>
          <w:rFonts w:cs="Calibri"/>
          <w:color w:val="000000"/>
        </w:rPr>
        <w:t>d</w:t>
      </w:r>
      <w:r w:rsidRPr="00D14360">
        <w:rPr>
          <w:rFonts w:cs="Calibri"/>
          <w:color w:val="000000"/>
        </w:rPr>
        <w:t xml:space="preserve"> by the C-CDA Companion Guide.</w:t>
      </w:r>
      <w:r w:rsidRPr="00D14360" w:rsidDel="00FE135A" w:rsidR="00FE135A">
        <w:rPr>
          <w:rFonts w:cs="Calibri"/>
          <w:color w:val="000000"/>
        </w:rPr>
        <w:t xml:space="preserve"> </w:t>
      </w:r>
    </w:p>
    <w:p w:rsidRPr="00D14360" w:rsidR="00A10C4D" w:rsidP="00B505D2" w:rsidRDefault="00A10C4D" w14:paraId="76C87F67" w14:textId="77777777">
      <w:pPr>
        <w:spacing w:after="120"/>
        <w:rPr>
          <w:rFonts w:cs="Calibri"/>
          <w:color w:val="000000"/>
        </w:rPr>
      </w:pPr>
      <w:r w:rsidRPr="00D14360">
        <w:rPr>
          <w:rFonts w:cs="Calibri"/>
          <w:color w:val="000000"/>
        </w:rPr>
        <w:t>HL7 encourages implementers to bring forward use cases that require additional data elements to be included in C-CDA templates. This practice fuels advances in interoperability and maximizes the development of shared semantics as candidate requirements become formalized in subsequent versions of the standard.</w:t>
      </w:r>
    </w:p>
    <w:p w:rsidRPr="00C64922" w:rsidR="00A10C4D" w:rsidP="004C76D9" w:rsidRDefault="00A10C4D" w14:paraId="04CC8EBA" w14:textId="77777777">
      <w:pPr>
        <w:pStyle w:val="Heading4"/>
      </w:pPr>
      <w:bookmarkStart w:name="_Toc10634818" w:id="307"/>
      <w:bookmarkStart w:name="_Toc11043558" w:id="308"/>
      <w:r w:rsidRPr="00C64922">
        <w:t>Other Templates Available for Use in C-CDA Documents</w:t>
      </w:r>
      <w:bookmarkEnd w:id="307"/>
      <w:bookmarkEnd w:id="308"/>
    </w:p>
    <w:p w:rsidR="00A454D8" w:rsidP="00A75661" w:rsidRDefault="00A10C4D" w14:paraId="5F22DF1B" w14:textId="77777777">
      <w:pPr>
        <w:spacing w:after="240"/>
        <w:rPr>
          <w:rFonts w:cs="Calibri"/>
          <w:color w:val="000000"/>
        </w:rPr>
      </w:pPr>
      <w:r w:rsidRPr="00D14360">
        <w:rPr>
          <w:rFonts w:cs="Calibri"/>
          <w:color w:val="000000"/>
        </w:rPr>
        <w:t xml:space="preserve">As the library of available CDA templates grows and implementers become more experienced using the standard, implementers may use templates developed in other CDA implementation guides which are compatible with C-CDA. Employing additional C-CDA compatible templates will expand the range of interoperable information available for exchange and help address emerging use cases for data exchange. </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804CC8" w:rsidTr="00254B4A" w14:paraId="5C46B4AF" w14:textId="77777777">
        <w:tc>
          <w:tcPr>
            <w:tcW w:w="725" w:type="dxa"/>
            <w:tcBorders>
              <w:right w:val="nil"/>
            </w:tcBorders>
            <w:shd w:val="clear" w:color="auto" w:fill="C6D9F1"/>
          </w:tcPr>
          <w:p w:rsidRPr="00C64922" w:rsidR="00804CC8" w:rsidP="0007159E" w:rsidRDefault="00804CC8" w14:paraId="6CBB19C2" w14:textId="77777777">
            <w:pPr>
              <w:pStyle w:val="BodyText"/>
              <w:rPr>
                <w:noProof/>
              </w:rPr>
            </w:pPr>
            <w:r>
              <w:rPr>
                <w:noProof/>
              </w:rPr>
              <w:drawing>
                <wp:inline distT="0" distB="0" distL="0" distR="0" wp14:anchorId="473BB116" wp14:editId="5805639F">
                  <wp:extent cx="323215" cy="323215"/>
                  <wp:effectExtent l="0" t="0" r="0" b="635"/>
                  <wp:docPr id="3142" name="Graphic 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C64922" w:rsidR="00804CC8" w:rsidP="0007159E" w:rsidRDefault="00804CC8" w14:paraId="60D81266" w14:textId="647A28F6">
            <w:pPr>
              <w:pStyle w:val="BodyText"/>
            </w:pPr>
            <w:r w:rsidRPr="00C64922">
              <w:t xml:space="preserve">C-CDA Content Creators MAY include other C-CDA compatible templates defined in other implementation guides. </w:t>
            </w:r>
            <w:r w:rsidRPr="00D14360">
              <w:rPr>
                <w:b/>
              </w:rPr>
              <w:t>[</w:t>
            </w:r>
            <w:r>
              <w:rPr>
                <w:b/>
                <w:bCs/>
                <w:color w:val="000000"/>
              </w:rPr>
              <w:t>BP</w:t>
            </w:r>
            <w:r w:rsidRPr="00D14360">
              <w:rPr>
                <w:b/>
                <w:bCs/>
                <w:color w:val="000000"/>
              </w:rPr>
              <w:t>-</w:t>
            </w:r>
            <w:r>
              <w:rPr>
                <w:b/>
                <w:bCs/>
                <w:color w:val="000000"/>
              </w:rPr>
              <w:t>010</w:t>
            </w:r>
            <w:r w:rsidRPr="00D14360">
              <w:rPr>
                <w:b/>
              </w:rPr>
              <w:t>]</w:t>
            </w:r>
          </w:p>
        </w:tc>
      </w:tr>
    </w:tbl>
    <w:p w:rsidRPr="00D14360" w:rsidR="00A10C4D" w:rsidP="00A75661" w:rsidRDefault="00A10C4D" w14:paraId="368C363C" w14:textId="45E8E531">
      <w:pPr>
        <w:spacing w:after="240"/>
        <w:rPr>
          <w:rFonts w:cs="Calibri"/>
          <w:color w:val="000000"/>
        </w:rPr>
      </w:pPr>
    </w:p>
    <w:p w:rsidRPr="00D14360" w:rsidR="00A10C4D" w:rsidP="00A75661" w:rsidRDefault="00A10C4D" w14:paraId="10568C86" w14:textId="12AD724E">
      <w:pPr>
        <w:spacing w:before="240" w:after="120"/>
        <w:rPr>
          <w:rFonts w:cs="Calibri"/>
          <w:color w:val="000000"/>
        </w:rPr>
      </w:pPr>
      <w:r w:rsidRPr="00D14360">
        <w:rPr>
          <w:rFonts w:cs="Calibri"/>
          <w:color w:val="000000"/>
        </w:rPr>
        <w:t>A C-CDA compatible template is a template that further constrains a template defined in C-CDA or a template that does not conflict with templates defined in C-CDA. Determining if a template is C-CDA compliant may require human discernment and consensus building within the C-CDA implementer community.</w:t>
      </w:r>
    </w:p>
    <w:p w:rsidRPr="00C64922" w:rsidR="00A10C4D" w:rsidP="00FD31AC" w:rsidRDefault="00A10C4D" w14:paraId="6359B670" w14:textId="77777777">
      <w:pPr>
        <w:pStyle w:val="Heading3"/>
      </w:pPr>
      <w:bookmarkStart w:name="_Toc10695563" w:id="309"/>
      <w:bookmarkStart w:name="_Toc11043559" w:id="310"/>
      <w:bookmarkStart w:name="_Toc11045557" w:id="311"/>
      <w:bookmarkStart w:name="_Toc11391227" w:id="312"/>
      <w:bookmarkStart w:name="_Toc119939790" w:id="313"/>
      <w:bookmarkStart w:name="_Toc135312821" w:id="314"/>
      <w:r w:rsidRPr="00C64922">
        <w:t xml:space="preserve">Encounter Summary </w:t>
      </w:r>
      <w:r w:rsidR="006F5EDD">
        <w:t>V</w:t>
      </w:r>
      <w:r w:rsidRPr="00C64922">
        <w:t>ersus Patient Summary</w:t>
      </w:r>
      <w:bookmarkEnd w:id="309"/>
      <w:bookmarkEnd w:id="310"/>
      <w:bookmarkEnd w:id="311"/>
      <w:bookmarkEnd w:id="312"/>
      <w:bookmarkEnd w:id="313"/>
      <w:bookmarkEnd w:id="314"/>
    </w:p>
    <w:p w:rsidRPr="00D14360" w:rsidR="00A10C4D" w:rsidP="00B505D2" w:rsidRDefault="00A10C4D" w14:paraId="03B8C4A7" w14:textId="77777777">
      <w:pPr>
        <w:spacing w:after="120"/>
        <w:rPr>
          <w:rFonts w:cs="Calibri"/>
          <w:color w:val="000000"/>
        </w:rPr>
      </w:pPr>
      <w:r w:rsidRPr="00D14360">
        <w:rPr>
          <w:rFonts w:cs="Calibri"/>
          <w:color w:val="000000"/>
        </w:rPr>
        <w:t xml:space="preserve">The set of </w:t>
      </w:r>
      <w:r w:rsidRPr="00D14360" w:rsidR="00054263">
        <w:rPr>
          <w:rFonts w:cs="Calibri"/>
          <w:color w:val="000000"/>
        </w:rPr>
        <w:t>twelve</w:t>
      </w:r>
      <w:r w:rsidRPr="00D14360">
        <w:rPr>
          <w:rFonts w:cs="Calibri"/>
          <w:color w:val="000000"/>
        </w:rPr>
        <w:t xml:space="preserve"> document templates defined in C-CDA R2.1 can be summarized in the following groupings</w:t>
      </w:r>
      <w:r w:rsidRPr="00D14360" w:rsidR="00694762">
        <w:rPr>
          <w:rFonts w:cs="Calibri"/>
          <w:color w:val="000000"/>
        </w:rPr>
        <w:t xml:space="preserve"> </w:t>
      </w:r>
      <w:r w:rsidRPr="00D14360" w:rsidR="001104A1">
        <w:rPr>
          <w:rFonts w:cs="Calibri"/>
          <w:color w:val="000000"/>
        </w:rPr>
        <w:t>explained in the following chapters.</w:t>
      </w:r>
    </w:p>
    <w:p w:rsidRPr="00C64922" w:rsidR="00A10C4D" w:rsidP="004C76D9" w:rsidRDefault="00A10C4D" w14:paraId="625CE59A" w14:textId="77777777">
      <w:pPr>
        <w:pStyle w:val="Heading4"/>
      </w:pPr>
      <w:r w:rsidRPr="00C64922">
        <w:t>Encounter Summaries</w:t>
      </w:r>
    </w:p>
    <w:p w:rsidRPr="00D14360" w:rsidR="00A10C4D" w:rsidP="00CF4CB1" w:rsidRDefault="00A10C4D" w14:paraId="20E121DC" w14:textId="77777777">
      <w:pPr>
        <w:pStyle w:val="ListParagraph"/>
        <w:spacing w:after="120"/>
        <w:ind w:left="0"/>
        <w:rPr>
          <w:rFonts w:cs="Calibri"/>
          <w:color w:val="000000"/>
          <w:szCs w:val="22"/>
        </w:rPr>
      </w:pPr>
      <w:r w:rsidRPr="00D14360">
        <w:rPr>
          <w:rFonts w:cs="Calibri"/>
          <w:color w:val="000000"/>
          <w:szCs w:val="22"/>
        </w:rPr>
        <w:t xml:space="preserve">An encounter summary document is primarily a clinician authored collection of information specific to a single patient interaction with a clinician, care team or hospitalization. The document may be provided to a patient immediately upon, or soon after, the conclusion of their </w:t>
      </w:r>
      <w:r w:rsidRPr="00D14360" w:rsidR="00CF032F">
        <w:rPr>
          <w:rFonts w:cs="Calibri"/>
          <w:color w:val="000000"/>
          <w:szCs w:val="22"/>
        </w:rPr>
        <w:t>encounter</w:t>
      </w:r>
      <w:r w:rsidRPr="00D14360">
        <w:rPr>
          <w:rFonts w:cs="Calibri"/>
          <w:color w:val="000000"/>
          <w:szCs w:val="22"/>
        </w:rPr>
        <w:t xml:space="preserve"> even if all the information related to that </w:t>
      </w:r>
      <w:r w:rsidRPr="00D14360" w:rsidR="00CF032F">
        <w:rPr>
          <w:rFonts w:cs="Calibri"/>
          <w:color w:val="000000"/>
          <w:szCs w:val="22"/>
        </w:rPr>
        <w:t xml:space="preserve">encounter </w:t>
      </w:r>
      <w:r w:rsidRPr="00D14360">
        <w:rPr>
          <w:rFonts w:cs="Calibri"/>
          <w:color w:val="000000"/>
          <w:szCs w:val="22"/>
        </w:rPr>
        <w:t>is not yet available.</w:t>
      </w:r>
      <w:r w:rsidRPr="00D14360">
        <w:rPr>
          <w:rStyle w:val="FootnoteReference"/>
          <w:rFonts w:cs="Calibri"/>
          <w:color w:val="000000"/>
          <w:szCs w:val="22"/>
        </w:rPr>
        <w:footnoteReference w:id="24"/>
      </w:r>
    </w:p>
    <w:p w:rsidRPr="00D14360" w:rsidR="00A10C4D" w:rsidP="00CF4CB1" w:rsidRDefault="00A10C4D" w14:paraId="77DCB163" w14:textId="77777777">
      <w:pPr>
        <w:pStyle w:val="ListParagraph"/>
        <w:spacing w:after="120"/>
        <w:ind w:left="0" w:hanging="360"/>
        <w:rPr>
          <w:rFonts w:cs="Calibri"/>
          <w:color w:val="000000"/>
          <w:szCs w:val="22"/>
        </w:rPr>
      </w:pPr>
    </w:p>
    <w:p w:rsidRPr="00D14360" w:rsidR="00A10C4D" w:rsidP="00CF4CB1" w:rsidRDefault="00A10C4D" w14:paraId="688E1335" w14:textId="77777777">
      <w:pPr>
        <w:pStyle w:val="ListParagraph"/>
        <w:spacing w:after="120"/>
        <w:ind w:left="0"/>
        <w:rPr>
          <w:rFonts w:cs="Calibri"/>
          <w:color w:val="000000"/>
          <w:szCs w:val="22"/>
        </w:rPr>
      </w:pPr>
      <w:r w:rsidRPr="00D14360">
        <w:rPr>
          <w:rFonts w:cs="Calibri"/>
          <w:color w:val="000000"/>
          <w:szCs w:val="22"/>
        </w:rPr>
        <w:t xml:space="preserve">Encounter summaries are used to exchange clinical information that was gathered during an encounter with the patient.  The header allows information about the encompassing encounter to be included as structured data, including who was the responsible party for the rendered care and where the encounter took place. For encounter summaries, this information SHOULD be included to support emerging use cases for data from C-CDA documents to support quality measure assessment. </w:t>
      </w:r>
    </w:p>
    <w:p w:rsidRPr="00C64922" w:rsidR="00A10C4D" w:rsidP="004C76D9" w:rsidRDefault="00A10C4D" w14:paraId="2D83B5FE" w14:textId="77777777">
      <w:pPr>
        <w:pStyle w:val="Heading4"/>
      </w:pPr>
      <w:r w:rsidRPr="00C64922">
        <w:t>Patient Summaries</w:t>
      </w:r>
    </w:p>
    <w:p w:rsidRPr="00D14360" w:rsidR="00A10C4D" w:rsidP="0075779F" w:rsidRDefault="00A10C4D" w14:paraId="30E98DAB" w14:textId="77777777">
      <w:pPr>
        <w:pStyle w:val="ListParagraph"/>
        <w:spacing w:after="120"/>
        <w:ind w:left="0"/>
        <w:rPr>
          <w:rFonts w:cs="Calibri"/>
          <w:color w:val="000000"/>
          <w:szCs w:val="22"/>
        </w:rPr>
      </w:pPr>
      <w:r w:rsidRPr="00D14360">
        <w:rPr>
          <w:rFonts w:cs="Calibri"/>
          <w:color w:val="000000"/>
          <w:szCs w:val="22"/>
        </w:rPr>
        <w:t xml:space="preserve">Patient summaries are used to exchange clinical information about a patient’s care over time. A patient summary is not specific to a particular encounter. The context of the document is a span of time over which care services have been provided. </w:t>
      </w:r>
    </w:p>
    <w:p w:rsidR="0075779F" w:rsidP="004C76D9" w:rsidRDefault="0075779F" w14:paraId="0AEC9C09" w14:textId="77777777">
      <w:pPr>
        <w:pStyle w:val="Heading4"/>
      </w:pPr>
      <w:r>
        <w:t xml:space="preserve">Other </w:t>
      </w:r>
      <w:r w:rsidR="00C246B7">
        <w:t>Categories</w:t>
      </w:r>
      <w:r>
        <w:t xml:space="preserve"> of </w:t>
      </w:r>
      <w:r w:rsidR="00C246B7">
        <w:t>Clinical</w:t>
      </w:r>
      <w:r>
        <w:t xml:space="preserve"> and Patient-Generated Documents</w:t>
      </w:r>
    </w:p>
    <w:p w:rsidR="00A10C4D" w:rsidP="00C246B7" w:rsidRDefault="00A10C4D" w14:paraId="322AC09D" w14:textId="7B53D8F2">
      <w:pPr>
        <w:spacing w:after="240"/>
        <w:rPr>
          <w:rFonts w:cs="Calibri"/>
          <w:color w:val="000000"/>
          <w:szCs w:val="22"/>
        </w:rPr>
      </w:pPr>
      <w:r w:rsidRPr="00D14360">
        <w:rPr>
          <w:rFonts w:cs="Calibri"/>
          <w:color w:val="000000"/>
          <w:szCs w:val="22"/>
        </w:rPr>
        <w:t>Other types of clinical information exchange documents used to share information that supports care delivery, planning, and transitions of care.</w:t>
      </w:r>
    </w:p>
    <w:tbl>
      <w:tblPr>
        <w:tblW w:w="9360"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425"/>
        <w:gridCol w:w="3330"/>
        <w:gridCol w:w="3605"/>
      </w:tblGrid>
      <w:tr w:rsidRPr="00C64922" w:rsidR="00254B4A" w:rsidTr="003A3D50" w14:paraId="5CE25160" w14:textId="77777777">
        <w:tc>
          <w:tcPr>
            <w:tcW w:w="2425" w:type="dxa"/>
            <w:tcBorders>
              <w:bottom w:val="nil"/>
              <w:right w:val="nil"/>
            </w:tcBorders>
            <w:shd w:val="clear" w:color="auto" w:fill="4F81BD"/>
            <w:vAlign w:val="bottom"/>
          </w:tcPr>
          <w:p w:rsidRPr="00D14360" w:rsidR="00A10C4D" w:rsidP="008E236E" w:rsidRDefault="00A10C4D" w14:paraId="2D2C1B7B" w14:textId="77777777">
            <w:pPr>
              <w:rPr>
                <w:rFonts w:cs="Calibri"/>
                <w:b/>
                <w:bCs/>
                <w:color w:val="FFFFFF"/>
              </w:rPr>
            </w:pPr>
            <w:r w:rsidRPr="00D14360">
              <w:rPr>
                <w:rFonts w:cs="Calibri"/>
                <w:b/>
                <w:bCs/>
                <w:color w:val="FFFFFF"/>
              </w:rPr>
              <w:t xml:space="preserve">Encounter Summary </w:t>
            </w:r>
            <w:r w:rsidRPr="00D14360">
              <w:rPr>
                <w:rFonts w:cs="Calibri"/>
                <w:b/>
                <w:bCs/>
                <w:color w:val="FFFFFF"/>
              </w:rPr>
              <w:t>Documents</w:t>
            </w:r>
          </w:p>
        </w:tc>
        <w:tc>
          <w:tcPr>
            <w:tcW w:w="3330" w:type="dxa"/>
            <w:shd w:val="clear" w:color="auto" w:fill="4F81BD"/>
            <w:vAlign w:val="bottom"/>
          </w:tcPr>
          <w:p w:rsidRPr="00D14360" w:rsidR="00A10C4D" w:rsidP="009C4D9F" w:rsidRDefault="00A10C4D" w14:paraId="10270C5D" w14:textId="77777777">
            <w:pPr>
              <w:rPr>
                <w:rFonts w:cs="Calibri"/>
                <w:b/>
                <w:bCs/>
                <w:color w:val="FFFFFF"/>
              </w:rPr>
            </w:pPr>
            <w:r w:rsidRPr="00D14360">
              <w:rPr>
                <w:rFonts w:cs="Calibri"/>
                <w:b/>
                <w:bCs/>
                <w:color w:val="FFFFFF"/>
              </w:rPr>
              <w:t>Patient Summary Documents</w:t>
            </w:r>
          </w:p>
        </w:tc>
        <w:tc>
          <w:tcPr>
            <w:tcW w:w="3605" w:type="dxa"/>
            <w:shd w:val="clear" w:color="auto" w:fill="4F81BD"/>
            <w:vAlign w:val="bottom"/>
          </w:tcPr>
          <w:p w:rsidRPr="00D14360" w:rsidR="00A10C4D" w:rsidP="009C4D9F" w:rsidRDefault="00A10C4D" w14:paraId="4511F49F" w14:textId="77777777">
            <w:pPr>
              <w:rPr>
                <w:rFonts w:cs="Calibri"/>
                <w:b/>
                <w:bCs/>
                <w:color w:val="FFFFFF"/>
              </w:rPr>
            </w:pPr>
            <w:r w:rsidRPr="00D14360">
              <w:rPr>
                <w:rFonts w:cs="Calibri"/>
                <w:b/>
                <w:bCs/>
                <w:color w:val="FFFFFF"/>
              </w:rPr>
              <w:t xml:space="preserve">Other </w:t>
            </w:r>
            <w:r w:rsidRPr="00D14360" w:rsidR="009E4DE7">
              <w:rPr>
                <w:rFonts w:cs="Calibri"/>
                <w:b/>
                <w:bCs/>
                <w:color w:val="FFFFFF"/>
              </w:rPr>
              <w:t>Categories</w:t>
            </w:r>
            <w:r w:rsidRPr="00D14360">
              <w:rPr>
                <w:rFonts w:cs="Calibri"/>
                <w:b/>
                <w:bCs/>
                <w:color w:val="FFFFFF"/>
              </w:rPr>
              <w:t xml:space="preserve"> of Clinical and Patient</w:t>
            </w:r>
            <w:r w:rsidRPr="00D14360" w:rsidR="009E4DE7">
              <w:rPr>
                <w:rFonts w:cs="Calibri"/>
                <w:b/>
                <w:bCs/>
                <w:color w:val="FFFFFF"/>
              </w:rPr>
              <w:t>-</w:t>
            </w:r>
            <w:r w:rsidRPr="00D14360">
              <w:rPr>
                <w:rFonts w:cs="Calibri"/>
                <w:b/>
                <w:bCs/>
                <w:color w:val="FFFFFF"/>
              </w:rPr>
              <w:t>Generated Documents</w:t>
            </w:r>
          </w:p>
        </w:tc>
      </w:tr>
      <w:tr w:rsidRPr="00C64922" w:rsidR="00FC6DD5" w:rsidTr="00254B4A" w14:paraId="0174F11E" w14:textId="77777777">
        <w:tc>
          <w:tcPr>
            <w:tcW w:w="2425" w:type="dxa"/>
            <w:tcBorders>
              <w:top w:val="single" w:color="4F81BD" w:sz="4" w:space="0"/>
              <w:bottom w:val="single" w:color="4F81BD" w:sz="4" w:space="0"/>
              <w:right w:val="nil"/>
            </w:tcBorders>
            <w:shd w:val="clear" w:color="auto" w:fill="FFFFFF"/>
          </w:tcPr>
          <w:p w:rsidRPr="009D1583" w:rsidR="00A10C4D" w:rsidP="009C4D9F" w:rsidRDefault="00A10C4D" w14:paraId="7158B301" w14:textId="77777777">
            <w:pPr>
              <w:rPr>
                <w:rFonts w:ascii="Calibri Light" w:hAnsi="Calibri Light" w:cs="Calibri Light"/>
                <w:color w:val="000000"/>
              </w:rPr>
            </w:pPr>
            <w:r w:rsidRPr="003A3D50">
              <w:rPr>
                <w:rFonts w:ascii="Calibri Light" w:hAnsi="Calibri Light" w:cs="Calibri Light"/>
                <w:color w:val="000000"/>
              </w:rPr>
              <w:t>Consultation Note</w:t>
            </w:r>
          </w:p>
          <w:p w:rsidRPr="009D1583" w:rsidR="00A10C4D" w:rsidP="009C4D9F" w:rsidRDefault="00A10C4D" w14:paraId="72D8131D" w14:textId="77777777">
            <w:pPr>
              <w:rPr>
                <w:rFonts w:ascii="Calibri Light" w:hAnsi="Calibri Light" w:cs="Calibri Light"/>
                <w:color w:val="000000"/>
              </w:rPr>
            </w:pPr>
            <w:r w:rsidRPr="003A3D50">
              <w:rPr>
                <w:rFonts w:ascii="Calibri Light" w:hAnsi="Calibri Light" w:cs="Calibri Light"/>
                <w:color w:val="000000"/>
              </w:rPr>
              <w:t>Discharge Summary</w:t>
            </w:r>
          </w:p>
          <w:p w:rsidRPr="009D1583" w:rsidR="00A10C4D" w:rsidP="009C4D9F" w:rsidRDefault="00A10C4D" w14:paraId="66623326" w14:textId="77777777">
            <w:pPr>
              <w:rPr>
                <w:rFonts w:ascii="Calibri Light" w:hAnsi="Calibri Light" w:cs="Calibri Light"/>
                <w:color w:val="000000"/>
              </w:rPr>
            </w:pPr>
            <w:r w:rsidRPr="003A3D50">
              <w:rPr>
                <w:rFonts w:ascii="Calibri Light" w:hAnsi="Calibri Light" w:cs="Calibri Light"/>
                <w:color w:val="000000"/>
              </w:rPr>
              <w:t>History and Physical</w:t>
            </w:r>
            <w:r w:rsidRPr="003A3D50" w:rsidR="009E4DE7">
              <w:rPr>
                <w:rFonts w:ascii="Calibri Light" w:hAnsi="Calibri Light" w:cs="Calibri Light"/>
                <w:color w:val="000000"/>
              </w:rPr>
              <w:t xml:space="preserve"> Note</w:t>
            </w:r>
          </w:p>
          <w:p w:rsidRPr="00AE350D" w:rsidR="00A10C4D" w:rsidP="009C4D9F" w:rsidRDefault="00A10C4D" w14:paraId="60511D22" w14:textId="77777777">
            <w:pPr>
              <w:rPr>
                <w:rFonts w:ascii="Calibri Light" w:hAnsi="Calibri Light" w:cs="Calibri Light"/>
                <w:color w:val="000000"/>
              </w:rPr>
            </w:pPr>
            <w:r w:rsidRPr="003A3D50">
              <w:rPr>
                <w:rFonts w:ascii="Calibri Light" w:hAnsi="Calibri Light" w:cs="Calibri Light"/>
                <w:color w:val="000000"/>
              </w:rPr>
              <w:t>Progress Note</w:t>
            </w:r>
          </w:p>
        </w:tc>
        <w:tc>
          <w:tcPr>
            <w:tcW w:w="3330" w:type="dxa"/>
            <w:tcBorders>
              <w:top w:val="single" w:color="4F81BD" w:sz="4" w:space="0"/>
              <w:bottom w:val="single" w:color="4F81BD" w:sz="4" w:space="0"/>
            </w:tcBorders>
            <w:shd w:val="clear" w:color="auto" w:fill="auto"/>
          </w:tcPr>
          <w:p w:rsidRPr="00AE350D" w:rsidR="00A10C4D" w:rsidP="009C4D9F" w:rsidRDefault="00A10C4D" w14:paraId="22D78382" w14:textId="77777777">
            <w:pPr>
              <w:rPr>
                <w:rFonts w:ascii="Calibri Light" w:hAnsi="Calibri Light" w:cs="Calibri Light"/>
                <w:color w:val="000000"/>
              </w:rPr>
            </w:pPr>
            <w:r w:rsidRPr="00AE350D">
              <w:rPr>
                <w:rFonts w:ascii="Calibri Light" w:hAnsi="Calibri Light" w:cs="Calibri Light"/>
                <w:color w:val="000000"/>
              </w:rPr>
              <w:t>Continuity of Care Document (CCD)</w:t>
            </w:r>
          </w:p>
          <w:p w:rsidRPr="00AE350D" w:rsidR="00A10C4D" w:rsidP="009C4D9F" w:rsidRDefault="00A10C4D" w14:paraId="40DCEA1E" w14:textId="77777777">
            <w:pPr>
              <w:rPr>
                <w:rFonts w:ascii="Calibri Light" w:hAnsi="Calibri Light" w:cs="Calibri Light"/>
                <w:color w:val="000000"/>
              </w:rPr>
            </w:pPr>
            <w:r w:rsidRPr="00AE350D">
              <w:rPr>
                <w:rFonts w:ascii="Calibri Light" w:hAnsi="Calibri Light" w:cs="Calibri Light"/>
                <w:color w:val="000000"/>
              </w:rPr>
              <w:t>Transfer Summary</w:t>
            </w:r>
          </w:p>
        </w:tc>
        <w:tc>
          <w:tcPr>
            <w:tcW w:w="3605" w:type="dxa"/>
            <w:tcBorders>
              <w:top w:val="single" w:color="4F81BD" w:sz="4" w:space="0"/>
              <w:bottom w:val="single" w:color="4F81BD" w:sz="4" w:space="0"/>
            </w:tcBorders>
            <w:shd w:val="clear" w:color="auto" w:fill="auto"/>
          </w:tcPr>
          <w:p w:rsidRPr="00AE350D" w:rsidR="00CF032F" w:rsidP="00CF032F" w:rsidRDefault="00CF032F" w14:paraId="760E5D35" w14:textId="77777777">
            <w:pPr>
              <w:rPr>
                <w:rFonts w:ascii="Calibri Light" w:hAnsi="Calibri Light" w:cs="Calibri Light"/>
                <w:color w:val="000000"/>
              </w:rPr>
            </w:pPr>
            <w:r w:rsidRPr="00AE350D">
              <w:rPr>
                <w:rFonts w:ascii="Calibri Light" w:hAnsi="Calibri Light" w:cs="Calibri Light"/>
                <w:color w:val="000000"/>
              </w:rPr>
              <w:t>Care Plan</w:t>
            </w:r>
          </w:p>
          <w:p w:rsidRPr="00AE350D" w:rsidR="00A10C4D" w:rsidP="009C4D9F" w:rsidRDefault="00A10C4D" w14:paraId="201AB211" w14:textId="77777777">
            <w:pPr>
              <w:rPr>
                <w:rFonts w:ascii="Calibri Light" w:hAnsi="Calibri Light" w:cs="Calibri Light"/>
                <w:color w:val="000000"/>
              </w:rPr>
            </w:pPr>
            <w:r w:rsidRPr="00AE350D">
              <w:rPr>
                <w:rFonts w:ascii="Calibri Light" w:hAnsi="Calibri Light" w:cs="Calibri Light"/>
                <w:color w:val="000000"/>
              </w:rPr>
              <w:t>Diagnostic Imaging Report</w:t>
            </w:r>
          </w:p>
          <w:p w:rsidRPr="00AE350D" w:rsidR="00A10C4D" w:rsidP="00D14360" w:rsidRDefault="00A10C4D" w14:paraId="3B2DFABC" w14:textId="77777777">
            <w:pPr>
              <w:keepNext/>
              <w:rPr>
                <w:rFonts w:ascii="Calibri Light" w:hAnsi="Calibri Light" w:cs="Calibri Light"/>
                <w:color w:val="000000"/>
              </w:rPr>
            </w:pPr>
            <w:r w:rsidRPr="00AE350D">
              <w:rPr>
                <w:rFonts w:ascii="Calibri Light" w:hAnsi="Calibri Light" w:cs="Calibri Light"/>
                <w:color w:val="000000"/>
              </w:rPr>
              <w:t>Operative Note</w:t>
            </w:r>
          </w:p>
          <w:p w:rsidRPr="00AE350D" w:rsidR="00A10C4D" w:rsidP="00D14360" w:rsidRDefault="00A10C4D" w14:paraId="6DF8DFDA" w14:textId="77777777">
            <w:pPr>
              <w:keepNext/>
              <w:rPr>
                <w:rFonts w:ascii="Calibri Light" w:hAnsi="Calibri Light" w:cs="Calibri Light"/>
                <w:color w:val="000000"/>
              </w:rPr>
            </w:pPr>
            <w:r w:rsidRPr="00AE350D">
              <w:rPr>
                <w:rFonts w:ascii="Calibri Light" w:hAnsi="Calibri Light" w:cs="Calibri Light"/>
                <w:color w:val="000000"/>
              </w:rPr>
              <w:t>Procedure Note</w:t>
            </w:r>
          </w:p>
          <w:p w:rsidRPr="00AE350D" w:rsidR="00A10C4D" w:rsidP="00D14360" w:rsidRDefault="00A10C4D" w14:paraId="7FB09B10" w14:textId="77777777">
            <w:pPr>
              <w:keepNext/>
              <w:rPr>
                <w:rFonts w:ascii="Calibri Light" w:hAnsi="Calibri Light" w:cs="Calibri Light"/>
                <w:color w:val="000000"/>
              </w:rPr>
            </w:pPr>
            <w:r w:rsidRPr="00AE350D">
              <w:rPr>
                <w:rFonts w:ascii="Calibri Light" w:hAnsi="Calibri Light" w:cs="Calibri Light"/>
                <w:color w:val="000000"/>
              </w:rPr>
              <w:t>Referral Note</w:t>
            </w:r>
          </w:p>
          <w:p w:rsidRPr="00AE350D" w:rsidR="00A10C4D" w:rsidP="00D14360" w:rsidRDefault="00A10C4D" w14:paraId="3539B22B" w14:textId="77777777">
            <w:pPr>
              <w:keepNext/>
              <w:rPr>
                <w:rFonts w:ascii="Calibri Light" w:hAnsi="Calibri Light" w:cs="Calibri Light"/>
                <w:color w:val="000000"/>
              </w:rPr>
            </w:pPr>
            <w:r w:rsidRPr="00AE350D">
              <w:rPr>
                <w:rFonts w:ascii="Calibri Light" w:hAnsi="Calibri Light" w:cs="Calibri Light"/>
                <w:color w:val="000000"/>
              </w:rPr>
              <w:t>Patient Generated Document</w:t>
            </w:r>
          </w:p>
        </w:tc>
      </w:tr>
      <w:tr w:rsidRPr="00C64922" w:rsidR="00FC6DD5" w:rsidTr="00254B4A" w14:paraId="48F766DD" w14:textId="77777777">
        <w:tc>
          <w:tcPr>
            <w:tcW w:w="9360" w:type="dxa"/>
            <w:gridSpan w:val="3"/>
            <w:tcBorders>
              <w:top w:val="single" w:color="4F81BD" w:sz="4" w:space="0"/>
              <w:bottom w:val="single" w:color="4F81BD" w:sz="4" w:space="0"/>
              <w:right w:val="single" w:color="4F81BD" w:sz="4" w:space="0"/>
            </w:tcBorders>
            <w:shd w:val="clear" w:color="auto" w:fill="FFFFFF"/>
          </w:tcPr>
          <w:p w:rsidRPr="0083506C" w:rsidR="00A10C4D" w:rsidP="00D14360" w:rsidRDefault="00B43B35" w14:paraId="7E52C909" w14:textId="77777777">
            <w:pPr>
              <w:keepNext/>
              <w:spacing w:after="120"/>
              <w:rPr>
                <w:rFonts w:ascii="Calibri Light" w:hAnsi="Calibri Light" w:cs="Calibri Light"/>
                <w:color w:val="000000"/>
              </w:rPr>
            </w:pPr>
            <w:r w:rsidRPr="003A3D50">
              <w:rPr>
                <w:rFonts w:ascii="Calibri Light" w:hAnsi="Calibri Light" w:cs="Calibri Light"/>
                <w:b/>
                <w:bCs/>
                <w:color w:val="000000"/>
                <w:szCs w:val="28"/>
              </w:rPr>
              <w:t xml:space="preserve">NOTE: </w:t>
            </w:r>
            <w:r w:rsidRPr="003A3D50" w:rsidR="00A10C4D">
              <w:rPr>
                <w:rFonts w:ascii="Calibri Light" w:hAnsi="Calibri Light" w:cs="Calibri Light"/>
                <w:b/>
                <w:bCs/>
                <w:color w:val="000000"/>
                <w:szCs w:val="28"/>
              </w:rPr>
              <w:t xml:space="preserve">Unstructured Documents are classified based upon the document type associated with the LOINC code in the ClinicalDocument/code </w:t>
            </w:r>
            <w:r w:rsidRPr="003A3D50" w:rsidR="009E4DE7">
              <w:rPr>
                <w:rFonts w:ascii="Calibri Light" w:hAnsi="Calibri Light" w:cs="Calibri Light"/>
                <w:b/>
                <w:bCs/>
                <w:color w:val="000000"/>
                <w:szCs w:val="28"/>
              </w:rPr>
              <w:t>element</w:t>
            </w:r>
            <w:r w:rsidRPr="003A3D50" w:rsidR="00A10C4D">
              <w:rPr>
                <w:rFonts w:ascii="Calibri Light" w:hAnsi="Calibri Light" w:cs="Calibri Light"/>
                <w:b/>
                <w:bCs/>
                <w:color w:val="000000"/>
                <w:szCs w:val="28"/>
              </w:rPr>
              <w:t xml:space="preserve"> in the header of the document.</w:t>
            </w:r>
          </w:p>
        </w:tc>
      </w:tr>
    </w:tbl>
    <w:p w:rsidRPr="00C64922" w:rsidR="00065A49" w:rsidRDefault="005C79A1" w14:paraId="563216C2" w14:textId="4221A115">
      <w:pPr>
        <w:pStyle w:val="Caption"/>
      </w:pPr>
      <w:bookmarkStart w:name="_Toc10602113" w:id="315"/>
      <w:r>
        <w:t xml:space="preserve"> </w:t>
      </w:r>
      <w:bookmarkStart w:name="_Toc118898792" w:id="316"/>
      <w:bookmarkStart w:name="_Toc119939995" w:id="317"/>
      <w:bookmarkStart w:name="_Toc135313027" w:id="318"/>
      <w:r w:rsidRPr="00C64922" w:rsidR="00065A49">
        <w:t xml:space="preserve">Table </w:t>
      </w:r>
      <w:r>
        <w:fldChar w:fldCharType="begin"/>
      </w:r>
      <w:r>
        <w:instrText>SEQ Table \* ARABIC</w:instrText>
      </w:r>
      <w:r>
        <w:fldChar w:fldCharType="separate"/>
      </w:r>
      <w:r w:rsidR="00DC1072">
        <w:rPr>
          <w:noProof/>
        </w:rPr>
        <w:t>6</w:t>
      </w:r>
      <w:r>
        <w:fldChar w:fldCharType="end"/>
      </w:r>
      <w:r w:rsidRPr="00C64922" w:rsidR="00065A49">
        <w:t>: Document templates defined in C-CDA R</w:t>
      </w:r>
      <w:r w:rsidR="009E4DE7">
        <w:t>2.1, sorted by category.</w:t>
      </w:r>
      <w:bookmarkEnd w:id="316"/>
      <w:bookmarkEnd w:id="317"/>
      <w:bookmarkEnd w:id="318"/>
    </w:p>
    <w:bookmarkEnd w:id="315"/>
    <w:p w:rsidRPr="00D14360" w:rsidR="00A10C4D" w:rsidP="00B505D2" w:rsidRDefault="00A10C4D" w14:paraId="5A9FEE96" w14:textId="77777777">
      <w:pPr>
        <w:spacing w:after="120"/>
        <w:rPr>
          <w:rFonts w:cs="Calibri"/>
          <w:color w:val="000000"/>
        </w:rPr>
      </w:pPr>
      <w:r w:rsidRPr="00D14360">
        <w:rPr>
          <w:rFonts w:cs="Calibri"/>
          <w:color w:val="000000"/>
        </w:rPr>
        <w:t>A great deal of clarity was added in the recent Car</w:t>
      </w:r>
      <w:r w:rsidRPr="00D14360">
        <w:rPr>
          <w:rFonts w:cs="Calibri"/>
          <w:i/>
          <w:color w:val="000000"/>
        </w:rPr>
        <w:t>e</w:t>
      </w:r>
      <w:r w:rsidRPr="00D14360">
        <w:rPr>
          <w:rFonts w:cs="Calibri"/>
          <w:color w:val="000000"/>
        </w:rPr>
        <w:t xml:space="preserve">quality CommonWell Joint </w:t>
      </w:r>
      <w:r w:rsidRPr="00D14360" w:rsidR="00614C1D">
        <w:rPr>
          <w:rFonts w:cs="Calibri"/>
          <w:color w:val="000000"/>
        </w:rPr>
        <w:t xml:space="preserve">Document Content </w:t>
      </w:r>
      <w:r w:rsidRPr="00D14360">
        <w:rPr>
          <w:rFonts w:cs="Calibri"/>
          <w:color w:val="000000"/>
        </w:rPr>
        <w:t>Work Group implementation guide to explain the difference between an Encounter Summary document and a Patient Summary document.</w:t>
      </w:r>
    </w:p>
    <w:p w:rsidRPr="00D14360" w:rsidR="00A10C4D" w:rsidP="00B505D2" w:rsidRDefault="00A10C4D" w14:paraId="4490CFBA" w14:textId="77777777">
      <w:pPr>
        <w:spacing w:after="120"/>
        <w:rPr>
          <w:rFonts w:cs="Calibri"/>
          <w:color w:val="000000"/>
        </w:rPr>
      </w:pPr>
      <w:r w:rsidRPr="00D14360">
        <w:rPr>
          <w:rFonts w:cs="Calibri"/>
          <w:color w:val="000000"/>
        </w:rPr>
        <w:t xml:space="preserve">An Encounter Summary provides a snapshot of the patient’s condition at the time of the encounter as authored by the clinician. A Patient </w:t>
      </w:r>
      <w:r w:rsidRPr="00D14360" w:rsidR="00054263">
        <w:rPr>
          <w:rFonts w:cs="Calibri"/>
          <w:color w:val="000000"/>
        </w:rPr>
        <w:t>S</w:t>
      </w:r>
      <w:r w:rsidRPr="00D14360">
        <w:rPr>
          <w:rFonts w:cs="Calibri"/>
          <w:color w:val="000000"/>
        </w:rPr>
        <w:t xml:space="preserve">ummary on the other hand provides a historical view of the information available in the sending system for a span of time which may cross multiple encounters. While the workgroup primarily focused on the importance of creating Encounter Summary documents to complement Patient Summary documents, the work group acknowledged that some systems create CCD documents when requested, based on the IHE XDS Query parameters of the requestor. Systems that support this capability may continue to produce CCD documents in this manner, however, the Joint Document Content Work Group </w:t>
      </w:r>
      <w:r w:rsidRPr="00D14360" w:rsidR="00405EC4">
        <w:rPr>
          <w:rFonts w:cs="Calibri"/>
          <w:color w:val="000000"/>
        </w:rPr>
        <w:t xml:space="preserve"> </w:t>
      </w:r>
      <w:r w:rsidRPr="00D14360" w:rsidR="00086EAB">
        <w:rPr>
          <w:rFonts w:cs="Calibri"/>
          <w:color w:val="000000"/>
        </w:rPr>
        <w:t>r</w:t>
      </w:r>
      <w:r w:rsidRPr="00D14360">
        <w:rPr>
          <w:rFonts w:cs="Calibri"/>
          <w:color w:val="000000"/>
        </w:rPr>
        <w:t>ecommends that future development by systems that don’t support this capability focus on implementing Encounter Summary documents, not enhancing CCD generation to match time range parameters of the requestor.</w:t>
      </w:r>
      <w:r w:rsidRPr="00D14360">
        <w:rPr>
          <w:rStyle w:val="FootnoteReference"/>
          <w:rFonts w:cs="Calibri"/>
          <w:color w:val="000000"/>
        </w:rPr>
        <w:footnoteReference w:id="25"/>
      </w:r>
    </w:p>
    <w:p w:rsidRPr="00AD08FB" w:rsidR="00086EAB" w:rsidP="00B505D2" w:rsidRDefault="00086EAB" w14:paraId="027DE73E" w14:textId="441FFE81">
      <w:pPr>
        <w:spacing w:after="120"/>
        <w:rPr>
          <w:rFonts w:cs="Calibri"/>
          <w:color w:val="000000"/>
        </w:rPr>
      </w:pPr>
      <w:r w:rsidRPr="003A3D50">
        <w:rPr>
          <w:rFonts w:cs="Calibri"/>
          <w:b/>
          <w:bCs/>
          <w:color w:val="000000"/>
        </w:rPr>
        <w:t>Reference:</w:t>
      </w:r>
      <w:r w:rsidR="00280E1E">
        <w:rPr>
          <w:rFonts w:cs="Calibri"/>
          <w:color w:val="000000"/>
        </w:rPr>
        <w:t xml:space="preserve"> </w:t>
      </w:r>
      <w:r w:rsidRPr="007770C6" w:rsidR="00280E1E">
        <w:rPr>
          <w:rFonts w:cs="Calibri"/>
          <w:color w:val="0000FF"/>
          <w:u w:val="single"/>
        </w:rPr>
        <w:fldChar w:fldCharType="begin"/>
      </w:r>
      <w:r w:rsidRPr="007770C6" w:rsidR="00280E1E">
        <w:rPr>
          <w:rFonts w:cs="Calibri"/>
          <w:color w:val="0000FF"/>
          <w:u w:val="single"/>
        </w:rPr>
        <w:instrText xml:space="preserve"> REF _Ref88484948 \r \h </w:instrText>
      </w:r>
      <w:r w:rsidRPr="007770C6" w:rsidR="00280E1E">
        <w:rPr>
          <w:rFonts w:cs="Calibri"/>
          <w:color w:val="0000FF"/>
          <w:u w:val="single"/>
        </w:rPr>
      </w:r>
      <w:r w:rsidRPr="007770C6" w:rsidR="00280E1E">
        <w:rPr>
          <w:rFonts w:cs="Calibri"/>
          <w:color w:val="0000FF"/>
          <w:u w:val="single"/>
        </w:rPr>
        <w:fldChar w:fldCharType="separate"/>
      </w:r>
      <w:r w:rsidR="00DC1072">
        <w:rPr>
          <w:rFonts w:cs="Calibri"/>
          <w:color w:val="0000FF"/>
          <w:u w:val="single"/>
        </w:rPr>
        <w:t>7.3.1</w:t>
      </w:r>
      <w:r w:rsidRPr="007770C6" w:rsidR="00280E1E">
        <w:rPr>
          <w:rFonts w:cs="Calibri"/>
          <w:color w:val="0000FF"/>
          <w:u w:val="single"/>
        </w:rPr>
        <w:fldChar w:fldCharType="end"/>
      </w:r>
      <w:r w:rsidRPr="007770C6" w:rsidR="00280E1E">
        <w:rPr>
          <w:rFonts w:cs="Calibri"/>
          <w:color w:val="0000FF"/>
          <w:u w:val="single"/>
        </w:rPr>
        <w:t xml:space="preserve"> </w:t>
      </w:r>
      <w:r w:rsidRPr="007770C6" w:rsidR="00280E1E">
        <w:rPr>
          <w:rFonts w:cs="Calibri"/>
          <w:color w:val="0000FF"/>
          <w:u w:val="single"/>
        </w:rPr>
        <w:fldChar w:fldCharType="begin"/>
      </w:r>
      <w:r w:rsidRPr="007770C6" w:rsidR="00280E1E">
        <w:rPr>
          <w:rFonts w:cs="Calibri"/>
          <w:color w:val="0000FF"/>
          <w:u w:val="single"/>
        </w:rPr>
        <w:instrText xml:space="preserve"> REF _Ref88484951 \h </w:instrText>
      </w:r>
      <w:r w:rsidRPr="007770C6" w:rsidR="00280E1E">
        <w:rPr>
          <w:rFonts w:cs="Calibri"/>
          <w:color w:val="0000FF"/>
          <w:u w:val="single"/>
        </w:rPr>
      </w:r>
      <w:r w:rsidRPr="007770C6" w:rsidR="00280E1E">
        <w:rPr>
          <w:rFonts w:cs="Calibri"/>
          <w:color w:val="0000FF"/>
          <w:u w:val="single"/>
        </w:rPr>
        <w:fldChar w:fldCharType="separate"/>
      </w:r>
      <w:r w:rsidRPr="006C1F8B" w:rsidR="00DC1072">
        <w:t>The Joint Document Content Work Group</w:t>
      </w:r>
      <w:r w:rsidRPr="007770C6" w:rsidR="00280E1E">
        <w:rPr>
          <w:rFonts w:cs="Calibri"/>
          <w:color w:val="0000FF"/>
          <w:u w:val="single"/>
        </w:rPr>
        <w:fldChar w:fldCharType="end"/>
      </w:r>
    </w:p>
    <w:p w:rsidRPr="00C64922" w:rsidR="00A10C4D" w:rsidP="003E2C96" w:rsidRDefault="00A10C4D" w14:paraId="331CF2BE" w14:textId="77777777">
      <w:pPr>
        <w:pStyle w:val="Heading2"/>
      </w:pPr>
      <w:bookmarkStart w:name="_t2ipolby67gc" w:colFirst="0" w:colLast="0" w:id="319"/>
      <w:bookmarkStart w:name="_g7jjit8iuxzm" w:colFirst="0" w:colLast="0" w:id="320"/>
      <w:bookmarkStart w:name="_z337ya" w:colFirst="0" w:colLast="0" w:id="321"/>
      <w:bookmarkStart w:name="_1y810tw" w:colFirst="0" w:colLast="0" w:id="322"/>
      <w:bookmarkStart w:name="_Toc10695564" w:id="323"/>
      <w:bookmarkStart w:name="_Toc11043560" w:id="324"/>
      <w:bookmarkStart w:name="_Toc11045558" w:id="325"/>
      <w:bookmarkStart w:name="_Toc11391228" w:id="326"/>
      <w:bookmarkStart w:name="_Toc119939791" w:id="327"/>
      <w:bookmarkStart w:name="_Toc135312822" w:id="328"/>
      <w:bookmarkEnd w:id="319"/>
      <w:bookmarkEnd w:id="320"/>
      <w:bookmarkEnd w:id="321"/>
      <w:bookmarkEnd w:id="322"/>
      <w:r w:rsidRPr="00C64922">
        <w:t>General Guidance on Document-</w:t>
      </w:r>
      <w:r w:rsidR="003F702A">
        <w:t>B</w:t>
      </w:r>
      <w:r w:rsidRPr="00C64922">
        <w:t>ased Exchange</w:t>
      </w:r>
      <w:bookmarkEnd w:id="323"/>
      <w:bookmarkEnd w:id="324"/>
      <w:bookmarkEnd w:id="325"/>
      <w:bookmarkEnd w:id="326"/>
      <w:bookmarkEnd w:id="327"/>
      <w:bookmarkEnd w:id="328"/>
    </w:p>
    <w:p w:rsidRPr="00D14360" w:rsidR="00A10C4D" w:rsidP="00B505D2" w:rsidRDefault="00A10C4D" w14:paraId="789925DC" w14:textId="77777777">
      <w:pPr>
        <w:spacing w:after="120"/>
        <w:rPr>
          <w:rFonts w:eastAsia="Calibri" w:cs="Calibri"/>
          <w:color w:val="000000"/>
        </w:rPr>
      </w:pPr>
      <w:r w:rsidRPr="00D14360">
        <w:rPr>
          <w:rFonts w:eastAsia="Calibri" w:cs="Calibri"/>
          <w:color w:val="000000"/>
        </w:rPr>
        <w:t>The HL7 CDA standard was designed to permit information to be exchanged using a document paradigm. The scope of the CDA is the standardization of clinical documents for exchange. The data format of clinical documents outside of the exchange context (</w:t>
      </w:r>
      <w:r w:rsidRPr="003A3D50">
        <w:rPr>
          <w:rFonts w:eastAsia="Calibri" w:cs="Calibri"/>
          <w:i/>
          <w:iCs/>
          <w:color w:val="000000"/>
        </w:rPr>
        <w:t>e.g.,</w:t>
      </w:r>
      <w:r w:rsidRPr="00D14360">
        <w:rPr>
          <w:rFonts w:eastAsia="Calibri" w:cs="Calibri"/>
          <w:color w:val="000000"/>
        </w:rPr>
        <w:t xml:space="preserve"> the data format used to store clinical documents) is not addressed. CDA documents can be transmitted in HL7 messages designed to transfer clinical documents. While the detailed specification for such messages is outside of the scope of the CDA, this specification does impose requirements upon the packaging of CDA documents in HL7 messages. Consult the HL7 CDA standard for additional information about requirements for CDA document exchange.</w:t>
      </w:r>
      <w:r w:rsidRPr="00D14360">
        <w:rPr>
          <w:rStyle w:val="FootnoteReference"/>
          <w:rFonts w:cs="Calibri"/>
          <w:color w:val="000000"/>
        </w:rPr>
        <w:footnoteReference w:id="26"/>
      </w:r>
      <w:r w:rsidRPr="00D14360">
        <w:rPr>
          <w:rFonts w:eastAsia="Calibri" w:cs="Calibri"/>
          <w:color w:val="000000"/>
        </w:rPr>
        <w:t> </w:t>
      </w:r>
    </w:p>
    <w:p w:rsidRPr="00D14360" w:rsidR="00A10C4D" w:rsidP="00B505D2" w:rsidRDefault="00A10C4D" w14:paraId="264E5AAA" w14:textId="77777777">
      <w:pPr>
        <w:spacing w:after="120"/>
        <w:rPr>
          <w:rFonts w:eastAsia="Calibri" w:cs="Calibri"/>
          <w:color w:val="000000"/>
        </w:rPr>
      </w:pPr>
      <w:r w:rsidRPr="00D14360">
        <w:rPr>
          <w:rFonts w:eastAsia="Calibri" w:cs="Calibri"/>
          <w:color w:val="000000"/>
        </w:rPr>
        <w:t>HL7 CDA does not specify the creation or management of documents, only their exchange markup. Document management is critically interdependent with the CDA specifications, but the specification of document management messages is outside the scope of the CDA.</w:t>
      </w:r>
      <w:r w:rsidRPr="00D14360">
        <w:rPr>
          <w:rStyle w:val="FootnoteReference"/>
          <w:rFonts w:cs="Calibri"/>
          <w:color w:val="000000"/>
        </w:rPr>
        <w:footnoteReference w:id="27"/>
      </w:r>
    </w:p>
    <w:p w:rsidRPr="00D14360" w:rsidR="00054263" w:rsidP="00B505D2" w:rsidRDefault="00A10C4D" w14:paraId="26F8FB69" w14:textId="77777777">
      <w:pPr>
        <w:spacing w:after="120"/>
        <w:rPr>
          <w:rFonts w:eastAsia="Calibri" w:cs="Calibri"/>
          <w:color w:val="000000"/>
        </w:rPr>
      </w:pPr>
      <w:r w:rsidRPr="00D14360">
        <w:rPr>
          <w:rFonts w:eastAsia="Calibri" w:cs="Calibri"/>
          <w:color w:val="000000"/>
        </w:rPr>
        <w:t>In a chapter titled “Smart Senders and Resilient Receivers”, the Car</w:t>
      </w:r>
      <w:r w:rsidRPr="00D14360">
        <w:rPr>
          <w:rFonts w:eastAsia="Calibri" w:cs="Calibri"/>
          <w:i/>
          <w:color w:val="000000"/>
        </w:rPr>
        <w:t>e</w:t>
      </w:r>
      <w:r w:rsidRPr="00D14360">
        <w:rPr>
          <w:rFonts w:eastAsia="Calibri" w:cs="Calibri"/>
          <w:color w:val="000000"/>
        </w:rPr>
        <w:t>quality CommonWell Joint Workgroup’s Concise Consolidated CDA implementation guide states</w:t>
      </w:r>
      <w:r w:rsidRPr="00D14360" w:rsidR="00054263">
        <w:rPr>
          <w:rFonts w:eastAsia="Calibri" w:cs="Calibri"/>
          <w:color w:val="000000"/>
        </w:rPr>
        <w:t>:</w:t>
      </w:r>
    </w:p>
    <w:p w:rsidRPr="00D14360" w:rsidR="00054263" w:rsidRDefault="00D64C1D" w14:paraId="38D1A1D8" w14:textId="47455647">
      <w:pPr>
        <w:spacing w:after="120"/>
        <w:ind w:left="720"/>
        <w:rPr>
          <w:rFonts w:eastAsia="Calibri" w:cs="Calibri"/>
          <w:color w:val="000000"/>
        </w:rPr>
      </w:pPr>
      <w:r w:rsidRPr="00D64C1D">
        <w:rPr>
          <w:rFonts w:eastAsia="Calibri" w:cs="Calibri"/>
          <w:color w:val="000000"/>
        </w:rPr>
        <w:t>Successful document exchange relies on layers of rules from CDA document specifications, C-CDA 2.1</w:t>
      </w:r>
      <w:r>
        <w:rPr>
          <w:rFonts w:eastAsia="Calibri" w:cs="Calibri"/>
          <w:color w:val="000000"/>
        </w:rPr>
        <w:t xml:space="preserve"> </w:t>
      </w:r>
      <w:r w:rsidRPr="00D64C1D">
        <w:rPr>
          <w:rFonts w:eastAsia="Calibri" w:cs="Calibri"/>
          <w:color w:val="000000"/>
        </w:rPr>
        <w:t>specification, and the C-CDA 2.1 companion guide. Despite every effort by implementers, and the HL7</w:t>
      </w:r>
      <w:r>
        <w:rPr>
          <w:rFonts w:eastAsia="Calibri" w:cs="Calibri"/>
          <w:color w:val="000000"/>
        </w:rPr>
        <w:t xml:space="preserve"> </w:t>
      </w:r>
      <w:r w:rsidRPr="00D64C1D">
        <w:rPr>
          <w:rFonts w:eastAsia="Calibri" w:cs="Calibri"/>
          <w:color w:val="000000"/>
        </w:rPr>
        <w:t>community, to document all the important topics for successful exchange, the Joint Content Work</w:t>
      </w:r>
      <w:r>
        <w:rPr>
          <w:rFonts w:eastAsia="Calibri" w:cs="Calibri"/>
          <w:color w:val="000000"/>
        </w:rPr>
        <w:t xml:space="preserve"> </w:t>
      </w:r>
      <w:r w:rsidRPr="00D64C1D">
        <w:rPr>
          <w:rFonts w:eastAsia="Calibri" w:cs="Calibri"/>
          <w:color w:val="000000"/>
        </w:rPr>
        <w:t>Group discussed many other areas that would benefit from additional guidance. The Smart Senders and</w:t>
      </w:r>
      <w:r>
        <w:rPr>
          <w:rFonts w:eastAsia="Calibri" w:cs="Calibri"/>
          <w:color w:val="000000"/>
        </w:rPr>
        <w:t xml:space="preserve"> </w:t>
      </w:r>
      <w:r w:rsidRPr="00D64C1D">
        <w:rPr>
          <w:rFonts w:eastAsia="Calibri" w:cs="Calibri"/>
          <w:color w:val="000000"/>
        </w:rPr>
        <w:t xml:space="preserve">Resilient </w:t>
      </w:r>
      <w:r w:rsidRPr="00D64C1D">
        <w:rPr>
          <w:rFonts w:eastAsia="Calibri" w:cs="Calibri"/>
          <w:color w:val="000000"/>
        </w:rPr>
        <w:t>Receivers sections are not an exhaustive list of best practices, but instead is a list of the best</w:t>
      </w:r>
      <w:r>
        <w:rPr>
          <w:rFonts w:eastAsia="Calibri" w:cs="Calibri"/>
          <w:color w:val="000000"/>
        </w:rPr>
        <w:t xml:space="preserve"> </w:t>
      </w:r>
      <w:r w:rsidRPr="00D64C1D">
        <w:rPr>
          <w:rFonts w:eastAsia="Calibri" w:cs="Calibri"/>
          <w:color w:val="000000"/>
        </w:rPr>
        <w:t>practices that captured the group’s attention.</w:t>
      </w:r>
    </w:p>
    <w:p w:rsidRPr="00D14360" w:rsidR="00A10C4D" w:rsidP="00054263" w:rsidRDefault="00A10C4D" w14:paraId="5D3AA5DF" w14:textId="77777777">
      <w:pPr>
        <w:spacing w:after="120"/>
        <w:rPr>
          <w:rFonts w:eastAsia="Calibri" w:cs="Calibri"/>
          <w:color w:val="000000"/>
        </w:rPr>
      </w:pPr>
      <w:r w:rsidRPr="00D14360">
        <w:rPr>
          <w:rFonts w:eastAsia="Calibri" w:cs="Calibri"/>
          <w:color w:val="000000"/>
        </w:rPr>
        <w:t xml:space="preserve">The following </w:t>
      </w:r>
      <w:r w:rsidRPr="00D14360" w:rsidR="00B01599">
        <w:rPr>
          <w:rFonts w:eastAsia="Calibri" w:cs="Calibri"/>
          <w:color w:val="000000"/>
        </w:rPr>
        <w:t>chapters</w:t>
      </w:r>
      <w:r w:rsidRPr="00D14360">
        <w:rPr>
          <w:rFonts w:eastAsia="Calibri" w:cs="Calibri"/>
          <w:color w:val="000000"/>
        </w:rPr>
        <w:t xml:space="preserve"> summarize best practices identified for C-CDA document Content Creators (Senders) and C-CDA document Content Consumers (Receivers). </w:t>
      </w:r>
    </w:p>
    <w:p w:rsidR="00CE769F" w:rsidP="00B505D2" w:rsidRDefault="00CE769F" w14:paraId="2DFA4403" w14:textId="3ECBD42A">
      <w:pPr>
        <w:spacing w:after="120"/>
        <w:rPr>
          <w:rStyle w:val="Hyperlink"/>
          <w:rFonts w:eastAsia="Calibri" w:cs="Calibri"/>
        </w:rPr>
      </w:pPr>
      <w:r w:rsidRPr="00D14360">
        <w:rPr>
          <w:rFonts w:eastAsia="Calibri" w:cs="Calibri"/>
          <w:b/>
          <w:bCs/>
          <w:color w:val="000000"/>
        </w:rPr>
        <w:t>Reference</w:t>
      </w:r>
      <w:r w:rsidRPr="0083506C">
        <w:rPr>
          <w:rFonts w:eastAsia="Calibri" w:cs="Calibri"/>
          <w:b/>
          <w:bCs/>
          <w:color w:val="000000"/>
        </w:rPr>
        <w:t>:</w:t>
      </w:r>
      <w:r w:rsidRPr="005A615D">
        <w:rPr>
          <w:rFonts w:eastAsia="Calibri" w:cs="Calibri"/>
          <w:color w:val="000000"/>
        </w:rPr>
        <w:t xml:space="preserve"> </w:t>
      </w:r>
      <w:r w:rsidRPr="007770C6" w:rsidR="0009537F">
        <w:rPr>
          <w:rStyle w:val="Hyperlink"/>
          <w:rFonts w:eastAsia="Calibri" w:cs="Calibri"/>
          <w:u w:val="none"/>
        </w:rPr>
        <w:fldChar w:fldCharType="begin"/>
      </w:r>
      <w:r w:rsidRPr="007770C6" w:rsidR="0009537F">
        <w:rPr>
          <w:rStyle w:val="Hyperlink"/>
          <w:rFonts w:eastAsia="Calibri" w:cs="Calibri"/>
          <w:u w:val="none"/>
        </w:rPr>
        <w:instrText xml:space="preserve"> REF _Ref21850203 \r \h  \* MERGEFORMAT </w:instrText>
      </w:r>
      <w:r w:rsidRPr="007770C6" w:rsidR="0009537F">
        <w:rPr>
          <w:rStyle w:val="Hyperlink"/>
          <w:rFonts w:eastAsia="Calibri" w:cs="Calibri"/>
          <w:u w:val="none"/>
        </w:rPr>
      </w:r>
      <w:r w:rsidRPr="007770C6" w:rsidR="0009537F">
        <w:rPr>
          <w:rStyle w:val="Hyperlink"/>
          <w:rFonts w:eastAsia="Calibri" w:cs="Calibri"/>
          <w:u w:val="none"/>
        </w:rPr>
        <w:fldChar w:fldCharType="separate"/>
      </w:r>
      <w:r w:rsidR="00DC1072">
        <w:rPr>
          <w:rStyle w:val="Hyperlink"/>
          <w:rFonts w:eastAsia="Calibri" w:cs="Calibri"/>
          <w:u w:val="none"/>
        </w:rPr>
        <w:t>2.7.1</w:t>
      </w:r>
      <w:r w:rsidRPr="007770C6" w:rsidR="0009537F">
        <w:rPr>
          <w:rStyle w:val="Hyperlink"/>
          <w:rFonts w:eastAsia="Calibri" w:cs="Calibri"/>
          <w:u w:val="none"/>
        </w:rPr>
        <w:fldChar w:fldCharType="end"/>
      </w:r>
      <w:r w:rsidRPr="007770C6" w:rsidR="009D1583">
        <w:rPr>
          <w:rStyle w:val="Hyperlink"/>
          <w:rFonts w:eastAsia="Calibri" w:cs="Calibri"/>
        </w:rPr>
        <w:t xml:space="preserve"> </w:t>
      </w:r>
      <w:r w:rsidRPr="00CC7455" w:rsidR="0009537F">
        <w:rPr>
          <w:rStyle w:val="Hyperlink"/>
          <w:rFonts w:eastAsia="Calibri" w:cs="Calibri"/>
        </w:rPr>
        <w:fldChar w:fldCharType="begin"/>
      </w:r>
      <w:r w:rsidRPr="005632F7" w:rsidR="0009537F">
        <w:rPr>
          <w:rStyle w:val="Hyperlink"/>
          <w:rFonts w:eastAsia="Calibri" w:cs="Calibri"/>
        </w:rPr>
        <w:instrText xml:space="preserve"> REF _Ref21850211 \h  \* MERGEFORMAT </w:instrText>
      </w:r>
      <w:r w:rsidRPr="00CC7455" w:rsidR="0009537F">
        <w:rPr>
          <w:rStyle w:val="Hyperlink"/>
          <w:rFonts w:eastAsia="Calibri" w:cs="Calibri"/>
        </w:rPr>
      </w:r>
      <w:r w:rsidRPr="00CC7455" w:rsidR="0009537F">
        <w:rPr>
          <w:rStyle w:val="Hyperlink"/>
          <w:rFonts w:eastAsia="Calibri" w:cs="Calibri"/>
        </w:rPr>
        <w:fldChar w:fldCharType="separate"/>
      </w:r>
      <w:r w:rsidRPr="00254B4A" w:rsidR="00DC1072">
        <w:rPr>
          <w:rFonts w:cs="Calibri"/>
          <w:color w:val="0000FF"/>
          <w:u w:val="single"/>
        </w:rPr>
        <w:t>LOINC Coding for Clinical Notes</w:t>
      </w:r>
      <w:r w:rsidRPr="00CC7455" w:rsidR="0009537F">
        <w:rPr>
          <w:rStyle w:val="Hyperlink"/>
          <w:rFonts w:eastAsia="Calibri" w:cs="Calibri"/>
        </w:rPr>
        <w:fldChar w:fldCharType="end"/>
      </w:r>
    </w:p>
    <w:p w:rsidRPr="00D14360" w:rsidR="005E14ED" w:rsidP="00B505D2" w:rsidRDefault="005E14ED" w14:paraId="7798E4EE" w14:textId="77777777">
      <w:pPr>
        <w:spacing w:after="120"/>
        <w:rPr>
          <w:rFonts w:eastAsia="Calibri" w:cs="Calibri"/>
          <w:color w:val="000000"/>
        </w:rPr>
      </w:pPr>
    </w:p>
    <w:p w:rsidRPr="00C64922" w:rsidR="00A10C4D" w:rsidP="00FD31AC" w:rsidRDefault="00A10C4D" w14:paraId="7510056C" w14:textId="77777777">
      <w:pPr>
        <w:pStyle w:val="Heading3"/>
      </w:pPr>
      <w:bookmarkStart w:name="_l5siid3lguhu" w:colFirst="0" w:colLast="0" w:id="329"/>
      <w:bookmarkStart w:name="_Content_Creator_Responsibilities" w:id="330"/>
      <w:bookmarkStart w:name="_Toc10695565" w:id="331"/>
      <w:bookmarkStart w:name="_Toc11043561" w:id="332"/>
      <w:bookmarkStart w:name="_Toc11045559" w:id="333"/>
      <w:bookmarkStart w:name="_Toc11391229" w:id="334"/>
      <w:bookmarkStart w:name="_Ref21897506" w:id="335"/>
      <w:bookmarkStart w:name="_Ref21897512" w:id="336"/>
      <w:bookmarkStart w:name="_Toc119939792" w:id="337"/>
      <w:bookmarkStart w:name="_Toc135312823" w:id="338"/>
      <w:bookmarkEnd w:id="329"/>
      <w:bookmarkEnd w:id="330"/>
      <w:r w:rsidRPr="00C64922">
        <w:t>Content Creator Responsibilities</w:t>
      </w:r>
      <w:bookmarkEnd w:id="331"/>
      <w:bookmarkEnd w:id="332"/>
      <w:bookmarkEnd w:id="333"/>
      <w:bookmarkEnd w:id="334"/>
      <w:bookmarkEnd w:id="335"/>
      <w:bookmarkEnd w:id="336"/>
      <w:bookmarkEnd w:id="337"/>
      <w:bookmarkEnd w:id="338"/>
    </w:p>
    <w:p w:rsidR="005E14ED" w:rsidP="005E14ED" w:rsidRDefault="005E14ED" w14:paraId="240D0BC8" w14:textId="77777777">
      <w:pPr>
        <w:rPr>
          <w:rFonts w:eastAsia="Calibri" w:cs="Calibri"/>
          <w:color w:val="000000"/>
        </w:rPr>
      </w:pPr>
    </w:p>
    <w:p w:rsidR="00054263" w:rsidP="003B0179" w:rsidRDefault="00A10C4D" w14:paraId="71C437ED" w14:textId="0161E7FA">
      <w:pPr>
        <w:rPr>
          <w:rFonts w:eastAsia="Calibri" w:cs="Calibri"/>
          <w:color w:val="000000"/>
        </w:rPr>
      </w:pPr>
      <w:r w:rsidRPr="00D14360">
        <w:rPr>
          <w:rFonts w:eastAsia="Calibri" w:cs="Calibri"/>
          <w:color w:val="000000"/>
        </w:rPr>
        <w:t>Volume 1 of C-CDA R2.1 includes an explicit requirement to support narrative text linking</w:t>
      </w:r>
      <w:r w:rsidRPr="00D14360" w:rsidR="00054263">
        <w:rPr>
          <w:rFonts w:eastAsia="Calibri" w:cs="Calibri"/>
          <w:color w:val="000000"/>
        </w:rPr>
        <w:t xml:space="preserve">, which </w:t>
      </w:r>
      <w:r w:rsidRPr="00D14360">
        <w:rPr>
          <w:rFonts w:eastAsia="Calibri" w:cs="Calibri"/>
          <w:color w:val="000000"/>
        </w:rPr>
        <w:t>states</w:t>
      </w:r>
      <w:r w:rsidRPr="00D14360" w:rsidR="00054263">
        <w:rPr>
          <w:rFonts w:eastAsia="Calibri" w:cs="Calibri"/>
          <w:color w:val="000000"/>
        </w:rPr>
        <w:t>:</w:t>
      </w:r>
    </w:p>
    <w:p w:rsidR="00145000" w:rsidP="003B0179" w:rsidRDefault="00145000" w14:paraId="14CDB8ED" w14:textId="6FF7E278">
      <w:pPr>
        <w:ind w:left="720"/>
        <w:rPr>
          <w:rFonts w:eastAsia="Calibri" w:cs="Calibri"/>
          <w:color w:val="000000"/>
        </w:rPr>
      </w:pPr>
      <w:r w:rsidRPr="00D14360">
        <w:rPr>
          <w:rFonts w:eastAsia="Calibri" w:cs="Calibri"/>
          <w:color w:val="000000"/>
        </w:rPr>
        <w:t xml:space="preserve">The C-CDA R1.1 release recommended that clinical statements include a link between the narrative (section.text) and coded clinical data (entry). Rather than repeat these constraints in every applicable entry, SDWG agreed in </w:t>
      </w:r>
      <w:r>
        <w:rPr>
          <w:rFonts w:eastAsia="Calibri" w:cs="Calibri"/>
          <w:color w:val="000000"/>
        </w:rPr>
        <w:t xml:space="preserve">C-CDA </w:t>
      </w:r>
      <w:r w:rsidRPr="00D14360">
        <w:rPr>
          <w:rFonts w:eastAsia="Calibri" w:cs="Calibri"/>
          <w:color w:val="000000"/>
        </w:rPr>
        <w:t>R2.0 to apply the following constraint to all entry templates, unless explicitly prohibited.</w:t>
      </w:r>
    </w:p>
    <w:p w:rsidRPr="00D14360" w:rsidR="00D12EEA" w:rsidP="003B0179" w:rsidRDefault="00D12EEA" w14:paraId="2AC617A0" w14:textId="77777777">
      <w:pPr>
        <w:ind w:left="720"/>
        <w:rPr>
          <w:rFonts w:eastAsia="Calibri" w:cs="Calibri"/>
          <w:color w:val="000000"/>
        </w:rPr>
      </w:pPr>
    </w:p>
    <w:tbl>
      <w:tblPr>
        <w:tblpPr w:leftFromText="187" w:rightFromText="187" w:vertAnchor="text" w:horzAnchor="margin" w:tblpY="145"/>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534"/>
      </w:tblGrid>
      <w:tr w:rsidRPr="00C64922" w:rsidR="00254B4A" w:rsidTr="00D12EEA" w14:paraId="7CD71F09" w14:textId="77777777">
        <w:trPr>
          <w:cantSplit/>
        </w:trPr>
        <w:tc>
          <w:tcPr>
            <w:tcW w:w="708" w:type="dxa"/>
            <w:tcBorders>
              <w:right w:val="nil"/>
            </w:tcBorders>
            <w:shd w:val="clear" w:color="auto" w:fill="C6D9F1"/>
          </w:tcPr>
          <w:p w:rsidRPr="00C64922" w:rsidR="00145000" w:rsidP="005E14ED" w:rsidRDefault="00145000" w14:paraId="4108A747" w14:textId="1C43D858">
            <w:pPr>
              <w:pStyle w:val="BodyText"/>
              <w:rPr>
                <w:noProof/>
              </w:rPr>
            </w:pPr>
            <w:r>
              <w:rPr>
                <w:noProof/>
              </w:rPr>
              <w:drawing>
                <wp:inline distT="0" distB="0" distL="0" distR="0" wp14:anchorId="63CE8A30" wp14:editId="0134DCD0">
                  <wp:extent cx="323215" cy="323215"/>
                  <wp:effectExtent l="0" t="0" r="0" b="635"/>
                  <wp:docPr id="3144" name="Graphic 5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34" w:type="dxa"/>
            <w:tcBorders>
              <w:left w:val="nil"/>
            </w:tcBorders>
            <w:shd w:val="clear" w:color="auto" w:fill="C6D9F1"/>
          </w:tcPr>
          <w:p w:rsidR="00145000" w:rsidP="005E14ED" w:rsidRDefault="00145000" w14:paraId="13BA78D1" w14:textId="6B0A395B">
            <w:pPr>
              <w:pStyle w:val="BodyText"/>
              <w:rPr>
                <w:b/>
              </w:rPr>
            </w:pPr>
            <w:r w:rsidRPr="00C64922">
              <w:t>C-CDA Content Creators SHOULD support narrative text</w:t>
            </w:r>
            <w:r>
              <w:t xml:space="preserve"> linking when creating documents that include sections with discrete data</w:t>
            </w:r>
            <w:r w:rsidRPr="00C64922">
              <w:t>.</w:t>
            </w:r>
            <w:r w:rsidRPr="00D14360">
              <w:rPr>
                <w:b/>
              </w:rPr>
              <w:t xml:space="preserve"> </w:t>
            </w:r>
            <w:r w:rsidRPr="003B0179">
              <w:rPr>
                <w:bCs/>
              </w:rPr>
              <w:t>The primary act of each</w:t>
            </w:r>
            <w:r>
              <w:rPr>
                <w:bCs/>
              </w:rPr>
              <w:t xml:space="preserve"> templated entry</w:t>
            </w:r>
            <w:r w:rsidRPr="003B0179">
              <w:rPr>
                <w:bCs/>
              </w:rPr>
              <w:t>:</w:t>
            </w:r>
          </w:p>
          <w:p w:rsidRPr="00334725" w:rsidR="00145000" w:rsidP="005E14ED" w:rsidRDefault="00145000" w14:paraId="77EB73D1" w14:textId="77777777">
            <w:pPr>
              <w:ind w:left="720"/>
              <w:rPr>
                <w:rFonts w:eastAsia="Calibri" w:cs="Calibri"/>
                <w:color w:val="000000"/>
              </w:rPr>
            </w:pPr>
            <w:r w:rsidRPr="00334725">
              <w:rPr>
                <w:rFonts w:eastAsia="Calibri" w:cs="Calibri"/>
                <w:color w:val="000000"/>
              </w:rPr>
              <w:t>SHOULD contain zero or one [0..1] text (CONF:XXXX).</w:t>
            </w:r>
          </w:p>
          <w:p w:rsidRPr="00334725" w:rsidR="00145000" w:rsidP="005E14ED" w:rsidRDefault="00145000" w14:paraId="1EC70221" w14:textId="77777777">
            <w:pPr>
              <w:ind w:left="1080"/>
              <w:rPr>
                <w:rFonts w:eastAsia="Calibri" w:cs="Calibri"/>
                <w:color w:val="000000"/>
              </w:rPr>
            </w:pPr>
            <w:r w:rsidRPr="00334725">
              <w:rPr>
                <w:rFonts w:eastAsia="Calibri" w:cs="Calibri"/>
                <w:color w:val="000000"/>
              </w:rPr>
              <w:t>a. The text, if present, SHOULD contain zero or one [0..1] reference/@value</w:t>
            </w:r>
            <w:r>
              <w:rPr>
                <w:rFonts w:eastAsia="Calibri" w:cs="Calibri"/>
                <w:color w:val="000000"/>
              </w:rPr>
              <w:t xml:space="preserve"> </w:t>
            </w:r>
            <w:r w:rsidRPr="00334725">
              <w:rPr>
                <w:rFonts w:eastAsia="Calibri" w:cs="Calibri"/>
                <w:color w:val="000000"/>
              </w:rPr>
              <w:t>(CONF: XXXX).</w:t>
            </w:r>
          </w:p>
          <w:p w:rsidRPr="00334725" w:rsidR="00145000" w:rsidP="005E14ED" w:rsidRDefault="00145000" w14:paraId="53A9605D" w14:textId="77777777">
            <w:pPr>
              <w:ind w:left="720" w:firstLine="720"/>
              <w:rPr>
                <w:rFonts w:eastAsia="Calibri" w:cs="Calibri"/>
                <w:color w:val="000000"/>
              </w:rPr>
            </w:pPr>
            <w:r w:rsidRPr="00334725">
              <w:rPr>
                <w:rFonts w:eastAsia="Calibri" w:cs="Calibri"/>
                <w:color w:val="000000"/>
              </w:rPr>
              <w:t>i. This reference/@value SHALL begin with a '#' and SHALL point to its</w:t>
            </w:r>
          </w:p>
          <w:p w:rsidRPr="00334725" w:rsidR="00145000" w:rsidP="005E14ED" w:rsidRDefault="00145000" w14:paraId="23E2A85A" w14:textId="77777777">
            <w:pPr>
              <w:ind w:left="1440"/>
              <w:rPr>
                <w:rFonts w:eastAsia="Calibri" w:cs="Calibri"/>
                <w:color w:val="000000"/>
              </w:rPr>
            </w:pPr>
            <w:r w:rsidRPr="00334725">
              <w:rPr>
                <w:rFonts w:eastAsia="Calibri" w:cs="Calibri"/>
                <w:color w:val="000000"/>
              </w:rPr>
              <w:t>corresponding narrative (using the approach defined in CDA R2.0,</w:t>
            </w:r>
          </w:p>
          <w:p w:rsidRPr="00334725" w:rsidR="00145000" w:rsidP="005E14ED" w:rsidRDefault="00145000" w14:paraId="496152FF" w14:textId="77777777">
            <w:pPr>
              <w:ind w:left="1440"/>
              <w:rPr>
                <w:rFonts w:eastAsia="Calibri" w:cs="Calibri"/>
                <w:color w:val="000000"/>
              </w:rPr>
            </w:pPr>
            <w:r w:rsidRPr="00334725">
              <w:rPr>
                <w:rFonts w:eastAsia="Calibri" w:cs="Calibri"/>
                <w:color w:val="000000"/>
              </w:rPr>
              <w:t>section 4.3.5.1) (CONF: XXXX).</w:t>
            </w:r>
          </w:p>
          <w:p w:rsidRPr="00334725" w:rsidR="00145000" w:rsidP="005E14ED" w:rsidRDefault="00145000" w14:paraId="35B9D35C" w14:textId="77777777">
            <w:pPr>
              <w:ind w:left="720"/>
              <w:rPr>
                <w:rFonts w:eastAsia="Calibri" w:cs="Calibri"/>
                <w:color w:val="000000"/>
              </w:rPr>
            </w:pPr>
            <w:r w:rsidRPr="00334725">
              <w:rPr>
                <w:rFonts w:eastAsia="Calibri" w:cs="Calibri"/>
                <w:color w:val="000000"/>
              </w:rPr>
              <w:t>MAY contain zero or one [0..1] originalText (CONF:XXXX).</w:t>
            </w:r>
          </w:p>
          <w:p w:rsidRPr="00334725" w:rsidR="00145000" w:rsidP="005E14ED" w:rsidRDefault="00145000" w14:paraId="34EE3847" w14:textId="77777777">
            <w:pPr>
              <w:ind w:left="1080"/>
              <w:rPr>
                <w:rFonts w:eastAsia="Calibri" w:cs="Calibri"/>
                <w:color w:val="000000"/>
              </w:rPr>
            </w:pPr>
            <w:r w:rsidRPr="00334725">
              <w:rPr>
                <w:rFonts w:eastAsia="Calibri" w:cs="Calibri"/>
                <w:color w:val="000000"/>
              </w:rPr>
              <w:t>a. The originalText, if present, SHOULD contain zero or one [0..1]</w:t>
            </w:r>
            <w:r>
              <w:rPr>
                <w:rFonts w:eastAsia="Calibri" w:cs="Calibri"/>
                <w:color w:val="000000"/>
              </w:rPr>
              <w:t xml:space="preserve"> </w:t>
            </w:r>
            <w:r w:rsidRPr="00334725">
              <w:rPr>
                <w:rFonts w:eastAsia="Calibri" w:cs="Calibri"/>
                <w:color w:val="000000"/>
              </w:rPr>
              <w:t>reference/@value (CONF:XXXX).</w:t>
            </w:r>
          </w:p>
          <w:p w:rsidRPr="00334725" w:rsidR="00145000" w:rsidP="005E14ED" w:rsidRDefault="00145000" w14:paraId="31F1DD0D" w14:textId="77777777">
            <w:pPr>
              <w:ind w:left="1530" w:hanging="90"/>
              <w:rPr>
                <w:rFonts w:eastAsia="Calibri" w:cs="Calibri"/>
                <w:color w:val="000000"/>
              </w:rPr>
            </w:pPr>
            <w:r w:rsidRPr="00334725">
              <w:rPr>
                <w:rFonts w:eastAsia="Calibri" w:cs="Calibri"/>
                <w:color w:val="000000"/>
              </w:rPr>
              <w:t>i. This reference/@value SHALL begin with a '#' and SHALL point to its</w:t>
            </w:r>
          </w:p>
          <w:p w:rsidRPr="00334725" w:rsidR="00145000" w:rsidP="005E14ED" w:rsidRDefault="00145000" w14:paraId="26BA0CB9" w14:textId="77777777">
            <w:pPr>
              <w:ind w:left="720"/>
              <w:rPr>
                <w:rFonts w:eastAsia="Calibri" w:cs="Calibri"/>
                <w:color w:val="000000"/>
              </w:rPr>
            </w:pPr>
            <w:r w:rsidRPr="00334725">
              <w:rPr>
                <w:rFonts w:eastAsia="Calibri" w:cs="Calibri"/>
                <w:color w:val="000000"/>
              </w:rPr>
              <w:t>corresponding narrative (using the approach defined in CDA R2.0,</w:t>
            </w:r>
          </w:p>
          <w:p w:rsidRPr="00D14360" w:rsidR="00145000" w:rsidP="005E14ED" w:rsidRDefault="00145000" w14:paraId="4A86D63F" w14:textId="24F2B738">
            <w:pPr>
              <w:ind w:left="720"/>
              <w:rPr>
                <w:rFonts w:eastAsia="Calibri" w:cs="Calibri"/>
                <w:color w:val="000000"/>
              </w:rPr>
            </w:pPr>
            <w:r w:rsidRPr="00334725">
              <w:rPr>
                <w:rFonts w:eastAsia="Calibri" w:cs="Calibri"/>
                <w:color w:val="000000"/>
              </w:rPr>
              <w:t>section 4.3.5.1) (CONF:XXXX).</w:t>
            </w:r>
            <w:r w:rsidRPr="00D14360">
              <w:rPr>
                <w:rStyle w:val="FootnoteReference"/>
                <w:rFonts w:eastAsia="Calibri" w:cs="Calibri"/>
                <w:color w:val="000000"/>
              </w:rPr>
              <w:footnoteReference w:id="28"/>
            </w:r>
            <w:r w:rsidRPr="00D14360">
              <w:rPr>
                <w:rFonts w:eastAsia="Calibri" w:cs="Calibri"/>
                <w:color w:val="000000"/>
              </w:rPr>
              <w:t xml:space="preserve"> </w:t>
            </w:r>
            <w:r w:rsidRPr="003B0179">
              <w:rPr>
                <w:rFonts w:asciiTheme="minorHAnsi" w:hAnsiTheme="minorHAnsi" w:cstheme="minorHAnsi"/>
                <w:b/>
              </w:rPr>
              <w:t>[CONF-011]</w:t>
            </w:r>
          </w:p>
          <w:p w:rsidRPr="00C64922" w:rsidR="00145000" w:rsidP="005E14ED" w:rsidRDefault="00145000" w14:paraId="040632CA" w14:textId="39466E5C">
            <w:pPr>
              <w:pStyle w:val="BodyText"/>
            </w:pPr>
          </w:p>
        </w:tc>
      </w:tr>
    </w:tbl>
    <w:p w:rsidRPr="00D14360" w:rsidR="00A10C4D" w:rsidP="003B0179" w:rsidRDefault="00A10C4D" w14:paraId="0FA2606F" w14:textId="398DA9D3">
      <w:pPr>
        <w:ind w:left="720"/>
        <w:rPr>
          <w:rFonts w:eastAsia="Calibri" w:cs="Calibri"/>
          <w:color w:val="000000"/>
        </w:rPr>
      </w:pPr>
    </w:p>
    <w:p w:rsidRPr="00D14360" w:rsidR="00A10C4D" w:rsidP="00B505D2" w:rsidRDefault="00A10C4D" w14:paraId="635A3400" w14:textId="77777777">
      <w:pPr>
        <w:spacing w:after="120"/>
        <w:rPr>
          <w:rFonts w:eastAsia="Calibri" w:cs="Calibri"/>
          <w:color w:val="000000"/>
        </w:rPr>
      </w:pPr>
      <w:r w:rsidRPr="00D14360">
        <w:rPr>
          <w:rFonts w:eastAsia="Calibri" w:cs="Calibri"/>
          <w:color w:val="000000"/>
        </w:rPr>
        <w:t xml:space="preserve">The Joint </w:t>
      </w:r>
      <w:r w:rsidRPr="00D14360" w:rsidR="00614C1D">
        <w:rPr>
          <w:rFonts w:eastAsia="Calibri" w:cs="Calibri"/>
          <w:color w:val="000000"/>
        </w:rPr>
        <w:t xml:space="preserve">Document Content </w:t>
      </w:r>
      <w:r w:rsidRPr="00D14360">
        <w:rPr>
          <w:rFonts w:eastAsia="Calibri" w:cs="Calibri"/>
          <w:color w:val="000000"/>
        </w:rPr>
        <w:t>Work Group identified this capability as, “extremely important for processing and validating C-CDA documents that include machine-processable entries.”</w:t>
      </w:r>
      <w:r w:rsidRPr="00D14360" w:rsidR="00AB59EC">
        <w:rPr>
          <w:rStyle w:val="FootnoteReference"/>
          <w:rFonts w:eastAsia="Calibri" w:cs="Calibri"/>
          <w:color w:val="000000"/>
        </w:rPr>
        <w:footnoteReference w:id="29"/>
      </w:r>
      <w:r w:rsidRPr="00D14360">
        <w:rPr>
          <w:rFonts w:eastAsia="Calibri" w:cs="Calibri"/>
          <w:color w:val="000000"/>
        </w:rPr>
        <w:t xml:space="preserve"> The narrative text linkages are the mechanism that associate human readable information in the narrative text of each section to the entries carrying that information for machine processing. Without proper narrative text linking, it is impossible to accurately validate if the machine-readable entries and the human-readable representation of that information accurately reflect the same semantic meaning.</w:t>
      </w:r>
      <w:r w:rsidRPr="00D14360">
        <w:rPr>
          <w:rFonts w:cs="Calibri"/>
          <w:color w:val="000000"/>
          <w:vertAlign w:val="superscript"/>
        </w:rPr>
        <w:footnoteReference w:id="30"/>
      </w:r>
    </w:p>
    <w:p w:rsidRPr="00D14360" w:rsidR="00A10C4D" w:rsidP="00B505D2" w:rsidRDefault="00A10C4D" w14:paraId="1689CE40" w14:textId="77777777">
      <w:pPr>
        <w:spacing w:after="120"/>
        <w:rPr>
          <w:rFonts w:eastAsia="Calibri" w:cs="Calibri"/>
          <w:color w:val="000000"/>
        </w:rPr>
      </w:pPr>
      <w:r w:rsidRPr="00D14360">
        <w:rPr>
          <w:rFonts w:eastAsia="Calibri" w:cs="Calibri"/>
          <w:color w:val="000000"/>
        </w:rPr>
        <w:t xml:space="preserve">Resources for more information: </w:t>
      </w:r>
    </w:p>
    <w:p w:rsidRPr="00D14360" w:rsidR="00A10C4D" w:rsidP="0054522C" w:rsidRDefault="00000000" w14:paraId="3FBA3675" w14:textId="5584448D">
      <w:pPr>
        <w:pStyle w:val="ListParagraph"/>
        <w:numPr>
          <w:ilvl w:val="0"/>
          <w:numId w:val="21"/>
        </w:numPr>
        <w:rPr>
          <w:rFonts w:eastAsia="Calibri" w:cs="Calibri"/>
          <w:color w:val="000000"/>
          <w:szCs w:val="22"/>
        </w:rPr>
      </w:pPr>
      <w:hyperlink w:history="1" r:id="rId27">
        <w:r w:rsidRPr="00D14360" w:rsidR="00A10C4D">
          <w:rPr>
            <w:rStyle w:val="Hyperlink"/>
            <w:rFonts w:eastAsia="Calibri" w:cs="Calibri"/>
            <w:szCs w:val="22"/>
          </w:rPr>
          <w:t>How to create narrative text linking in sections that contain machine-processable entries</w:t>
        </w:r>
        <w:r w:rsidRPr="00D14360" w:rsidR="005E7793">
          <w:rPr>
            <w:rStyle w:val="Hyperlink"/>
            <w:rFonts w:eastAsia="Calibri" w:cs="Calibri"/>
            <w:szCs w:val="22"/>
          </w:rPr>
          <w:t>.</w:t>
        </w:r>
      </w:hyperlink>
      <w:r w:rsidRPr="00D14360" w:rsidR="004134E2">
        <w:rPr>
          <w:rStyle w:val="FootnoteReference"/>
          <w:rFonts w:eastAsia="Calibri" w:cs="Calibri"/>
          <w:color w:val="000000"/>
          <w:szCs w:val="22"/>
        </w:rPr>
        <w:footnoteReference w:id="31"/>
      </w:r>
      <w:r w:rsidRPr="00D14360" w:rsidR="00A10C4D">
        <w:rPr>
          <w:rFonts w:eastAsia="Calibri" w:cs="Calibri"/>
          <w:color w:val="000000"/>
          <w:szCs w:val="22"/>
        </w:rPr>
        <w:t xml:space="preserve"> </w:t>
      </w:r>
    </w:p>
    <w:p w:rsidRPr="00D14360" w:rsidR="00A10C4D" w:rsidP="0054522C" w:rsidRDefault="00A10C4D" w14:paraId="65C7EBBC" w14:textId="77777777">
      <w:pPr>
        <w:pStyle w:val="ListParagraph"/>
        <w:numPr>
          <w:ilvl w:val="0"/>
          <w:numId w:val="21"/>
        </w:numPr>
        <w:rPr>
          <w:rFonts w:eastAsia="Calibri" w:cs="Calibri"/>
          <w:color w:val="000000"/>
          <w:szCs w:val="22"/>
        </w:rPr>
      </w:pPr>
      <w:r w:rsidRPr="00D14360">
        <w:rPr>
          <w:rFonts w:eastAsia="Calibri" w:cs="Calibri"/>
          <w:color w:val="000000"/>
          <w:szCs w:val="22"/>
        </w:rPr>
        <w:t>See narrative reference examples in the General section of HL7 Example Task Force</w:t>
      </w:r>
      <w:r w:rsidRPr="00D14360" w:rsidR="005E7793">
        <w:rPr>
          <w:rFonts w:eastAsia="Calibri" w:cs="Calibri"/>
          <w:color w:val="000000"/>
          <w:szCs w:val="22"/>
        </w:rPr>
        <w:t>.</w:t>
      </w:r>
      <w:r w:rsidRPr="00D14360" w:rsidR="004134E2">
        <w:rPr>
          <w:rStyle w:val="FootnoteReference"/>
          <w:rFonts w:eastAsia="Calibri" w:cs="Calibri"/>
          <w:color w:val="000000"/>
          <w:szCs w:val="22"/>
        </w:rPr>
        <w:footnoteReference w:id="32"/>
      </w:r>
    </w:p>
    <w:p w:rsidR="00E35258" w:rsidP="0054522C" w:rsidRDefault="00E35258" w14:paraId="41AB8535" w14:textId="176E2D57">
      <w:pPr>
        <w:pStyle w:val="ListParagraph"/>
        <w:numPr>
          <w:ilvl w:val="0"/>
          <w:numId w:val="21"/>
        </w:numPr>
        <w:spacing w:after="120"/>
        <w:rPr>
          <w:rFonts w:eastAsia="Calibri" w:cs="Calibri"/>
          <w:color w:val="000000"/>
          <w:szCs w:val="22"/>
        </w:rPr>
      </w:pPr>
      <w:r w:rsidRPr="00D14360">
        <w:rPr>
          <w:rFonts w:eastAsia="Calibri" w:cs="Calibri"/>
          <w:color w:val="000000"/>
          <w:szCs w:val="22"/>
        </w:rPr>
        <w:t>See sample documents provided with this Companion Guide.</w:t>
      </w:r>
    </w:p>
    <w:p w:rsidRPr="00D14360" w:rsidR="00D12EEA" w:rsidP="00D12EEA" w:rsidRDefault="00D12EEA" w14:paraId="78CE22E4" w14:textId="77777777">
      <w:pPr>
        <w:pStyle w:val="ListParagraph"/>
        <w:spacing w:after="120"/>
        <w:ind w:left="1080"/>
        <w:rPr>
          <w:rFonts w:eastAsia="Calibri" w:cs="Calibri"/>
          <w:color w:val="000000"/>
          <w:szCs w:val="22"/>
        </w:rPr>
      </w:pP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35"/>
      </w:tblGrid>
      <w:tr w:rsidRPr="00C64922" w:rsidR="00254B4A" w:rsidTr="00254B4A" w14:paraId="08F8A425" w14:textId="77777777">
        <w:trPr>
          <w:trHeight w:val="576"/>
        </w:trPr>
        <w:tc>
          <w:tcPr>
            <w:tcW w:w="715" w:type="dxa"/>
            <w:tcBorders>
              <w:right w:val="nil"/>
            </w:tcBorders>
            <w:shd w:val="clear" w:color="auto" w:fill="C6D9F1"/>
          </w:tcPr>
          <w:p w:rsidRPr="00C64922" w:rsidR="00C246B7" w:rsidP="00C246B7" w:rsidRDefault="00634398" w14:paraId="6C220A08" w14:textId="77777777">
            <w:pPr>
              <w:pStyle w:val="BodyText"/>
              <w:rPr>
                <w:noProof/>
              </w:rPr>
            </w:pPr>
            <w:r>
              <w:rPr>
                <w:noProof/>
              </w:rPr>
              <w:drawing>
                <wp:inline distT="0" distB="0" distL="0" distR="0" wp14:anchorId="3C41EFA7" wp14:editId="216D24C7">
                  <wp:extent cx="323215" cy="323215"/>
                  <wp:effectExtent l="0" t="0" r="0" b="635"/>
                  <wp:docPr id="104" name="Graphic 7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7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5" w:type="dxa"/>
            <w:tcBorders>
              <w:left w:val="nil"/>
            </w:tcBorders>
            <w:shd w:val="clear" w:color="auto" w:fill="C6D9F1"/>
          </w:tcPr>
          <w:p w:rsidRPr="00C64922" w:rsidR="00C246B7" w:rsidP="00C246B7" w:rsidRDefault="00C246B7" w14:paraId="70E7D58E" w14:textId="77777777">
            <w:pPr>
              <w:pStyle w:val="BodyText"/>
            </w:pPr>
            <w:r w:rsidRPr="00D14360">
              <w:rPr>
                <w:bCs/>
                <w:color w:val="000000"/>
              </w:rPr>
              <w:t xml:space="preserve">C-CDA Content Creators </w:t>
            </w:r>
            <w:r w:rsidRPr="00C64922">
              <w:t>SHOULD maintain act/observation IDs across documents</w:t>
            </w:r>
            <w:r>
              <w:t>.</w:t>
            </w:r>
            <w:r w:rsidRPr="00D14360">
              <w:rPr>
                <w:bCs/>
                <w:color w:val="000000"/>
              </w:rPr>
              <w:t xml:space="preserve"> </w:t>
            </w:r>
            <w:r w:rsidRPr="00D14360">
              <w:rPr>
                <w:b/>
                <w:bCs/>
                <w:color w:val="000000"/>
              </w:rPr>
              <w:t>[</w:t>
            </w:r>
            <w:r w:rsidR="00AA382A">
              <w:rPr>
                <w:b/>
                <w:bCs/>
                <w:color w:val="000000"/>
              </w:rPr>
              <w:t>BP</w:t>
            </w:r>
            <w:r w:rsidRPr="00D14360" w:rsidR="00AA382A">
              <w:rPr>
                <w:b/>
                <w:bCs/>
                <w:color w:val="000000"/>
              </w:rPr>
              <w:t>-</w:t>
            </w:r>
            <w:r w:rsidR="00AA382A">
              <w:rPr>
                <w:b/>
                <w:bCs/>
                <w:color w:val="000000"/>
              </w:rPr>
              <w:t>012</w:t>
            </w:r>
            <w:r w:rsidRPr="00D14360">
              <w:rPr>
                <w:b/>
                <w:bCs/>
                <w:color w:val="000000"/>
              </w:rPr>
              <w:t>]</w:t>
            </w:r>
          </w:p>
        </w:tc>
      </w:tr>
    </w:tbl>
    <w:p w:rsidRPr="00D14360" w:rsidR="00CE769F" w:rsidP="00A75661" w:rsidRDefault="00A10C4D" w14:paraId="45BDE726" w14:textId="77777777">
      <w:pPr>
        <w:spacing w:before="240" w:after="120"/>
        <w:rPr>
          <w:rFonts w:eastAsia="Calibri" w:cs="Calibri"/>
          <w:color w:val="000000"/>
        </w:rPr>
      </w:pPr>
      <w:r w:rsidRPr="00D14360">
        <w:rPr>
          <w:rFonts w:eastAsia="Calibri" w:cs="Calibri"/>
          <w:color w:val="000000"/>
        </w:rPr>
        <w:t xml:space="preserve">Many entry templates in C-CDA require an identifier (ID) on an entry. </w:t>
      </w:r>
    </w:p>
    <w:p w:rsidRPr="00D14360" w:rsidR="00A765D9" w:rsidP="00A75661" w:rsidRDefault="00CE769F" w14:paraId="21597021" w14:textId="2C9723B4">
      <w:pPr>
        <w:spacing w:before="240"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r w:rsidRPr="007770C6" w:rsidR="0009537F">
        <w:rPr>
          <w:rFonts w:eastAsia="Calibri" w:cs="Calibri"/>
          <w:color w:val="0000FF"/>
          <w:u w:val="single"/>
        </w:rPr>
        <w:fldChar w:fldCharType="begin"/>
      </w:r>
      <w:r w:rsidRPr="007770C6" w:rsidR="0009537F">
        <w:rPr>
          <w:rFonts w:eastAsia="Calibri" w:cs="Calibri"/>
          <w:color w:val="0000FF"/>
          <w:u w:val="single"/>
        </w:rPr>
        <w:instrText xml:space="preserve"> REF _Ref21850999 \r \h  \* MERGEFORMAT </w:instrText>
      </w:r>
      <w:r w:rsidRPr="007770C6" w:rsidR="0009537F">
        <w:rPr>
          <w:rFonts w:eastAsia="Calibri" w:cs="Calibri"/>
          <w:color w:val="0000FF"/>
          <w:u w:val="single"/>
        </w:rPr>
      </w:r>
      <w:r w:rsidRPr="007770C6" w:rsidR="0009537F">
        <w:rPr>
          <w:rFonts w:eastAsia="Calibri" w:cs="Calibri"/>
          <w:color w:val="0000FF"/>
          <w:u w:val="single"/>
        </w:rPr>
        <w:fldChar w:fldCharType="separate"/>
      </w:r>
      <w:r w:rsidR="00DC1072">
        <w:rPr>
          <w:rFonts w:eastAsia="Calibri" w:cs="Calibri"/>
          <w:color w:val="0000FF"/>
          <w:u w:val="single"/>
        </w:rPr>
        <w:t>5.1.4</w:t>
      </w:r>
      <w:r w:rsidRPr="007770C6" w:rsidR="0009537F">
        <w:rPr>
          <w:rFonts w:eastAsia="Calibri" w:cs="Calibri"/>
          <w:color w:val="0000FF"/>
          <w:u w:val="single"/>
        </w:rPr>
        <w:fldChar w:fldCharType="end"/>
      </w:r>
      <w:r w:rsidRPr="007770C6" w:rsidR="0009537F">
        <w:rPr>
          <w:rFonts w:eastAsia="Calibri" w:cs="Calibri"/>
          <w:color w:val="0000FF"/>
          <w:u w:val="single"/>
        </w:rPr>
        <w:t xml:space="preserve"> </w:t>
      </w:r>
      <w:r w:rsidRPr="007770C6" w:rsidR="0009537F">
        <w:rPr>
          <w:rFonts w:eastAsia="Calibri" w:cs="Calibri"/>
          <w:color w:val="0000FF"/>
          <w:u w:val="single"/>
        </w:rPr>
        <w:fldChar w:fldCharType="begin"/>
      </w:r>
      <w:r w:rsidRPr="007770C6" w:rsidR="0009537F">
        <w:rPr>
          <w:rFonts w:eastAsia="Calibri" w:cs="Calibri"/>
          <w:color w:val="0000FF"/>
          <w:u w:val="single"/>
        </w:rPr>
        <w:instrText xml:space="preserve"> REF _Ref21851002 \h  \* MERGEFORMAT </w:instrText>
      </w:r>
      <w:r w:rsidRPr="007770C6" w:rsidR="0009537F">
        <w:rPr>
          <w:rFonts w:eastAsia="Calibri" w:cs="Calibri"/>
          <w:color w:val="0000FF"/>
          <w:u w:val="single"/>
        </w:rPr>
      </w:r>
      <w:r w:rsidRPr="007770C6" w:rsidR="0009537F">
        <w:rPr>
          <w:rFonts w:eastAsia="Calibri" w:cs="Calibri"/>
          <w:color w:val="0000FF"/>
          <w:u w:val="single"/>
        </w:rPr>
        <w:fldChar w:fldCharType="separate"/>
      </w:r>
      <w:r w:rsidRPr="00254B4A" w:rsidR="00DC1072">
        <w:rPr>
          <w:rFonts w:cs="Calibri"/>
          <w:color w:val="0000FF"/>
          <w:u w:val="single"/>
        </w:rPr>
        <w:t>Use of Consistent Identifiers</w:t>
      </w:r>
      <w:r w:rsidRPr="007770C6" w:rsidR="0009537F">
        <w:rPr>
          <w:rFonts w:eastAsia="Calibri" w:cs="Calibri"/>
          <w:color w:val="0000FF"/>
          <w:u w:val="single"/>
        </w:rPr>
        <w:fldChar w:fldCharType="end"/>
      </w:r>
    </w:p>
    <w:p w:rsidRPr="00D14360" w:rsidR="00A10C4D" w:rsidP="00A75661" w:rsidRDefault="00A10C4D" w14:paraId="7F2F54DC" w14:textId="77777777">
      <w:pPr>
        <w:spacing w:before="240" w:after="120"/>
        <w:rPr>
          <w:rFonts w:eastAsia="Calibri" w:cs="Calibri"/>
          <w:color w:val="000000"/>
        </w:rPr>
      </w:pPr>
      <w:r w:rsidRPr="00D14360">
        <w:rPr>
          <w:rFonts w:eastAsia="Calibri" w:cs="Calibri"/>
          <w:color w:val="000000"/>
        </w:rPr>
        <w:t xml:space="preserve">The Joint </w:t>
      </w:r>
      <w:r w:rsidRPr="00D14360" w:rsidR="00614C1D">
        <w:rPr>
          <w:rFonts w:eastAsia="Calibri" w:cs="Calibri"/>
          <w:color w:val="000000"/>
        </w:rPr>
        <w:t xml:space="preserve">Document Content </w:t>
      </w:r>
      <w:r w:rsidRPr="00D14360">
        <w:rPr>
          <w:rFonts w:eastAsia="Calibri" w:cs="Calibri"/>
          <w:color w:val="000000"/>
        </w:rPr>
        <w:t>Work Group implementation guide states, “Maintaining consistent IDs enables receivers who machine-process documents to de-duplicate the information and accurately identify data that has been previously reported. For any entry where an ID is required, systems SHALL maintain consistent IDs whether sending the entry in an Encounter Summary Document, a Patient Summary document or any other CDA document types.”</w:t>
      </w:r>
      <w:r w:rsidRPr="00D14360">
        <w:rPr>
          <w:rStyle w:val="FootnoteReference"/>
          <w:rFonts w:eastAsia="Calibri" w:cs="Calibri"/>
          <w:color w:val="000000"/>
        </w:rPr>
        <w:footnoteReference w:id="33"/>
      </w:r>
      <w:r w:rsidRPr="00D14360">
        <w:rPr>
          <w:rFonts w:eastAsia="Calibri" w:cs="Calibri"/>
          <w:color w:val="000000"/>
        </w:rPr>
        <w:t xml:space="preserve"> </w:t>
      </w:r>
    </w:p>
    <w:p w:rsidRPr="00D14360" w:rsidR="00A10C4D" w:rsidP="00A75661" w:rsidRDefault="00A10C4D" w14:paraId="55D788F0" w14:textId="77777777">
      <w:pPr>
        <w:spacing w:after="240"/>
        <w:rPr>
          <w:rFonts w:eastAsia="Calibri" w:cs="Calibri"/>
          <w:color w:val="000000"/>
        </w:rPr>
      </w:pPr>
      <w:r w:rsidRPr="00D14360">
        <w:rPr>
          <w:rFonts w:eastAsia="Calibri" w:cs="Calibri"/>
          <w:color w:val="000000"/>
        </w:rPr>
        <w:t xml:space="preserve">The C-CDA R2.1 specification does not include a conformance requirement addressing the need for this practice of maintaining act/observation IDs. The Joint </w:t>
      </w:r>
      <w:r w:rsidRPr="00D14360" w:rsidR="00614C1D">
        <w:rPr>
          <w:rFonts w:eastAsia="Calibri" w:cs="Calibri"/>
          <w:color w:val="000000"/>
        </w:rPr>
        <w:t xml:space="preserve">Document Content </w:t>
      </w:r>
      <w:r w:rsidRPr="00D14360">
        <w:rPr>
          <w:rFonts w:eastAsia="Calibri" w:cs="Calibri"/>
          <w:color w:val="000000"/>
        </w:rPr>
        <w:t>Work Group’s guidance adopts the practice as a strict requirement.</w:t>
      </w:r>
      <w:r w:rsidRPr="00D14360" w:rsidR="00CE769F">
        <w:rPr>
          <w:rStyle w:val="FootnoteReference"/>
          <w:rFonts w:eastAsia="Calibri" w:cs="Calibri"/>
          <w:color w:val="000000"/>
        </w:rPr>
        <w:footnoteReference w:id="34"/>
      </w:r>
      <w:r w:rsidRPr="00D14360" w:rsidR="00A765D9">
        <w:rPr>
          <w:rFonts w:eastAsia="Calibri" w:cs="Calibri"/>
          <w:color w:val="000000"/>
        </w:rPr>
        <w:t xml:space="preserve"> </w:t>
      </w:r>
      <w:r w:rsidRPr="00D14360">
        <w:rPr>
          <w:rFonts w:eastAsia="Calibri" w:cs="Calibri"/>
          <w:color w:val="000000"/>
        </w:rPr>
        <w:t>This Companion Guide recommends that implement</w:t>
      </w:r>
      <w:r w:rsidRPr="00D14360" w:rsidR="00A765D9">
        <w:rPr>
          <w:rFonts w:eastAsia="Calibri" w:cs="Calibri"/>
          <w:color w:val="000000"/>
        </w:rPr>
        <w:t>ers</w:t>
      </w:r>
      <w:r w:rsidRPr="00D14360">
        <w:rPr>
          <w:rFonts w:eastAsia="Calibri" w:cs="Calibri"/>
          <w:color w:val="000000"/>
        </w:rPr>
        <w:t xml:space="preserve"> follow this guidance as a best practice.</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35"/>
      </w:tblGrid>
      <w:tr w:rsidRPr="00C64922" w:rsidR="00254B4A" w:rsidTr="00254B4A" w14:paraId="3B420EAE" w14:textId="77777777">
        <w:trPr>
          <w:trHeight w:val="576"/>
        </w:trPr>
        <w:tc>
          <w:tcPr>
            <w:tcW w:w="715" w:type="dxa"/>
            <w:tcBorders>
              <w:right w:val="nil"/>
            </w:tcBorders>
            <w:shd w:val="clear" w:color="auto" w:fill="C6D9F1"/>
          </w:tcPr>
          <w:p w:rsidRPr="00C64922" w:rsidR="00C246B7" w:rsidP="00C246B7" w:rsidRDefault="00634398" w14:paraId="48AD3355" w14:textId="77777777">
            <w:pPr>
              <w:pStyle w:val="BodyText"/>
              <w:rPr>
                <w:noProof/>
              </w:rPr>
            </w:pPr>
            <w:r>
              <w:rPr>
                <w:noProof/>
              </w:rPr>
              <w:drawing>
                <wp:inline distT="0" distB="0" distL="0" distR="0" wp14:anchorId="62C81183" wp14:editId="3F74DBA3">
                  <wp:extent cx="323215" cy="323215"/>
                  <wp:effectExtent l="0" t="0" r="0" b="635"/>
                  <wp:docPr id="103" name="Graphic 7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78"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5" w:type="dxa"/>
            <w:tcBorders>
              <w:left w:val="nil"/>
            </w:tcBorders>
            <w:shd w:val="clear" w:color="auto" w:fill="C6D9F1"/>
          </w:tcPr>
          <w:p w:rsidRPr="00C64922" w:rsidR="00C246B7" w:rsidP="00C246B7" w:rsidRDefault="00C246B7" w14:paraId="37971D0B" w14:textId="77777777">
            <w:pPr>
              <w:pStyle w:val="BodyText"/>
            </w:pPr>
            <w:r w:rsidRPr="00D14360">
              <w:rPr>
                <w:bCs/>
                <w:color w:val="000000"/>
              </w:rPr>
              <w:t xml:space="preserve">C-CDA Content Creators </w:t>
            </w:r>
            <w:r w:rsidRPr="00C64922">
              <w:t>SHOULD support document versioning</w:t>
            </w:r>
            <w:r>
              <w:t>.</w:t>
            </w:r>
            <w:r w:rsidRPr="00D14360">
              <w:rPr>
                <w:bCs/>
                <w:color w:val="000000"/>
              </w:rPr>
              <w:t xml:space="preserve"> </w:t>
            </w:r>
            <w:r w:rsidRPr="00D14360">
              <w:rPr>
                <w:b/>
                <w:bCs/>
                <w:color w:val="000000"/>
              </w:rPr>
              <w:t>[</w:t>
            </w:r>
            <w:r w:rsidR="00AA382A">
              <w:rPr>
                <w:b/>
                <w:bCs/>
                <w:color w:val="000000"/>
              </w:rPr>
              <w:t>BP</w:t>
            </w:r>
            <w:r w:rsidRPr="00D14360">
              <w:rPr>
                <w:b/>
                <w:bCs/>
                <w:color w:val="000000"/>
              </w:rPr>
              <w:t>-</w:t>
            </w:r>
            <w:r w:rsidR="00AA382A">
              <w:rPr>
                <w:b/>
                <w:bCs/>
                <w:color w:val="000000"/>
              </w:rPr>
              <w:t>013</w:t>
            </w:r>
            <w:r w:rsidRPr="00D14360">
              <w:rPr>
                <w:b/>
                <w:bCs/>
                <w:color w:val="000000"/>
              </w:rPr>
              <w:t>]</w:t>
            </w:r>
          </w:p>
        </w:tc>
      </w:tr>
    </w:tbl>
    <w:p w:rsidRPr="00D14360" w:rsidR="00FF6B69" w:rsidP="00FF6B69" w:rsidRDefault="00A10C4D" w14:paraId="703A0153" w14:textId="2D633178">
      <w:pPr>
        <w:spacing w:before="240" w:after="240"/>
        <w:rPr>
          <w:rFonts w:eastAsia="Calibri" w:cs="Calibri"/>
          <w:color w:val="000000"/>
        </w:rPr>
      </w:pPr>
      <w:r w:rsidRPr="00D14360">
        <w:rPr>
          <w:rFonts w:eastAsia="Calibri" w:cs="Calibri"/>
          <w:color w:val="000000"/>
        </w:rPr>
        <w:t>There are many situations where a document may be updated. For example, a pending lab</w:t>
      </w:r>
      <w:r w:rsidR="001E18AB">
        <w:rPr>
          <w:rFonts w:eastAsia="Calibri" w:cs="Calibri"/>
          <w:color w:val="000000"/>
        </w:rPr>
        <w:t>oratory</w:t>
      </w:r>
      <w:r w:rsidRPr="00D14360">
        <w:rPr>
          <w:rFonts w:eastAsia="Calibri" w:cs="Calibri"/>
          <w:color w:val="000000"/>
        </w:rPr>
        <w:t xml:space="preserve"> result or a missing note may trigger an update. The base CDA standard provides a mechanism to replace or append a previously sent document through the parentDocument relationship.</w:t>
      </w:r>
      <w:r w:rsidRPr="00D14360">
        <w:rPr>
          <w:rStyle w:val="FootnoteReference"/>
          <w:rFonts w:eastAsia="Calibri" w:cs="Calibri"/>
          <w:color w:val="000000"/>
        </w:rPr>
        <w:footnoteReference w:id="35"/>
      </w:r>
      <w:r w:rsidRPr="00D14360" w:rsidR="00FF6B69">
        <w:rPr>
          <w:rFonts w:eastAsia="Calibri" w:cs="Calibri"/>
          <w:color w:val="000000"/>
        </w:rPr>
        <w:t xml:space="preserve"> Since senders will not know what a receiver stored, it is preferable to always send a complete document that replaces the prior document, then indicate the parent document being replaced by including it with the replace relationship (typeCode=”RPLC”).</w:t>
      </w:r>
      <w:r w:rsidRPr="00D14360" w:rsidR="00FF6B69">
        <w:rPr>
          <w:rStyle w:val="FootnoteReference"/>
          <w:rFonts w:eastAsia="Calibri" w:cs="Calibri"/>
          <w:color w:val="000000"/>
        </w:rPr>
        <w:footnoteReference w:id="36"/>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254B4A" w:rsidTr="00254B4A" w14:paraId="2D901E23" w14:textId="77777777">
        <w:trPr>
          <w:cantSplit/>
        </w:trPr>
        <w:tc>
          <w:tcPr>
            <w:tcW w:w="725" w:type="dxa"/>
            <w:tcBorders>
              <w:right w:val="nil"/>
            </w:tcBorders>
            <w:shd w:val="clear" w:color="auto" w:fill="C6D9F1"/>
          </w:tcPr>
          <w:p w:rsidRPr="00D14360" w:rsidR="00C246B7" w:rsidP="00C246B7" w:rsidRDefault="00634398" w14:paraId="7C51BE5E" w14:textId="77777777">
            <w:pPr>
              <w:pStyle w:val="BodyText"/>
              <w:rPr>
                <w:bCs/>
                <w:noProof/>
                <w:color w:val="000000"/>
              </w:rPr>
            </w:pPr>
            <w:r>
              <w:rPr>
                <w:noProof/>
              </w:rPr>
              <w:drawing>
                <wp:inline distT="0" distB="0" distL="0" distR="0" wp14:anchorId="3E2F8EB5" wp14:editId="36D479B5">
                  <wp:extent cx="323215" cy="323215"/>
                  <wp:effectExtent l="0" t="0" r="0" b="635"/>
                  <wp:docPr id="102" name="Graphic 8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0"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D14360" w:rsidR="00C246B7" w:rsidP="00C246B7" w:rsidRDefault="00C246B7" w14:paraId="670107AB" w14:textId="77777777">
            <w:pPr>
              <w:pStyle w:val="BodyText"/>
              <w:rPr>
                <w:bCs/>
                <w:color w:val="000000"/>
              </w:rPr>
            </w:pPr>
            <w:r w:rsidRPr="00D14360">
              <w:rPr>
                <w:bCs/>
                <w:color w:val="000000"/>
              </w:rPr>
              <w:t xml:space="preserve">C-CDA Content Creators </w:t>
            </w:r>
            <w:r w:rsidRPr="00C64922">
              <w:t xml:space="preserve">SHOULD send a complete document and use the replace relationship (typeCode=”RPLC”) when sending a new version of a previously shared document. </w:t>
            </w:r>
            <w:r w:rsidRPr="00D14360">
              <w:rPr>
                <w:bCs/>
                <w:color w:val="000000"/>
              </w:rPr>
              <w:t xml:space="preserve"> </w:t>
            </w:r>
            <w:r w:rsidRPr="00D14360" w:rsidR="00AA382A">
              <w:rPr>
                <w:b/>
                <w:bCs/>
                <w:color w:val="000000"/>
              </w:rPr>
              <w:t>[</w:t>
            </w:r>
            <w:r w:rsidR="00AA382A">
              <w:rPr>
                <w:b/>
                <w:bCs/>
                <w:color w:val="000000"/>
              </w:rPr>
              <w:t>BP</w:t>
            </w:r>
            <w:r w:rsidRPr="00D14360" w:rsidR="00AA382A">
              <w:rPr>
                <w:b/>
                <w:bCs/>
                <w:color w:val="000000"/>
              </w:rPr>
              <w:t>-</w:t>
            </w:r>
            <w:r w:rsidR="00AA382A">
              <w:rPr>
                <w:b/>
                <w:bCs/>
                <w:color w:val="000000"/>
              </w:rPr>
              <w:t>014</w:t>
            </w:r>
            <w:r w:rsidRPr="00D14360" w:rsidR="00AA382A">
              <w:rPr>
                <w:b/>
                <w:bCs/>
                <w:color w:val="000000"/>
              </w:rPr>
              <w:t>]</w:t>
            </w:r>
          </w:p>
        </w:tc>
      </w:tr>
      <w:tr w:rsidRPr="00AE76D9" w:rsidR="00FF6B69" w:rsidTr="00254B4A" w14:paraId="30C8C889" w14:textId="77777777">
        <w:tc>
          <w:tcPr>
            <w:tcW w:w="725" w:type="dxa"/>
            <w:tcBorders>
              <w:right w:val="nil"/>
            </w:tcBorders>
            <w:shd w:val="clear" w:color="auto" w:fill="C6D9F1"/>
          </w:tcPr>
          <w:p w:rsidRPr="00AD08FB" w:rsidR="00FF6B69" w:rsidP="00FF6B69" w:rsidRDefault="00634398" w14:paraId="0CE0F797" w14:textId="77777777">
            <w:pPr>
              <w:pStyle w:val="BodyText"/>
              <w:rPr>
                <w:bCs/>
                <w:noProof/>
                <w:color w:val="000000"/>
                <w:lang w:bidi="ar-SA"/>
              </w:rPr>
            </w:pPr>
            <w:r>
              <w:rPr>
                <w:noProof/>
              </w:rPr>
              <w:drawing>
                <wp:inline distT="0" distB="0" distL="0" distR="0" wp14:anchorId="46CEC2C8" wp14:editId="76E9869D">
                  <wp:extent cx="323215" cy="323215"/>
                  <wp:effectExtent l="0" t="0" r="0" b="635"/>
                  <wp:docPr id="101" name="Graphic 4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4"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AD08FB" w:rsidR="00FF6B69" w:rsidP="00D14360" w:rsidRDefault="00FF6B69" w14:paraId="2D870B49" w14:textId="77777777">
            <w:pPr>
              <w:rPr>
                <w:rFonts w:cs="Calibri"/>
              </w:rPr>
            </w:pPr>
            <w:r w:rsidRPr="00AD08FB">
              <w:rPr>
                <w:rFonts w:cs="Calibri"/>
              </w:rPr>
              <w:t>C-CDA Content Consumers SHOULD support replacing a prior version of a document</w:t>
            </w:r>
            <w:r w:rsidRPr="00AD08FB" w:rsidR="00AE76D9">
              <w:rPr>
                <w:rFonts w:cs="Calibri"/>
              </w:rPr>
              <w:t xml:space="preserve"> </w:t>
            </w:r>
            <w:r w:rsidRPr="00AD08FB" w:rsidR="00AE76D9">
              <w:rPr>
                <w:rFonts w:cs="Calibri"/>
                <w:color w:val="000000"/>
              </w:rPr>
              <w:t xml:space="preserve">when a document is received that indicates it is a replacement for a prior document. </w:t>
            </w:r>
            <w:r w:rsidRPr="00AD08FB">
              <w:rPr>
                <w:rFonts w:cs="Calibri"/>
                <w:b/>
                <w:bCs/>
              </w:rPr>
              <w:t xml:space="preserve"> </w:t>
            </w:r>
            <w:r w:rsidRPr="00AD08FB" w:rsidR="00AA382A">
              <w:rPr>
                <w:b/>
                <w:bCs/>
                <w:color w:val="000000"/>
              </w:rPr>
              <w:t>[BP-015]</w:t>
            </w:r>
          </w:p>
        </w:tc>
      </w:tr>
    </w:tbl>
    <w:p w:rsidRPr="00AE350D" w:rsidR="00957F16" w:rsidP="00F8305B" w:rsidRDefault="00957F16" w14:paraId="21C20185" w14:textId="77777777">
      <w:pPr>
        <w:pStyle w:val="BodyText"/>
      </w:pPr>
    </w:p>
    <w:p w:rsidRPr="00D14360" w:rsidR="00A10C4D" w:rsidP="00A76075" w:rsidRDefault="00A10C4D" w14:paraId="2AC10550" w14:textId="77777777">
      <w:pPr>
        <w:spacing w:after="120"/>
        <w:rPr>
          <w:rFonts w:eastAsia="Calibri" w:cs="Calibri"/>
          <w:color w:val="000000"/>
        </w:rPr>
      </w:pPr>
      <w:r w:rsidRPr="00D14360">
        <w:rPr>
          <w:rFonts w:eastAsia="Calibri" w:cs="Calibri"/>
          <w:color w:val="000000"/>
        </w:rPr>
        <w:t>Chapter 7 of the HL7 CDA R2 Attachment IG: Exchange of C-CDA Based Documents, R1 – US Realm identifies conformance requirements when using C-CDA documents for attachments shared with Payers.</w:t>
      </w:r>
      <w:r w:rsidR="00616B12">
        <w:rPr>
          <w:rStyle w:val="FootnoteReference"/>
          <w:rFonts w:eastAsia="Calibri" w:cs="Calibri"/>
          <w:color w:val="000000"/>
        </w:rPr>
        <w:footnoteReference w:id="37"/>
      </w:r>
      <w:r w:rsidRPr="00D14360">
        <w:rPr>
          <w:rFonts w:eastAsia="Calibri" w:cs="Calibri"/>
          <w:color w:val="000000"/>
        </w:rPr>
        <w:t xml:space="preserve"> Chapter 7.5 establishes this conformance rule which applies to Content Consumers for handling document succession:</w:t>
      </w:r>
    </w:p>
    <w:tbl>
      <w:tblPr>
        <w:tblW w:w="936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35"/>
      </w:tblGrid>
      <w:tr w:rsidRPr="00C64922" w:rsidR="00254B4A" w:rsidTr="007770C6" w14:paraId="17410F35" w14:textId="77777777">
        <w:tc>
          <w:tcPr>
            <w:tcW w:w="725" w:type="dxa"/>
            <w:tcBorders>
              <w:left w:val="single" w:color="auto" w:sz="4" w:space="0"/>
              <w:right w:val="nil"/>
            </w:tcBorders>
            <w:shd w:val="clear" w:color="auto" w:fill="C6D9F1"/>
          </w:tcPr>
          <w:p w:rsidRPr="00D14360" w:rsidR="001A1780" w:rsidP="00D14360" w:rsidRDefault="00634398" w14:paraId="49F5982B" w14:textId="77777777">
            <w:pPr>
              <w:autoSpaceDE w:val="0"/>
              <w:autoSpaceDN w:val="0"/>
              <w:adjustRightInd w:val="0"/>
              <w:spacing w:after="120"/>
              <w:ind w:left="792" w:hanging="806"/>
              <w:rPr>
                <w:rFonts w:eastAsia="Calibri" w:cs="Calibri"/>
                <w:b/>
                <w:color w:val="000000"/>
              </w:rPr>
            </w:pPr>
            <w:r>
              <w:rPr>
                <w:noProof/>
              </w:rPr>
              <w:drawing>
                <wp:inline distT="0" distB="0" distL="0" distR="0" wp14:anchorId="506D55AE" wp14:editId="6AFE5FFE">
                  <wp:extent cx="323215" cy="323215"/>
                  <wp:effectExtent l="0" t="0" r="0" b="635"/>
                  <wp:docPr id="100" name="Graphic 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5" w:type="dxa"/>
            <w:tcBorders>
              <w:left w:val="nil"/>
            </w:tcBorders>
            <w:shd w:val="clear" w:color="auto" w:fill="C6D9F1"/>
          </w:tcPr>
          <w:p w:rsidRPr="00D14360" w:rsidR="001A1780" w:rsidP="00D14360" w:rsidRDefault="001A1780" w14:paraId="6DDB75BF" w14:textId="77777777">
            <w:pPr>
              <w:autoSpaceDE w:val="0"/>
              <w:autoSpaceDN w:val="0"/>
              <w:adjustRightInd w:val="0"/>
              <w:spacing w:after="120"/>
              <w:ind w:left="-14" w:hanging="14"/>
              <w:rPr>
                <w:rFonts w:eastAsia="Calibri" w:cs="Calibri"/>
                <w:color w:val="000000"/>
              </w:rPr>
            </w:pPr>
            <w:r w:rsidRPr="00D14360">
              <w:rPr>
                <w:rFonts w:eastAsia="Calibri" w:cs="Calibri"/>
                <w:color w:val="000000"/>
              </w:rPr>
              <w:t>Document creators SHOULD use the setId and version in the US Realm Header to identify a specific document (document type, patient and visit) the initial version and any successor documents shall use the same setId and increment the version.</w:t>
            </w:r>
            <w:r w:rsidRPr="00D14360" w:rsidR="00F34381">
              <w:rPr>
                <w:rFonts w:eastAsia="Calibri" w:cs="Calibri"/>
                <w:color w:val="000000"/>
              </w:rPr>
              <w:t xml:space="preserve"> </w:t>
            </w:r>
            <w:r w:rsidRPr="00D14360" w:rsidR="00F34381">
              <w:rPr>
                <w:b/>
                <w:bCs/>
              </w:rPr>
              <w:t>[</w:t>
            </w:r>
            <w:r w:rsidRPr="00D14360" w:rsidR="00F34381">
              <w:rPr>
                <w:rFonts w:eastAsia="Calibri" w:cs="Calibri"/>
                <w:b/>
                <w:color w:val="000000"/>
              </w:rPr>
              <w:t>AIGEX-DS1</w:t>
            </w:r>
            <w:r w:rsidRPr="00D14360" w:rsidR="00F34381">
              <w:rPr>
                <w:b/>
                <w:bCs/>
              </w:rPr>
              <w:t>]</w:t>
            </w:r>
          </w:p>
        </w:tc>
      </w:tr>
    </w:tbl>
    <w:p w:rsidRPr="00D14360" w:rsidR="00264F83" w:rsidP="00A76075" w:rsidRDefault="00264F83" w14:paraId="35F1309B" w14:textId="77777777">
      <w:pPr>
        <w:spacing w:after="120"/>
        <w:rPr>
          <w:rFonts w:eastAsia="Calibri" w:cs="Calibri"/>
          <w:color w:val="000000"/>
        </w:rPr>
      </w:pP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AE76D9" w:rsidTr="00254B4A" w14:paraId="5885CD92" w14:textId="77777777">
        <w:trPr>
          <w:trHeight w:val="490"/>
        </w:trPr>
        <w:tc>
          <w:tcPr>
            <w:tcW w:w="725" w:type="dxa"/>
            <w:tcBorders>
              <w:right w:val="nil"/>
            </w:tcBorders>
            <w:shd w:val="clear" w:color="auto" w:fill="BDD6EE"/>
          </w:tcPr>
          <w:p w:rsidRPr="00C64922" w:rsidR="00AE76D9" w:rsidP="00A75344" w:rsidRDefault="00634398" w14:paraId="00E287AC" w14:textId="77777777">
            <w:pPr>
              <w:pStyle w:val="BodyText"/>
              <w:rPr>
                <w:noProof/>
              </w:rPr>
            </w:pPr>
            <w:r>
              <w:rPr>
                <w:noProof/>
              </w:rPr>
              <w:drawing>
                <wp:inline distT="0" distB="0" distL="0" distR="0" wp14:anchorId="074A424A" wp14:editId="0012B66F">
                  <wp:extent cx="323215" cy="323215"/>
                  <wp:effectExtent l="0" t="0" r="0" b="635"/>
                  <wp:docPr id="99" name="Graphic 6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1"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BDD6EE"/>
          </w:tcPr>
          <w:p w:rsidRPr="00D14360" w:rsidR="00AE76D9" w:rsidP="002B57F0" w:rsidRDefault="00AE76D9" w14:paraId="0D7B9167" w14:textId="77777777">
            <w:pPr>
              <w:pStyle w:val="BodyText"/>
              <w:rPr>
                <w:b/>
                <w:bCs/>
              </w:rPr>
            </w:pPr>
            <w:r w:rsidRPr="00C64922">
              <w:t xml:space="preserve">C-CDA Content Creators SHOULD use setId and versionNumber to </w:t>
            </w:r>
            <w:r w:rsidR="002B57F0">
              <w:t>identify document version succession</w:t>
            </w:r>
            <w:r w:rsidRPr="00D14360">
              <w:rPr>
                <w:b/>
              </w:rPr>
              <w:t xml:space="preserve">. </w:t>
            </w:r>
            <w:r w:rsidRPr="00D14360">
              <w:rPr>
                <w:bCs/>
              </w:rPr>
              <w:t xml:space="preserve"> </w:t>
            </w:r>
            <w:r w:rsidRPr="00D14360">
              <w:rPr>
                <w:b/>
                <w:bCs/>
              </w:rPr>
              <w:t>[CONF</w:t>
            </w:r>
            <w:r w:rsidR="00AA382A">
              <w:rPr>
                <w:b/>
                <w:bCs/>
              </w:rPr>
              <w:t>-016</w:t>
            </w:r>
            <w:r w:rsidRPr="00D14360">
              <w:rPr>
                <w:b/>
                <w:bCs/>
              </w:rPr>
              <w:t>]</w:t>
            </w:r>
          </w:p>
        </w:tc>
      </w:tr>
      <w:tr w:rsidRPr="00C64922" w:rsidR="00C246B7" w:rsidTr="00254B4A" w14:paraId="69F06AF0" w14:textId="77777777">
        <w:tc>
          <w:tcPr>
            <w:tcW w:w="725" w:type="dxa"/>
            <w:tcBorders>
              <w:right w:val="nil"/>
            </w:tcBorders>
            <w:shd w:val="clear" w:color="auto" w:fill="C6D9F1"/>
          </w:tcPr>
          <w:p w:rsidRPr="00C64922" w:rsidR="00C246B7" w:rsidP="00C246B7" w:rsidRDefault="00634398" w14:paraId="202C4560" w14:textId="77777777">
            <w:pPr>
              <w:pStyle w:val="BodyText"/>
              <w:rPr>
                <w:noProof/>
              </w:rPr>
            </w:pPr>
            <w:r>
              <w:rPr>
                <w:noProof/>
              </w:rPr>
              <w:drawing>
                <wp:inline distT="0" distB="0" distL="0" distR="0" wp14:anchorId="421F4D7C" wp14:editId="22ABC156">
                  <wp:extent cx="323215" cy="323215"/>
                  <wp:effectExtent l="0" t="0" r="0" b="635"/>
                  <wp:docPr id="98" name="Graphic 8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2"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C64922" w:rsidR="00C246B7" w:rsidP="00C246B7" w:rsidRDefault="00C246B7" w14:paraId="5D6E4240" w14:textId="77777777">
            <w:pPr>
              <w:pStyle w:val="BodyText"/>
            </w:pPr>
            <w:r w:rsidRPr="00C64922">
              <w:t>C-CDA Content Creators MAY indicate section content was reconciled using the Reconciliation Act Entry (1.3.6.1.4.1.19376.1.5.3.1.1.24.3.1).</w:t>
            </w:r>
            <w:r w:rsidRPr="00D14360">
              <w:rPr>
                <w:b/>
              </w:rPr>
              <w:t xml:space="preserve"> </w:t>
            </w:r>
            <w:r w:rsidRPr="00D14360">
              <w:rPr>
                <w:bCs/>
              </w:rPr>
              <w:t xml:space="preserve"> </w:t>
            </w:r>
            <w:r w:rsidRPr="00D14360" w:rsidR="00AA382A">
              <w:rPr>
                <w:b/>
                <w:bCs/>
                <w:color w:val="000000"/>
              </w:rPr>
              <w:t>[</w:t>
            </w:r>
            <w:r w:rsidR="00AA382A">
              <w:rPr>
                <w:b/>
                <w:bCs/>
                <w:color w:val="000000"/>
              </w:rPr>
              <w:t>BP</w:t>
            </w:r>
            <w:r w:rsidRPr="00D14360" w:rsidR="00AA382A">
              <w:rPr>
                <w:b/>
                <w:bCs/>
                <w:color w:val="000000"/>
              </w:rPr>
              <w:t>-</w:t>
            </w:r>
            <w:r w:rsidR="00AA382A">
              <w:rPr>
                <w:b/>
                <w:bCs/>
                <w:color w:val="000000"/>
              </w:rPr>
              <w:t>017</w:t>
            </w:r>
            <w:r w:rsidRPr="00D14360" w:rsidR="00AA382A">
              <w:rPr>
                <w:b/>
                <w:bCs/>
                <w:color w:val="000000"/>
              </w:rPr>
              <w:t>]</w:t>
            </w:r>
          </w:p>
        </w:tc>
      </w:tr>
    </w:tbl>
    <w:p w:rsidRPr="00C64922" w:rsidR="00A26B75" w:rsidP="00F8305B" w:rsidRDefault="00A26B75" w14:paraId="47436349" w14:textId="77777777">
      <w:pPr>
        <w:pStyle w:val="BodyText"/>
      </w:pPr>
    </w:p>
    <w:p w:rsidRPr="00D14360" w:rsidR="00A10C4D" w:rsidP="00B505D2" w:rsidRDefault="00A10C4D" w14:paraId="7F44C926" w14:textId="77777777">
      <w:pPr>
        <w:spacing w:after="120"/>
        <w:rPr>
          <w:rFonts w:eastAsia="Calibri" w:cs="Calibri"/>
          <w:color w:val="000000"/>
        </w:rPr>
      </w:pPr>
      <w:r w:rsidRPr="00D14360">
        <w:rPr>
          <w:rFonts w:eastAsia="Calibri" w:cs="Calibri"/>
          <w:color w:val="000000"/>
        </w:rPr>
        <w:t xml:space="preserve">The Joint </w:t>
      </w:r>
      <w:r w:rsidRPr="00D14360" w:rsidR="00614C1D">
        <w:rPr>
          <w:rFonts w:eastAsia="Calibri" w:cs="Calibri"/>
          <w:color w:val="000000"/>
        </w:rPr>
        <w:t xml:space="preserve">Document Content </w:t>
      </w:r>
      <w:r w:rsidRPr="00D14360">
        <w:rPr>
          <w:rFonts w:eastAsia="Calibri" w:cs="Calibri"/>
          <w:color w:val="000000"/>
        </w:rPr>
        <w:t xml:space="preserve">Work Group implementation guide allows sending systems to indicate that a particular list was reconciled using the IHE Reconciliation Act Entry content module (1.3.6.1.4.1.19376.1.5.3.1.1.24.3.1). The IHE Reconciliation Act Entry defines an entry template to indicate the information in a section has been reconciled. </w:t>
      </w:r>
    </w:p>
    <w:p w:rsidRPr="00D14360" w:rsidR="004038CF" w:rsidP="004038CF" w:rsidRDefault="004038CF" w14:paraId="0CE5AAA6" w14:textId="77777777">
      <w:pPr>
        <w:spacing w:after="120"/>
        <w:rPr>
          <w:rFonts w:eastAsia="Calibri" w:cs="Calibri"/>
          <w:color w:val="000000"/>
        </w:rPr>
      </w:pPr>
      <w:r w:rsidRPr="00D14360">
        <w:rPr>
          <w:rFonts w:eastAsia="Calibri" w:cs="Calibri"/>
          <w:color w:val="000000"/>
        </w:rPr>
        <w:t>NOTE: IHE calls CDA templates “content modules”.</w:t>
      </w:r>
    </w:p>
    <w:p w:rsidRPr="00D14360" w:rsidR="00A10C4D" w:rsidP="005E7793" w:rsidRDefault="00A10C4D" w14:paraId="61D04EE3" w14:textId="77777777">
      <w:pPr>
        <w:spacing w:after="240"/>
        <w:rPr>
          <w:rFonts w:eastAsia="Calibri" w:cs="Calibri"/>
          <w:color w:val="000000"/>
        </w:rPr>
      </w:pPr>
      <w:r w:rsidRPr="00D14360">
        <w:rPr>
          <w:rFonts w:eastAsia="Calibri" w:cs="Calibri"/>
          <w:color w:val="000000"/>
        </w:rPr>
        <w:t>The guidance states, “While not required, systems should consider including this act, or a similar indicator, to explicitly state a list has been reconciled.” The guidance also notes, “Only include if the system is confident a user reconciled the list. This should not be included if a clinician simply reviewed the list and did not reconcile it.”</w:t>
      </w:r>
      <w:r w:rsidRPr="00D14360">
        <w:rPr>
          <w:rStyle w:val="FootnoteReference"/>
          <w:rFonts w:eastAsia="Calibri" w:cs="Calibri"/>
          <w:color w:val="000000"/>
        </w:rPr>
        <w:footnoteReference w:id="38"/>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254B4A" w:rsidTr="003A3D50" w14:paraId="66AE55DA" w14:textId="77777777">
        <w:tc>
          <w:tcPr>
            <w:tcW w:w="725" w:type="dxa"/>
            <w:tcBorders>
              <w:right w:val="nil"/>
            </w:tcBorders>
            <w:shd w:val="clear" w:color="auto" w:fill="C6D9F1"/>
          </w:tcPr>
          <w:p w:rsidRPr="00C64922" w:rsidR="00C246B7" w:rsidP="00C246B7" w:rsidRDefault="00634398" w14:paraId="0F6F373B" w14:textId="77777777">
            <w:pPr>
              <w:pStyle w:val="BodyText"/>
              <w:rPr>
                <w:noProof/>
              </w:rPr>
            </w:pPr>
            <w:r>
              <w:rPr>
                <w:noProof/>
              </w:rPr>
              <w:drawing>
                <wp:inline distT="0" distB="0" distL="0" distR="0" wp14:anchorId="1AB051C0" wp14:editId="7DB3A932">
                  <wp:extent cx="323215" cy="323215"/>
                  <wp:effectExtent l="0" t="0" r="0" b="635"/>
                  <wp:docPr id="97" name="Graphic 8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bottom w:val="single" w:color="auto" w:sz="4" w:space="0"/>
            </w:tcBorders>
            <w:shd w:val="clear" w:color="auto" w:fill="C6D9F1"/>
          </w:tcPr>
          <w:p w:rsidRPr="00C64922" w:rsidR="00C246B7" w:rsidP="00C246B7" w:rsidRDefault="00C246B7" w14:paraId="38A680F7" w14:textId="77777777">
            <w:pPr>
              <w:pStyle w:val="BodyText"/>
            </w:pPr>
            <w:r w:rsidRPr="00C64922">
              <w:rPr>
                <w:rStyle w:val="BodyTextChar"/>
              </w:rPr>
              <w:t xml:space="preserve">C-CDA Content Creators SHOULD include the Section Time Range entry in a section when business logic dictates </w:t>
            </w:r>
            <w:r w:rsidRPr="00D14360">
              <w:rPr>
                <w:rStyle w:val="BodyTextChar"/>
                <w:shd w:val="clear" w:color="auto" w:fill="C6D9F1"/>
              </w:rPr>
              <w:t>the range of</w:t>
            </w:r>
            <w:r w:rsidRPr="00C64922">
              <w:rPr>
                <w:rStyle w:val="BodyTextChar"/>
              </w:rPr>
              <w:t xml:space="preserve"> </w:t>
            </w:r>
            <w:r w:rsidRPr="00D14360">
              <w:rPr>
                <w:rStyle w:val="BodyTextChar"/>
                <w:shd w:val="clear" w:color="auto" w:fill="C6D9F1"/>
              </w:rPr>
              <w:t>information</w:t>
            </w:r>
            <w:r w:rsidRPr="00C64922">
              <w:rPr>
                <w:rStyle w:val="BodyTextChar"/>
              </w:rPr>
              <w:t xml:space="preserve"> that is included. </w:t>
            </w:r>
            <w:r w:rsidRPr="00D14360" w:rsidR="00AA382A">
              <w:rPr>
                <w:b/>
                <w:bCs/>
                <w:color w:val="000000"/>
              </w:rPr>
              <w:t>[</w:t>
            </w:r>
            <w:r w:rsidR="00AA382A">
              <w:rPr>
                <w:b/>
                <w:bCs/>
                <w:color w:val="000000"/>
              </w:rPr>
              <w:t>BP</w:t>
            </w:r>
            <w:r w:rsidRPr="00D14360" w:rsidR="00AA382A">
              <w:rPr>
                <w:b/>
                <w:bCs/>
                <w:color w:val="000000"/>
              </w:rPr>
              <w:t>-</w:t>
            </w:r>
            <w:r w:rsidR="00AA382A">
              <w:rPr>
                <w:b/>
                <w:bCs/>
                <w:color w:val="000000"/>
              </w:rPr>
              <w:t>018</w:t>
            </w:r>
            <w:r w:rsidRPr="00D14360" w:rsidR="00AA382A">
              <w:rPr>
                <w:b/>
                <w:bCs/>
                <w:color w:val="000000"/>
              </w:rPr>
              <w:t>]</w:t>
            </w:r>
          </w:p>
        </w:tc>
      </w:tr>
    </w:tbl>
    <w:p w:rsidRPr="00C246B7" w:rsidR="00C246B7" w:rsidP="00C246B7" w:rsidRDefault="00C246B7" w14:paraId="49206908" w14:textId="77777777"/>
    <w:p w:rsidRPr="00D14360" w:rsidR="00A10C4D" w:rsidP="00B505D2" w:rsidRDefault="00CE769F" w14:paraId="7B6A33C4" w14:textId="4493D7E1">
      <w:pPr>
        <w:spacing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hyperlink w:history="1" w:anchor="_Declaring_Business_Rules">
        <w:r w:rsidRPr="00AD08FB" w:rsidR="00693FC4">
          <w:rPr>
            <w:rStyle w:val="Hyperlink"/>
            <w:rFonts w:eastAsia="Calibri" w:cs="Calibri"/>
            <w:color w:val="000000"/>
            <w:u w:val="none"/>
          </w:rPr>
          <w:t xml:space="preserve"> </w:t>
        </w:r>
        <w:r w:rsidRPr="007770C6" w:rsidR="00693FC4">
          <w:rPr>
            <w:rStyle w:val="Hyperlink"/>
            <w:rFonts w:eastAsia="Calibri" w:cs="Calibri"/>
          </w:rPr>
          <w:t>4.2.8 Declaring Business Rules that Limit Section Content</w:t>
        </w:r>
        <w:r w:rsidRPr="00AD08FB">
          <w:rPr>
            <w:rStyle w:val="Hyperlink"/>
            <w:rFonts w:eastAsia="Calibri" w:cs="Calibri"/>
            <w:color w:val="000000"/>
            <w:u w:val="none"/>
          </w:rPr>
          <w:t>;</w:t>
        </w:r>
      </w:hyperlink>
      <w:r w:rsidRPr="00AD08FB" w:rsidR="00A10C4D">
        <w:rPr>
          <w:rFonts w:eastAsia="Calibri" w:cs="Calibri"/>
          <w:color w:val="000000"/>
        </w:rPr>
        <w:t xml:space="preserve"> </w:t>
      </w:r>
      <w:hyperlink w:history="1" w:anchor="_Specifying_Time_Intervals">
        <w:r w:rsidRPr="007770C6" w:rsidR="00A10C4D">
          <w:rPr>
            <w:rStyle w:val="Hyperlink"/>
            <w:rFonts w:eastAsia="Calibri" w:cs="Calibri"/>
          </w:rPr>
          <w:t>5.</w:t>
        </w:r>
        <w:r w:rsidRPr="007770C6" w:rsidR="00A26B75">
          <w:rPr>
            <w:rStyle w:val="Hyperlink"/>
            <w:rFonts w:eastAsia="Calibri" w:cs="Calibri"/>
          </w:rPr>
          <w:t>1.</w:t>
        </w:r>
        <w:r w:rsidRPr="007770C6" w:rsidR="00567AB0">
          <w:rPr>
            <w:rStyle w:val="Hyperlink"/>
            <w:rFonts w:eastAsia="Calibri" w:cs="Calibri"/>
          </w:rPr>
          <w:t>8 Specifying Time Intervals for Sections with Limits</w:t>
        </w:r>
      </w:hyperlink>
    </w:p>
    <w:p w:rsidR="00A10C4D" w:rsidP="00FD31AC" w:rsidRDefault="00A10C4D" w14:paraId="3450DA91" w14:textId="77777777">
      <w:pPr>
        <w:pStyle w:val="Heading3"/>
      </w:pPr>
      <w:bookmarkStart w:name="_4n20rgioqf2d" w:colFirst="0" w:colLast="0" w:id="339"/>
      <w:bookmarkStart w:name="_Toc10695566" w:id="340"/>
      <w:bookmarkStart w:name="_Toc11043562" w:id="341"/>
      <w:bookmarkStart w:name="_Toc11045560" w:id="342"/>
      <w:bookmarkStart w:name="_Toc11391230" w:id="343"/>
      <w:bookmarkStart w:name="_Toc119939793" w:id="344"/>
      <w:bookmarkStart w:name="_Toc135312824" w:id="345"/>
      <w:bookmarkEnd w:id="339"/>
      <w:r w:rsidRPr="00C64922">
        <w:t>Content Consumer Responsibilities</w:t>
      </w:r>
      <w:bookmarkEnd w:id="340"/>
      <w:bookmarkEnd w:id="341"/>
      <w:bookmarkEnd w:id="342"/>
      <w:bookmarkEnd w:id="343"/>
      <w:bookmarkEnd w:id="344"/>
      <w:bookmarkEnd w:id="345"/>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C246B7" w:rsidTr="00254B4A" w14:paraId="3CA7E57C" w14:textId="77777777">
        <w:tc>
          <w:tcPr>
            <w:tcW w:w="725" w:type="dxa"/>
            <w:tcBorders>
              <w:right w:val="nil"/>
            </w:tcBorders>
            <w:shd w:val="clear" w:color="auto" w:fill="C6D9F1"/>
          </w:tcPr>
          <w:p w:rsidRPr="00C64922" w:rsidR="00C246B7" w:rsidP="00C246B7" w:rsidRDefault="00634398" w14:paraId="1CDDC9F7" w14:textId="77777777">
            <w:pPr>
              <w:pStyle w:val="BodyText"/>
              <w:rPr>
                <w:noProof/>
              </w:rPr>
            </w:pPr>
            <w:r>
              <w:rPr>
                <w:noProof/>
              </w:rPr>
              <w:drawing>
                <wp:inline distT="0" distB="0" distL="0" distR="0" wp14:anchorId="3186E32A" wp14:editId="4DC9F7C6">
                  <wp:extent cx="323215" cy="323215"/>
                  <wp:effectExtent l="0" t="0" r="0" b="635"/>
                  <wp:docPr id="96" name="Graphic 8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5"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C64922" w:rsidR="00C246B7" w:rsidP="00C246B7" w:rsidRDefault="00C246B7" w14:paraId="0399C1AE" w14:textId="77777777">
            <w:pPr>
              <w:pStyle w:val="BodyText"/>
            </w:pPr>
            <w:r w:rsidRPr="00C64922">
              <w:t>C C-CDA Content Consumers MAY validate documents prior to importing them.</w:t>
            </w:r>
            <w:r w:rsidRPr="00D14360">
              <w:rPr>
                <w:b/>
              </w:rPr>
              <w:t xml:space="preserve"> </w:t>
            </w:r>
            <w:r w:rsidRPr="00D14360">
              <w:rPr>
                <w:bCs/>
              </w:rPr>
              <w:t xml:space="preserve"> </w:t>
            </w:r>
            <w:r w:rsidRPr="00D14360" w:rsidR="00AA382A">
              <w:rPr>
                <w:b/>
                <w:bCs/>
                <w:color w:val="000000"/>
              </w:rPr>
              <w:t>[</w:t>
            </w:r>
            <w:r w:rsidR="00AA382A">
              <w:rPr>
                <w:b/>
                <w:bCs/>
                <w:color w:val="000000"/>
              </w:rPr>
              <w:t>BP</w:t>
            </w:r>
            <w:r w:rsidRPr="00D14360" w:rsidR="00AA382A">
              <w:rPr>
                <w:b/>
                <w:bCs/>
                <w:color w:val="000000"/>
              </w:rPr>
              <w:t>-</w:t>
            </w:r>
            <w:r w:rsidR="00AA382A">
              <w:rPr>
                <w:b/>
                <w:bCs/>
                <w:color w:val="000000"/>
              </w:rPr>
              <w:t>019</w:t>
            </w:r>
            <w:r w:rsidRPr="00D14360" w:rsidR="00AA382A">
              <w:rPr>
                <w:b/>
                <w:bCs/>
                <w:color w:val="000000"/>
              </w:rPr>
              <w:t>]</w:t>
            </w:r>
          </w:p>
        </w:tc>
      </w:tr>
    </w:tbl>
    <w:p w:rsidRPr="00C246B7" w:rsidR="00C246B7" w:rsidP="00C246B7" w:rsidRDefault="00C246B7" w14:paraId="101BA582" w14:textId="77777777"/>
    <w:p w:rsidRPr="00D14360" w:rsidR="00C246B7" w:rsidP="00C246B7" w:rsidRDefault="00A10C4D" w14:paraId="0FA92F71" w14:textId="77777777">
      <w:pPr>
        <w:spacing w:after="120"/>
        <w:rPr>
          <w:rFonts w:eastAsia="Calibri" w:cs="Calibri"/>
          <w:color w:val="000000"/>
        </w:rPr>
      </w:pPr>
      <w:r w:rsidRPr="00D14360">
        <w:rPr>
          <w:rFonts w:eastAsia="Calibri" w:cs="Calibri"/>
          <w:color w:val="000000"/>
        </w:rPr>
        <w:t>Chapter 7 of the HL7 CDA R2 Attachment IG: Exchange of C-CDA Based Documents, R1 – US Realm identifies conformance requirements when using C-CDA documents for attachments shared with Payers.</w:t>
      </w:r>
      <w:r w:rsidRPr="00D14360" w:rsidR="00DF16F7">
        <w:rPr>
          <w:rStyle w:val="FootnoteReference"/>
          <w:rFonts w:eastAsia="Calibri" w:cs="Calibri"/>
          <w:color w:val="000000"/>
        </w:rPr>
        <w:footnoteReference w:id="39"/>
      </w:r>
      <w:r w:rsidRPr="00D14360">
        <w:rPr>
          <w:rFonts w:eastAsia="Calibri" w:cs="Calibri"/>
          <w:color w:val="000000"/>
        </w:rPr>
        <w:t xml:space="preserve"> Chapter 7.4 establishes these conformance rules which apply to Content Consumers for handling document validation:</w:t>
      </w:r>
      <w:r w:rsidRPr="00D14360" w:rsidR="00C246B7">
        <w:rPr>
          <w:rFonts w:eastAsia="Calibri" w:cs="Calibri"/>
          <w:color w:val="000000"/>
        </w:rPr>
        <w:t xml:space="preserve"> </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550"/>
      </w:tblGrid>
      <w:tr w:rsidRPr="00C64922" w:rsidR="00254B4A" w:rsidTr="00254B4A" w14:paraId="0B3544B3" w14:textId="77777777">
        <w:trPr>
          <w:trHeight w:val="503"/>
        </w:trPr>
        <w:tc>
          <w:tcPr>
            <w:tcW w:w="725" w:type="dxa"/>
            <w:tcBorders>
              <w:right w:val="nil"/>
            </w:tcBorders>
            <w:shd w:val="clear" w:color="auto" w:fill="C6D9F1"/>
          </w:tcPr>
          <w:p w:rsidRPr="00D14360" w:rsidR="00C246B7" w:rsidP="00D14360" w:rsidRDefault="00634398" w14:paraId="688DB2E7" w14:textId="77777777">
            <w:pPr>
              <w:autoSpaceDE w:val="0"/>
              <w:autoSpaceDN w:val="0"/>
              <w:adjustRightInd w:val="0"/>
              <w:spacing w:after="120"/>
              <w:rPr>
                <w:rFonts w:eastAsia="Calibri" w:cs="Calibri"/>
                <w:b/>
                <w:color w:val="000000"/>
              </w:rPr>
            </w:pPr>
            <w:r>
              <w:rPr>
                <w:noProof/>
              </w:rPr>
              <w:drawing>
                <wp:inline distT="0" distB="0" distL="0" distR="0" wp14:anchorId="1C58CFE6" wp14:editId="413FE77C">
                  <wp:extent cx="323215" cy="323215"/>
                  <wp:effectExtent l="0" t="0" r="0" b="635"/>
                  <wp:docPr id="95" name="Graphic 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50" w:type="dxa"/>
            <w:tcBorders>
              <w:left w:val="nil"/>
            </w:tcBorders>
            <w:shd w:val="clear" w:color="auto" w:fill="C6D9F1"/>
          </w:tcPr>
          <w:p w:rsidRPr="00D14360" w:rsidR="00C246B7" w:rsidP="00D14360" w:rsidRDefault="00C246B7" w14:paraId="1F15323E" w14:textId="77777777">
            <w:pPr>
              <w:autoSpaceDE w:val="0"/>
              <w:autoSpaceDN w:val="0"/>
              <w:adjustRightInd w:val="0"/>
              <w:ind w:hanging="14"/>
              <w:rPr>
                <w:rFonts w:eastAsia="Calibri" w:cs="Calibri"/>
                <w:color w:val="000000"/>
              </w:rPr>
            </w:pPr>
            <w:r w:rsidRPr="00D14360">
              <w:rPr>
                <w:rFonts w:eastAsia="Calibri" w:cs="Calibri"/>
                <w:color w:val="000000"/>
              </w:rPr>
              <w:t xml:space="preserve">All documents SHALL conform to the CDA R2 schema for CDA (XSD) with sdtc extensions included. </w:t>
            </w:r>
            <w:r w:rsidRPr="007770C6">
              <w:rPr>
                <w:rFonts w:eastAsia="Calibri" w:cs="Calibri"/>
                <w:b/>
                <w:bCs/>
                <w:color w:val="000000"/>
              </w:rPr>
              <w:t>[AIGEX-VR1]</w:t>
            </w:r>
          </w:p>
        </w:tc>
      </w:tr>
      <w:tr w:rsidRPr="00C64922" w:rsidR="00254B4A" w:rsidTr="00254B4A" w14:paraId="7CA30142" w14:textId="77777777">
        <w:tc>
          <w:tcPr>
            <w:tcW w:w="725" w:type="dxa"/>
            <w:tcBorders>
              <w:right w:val="nil"/>
            </w:tcBorders>
            <w:shd w:val="clear" w:color="auto" w:fill="C6D9F1"/>
          </w:tcPr>
          <w:p w:rsidRPr="00C64922" w:rsidR="00C246B7" w:rsidP="00D14360" w:rsidRDefault="00634398" w14:paraId="15994825" w14:textId="77777777">
            <w:pPr>
              <w:autoSpaceDE w:val="0"/>
              <w:autoSpaceDN w:val="0"/>
              <w:adjustRightInd w:val="0"/>
              <w:spacing w:after="120"/>
              <w:ind w:left="1143" w:hanging="1170"/>
              <w:rPr>
                <w:noProof/>
              </w:rPr>
            </w:pPr>
            <w:r>
              <w:rPr>
                <w:noProof/>
              </w:rPr>
              <w:drawing>
                <wp:inline distT="0" distB="0" distL="0" distR="0" wp14:anchorId="3E797214" wp14:editId="305F2EF4">
                  <wp:extent cx="323215" cy="323215"/>
                  <wp:effectExtent l="0" t="0" r="0" b="635"/>
                  <wp:docPr id="94" name="Graphic 10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6"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50" w:type="dxa"/>
            <w:tcBorders>
              <w:left w:val="nil"/>
            </w:tcBorders>
            <w:shd w:val="clear" w:color="auto" w:fill="C6D9F1"/>
          </w:tcPr>
          <w:p w:rsidRPr="00D14360" w:rsidR="00C246B7" w:rsidP="00D14360" w:rsidRDefault="00C246B7" w14:paraId="34716100" w14:textId="77777777">
            <w:pPr>
              <w:autoSpaceDE w:val="0"/>
              <w:autoSpaceDN w:val="0"/>
              <w:adjustRightInd w:val="0"/>
              <w:spacing w:after="120"/>
              <w:ind w:hanging="14"/>
              <w:rPr>
                <w:rFonts w:eastAsia="Calibri" w:cs="Calibri"/>
                <w:color w:val="000000"/>
              </w:rPr>
            </w:pPr>
            <w:r w:rsidRPr="00D14360">
              <w:rPr>
                <w:rFonts w:eastAsia="Calibri" w:cs="Calibri"/>
                <w:color w:val="000000"/>
              </w:rPr>
              <w:t xml:space="preserve">All documents SHALL conform to the published HL7 implementation guide conformance specifications for the specific document template (including incorporated section and entry templates) as defined for the specific templateId and extension. </w:t>
            </w:r>
            <w:r w:rsidRPr="007770C6">
              <w:rPr>
                <w:rFonts w:eastAsia="Calibri" w:cs="Calibri"/>
                <w:b/>
                <w:bCs/>
                <w:color w:val="000000"/>
              </w:rPr>
              <w:t>[AIGEX-VR2]</w:t>
            </w:r>
          </w:p>
        </w:tc>
      </w:tr>
      <w:tr w:rsidRPr="00C64922" w:rsidR="00254B4A" w:rsidTr="00254B4A" w14:paraId="60952B24" w14:textId="77777777">
        <w:tc>
          <w:tcPr>
            <w:tcW w:w="725" w:type="dxa"/>
            <w:tcBorders>
              <w:right w:val="nil"/>
            </w:tcBorders>
            <w:shd w:val="clear" w:color="auto" w:fill="C6D9F1"/>
          </w:tcPr>
          <w:p w:rsidRPr="00C64922" w:rsidR="00C246B7" w:rsidP="00D14360" w:rsidRDefault="00634398" w14:paraId="14742D07" w14:textId="77777777">
            <w:pPr>
              <w:autoSpaceDE w:val="0"/>
              <w:autoSpaceDN w:val="0"/>
              <w:adjustRightInd w:val="0"/>
              <w:spacing w:after="120"/>
              <w:rPr>
                <w:noProof/>
              </w:rPr>
            </w:pPr>
            <w:r>
              <w:rPr>
                <w:noProof/>
              </w:rPr>
              <w:drawing>
                <wp:inline distT="0" distB="0" distL="0" distR="0" wp14:anchorId="0FCF2600" wp14:editId="2A4E026B">
                  <wp:extent cx="323215" cy="323215"/>
                  <wp:effectExtent l="0" t="0" r="0" b="635"/>
                  <wp:docPr id="93" name="Graphic 10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50" w:type="dxa"/>
            <w:tcBorders>
              <w:left w:val="nil"/>
            </w:tcBorders>
            <w:shd w:val="clear" w:color="auto" w:fill="C6D9F1"/>
          </w:tcPr>
          <w:p w:rsidRPr="00D14360" w:rsidR="00C246B7" w:rsidP="00D14360" w:rsidRDefault="00C246B7" w14:paraId="47F01652" w14:textId="77777777">
            <w:pPr>
              <w:autoSpaceDE w:val="0"/>
              <w:autoSpaceDN w:val="0"/>
              <w:adjustRightInd w:val="0"/>
              <w:spacing w:after="120"/>
              <w:ind w:hanging="14"/>
              <w:rPr>
                <w:rFonts w:eastAsia="Calibri" w:cs="Calibri"/>
                <w:color w:val="000000"/>
              </w:rPr>
            </w:pPr>
            <w:r w:rsidRPr="00D14360">
              <w:rPr>
                <w:rFonts w:eastAsia="Calibri" w:cs="Calibri"/>
                <w:color w:val="000000"/>
              </w:rPr>
              <w:t>All documents SHALL pass defined as no errors the validation requirements in VR1 and VR2.</w:t>
            </w:r>
            <w:r w:rsidRPr="00D14360">
              <w:rPr>
                <w:rFonts w:eastAsia="Calibri" w:cs="Calibri"/>
                <w:b/>
                <w:color w:val="000000"/>
              </w:rPr>
              <w:t xml:space="preserve"> </w:t>
            </w:r>
            <w:r w:rsidRPr="007770C6">
              <w:rPr>
                <w:rFonts w:eastAsia="Calibri" w:cs="Calibri"/>
                <w:b/>
                <w:color w:val="000000"/>
              </w:rPr>
              <w:t>[AIGEX-VR3]</w:t>
            </w:r>
          </w:p>
        </w:tc>
      </w:tr>
      <w:tr w:rsidRPr="00C64922" w:rsidR="00254B4A" w:rsidTr="00254B4A" w14:paraId="21EB7580" w14:textId="77777777">
        <w:tc>
          <w:tcPr>
            <w:tcW w:w="725" w:type="dxa"/>
            <w:tcBorders>
              <w:right w:val="nil"/>
            </w:tcBorders>
            <w:shd w:val="clear" w:color="auto" w:fill="C6D9F1"/>
          </w:tcPr>
          <w:p w:rsidRPr="00C64922" w:rsidR="00C246B7" w:rsidP="00D14360" w:rsidRDefault="00634398" w14:paraId="55A4FEBC" w14:textId="77777777">
            <w:pPr>
              <w:tabs>
                <w:tab w:val="left" w:pos="249"/>
              </w:tabs>
              <w:autoSpaceDE w:val="0"/>
              <w:autoSpaceDN w:val="0"/>
              <w:adjustRightInd w:val="0"/>
              <w:spacing w:after="120"/>
              <w:rPr>
                <w:noProof/>
              </w:rPr>
            </w:pPr>
            <w:r>
              <w:rPr>
                <w:noProof/>
              </w:rPr>
              <w:drawing>
                <wp:inline distT="0" distB="0" distL="0" distR="0" wp14:anchorId="03C1B9D7" wp14:editId="31AAF11A">
                  <wp:extent cx="323215" cy="323215"/>
                  <wp:effectExtent l="0" t="0" r="0" b="635"/>
                  <wp:docPr id="92" name="Graphic 10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5"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50" w:type="dxa"/>
            <w:tcBorders>
              <w:left w:val="nil"/>
            </w:tcBorders>
            <w:shd w:val="clear" w:color="auto" w:fill="C6D9F1"/>
          </w:tcPr>
          <w:p w:rsidRPr="00D14360" w:rsidR="00C246B7" w:rsidP="00D14360" w:rsidRDefault="00C246B7" w14:paraId="35CD5966" w14:textId="41660DCA">
            <w:pPr>
              <w:autoSpaceDE w:val="0"/>
              <w:autoSpaceDN w:val="0"/>
              <w:adjustRightInd w:val="0"/>
              <w:spacing w:after="120"/>
              <w:ind w:hanging="14"/>
              <w:rPr>
                <w:rFonts w:eastAsia="Calibri" w:cs="Calibri"/>
                <w:b/>
                <w:color w:val="000000"/>
              </w:rPr>
            </w:pPr>
            <w:r w:rsidRPr="00D14360">
              <w:rPr>
                <w:rFonts w:eastAsia="Calibri" w:cs="Calibri"/>
                <w:color w:val="000000"/>
              </w:rPr>
              <w:t>Documents that do not meet the validation criteria SHALL NOT be considered a valid attachment for the purpose of this Guide.</w:t>
            </w:r>
            <w:r w:rsidRPr="00D14360">
              <w:rPr>
                <w:rFonts w:eastAsia="Calibri" w:cs="Calibri"/>
                <w:b/>
                <w:color w:val="000000"/>
              </w:rPr>
              <w:t xml:space="preserve"> </w:t>
            </w:r>
            <w:r w:rsidRPr="007770C6">
              <w:rPr>
                <w:rFonts w:eastAsia="Calibri" w:cs="Calibri"/>
                <w:b/>
                <w:color w:val="000000"/>
              </w:rPr>
              <w:t>[AIGEX</w:t>
            </w:r>
            <w:r w:rsidRPr="007770C6" w:rsidR="00DF16F7">
              <w:rPr>
                <w:rFonts w:eastAsia="Calibri" w:cs="Calibri"/>
                <w:b/>
                <w:color w:val="000000"/>
              </w:rPr>
              <w:t>-</w:t>
            </w:r>
            <w:r w:rsidRPr="007770C6">
              <w:rPr>
                <w:rFonts w:eastAsia="Calibri" w:cs="Calibri"/>
                <w:b/>
                <w:color w:val="000000"/>
              </w:rPr>
              <w:t>VR</w:t>
            </w:r>
            <w:r w:rsidRPr="007770C6" w:rsidR="00DF16F7">
              <w:rPr>
                <w:rFonts w:eastAsia="Calibri" w:cs="Calibri"/>
                <w:b/>
                <w:color w:val="000000"/>
              </w:rPr>
              <w:t>4</w:t>
            </w:r>
            <w:r w:rsidRPr="007770C6">
              <w:rPr>
                <w:rFonts w:eastAsia="Calibri" w:cs="Calibri"/>
                <w:b/>
                <w:color w:val="000000"/>
              </w:rPr>
              <w:t>]</w:t>
            </w:r>
          </w:p>
        </w:tc>
      </w:tr>
    </w:tbl>
    <w:p w:rsidRPr="00D14360" w:rsidR="005E7793" w:rsidP="003A3D50" w:rsidRDefault="005E7793" w14:paraId="61076200" w14:textId="77777777">
      <w:pPr>
        <w:rPr>
          <w:rFonts w:eastAsia="Calibri" w:cs="Calibri"/>
          <w:color w:val="000000"/>
        </w:rPr>
      </w:pPr>
    </w:p>
    <w:p w:rsidRPr="00D14360" w:rsidR="00A10C4D" w:rsidP="00B505D2" w:rsidRDefault="00A10C4D" w14:paraId="7347842C" w14:textId="77777777">
      <w:pPr>
        <w:spacing w:after="120"/>
        <w:rPr>
          <w:rFonts w:eastAsia="Calibri" w:cs="Calibri"/>
          <w:color w:val="000000"/>
        </w:rPr>
      </w:pPr>
      <w:r w:rsidRPr="00D14360">
        <w:rPr>
          <w:rFonts w:eastAsia="Calibri" w:cs="Calibri"/>
          <w:color w:val="000000"/>
        </w:rPr>
        <w:t xml:space="preserve">Previously some implementer communities took a different stance suggesting that any C-CDA document that passed CDA Schema validation should, at a minimum, be accepted and systems </w:t>
      </w:r>
      <w:r w:rsidRPr="00D14360">
        <w:rPr>
          <w:rFonts w:eastAsia="Calibri" w:cs="Calibri"/>
          <w:caps/>
          <w:color w:val="000000"/>
        </w:rPr>
        <w:t xml:space="preserve">should </w:t>
      </w:r>
      <w:r w:rsidRPr="00D14360">
        <w:rPr>
          <w:rFonts w:eastAsia="Calibri" w:cs="Calibri"/>
          <w:color w:val="000000"/>
        </w:rPr>
        <w:t xml:space="preserve">support rendering the section.text information present in the document. The position suggested Content Consumers SHOULD NOT reject documents that did not conform to the C-CDA R2.1 specification for the </w:t>
      </w:r>
      <w:r w:rsidRPr="00D14360" w:rsidR="00264F83">
        <w:rPr>
          <w:rFonts w:eastAsia="Calibri" w:cs="Calibri"/>
          <w:color w:val="000000"/>
        </w:rPr>
        <w:t>declared</w:t>
      </w:r>
      <w:r w:rsidRPr="00D14360">
        <w:rPr>
          <w:rFonts w:eastAsia="Calibri" w:cs="Calibri"/>
          <w:color w:val="000000"/>
        </w:rPr>
        <w:t xml:space="preserve"> Document templates.</w:t>
      </w:r>
    </w:p>
    <w:p w:rsidRPr="003B0179" w:rsidR="00010F33" w:rsidP="005E7793" w:rsidRDefault="00010F33" w14:paraId="07284E62" w14:textId="1008E92F">
      <w:pPr>
        <w:spacing w:after="240"/>
        <w:rPr>
          <w:rFonts w:asciiTheme="minorHAnsi" w:hAnsiTheme="minorHAnsi" w:cstheme="minorHAnsi"/>
        </w:rPr>
      </w:pPr>
      <w:r w:rsidRPr="003B0179">
        <w:rPr>
          <w:rFonts w:asciiTheme="minorHAnsi" w:hAnsiTheme="minorHAnsi" w:cstheme="minorHAnsi"/>
        </w:rPr>
        <w:t>Content Consumers SHOULD be tolerant of accepting non-conformant C-CDA documents because rejecting documents for non-conformance may reduce or delay availability of valuable clinical data. However, Content Consumers may reject non-conformant C-CDA documents. For example</w:t>
      </w:r>
      <w:r w:rsidRPr="003B0179" w:rsidR="003F4E1F">
        <w:rPr>
          <w:rFonts w:asciiTheme="minorHAnsi" w:hAnsiTheme="minorHAnsi" w:cstheme="minorHAnsi"/>
        </w:rPr>
        <w:t>,</w:t>
      </w:r>
      <w:r w:rsidRPr="003B0179">
        <w:rPr>
          <w:rFonts w:asciiTheme="minorHAnsi" w:hAnsiTheme="minorHAnsi" w:cstheme="minorHAnsi"/>
        </w:rPr>
        <w:t xml:space="preserve"> if a document cannot be rendered</w:t>
      </w:r>
      <w:r w:rsidRPr="003B0179" w:rsidR="003F4E1F">
        <w:rPr>
          <w:rFonts w:asciiTheme="minorHAnsi" w:hAnsiTheme="minorHAnsi" w:cstheme="minorHAnsi"/>
        </w:rPr>
        <w:t>.</w:t>
      </w:r>
      <w:r w:rsidRPr="003B0179">
        <w:rPr>
          <w:rFonts w:asciiTheme="minorHAnsi" w:hAnsiTheme="minorHAnsi" w:cstheme="minorHAnsi"/>
        </w:rPr>
        <w:t xml:space="preserve"> </w:t>
      </w:r>
      <w:r w:rsidRPr="003B0179" w:rsidR="003F4E1F">
        <w:rPr>
          <w:rFonts w:asciiTheme="minorHAnsi" w:hAnsiTheme="minorHAnsi" w:cstheme="minorHAnsi"/>
        </w:rPr>
        <w:t>Local trading partners may establish additional requirements for accepting documents.</w:t>
      </w:r>
    </w:p>
    <w:p w:rsidRPr="003B0179" w:rsidR="003F4E1F" w:rsidP="005E7793" w:rsidRDefault="003F4E1F" w14:paraId="776A93A9" w14:textId="77777777">
      <w:pPr>
        <w:spacing w:after="240"/>
        <w:rPr>
          <w:rFonts w:eastAsia="Calibri" w:asciiTheme="minorHAnsi" w:hAnsiTheme="minorHAnsi" w:cstheme="minorHAnsi"/>
          <w:color w:val="000000"/>
        </w:rPr>
      </w:pP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184114" w:rsidR="004038CF" w:rsidTr="00254B4A" w14:paraId="309CC8AB" w14:textId="77777777">
        <w:trPr>
          <w:trHeight w:val="953"/>
        </w:trPr>
        <w:tc>
          <w:tcPr>
            <w:tcW w:w="725" w:type="dxa"/>
            <w:tcBorders>
              <w:right w:val="nil"/>
            </w:tcBorders>
            <w:shd w:val="clear" w:color="auto" w:fill="C6D9F1"/>
          </w:tcPr>
          <w:p w:rsidRPr="003B0179" w:rsidR="004038CF" w:rsidP="00C246B7" w:rsidRDefault="00634398" w14:paraId="21D367D9" w14:textId="77777777">
            <w:pPr>
              <w:pStyle w:val="BodyText"/>
              <w:rPr>
                <w:rFonts w:asciiTheme="minorHAnsi" w:hAnsiTheme="minorHAnsi" w:cstheme="minorHAnsi"/>
                <w:noProof/>
                <w:lang w:bidi="ar-SA"/>
              </w:rPr>
            </w:pPr>
            <w:r w:rsidRPr="003B0179">
              <w:rPr>
                <w:rFonts w:asciiTheme="minorHAnsi" w:hAnsiTheme="minorHAnsi" w:cstheme="minorHAnsi"/>
                <w:noProof/>
              </w:rPr>
              <w:drawing>
                <wp:inline distT="0" distB="0" distL="0" distR="0" wp14:anchorId="270B2E86" wp14:editId="20E0DC91">
                  <wp:extent cx="323215" cy="323215"/>
                  <wp:effectExtent l="0" t="0" r="0" b="635"/>
                  <wp:docPr id="91" name="Graphic 3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1"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DF5244" w:rsidR="004038CF" w:rsidP="003B0179" w:rsidRDefault="00010F33" w14:paraId="4643C301" w14:textId="6339AEF6">
            <w:pPr>
              <w:pStyle w:val="CommentText"/>
              <w:rPr>
                <w:rFonts w:asciiTheme="minorHAnsi" w:hAnsiTheme="minorHAnsi" w:cstheme="minorHAnsi"/>
              </w:rPr>
            </w:pPr>
            <w:r w:rsidRPr="007770C6">
              <w:rPr>
                <w:rFonts w:asciiTheme="minorHAnsi" w:hAnsiTheme="minorHAnsi" w:cstheme="minorHAnsi"/>
              </w:rPr>
              <w:t xml:space="preserve">Consumers SHOULD be tolerant of accepting non-conformant C-CDA documents when possible. </w:t>
            </w:r>
            <w:r w:rsidRPr="007770C6" w:rsidR="00A17D8D">
              <w:rPr>
                <w:rFonts w:eastAsia="Calibri" w:asciiTheme="minorHAnsi" w:hAnsiTheme="minorHAnsi" w:cstheme="minorHAnsi"/>
                <w:color w:val="000000"/>
              </w:rPr>
              <w:t>However, rejecting documents based on an entity’s validation rules or for structural issues may reduce or delay availability of valid clinical data.</w:t>
            </w:r>
            <w:r w:rsidRPr="007770C6" w:rsidR="004038CF">
              <w:rPr>
                <w:rFonts w:eastAsia="Calibri" w:asciiTheme="minorHAnsi" w:hAnsiTheme="minorHAnsi" w:cstheme="minorHAnsi"/>
                <w:color w:val="000000"/>
              </w:rPr>
              <w:t xml:space="preserve"> </w:t>
            </w:r>
            <w:r w:rsidRPr="007770C6" w:rsidR="00AA382A">
              <w:rPr>
                <w:rFonts w:asciiTheme="minorHAnsi" w:hAnsiTheme="minorHAnsi" w:cstheme="minorHAnsi"/>
                <w:b/>
                <w:bCs/>
                <w:color w:val="000000"/>
              </w:rPr>
              <w:t>[BP-020]</w:t>
            </w:r>
          </w:p>
        </w:tc>
      </w:tr>
      <w:tr w:rsidRPr="00C64922" w:rsidR="00C65ED0" w:rsidDel="00DF16F7" w:rsidTr="00254B4A" w14:paraId="21654848" w14:textId="77777777">
        <w:tc>
          <w:tcPr>
            <w:tcW w:w="725" w:type="dxa"/>
            <w:tcBorders>
              <w:right w:val="nil"/>
            </w:tcBorders>
            <w:shd w:val="clear" w:color="auto" w:fill="C6D9F1"/>
          </w:tcPr>
          <w:p w:rsidR="00C65ED0" w:rsidP="00A26B75" w:rsidRDefault="00634398" w14:paraId="09CB10A8" w14:textId="77777777">
            <w:pPr>
              <w:rPr>
                <w:noProof/>
              </w:rPr>
            </w:pPr>
            <w:r>
              <w:rPr>
                <w:noProof/>
              </w:rPr>
              <w:drawing>
                <wp:inline distT="0" distB="0" distL="0" distR="0" wp14:anchorId="1228AB03" wp14:editId="1E6D6F8C">
                  <wp:extent cx="323215" cy="323215"/>
                  <wp:effectExtent l="0" t="0" r="0" b="635"/>
                  <wp:docPr id="90" name="Graphic 3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1"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3A3D50" w:rsidR="00C65ED0" w:rsidDel="00FF6B69" w:rsidP="00C65ED0" w:rsidRDefault="00C65ED0" w14:paraId="4E4AA9EA" w14:textId="77777777">
            <w:pPr>
              <w:rPr>
                <w:rFonts w:cs="Calibri"/>
              </w:rPr>
            </w:pPr>
            <w:r w:rsidRPr="003A3D50">
              <w:rPr>
                <w:rFonts w:cs="Calibri"/>
              </w:rPr>
              <w:t>C-CDA Content Consumers SHOULD be able to replace a prior version of a document.</w:t>
            </w:r>
            <w:r w:rsidRPr="003A3D50">
              <w:rPr>
                <w:rFonts w:cs="Calibri"/>
                <w:b/>
                <w:bCs/>
              </w:rPr>
              <w:t xml:space="preserve"> [</w:t>
            </w:r>
            <w:r w:rsidR="00AA382A">
              <w:rPr>
                <w:rFonts w:cs="Calibri"/>
                <w:b/>
                <w:bCs/>
              </w:rPr>
              <w:t>CONF-021</w:t>
            </w:r>
            <w:r w:rsidRPr="003A3D50">
              <w:rPr>
                <w:rFonts w:cs="Calibri"/>
                <w:b/>
                <w:bCs/>
              </w:rPr>
              <w:t>]</w:t>
            </w:r>
            <w:r w:rsidRPr="003A3D50">
              <w:rPr>
                <w:rFonts w:cs="Calibri"/>
                <w:b/>
              </w:rPr>
              <w:t xml:space="preserve"> </w:t>
            </w:r>
            <w:r w:rsidRPr="003A3D50">
              <w:rPr>
                <w:rFonts w:cs="Calibri"/>
                <w:bCs/>
              </w:rPr>
              <w:t xml:space="preserve"> </w:t>
            </w:r>
          </w:p>
        </w:tc>
      </w:tr>
    </w:tbl>
    <w:p w:rsidRPr="00C64922" w:rsidR="00A26B75" w:rsidP="00A26B75" w:rsidRDefault="00A26B75" w14:paraId="4592B691" w14:textId="77777777"/>
    <w:p w:rsidRPr="003A3D50" w:rsidR="00C65ED0" w:rsidP="00C65ED0" w:rsidRDefault="00C65ED0" w14:paraId="2872AC4C" w14:textId="77777777">
      <w:pPr>
        <w:spacing w:after="120"/>
        <w:rPr>
          <w:rFonts w:eastAsia="Calibri" w:cs="Calibri"/>
          <w:color w:val="000000"/>
        </w:rPr>
      </w:pPr>
      <w:r w:rsidRPr="003A3D50">
        <w:rPr>
          <w:rFonts w:eastAsia="Calibri" w:cs="Calibri"/>
          <w:color w:val="000000"/>
        </w:rPr>
        <w:t>Additionally, there are regulatory (Certification) requirements to support sequencing and hiding sections based on a provider’s preferences.  A system must allow restricted viewing and support the ability of providers to tailor restricted views as a possible solution for large unusable documents. Use of the C-CDA CDA XSL style sheet will not be sufficient to meet the certification requirements.</w:t>
      </w:r>
      <w:r w:rsidRPr="003A3D50">
        <w:rPr>
          <w:rStyle w:val="FootnoteReference"/>
          <w:rFonts w:eastAsia="Calibri" w:cs="Calibri"/>
          <w:color w:val="000000"/>
        </w:rPr>
        <w:footnoteReference w:id="40"/>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C65ED0" w:rsidTr="00254B4A" w14:paraId="7CEFD758" w14:textId="77777777">
        <w:trPr>
          <w:trHeight w:val="827"/>
        </w:trPr>
        <w:tc>
          <w:tcPr>
            <w:tcW w:w="725" w:type="dxa"/>
            <w:tcBorders>
              <w:right w:val="nil"/>
            </w:tcBorders>
            <w:shd w:val="clear" w:color="auto" w:fill="BDD6EE"/>
          </w:tcPr>
          <w:p w:rsidRPr="005E1ED2" w:rsidR="00C65ED0" w:rsidP="003414CA" w:rsidRDefault="00634398" w14:paraId="5248AE5C" w14:textId="77777777">
            <w:pPr>
              <w:pStyle w:val="BodyText"/>
              <w:rPr>
                <w:noProof/>
                <w:lang w:bidi="ar-SA"/>
              </w:rPr>
            </w:pPr>
            <w:r>
              <w:rPr>
                <w:noProof/>
              </w:rPr>
              <w:drawing>
                <wp:inline distT="0" distB="0" distL="0" distR="0" wp14:anchorId="405B961B" wp14:editId="0384A7DA">
                  <wp:extent cx="323215" cy="323215"/>
                  <wp:effectExtent l="0" t="0" r="0" b="635"/>
                  <wp:docPr id="89" name="Graphic 32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28"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BDD6EE"/>
          </w:tcPr>
          <w:p w:rsidRPr="00916D2D" w:rsidR="00C65ED0" w:rsidP="003A3D50" w:rsidRDefault="00AA382A" w14:paraId="4955D597" w14:textId="77777777">
            <w:pPr>
              <w:rPr>
                <w:rFonts w:cs="Calibri"/>
              </w:rPr>
            </w:pPr>
            <w:r w:rsidRPr="005E1ED2">
              <w:rPr>
                <w:rFonts w:eastAsia="Calibri" w:cs="Calibri"/>
                <w:color w:val="000000"/>
              </w:rPr>
              <w:t>Content Consumers SH</w:t>
            </w:r>
            <w:r w:rsidRPr="00916D2D">
              <w:rPr>
                <w:rFonts w:eastAsia="Calibri" w:cs="Calibri"/>
                <w:color w:val="000000"/>
              </w:rPr>
              <w:t xml:space="preserve">ALL support sequencing and hiding sections based on a provider’s preferences and SHALL allow restricted viewing and support the ability of providers to tailor restricted views as a possible solution for large unusable </w:t>
            </w:r>
            <w:r>
              <w:rPr>
                <w:rFonts w:eastAsia="Calibri" w:cs="Calibri"/>
                <w:color w:val="000000"/>
              </w:rPr>
              <w:t>d</w:t>
            </w:r>
            <w:r w:rsidRPr="00916D2D">
              <w:rPr>
                <w:rFonts w:eastAsia="Calibri" w:cs="Calibri"/>
                <w:color w:val="000000"/>
              </w:rPr>
              <w:t xml:space="preserve">ocuments. </w:t>
            </w:r>
            <w:r w:rsidRPr="00916D2D">
              <w:rPr>
                <w:rFonts w:cs="Calibri"/>
                <w:b/>
                <w:bCs/>
              </w:rPr>
              <w:t>[BP-</w:t>
            </w:r>
            <w:r>
              <w:rPr>
                <w:rFonts w:cs="Calibri"/>
                <w:b/>
                <w:bCs/>
              </w:rPr>
              <w:t>022</w:t>
            </w:r>
            <w:r w:rsidRPr="00916D2D">
              <w:rPr>
                <w:rFonts w:cs="Calibri"/>
                <w:b/>
                <w:bCs/>
              </w:rPr>
              <w:t>]</w:t>
            </w:r>
          </w:p>
        </w:tc>
      </w:tr>
    </w:tbl>
    <w:p w:rsidR="00C65ED0" w:rsidP="00B505D2" w:rsidRDefault="00C65ED0" w14:paraId="182554D7" w14:textId="77777777">
      <w:pPr>
        <w:spacing w:after="120"/>
        <w:rPr>
          <w:rFonts w:eastAsia="Calibri" w:cs="Calibri"/>
          <w:color w:val="000000"/>
        </w:rPr>
      </w:pPr>
    </w:p>
    <w:p w:rsidRPr="00D14360" w:rsidR="00A10C4D" w:rsidP="00B505D2" w:rsidRDefault="00A10C4D" w14:paraId="6B3477F9" w14:textId="77777777">
      <w:pPr>
        <w:spacing w:after="120"/>
        <w:rPr>
          <w:rFonts w:eastAsia="Calibri" w:cs="Calibri"/>
          <w:color w:val="000000"/>
        </w:rPr>
      </w:pPr>
      <w:r w:rsidRPr="00D14360">
        <w:rPr>
          <w:rFonts w:eastAsia="Calibri" w:cs="Calibri"/>
          <w:color w:val="000000"/>
        </w:rPr>
        <w:t>The receiving system’s ability to replace a parent document should be maintained regardless of the mechanism of exchange (</w:t>
      </w:r>
      <w:r w:rsidRPr="003A3D50">
        <w:rPr>
          <w:rFonts w:eastAsia="Calibri" w:cs="Calibri"/>
          <w:i/>
          <w:iCs/>
          <w:color w:val="000000"/>
        </w:rPr>
        <w:t>e.g.</w:t>
      </w:r>
      <w:r w:rsidRPr="00D14360">
        <w:rPr>
          <w:rFonts w:eastAsia="Calibri" w:cs="Calibri"/>
          <w:color w:val="000000"/>
        </w:rPr>
        <w:t xml:space="preserve"> via Direct, query, etc.). Some systems cannot link to prior versions using relatedDocument/parentDocument/id. Due to this inconsistent implementation of linking to parent documents, receiving systems may link to prior versions by using encompassingEncounter/id.</w:t>
      </w:r>
      <w:r w:rsidRPr="00D14360">
        <w:rPr>
          <w:rStyle w:val="FootnoteReference"/>
          <w:rFonts w:eastAsia="Calibri" w:cs="Calibri"/>
          <w:color w:val="000000"/>
        </w:rPr>
        <w:footnoteReference w:id="41"/>
      </w:r>
    </w:p>
    <w:p w:rsidRPr="00D14360" w:rsidR="00A10C4D" w:rsidP="005E7793" w:rsidRDefault="00212693" w14:paraId="56EB6A51" w14:textId="76CD9C77">
      <w:pPr>
        <w:spacing w:after="24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hyperlink w:history="1" w:anchor="_Options_for_Temporarily">
        <w:r w:rsidRPr="00AD08FB" w:rsidR="00A10C4D">
          <w:rPr>
            <w:rStyle w:val="Hyperlink"/>
            <w:rFonts w:eastAsia="Calibri" w:cs="Calibri"/>
            <w:color w:val="000000"/>
            <w:u w:val="none"/>
          </w:rPr>
          <w:t xml:space="preserve"> </w:t>
        </w:r>
        <w:r w:rsidRPr="007770C6" w:rsidR="00A26B75">
          <w:rPr>
            <w:rStyle w:val="Hyperlink"/>
            <w:rFonts w:eastAsia="Calibri" w:cs="Calibri"/>
          </w:rPr>
          <w:t>2.8</w:t>
        </w:r>
        <w:r w:rsidRPr="007770C6" w:rsidR="00A10C4D">
          <w:rPr>
            <w:rStyle w:val="Hyperlink"/>
            <w:rFonts w:eastAsia="Calibri" w:cs="Calibri"/>
          </w:rPr>
          <w:t xml:space="preserve"> Options for </w:t>
        </w:r>
        <w:r w:rsidRPr="007770C6">
          <w:rPr>
            <w:rStyle w:val="Hyperlink"/>
            <w:rFonts w:eastAsia="Calibri" w:cs="Calibri"/>
          </w:rPr>
          <w:t>Temporarily Unavailable D</w:t>
        </w:r>
        <w:r w:rsidRPr="007770C6" w:rsidR="00A10C4D">
          <w:rPr>
            <w:rStyle w:val="Hyperlink"/>
            <w:rFonts w:eastAsia="Calibri" w:cs="Calibri"/>
          </w:rPr>
          <w:t>ata</w:t>
        </w:r>
      </w:hyperlink>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C246B7" w:rsidTr="00254B4A" w14:paraId="37136774" w14:textId="77777777">
        <w:tc>
          <w:tcPr>
            <w:tcW w:w="725" w:type="dxa"/>
            <w:tcBorders>
              <w:right w:val="nil"/>
            </w:tcBorders>
            <w:shd w:val="clear" w:color="auto" w:fill="C6D9F1"/>
          </w:tcPr>
          <w:p w:rsidRPr="00C64922" w:rsidR="00C246B7" w:rsidP="00C246B7" w:rsidRDefault="00634398" w14:paraId="205A7DC5" w14:textId="77777777">
            <w:pPr>
              <w:pStyle w:val="BodyText"/>
              <w:rPr>
                <w:noProof/>
              </w:rPr>
            </w:pPr>
            <w:r>
              <w:rPr>
                <w:noProof/>
              </w:rPr>
              <w:drawing>
                <wp:inline distT="0" distB="0" distL="0" distR="0" wp14:anchorId="01C56ACB" wp14:editId="7DD23D1A">
                  <wp:extent cx="323215" cy="323215"/>
                  <wp:effectExtent l="0" t="0" r="0" b="635"/>
                  <wp:docPr id="88" name="Graphic 8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9"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C64922" w:rsidR="00C246B7" w:rsidP="00C246B7" w:rsidRDefault="00C246B7" w14:paraId="4A97A7F6" w14:textId="77777777">
            <w:pPr>
              <w:pStyle w:val="BodyText"/>
            </w:pPr>
            <w:r w:rsidRPr="00C64922">
              <w:t>C-CDA Content Consumers SHOULD use setId and versionNumber to manage document succession.</w:t>
            </w:r>
            <w:r w:rsidRPr="00D14360">
              <w:rPr>
                <w:b/>
              </w:rPr>
              <w:t xml:space="preserve"> </w:t>
            </w:r>
            <w:r w:rsidRPr="00D14360">
              <w:rPr>
                <w:bCs/>
              </w:rPr>
              <w:t xml:space="preserve"> </w:t>
            </w:r>
            <w:r w:rsidRPr="00D14360">
              <w:rPr>
                <w:b/>
                <w:bCs/>
              </w:rPr>
              <w:t>[CONF-</w:t>
            </w:r>
            <w:r w:rsidR="00AA382A">
              <w:rPr>
                <w:b/>
                <w:bCs/>
              </w:rPr>
              <w:t>023</w:t>
            </w:r>
            <w:r w:rsidRPr="00D14360">
              <w:rPr>
                <w:b/>
                <w:bCs/>
              </w:rPr>
              <w:t>]</w:t>
            </w:r>
          </w:p>
        </w:tc>
      </w:tr>
    </w:tbl>
    <w:p w:rsidRPr="00C64922" w:rsidR="00A26B75" w:rsidP="00A26B75" w:rsidRDefault="00A26B75" w14:paraId="7E7493DF" w14:textId="77777777"/>
    <w:p w:rsidRPr="00D14360" w:rsidR="00C246B7" w:rsidP="00C246B7" w:rsidRDefault="00614C1D" w14:paraId="5959BDD5" w14:textId="77777777">
      <w:pPr>
        <w:spacing w:after="240"/>
        <w:rPr>
          <w:rFonts w:eastAsia="Calibri" w:cs="Calibri"/>
          <w:color w:val="000000"/>
        </w:rPr>
      </w:pPr>
      <w:r w:rsidRPr="00D14360">
        <w:rPr>
          <w:rFonts w:eastAsia="Calibri" w:cs="Calibri"/>
          <w:color w:val="000000"/>
        </w:rPr>
        <w:t xml:space="preserve">When using C-CDA documents for attachments shared with Payers, additional conformance requirements were set forth in HL7 CDA R2 Attachment IG: Exchange of C-CDA Based Documents, R1 – US Realm. Chapter 7.5 addresses how Content Consumers should handle document succession: </w:t>
      </w:r>
    </w:p>
    <w:tbl>
      <w:tblPr>
        <w:tblW w:w="936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35"/>
      </w:tblGrid>
      <w:tr w:rsidR="00D53140" w:rsidTr="00254B4A" w14:paraId="05AF816B" w14:textId="77777777">
        <w:trPr>
          <w:trHeight w:val="503"/>
        </w:trPr>
        <w:tc>
          <w:tcPr>
            <w:tcW w:w="720" w:type="dxa"/>
            <w:tcBorders>
              <w:right w:val="nil"/>
            </w:tcBorders>
            <w:shd w:val="clear" w:color="auto" w:fill="C6D9F1"/>
          </w:tcPr>
          <w:p w:rsidRPr="00D14360" w:rsidR="00D53140" w:rsidP="007770C6" w:rsidRDefault="00634398" w14:paraId="62D47CE7" w14:textId="77777777">
            <w:pPr>
              <w:rPr>
                <w:rFonts w:eastAsia="Calibri" w:cs="Calibri"/>
                <w:color w:val="000000"/>
              </w:rPr>
            </w:pPr>
            <w:r>
              <w:rPr>
                <w:noProof/>
              </w:rPr>
              <w:drawing>
                <wp:inline distT="0" distB="0" distL="0" distR="0" wp14:anchorId="16B07B02" wp14:editId="765523F0">
                  <wp:extent cx="323215" cy="323215"/>
                  <wp:effectExtent l="0" t="0" r="0" b="635"/>
                  <wp:docPr id="87" name="Graphic 8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6"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D14360" w:rsidR="00D53140" w:rsidP="00D14360" w:rsidRDefault="00D53140" w14:paraId="0CC892AC" w14:textId="77777777">
            <w:pPr>
              <w:spacing w:after="60"/>
              <w:rPr>
                <w:rFonts w:eastAsia="Calibri" w:cs="Calibri"/>
                <w:color w:val="000000"/>
              </w:rPr>
            </w:pPr>
            <w:r w:rsidRPr="00D14360">
              <w:rPr>
                <w:rFonts w:eastAsia="Calibri" w:cs="Calibri"/>
                <w:color w:val="000000"/>
              </w:rPr>
              <w:t>Document recipients SHOULD recognize, associate, and make available versions of documents as defined by the setId and version in the US Realm Header.</w:t>
            </w:r>
            <w:r w:rsidRPr="00D14360">
              <w:rPr>
                <w:rFonts w:eastAsia="Calibri" w:cs="Calibri"/>
                <w:b/>
                <w:color w:val="000000"/>
              </w:rPr>
              <w:t xml:space="preserve"> </w:t>
            </w:r>
            <w:r w:rsidRPr="007770C6">
              <w:rPr>
                <w:rFonts w:eastAsia="Calibri" w:cs="Calibri"/>
                <w:b/>
                <w:color w:val="000000"/>
              </w:rPr>
              <w:t>[AIGEX-DS2]</w:t>
            </w:r>
          </w:p>
        </w:tc>
      </w:tr>
      <w:tr w:rsidR="00D53140" w:rsidTr="00254B4A" w14:paraId="6D525882" w14:textId="77777777">
        <w:trPr>
          <w:trHeight w:val="368"/>
        </w:trPr>
        <w:tc>
          <w:tcPr>
            <w:tcW w:w="720" w:type="dxa"/>
            <w:tcBorders>
              <w:right w:val="nil"/>
            </w:tcBorders>
            <w:shd w:val="clear" w:color="auto" w:fill="C6D9F1"/>
          </w:tcPr>
          <w:p w:rsidRPr="00D14360" w:rsidR="00D53140" w:rsidP="007770C6" w:rsidRDefault="00634398" w14:paraId="39048A70" w14:textId="77777777">
            <w:pPr>
              <w:rPr>
                <w:rFonts w:eastAsia="Calibri" w:cs="Calibri"/>
                <w:color w:val="000000"/>
              </w:rPr>
            </w:pPr>
            <w:r>
              <w:rPr>
                <w:noProof/>
              </w:rPr>
              <w:drawing>
                <wp:inline distT="0" distB="0" distL="0" distR="0" wp14:anchorId="4026ED4B" wp14:editId="248BF8BD">
                  <wp:extent cx="323215" cy="323215"/>
                  <wp:effectExtent l="0" t="0" r="0" b="635"/>
                  <wp:docPr id="86" name="Graphic 11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0"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D14360" w:rsidR="00D53140" w:rsidP="00D14360" w:rsidRDefault="00D53140" w14:paraId="7E3FB6BC" w14:textId="77777777">
            <w:pPr>
              <w:spacing w:after="60"/>
              <w:rPr>
                <w:rFonts w:eastAsia="Calibri" w:cs="Calibri"/>
                <w:color w:val="000000"/>
              </w:rPr>
            </w:pPr>
            <w:r w:rsidRPr="00D14360">
              <w:rPr>
                <w:rFonts w:eastAsia="Calibri" w:cs="Calibri"/>
                <w:color w:val="000000"/>
              </w:rPr>
              <w:t xml:space="preserve">Document recipients SHOULD apply any document retention policies to all versions of a document as defined by setId and version. </w:t>
            </w:r>
            <w:r w:rsidRPr="007770C6">
              <w:rPr>
                <w:rFonts w:eastAsia="Calibri" w:cs="Calibri"/>
                <w:b/>
                <w:bCs/>
                <w:color w:val="000000"/>
              </w:rPr>
              <w:t>[AIGEX-DS3]</w:t>
            </w:r>
            <w:r w:rsidRPr="00D14360" w:rsidR="006F3BC6">
              <w:rPr>
                <w:rStyle w:val="FootnoteReference"/>
                <w:rFonts w:eastAsia="Calibri" w:cs="Calibri"/>
                <w:color w:val="000000"/>
              </w:rPr>
              <w:footnoteReference w:id="42"/>
            </w:r>
          </w:p>
        </w:tc>
      </w:tr>
    </w:tbl>
    <w:p w:rsidRPr="00C64922" w:rsidR="00C246B7" w:rsidP="00C246B7" w:rsidRDefault="00C246B7" w14:paraId="0B1A6A24" w14:textId="77777777"/>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D53140" w:rsidTr="00254B4A" w14:paraId="58D8FD7F" w14:textId="77777777">
        <w:trPr>
          <w:trHeight w:val="490"/>
        </w:trPr>
        <w:tc>
          <w:tcPr>
            <w:tcW w:w="725" w:type="dxa"/>
            <w:tcBorders>
              <w:right w:val="nil"/>
            </w:tcBorders>
            <w:shd w:val="clear" w:color="auto" w:fill="C6D9F1"/>
          </w:tcPr>
          <w:p w:rsidRPr="00C64922" w:rsidR="00D53140" w:rsidP="00510672" w:rsidRDefault="00634398" w14:paraId="0F66A4BF" w14:textId="77777777">
            <w:pPr>
              <w:pStyle w:val="BodyText"/>
              <w:rPr>
                <w:noProof/>
              </w:rPr>
            </w:pPr>
            <w:r>
              <w:rPr>
                <w:noProof/>
              </w:rPr>
              <w:drawing>
                <wp:inline distT="0" distB="0" distL="0" distR="0" wp14:anchorId="72034D59" wp14:editId="002677B6">
                  <wp:extent cx="323215" cy="323215"/>
                  <wp:effectExtent l="0" t="0" r="0" b="635"/>
                  <wp:docPr id="85" name="Graphic 11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1"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D14360" w:rsidR="00D53140" w:rsidP="00510672" w:rsidRDefault="00D53140" w14:paraId="6FCAF9AB" w14:textId="77777777">
            <w:pPr>
              <w:pStyle w:val="BodyText"/>
              <w:rPr>
                <w:b/>
                <w:bCs/>
              </w:rPr>
            </w:pPr>
            <w:r w:rsidRPr="00C64922">
              <w:t>C-CDA Content Consumers SHOULD display useful document metadata when showing available documents for retrieval or retrieved documents.</w:t>
            </w:r>
            <w:r w:rsidRPr="00D14360">
              <w:rPr>
                <w:b/>
              </w:rPr>
              <w:t xml:space="preserve"> </w:t>
            </w:r>
            <w:r w:rsidRPr="00D14360">
              <w:rPr>
                <w:bCs/>
              </w:rPr>
              <w:t xml:space="preserve"> </w:t>
            </w:r>
            <w:r w:rsidRPr="00D14360">
              <w:rPr>
                <w:b/>
                <w:bCs/>
              </w:rPr>
              <w:t>[</w:t>
            </w:r>
            <w:r w:rsidR="00AA382A">
              <w:rPr>
                <w:b/>
                <w:bCs/>
              </w:rPr>
              <w:t>BP-024</w:t>
            </w:r>
            <w:r w:rsidRPr="00D14360">
              <w:rPr>
                <w:b/>
                <w:bCs/>
              </w:rPr>
              <w:t>]</w:t>
            </w:r>
          </w:p>
        </w:tc>
      </w:tr>
      <w:tr w:rsidRPr="00C64922" w:rsidR="00616B12" w:rsidTr="00254B4A" w14:paraId="77F747A1" w14:textId="77777777">
        <w:trPr>
          <w:trHeight w:val="490"/>
        </w:trPr>
        <w:tc>
          <w:tcPr>
            <w:tcW w:w="725" w:type="dxa"/>
            <w:tcBorders>
              <w:right w:val="nil"/>
            </w:tcBorders>
            <w:shd w:val="clear" w:color="auto" w:fill="C6D9F1"/>
          </w:tcPr>
          <w:p w:rsidR="00616B12" w:rsidP="00616B12" w:rsidRDefault="00634398" w14:paraId="1781CC07" w14:textId="77777777">
            <w:pPr>
              <w:pStyle w:val="BodyText"/>
              <w:rPr>
                <w:noProof/>
              </w:rPr>
            </w:pPr>
            <w:r>
              <w:rPr>
                <w:noProof/>
              </w:rPr>
              <w:drawing>
                <wp:inline distT="0" distB="0" distL="0" distR="0" wp14:anchorId="3FEA9A5A" wp14:editId="5C2E58B9">
                  <wp:extent cx="323215" cy="323215"/>
                  <wp:effectExtent l="0" t="0" r="0" b="635"/>
                  <wp:docPr id="84" name="Graphic 11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5"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C64922" w:rsidR="00616B12" w:rsidP="00616B12" w:rsidRDefault="00616B12" w14:paraId="697CE8AE" w14:textId="77777777">
            <w:pPr>
              <w:pStyle w:val="BodyText"/>
            </w:pPr>
            <w:r w:rsidRPr="00C64922">
              <w:t xml:space="preserve">C-CDA Content Consumers SHOULD </w:t>
            </w:r>
            <w:r>
              <w:t xml:space="preserve">enable </w:t>
            </w:r>
            <w:r w:rsidRPr="00C64922">
              <w:t>display</w:t>
            </w:r>
            <w:r w:rsidR="00AA382A">
              <w:t xml:space="preserve"> of</w:t>
            </w:r>
            <w:r w:rsidRPr="00C64922">
              <w:t xml:space="preserve"> all unrestricted sections of a valid CDA Document.</w:t>
            </w:r>
            <w:r w:rsidRPr="00D14360">
              <w:rPr>
                <w:b/>
              </w:rPr>
              <w:t xml:space="preserve"> </w:t>
            </w:r>
            <w:r w:rsidRPr="00D14360">
              <w:rPr>
                <w:bCs/>
              </w:rPr>
              <w:t xml:space="preserve"> </w:t>
            </w:r>
            <w:r w:rsidRPr="00D14360">
              <w:rPr>
                <w:b/>
                <w:bCs/>
              </w:rPr>
              <w:t>[</w:t>
            </w:r>
            <w:r w:rsidR="00AA382A">
              <w:rPr>
                <w:b/>
                <w:bCs/>
              </w:rPr>
              <w:t>BP-025</w:t>
            </w:r>
            <w:r w:rsidRPr="00D14360">
              <w:rPr>
                <w:b/>
                <w:bCs/>
              </w:rPr>
              <w:t>]</w:t>
            </w:r>
          </w:p>
        </w:tc>
      </w:tr>
    </w:tbl>
    <w:p w:rsidRPr="00C64922" w:rsidR="00C246B7" w:rsidP="00C246B7" w:rsidRDefault="00C246B7" w14:paraId="6483E552" w14:textId="77777777">
      <w:bookmarkStart w:name="_zuu8py00blj" w:colFirst="0" w:colLast="0" w:id="346"/>
      <w:bookmarkStart w:name="_p1d4n7i07jt2" w:colFirst="0" w:colLast="0" w:id="347"/>
      <w:bookmarkStart w:name="_2kqrz14y48oq" w:colFirst="0" w:colLast="0" w:id="348"/>
      <w:bookmarkStart w:name="_41mghml" w:colFirst="0" w:colLast="0" w:id="349"/>
      <w:bookmarkEnd w:id="346"/>
      <w:bookmarkEnd w:id="347"/>
      <w:bookmarkEnd w:id="348"/>
      <w:bookmarkEnd w:id="349"/>
    </w:p>
    <w:p w:rsidRPr="00C65ED0" w:rsidR="00C246B7" w:rsidP="00C246B7" w:rsidRDefault="00C246B7" w14:paraId="3301621E" w14:textId="77777777">
      <w:pPr>
        <w:spacing w:after="120"/>
        <w:rPr>
          <w:rFonts w:eastAsia="Calibri" w:cs="Calibri"/>
          <w:color w:val="000000"/>
        </w:rPr>
      </w:pPr>
      <w:bookmarkStart w:name="_uivcnqtg0j9n" w:colFirst="0" w:colLast="0" w:id="350"/>
      <w:bookmarkEnd w:id="350"/>
      <w:r w:rsidRPr="00C65ED0">
        <w:rPr>
          <w:rFonts w:eastAsia="Calibri" w:cs="Calibri"/>
          <w:color w:val="000000"/>
        </w:rPr>
        <w:t xml:space="preserve">The Joint </w:t>
      </w:r>
      <w:r w:rsidRPr="00C65ED0" w:rsidR="00614C1D">
        <w:rPr>
          <w:rFonts w:eastAsia="Calibri" w:cs="Calibri"/>
          <w:color w:val="000000"/>
        </w:rPr>
        <w:t xml:space="preserve">Document Content </w:t>
      </w:r>
      <w:r w:rsidRPr="00C65ED0">
        <w:rPr>
          <w:rFonts w:eastAsia="Calibri" w:cs="Calibri"/>
          <w:color w:val="000000"/>
        </w:rPr>
        <w:t>Work Group implementation guide states, “The base CDA standard is designed so that every section’s section.text element is displayable in a basic browser using the base CDA stylesheet, cda.xsl. While receivers are allowed to implement complex processing to apply their own display styles to a section, a system SHALL never hide a section if it does not recognize the LOINC section code. Every properly formatted section SHALL be displayed, or an option given, to allow the user to view the full unrestricted document.”</w:t>
      </w:r>
      <w:r w:rsidRPr="00C65ED0">
        <w:rPr>
          <w:rStyle w:val="FootnoteReference"/>
          <w:rFonts w:eastAsia="Calibri" w:cs="Calibri"/>
          <w:color w:val="000000"/>
        </w:rPr>
        <w:footnoteReference w:id="43"/>
      </w:r>
    </w:p>
    <w:p w:rsidRPr="003A3D50" w:rsidR="00C65ED0" w:rsidP="00C65ED0" w:rsidRDefault="00C65ED0" w14:paraId="571DDEE1" w14:textId="77777777">
      <w:pPr>
        <w:rPr>
          <w:rFonts w:eastAsia="Calibri" w:cs="Calibri"/>
          <w:color w:val="000000"/>
        </w:rPr>
      </w:pPr>
      <w:r w:rsidRPr="003A3D50">
        <w:rPr>
          <w:rFonts w:eastAsia="Calibri" w:cs="Calibri"/>
          <w:color w:val="000000"/>
        </w:rPr>
        <w:t xml:space="preserve">This guidance, combined with the guidance regarding Content Consumer capabilities to limit and customize the rendering of content in a C-CDA document, shows that implementer best practices for Content Consumers includes a wide range of rendering possibilities. </w:t>
      </w:r>
    </w:p>
    <w:p w:rsidRPr="003A3D50" w:rsidR="00C65ED0" w:rsidP="00C65ED0" w:rsidRDefault="00C65ED0" w14:paraId="2FFC509B" w14:textId="48F8773E">
      <w:pPr>
        <w:spacing w:before="240" w:after="240"/>
        <w:rPr>
          <w:rFonts w:eastAsia="Calibri" w:cs="Calibri"/>
          <w:color w:val="000000"/>
        </w:rPr>
      </w:pPr>
      <w:r w:rsidRPr="003A3D50">
        <w:rPr>
          <w:rFonts w:eastAsia="Calibri" w:cs="Calibri"/>
          <w:color w:val="000000"/>
        </w:rPr>
        <w:t xml:space="preserve">When presenting users with a list of available documents, implementer best practice includes displaying metadata based on guidance included in the </w:t>
      </w:r>
      <w:r w:rsidRPr="003A3D50">
        <w:rPr>
          <w:rFonts w:cs="Calibri"/>
        </w:rPr>
        <w:t xml:space="preserve">Sequoia Project - </w:t>
      </w:r>
      <w:hyperlink r:id="rId28">
        <w:r w:rsidRPr="003A3D50">
          <w:rPr>
            <w:rFonts w:cs="Calibri"/>
            <w:color w:val="1155CC"/>
            <w:u w:val="single"/>
          </w:rPr>
          <w:t>eHealth Exchange Content Testing Program Guide</w:t>
        </w:r>
      </w:hyperlink>
      <w:r w:rsidRPr="003A3D50">
        <w:rPr>
          <w:rFonts w:cs="Calibri"/>
        </w:rPr>
        <w:t xml:space="preserve"> with the additions of Date and Title by the Joint Document Content Work Group.</w:t>
      </w:r>
    </w:p>
    <w:p w:rsidR="00DD100C" w:rsidP="00C65ED0" w:rsidRDefault="0009537F" w14:paraId="7DAD0F3D" w14:textId="77777777">
      <w:pPr>
        <w:spacing w:before="240" w:after="240"/>
        <w:rPr>
          <w:rFonts w:eastAsia="Calibri" w:cs="Calibri"/>
          <w:color w:val="000000"/>
        </w:rPr>
      </w:pPr>
      <w:r>
        <w:rPr>
          <w:rFonts w:eastAsia="Calibri" w:cs="Calibri"/>
          <w:color w:val="000000"/>
        </w:rPr>
        <w:t>Shown below is “</w:t>
      </w:r>
      <w:r w:rsidRPr="003A3D50" w:rsidR="00C65ED0">
        <w:rPr>
          <w:rFonts w:eastAsia="Calibri" w:cs="Calibri"/>
          <w:color w:val="000000"/>
        </w:rPr>
        <w:t>Figure 18</w:t>
      </w:r>
      <w:r w:rsidRPr="0083506C">
        <w:rPr>
          <w:rFonts w:eastAsia="Calibri" w:cs="Calibri"/>
          <w:color w:val="000000"/>
        </w:rPr>
        <w:t xml:space="preserve"> </w:t>
      </w:r>
      <w:r w:rsidRPr="003A3D50">
        <w:rPr>
          <w:rFonts w:cs="Calibri"/>
        </w:rPr>
        <w:t>Document Information Available during the IHE Query and in the stored C-CDA</w:t>
      </w:r>
      <w:r w:rsidR="00DD100C">
        <w:rPr>
          <w:rFonts w:eastAsia="Calibri" w:cs="Calibri"/>
          <w:color w:val="000000"/>
        </w:rPr>
        <w:t xml:space="preserve"> from </w:t>
      </w:r>
      <w:r w:rsidRPr="003A3D50" w:rsidR="00C65ED0">
        <w:rPr>
          <w:rFonts w:eastAsia="Calibri" w:cs="Calibri"/>
          <w:color w:val="000000"/>
        </w:rPr>
        <w:t xml:space="preserve">the Joint Work Group implementation guide </w:t>
      </w:r>
      <w:r>
        <w:rPr>
          <w:rFonts w:eastAsia="Calibri" w:cs="Calibri"/>
          <w:color w:val="000000"/>
        </w:rPr>
        <w:t xml:space="preserve">which </w:t>
      </w:r>
      <w:r w:rsidRPr="003A3D50" w:rsidR="00C65ED0">
        <w:rPr>
          <w:rFonts w:eastAsia="Calibri" w:cs="Calibri"/>
          <w:color w:val="000000"/>
        </w:rPr>
        <w:t>summarizes key data elements available in the IHE Document Query transaction (ITI-18) and in the C-CDA document header</w:t>
      </w:r>
      <w:r w:rsidR="00DD100C">
        <w:rPr>
          <w:rFonts w:eastAsia="Calibri" w:cs="Calibri"/>
          <w:color w:val="000000"/>
        </w:rPr>
        <w:t>:</w:t>
      </w:r>
      <w:r w:rsidRPr="003A3D50" w:rsidR="00C65ED0">
        <w:rPr>
          <w:rStyle w:val="FootnoteReference"/>
          <w:rFonts w:eastAsia="Calibri" w:cs="Calibri"/>
          <w:color w:val="000000"/>
        </w:rPr>
        <w:footnoteReference w:id="44"/>
      </w:r>
      <w:r w:rsidRPr="003A3D50" w:rsidR="00C65ED0">
        <w:rPr>
          <w:rFonts w:eastAsia="Calibri" w:cs="Calibri"/>
          <w:color w:val="000000"/>
        </w:rPr>
        <w:t xml:space="preserve">  </w:t>
      </w:r>
    </w:p>
    <w:p w:rsidRPr="003A3D50" w:rsidR="00DD100C" w:rsidP="003A3D50" w:rsidRDefault="00DD100C" w14:paraId="732E9B8E" w14:textId="77777777">
      <w:pPr>
        <w:spacing w:after="240"/>
        <w:ind w:left="907" w:right="1440"/>
        <w:rPr>
          <w:rFonts w:cs="Calibri"/>
        </w:rPr>
      </w:pPr>
      <w:r w:rsidRPr="003A3D50">
        <w:rPr>
          <w:rFonts w:cs="Calibri"/>
        </w:rPr>
        <w:t>When displaying available documents for retrieval or retrieved documents, systems should display corresponding document information. This information may be obtained from the IHE query/retrieve transaction (i.e., the same as what was displayed in the “list of available documents” during the query) or may be obtained (parsed) from within the C-CDA document header</w:t>
      </w:r>
      <w:r w:rsidRPr="003A3D50">
        <w:rPr>
          <w:rStyle w:val="FootnoteReference"/>
          <w:rFonts w:cs="Calibri"/>
        </w:rPr>
        <w:footnoteReference w:id="45"/>
      </w:r>
      <w:r w:rsidRPr="003A3D50">
        <w:rPr>
          <w:rFonts w:cs="Calibri"/>
        </w:rPr>
        <w:t xml:space="preserve">. </w:t>
      </w:r>
    </w:p>
    <w:tbl>
      <w:tblPr>
        <w:tblW w:w="9780" w:type="dxa"/>
        <w:tblInd w:w="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2" w:type="dxa"/>
          <w:right w:w="72" w:type="dxa"/>
        </w:tblCellMar>
        <w:tblLook w:val="04A0" w:firstRow="1" w:lastRow="0" w:firstColumn="1" w:lastColumn="0" w:noHBand="0" w:noVBand="1"/>
      </w:tblPr>
      <w:tblGrid>
        <w:gridCol w:w="1293"/>
        <w:gridCol w:w="1045"/>
        <w:gridCol w:w="7442"/>
      </w:tblGrid>
      <w:tr w:rsidR="00254B4A" w:rsidTr="009F13BB" w14:paraId="1F262362" w14:textId="77777777">
        <w:tc>
          <w:tcPr>
            <w:tcW w:w="1293" w:type="dxa"/>
            <w:shd w:val="clear" w:color="auto" w:fill="BFBFBF"/>
            <w:vAlign w:val="center"/>
          </w:tcPr>
          <w:p w:rsidRPr="009F13BB" w:rsidR="00DD100C" w:rsidP="009F13BB" w:rsidRDefault="00DD100C" w14:paraId="5E12954A" w14:textId="77777777">
            <w:pPr>
              <w:jc w:val="center"/>
              <w:rPr>
                <w:b/>
                <w:sz w:val="18"/>
                <w:szCs w:val="18"/>
              </w:rPr>
            </w:pPr>
            <w:r w:rsidRPr="009F13BB">
              <w:rPr>
                <w:b/>
                <w:sz w:val="18"/>
                <w:szCs w:val="18"/>
              </w:rPr>
              <w:t>Document Info</w:t>
            </w:r>
          </w:p>
        </w:tc>
        <w:tc>
          <w:tcPr>
            <w:tcW w:w="1045" w:type="dxa"/>
            <w:shd w:val="clear" w:color="auto" w:fill="BFBFBF"/>
            <w:vAlign w:val="center"/>
          </w:tcPr>
          <w:p w:rsidRPr="009F13BB" w:rsidR="00DD100C" w:rsidP="009F13BB" w:rsidRDefault="00DD100C" w14:paraId="09F617B8" w14:textId="77777777">
            <w:pPr>
              <w:jc w:val="center"/>
              <w:rPr>
                <w:b/>
                <w:sz w:val="18"/>
                <w:szCs w:val="18"/>
              </w:rPr>
            </w:pPr>
            <w:r w:rsidRPr="009F13BB">
              <w:rPr>
                <w:b/>
                <w:sz w:val="18"/>
                <w:szCs w:val="18"/>
              </w:rPr>
              <w:t>Availability</w:t>
            </w:r>
          </w:p>
        </w:tc>
        <w:tc>
          <w:tcPr>
            <w:tcW w:w="7442" w:type="dxa"/>
            <w:shd w:val="clear" w:color="auto" w:fill="BFBFBF"/>
            <w:vAlign w:val="center"/>
          </w:tcPr>
          <w:p w:rsidRPr="009F13BB" w:rsidR="00DD100C" w:rsidP="00455D1A" w:rsidRDefault="00DD100C" w14:paraId="40F8AD88" w14:textId="77777777">
            <w:pPr>
              <w:rPr>
                <w:b/>
                <w:sz w:val="18"/>
                <w:szCs w:val="18"/>
              </w:rPr>
            </w:pPr>
            <w:r w:rsidRPr="009F13BB">
              <w:rPr>
                <w:b/>
                <w:sz w:val="18"/>
                <w:szCs w:val="18"/>
              </w:rPr>
              <w:t>Location</w:t>
            </w:r>
          </w:p>
        </w:tc>
      </w:tr>
      <w:tr w:rsidR="00DD100C" w:rsidTr="00254B4A" w14:paraId="0CFDC282" w14:textId="77777777">
        <w:trPr>
          <w:trHeight w:val="575"/>
        </w:trPr>
        <w:tc>
          <w:tcPr>
            <w:tcW w:w="1293" w:type="dxa"/>
            <w:vMerge w:val="restart"/>
            <w:shd w:val="clear" w:color="auto" w:fill="auto"/>
            <w:vAlign w:val="center"/>
          </w:tcPr>
          <w:p w:rsidRPr="009F13BB" w:rsidR="00DD100C" w:rsidP="009F13BB" w:rsidRDefault="00DD100C" w14:paraId="15282C70" w14:textId="77777777">
            <w:pPr>
              <w:jc w:val="center"/>
              <w:rPr>
                <w:rFonts w:cs="Calibri Light"/>
                <w:sz w:val="22"/>
                <w:szCs w:val="22"/>
              </w:rPr>
            </w:pPr>
            <w:r w:rsidRPr="009F13BB">
              <w:rPr>
                <w:rFonts w:cs="Calibri Light"/>
                <w:sz w:val="22"/>
                <w:szCs w:val="22"/>
              </w:rPr>
              <w:t>Date range</w:t>
            </w:r>
          </w:p>
        </w:tc>
        <w:tc>
          <w:tcPr>
            <w:tcW w:w="1045" w:type="dxa"/>
            <w:shd w:val="clear" w:color="auto" w:fill="auto"/>
            <w:vAlign w:val="center"/>
          </w:tcPr>
          <w:p w:rsidRPr="009F13BB" w:rsidR="00DD100C" w:rsidP="00455D1A" w:rsidRDefault="00DD100C" w14:paraId="413D8341" w14:textId="77777777">
            <w:pPr>
              <w:rPr>
                <w:sz w:val="18"/>
                <w:szCs w:val="18"/>
              </w:rPr>
            </w:pPr>
            <w:r w:rsidRPr="009F13BB">
              <w:rPr>
                <w:sz w:val="18"/>
                <w:szCs w:val="18"/>
              </w:rPr>
              <w:t>IHE Metadata</w:t>
            </w:r>
          </w:p>
        </w:tc>
        <w:tc>
          <w:tcPr>
            <w:tcW w:w="7442" w:type="dxa"/>
            <w:shd w:val="clear" w:color="auto" w:fill="auto"/>
            <w:vAlign w:val="center"/>
          </w:tcPr>
          <w:p w:rsidRPr="009F13BB" w:rsidR="00DD100C" w:rsidP="00455D1A" w:rsidRDefault="00DD100C" w14:paraId="6FE121C9" w14:textId="77777777">
            <w:pPr>
              <w:rPr>
                <w:rFonts w:ascii="Courier New" w:hAnsi="Courier New" w:eastAsia="Courier New" w:cs="Courier New"/>
              </w:rPr>
            </w:pPr>
            <w:r w:rsidRPr="009F13BB">
              <w:rPr>
                <w:rFonts w:ascii="Courier New" w:hAnsi="Courier New" w:cs="Courier New"/>
                <w:color w:val="044444"/>
              </w:rPr>
              <w:t>DocumentEntry.</w:t>
            </w:r>
            <w:r w:rsidRPr="009F13BB">
              <w:rPr>
                <w:rFonts w:ascii="Courier New" w:hAnsi="Courier New" w:eastAsia="Courier New" w:cs="Courier New"/>
              </w:rPr>
              <w:t>serviceStartTime</w:t>
            </w:r>
          </w:p>
          <w:p w:rsidRPr="009F13BB" w:rsidR="00DD100C" w:rsidP="00455D1A" w:rsidRDefault="00DD100C" w14:paraId="2ADA1FAC" w14:textId="77777777">
            <w:pPr>
              <w:rPr>
                <w:rFonts w:ascii="Courier New" w:hAnsi="Courier New" w:eastAsia="Courier New" w:cs="Courier New"/>
              </w:rPr>
            </w:pPr>
            <w:r w:rsidRPr="009F13BB">
              <w:rPr>
                <w:rFonts w:ascii="Courier New" w:hAnsi="Courier New" w:cs="Courier New"/>
                <w:color w:val="044444"/>
              </w:rPr>
              <w:t>DocumentEntry.</w:t>
            </w:r>
            <w:r w:rsidRPr="009F13BB">
              <w:rPr>
                <w:rFonts w:ascii="Courier New" w:hAnsi="Courier New" w:cs="Courier New"/>
              </w:rPr>
              <w:t>serviceStopTime</w:t>
            </w:r>
          </w:p>
        </w:tc>
      </w:tr>
      <w:tr w:rsidR="00DD100C" w:rsidTr="00254B4A" w14:paraId="23E58421" w14:textId="77777777">
        <w:trPr>
          <w:trHeight w:val="1061"/>
        </w:trPr>
        <w:tc>
          <w:tcPr>
            <w:tcW w:w="1293" w:type="dxa"/>
            <w:vMerge/>
            <w:shd w:val="clear" w:color="auto" w:fill="auto"/>
            <w:vAlign w:val="center"/>
          </w:tcPr>
          <w:p w:rsidRPr="009F13BB" w:rsidR="00DD100C" w:rsidP="009F13BB" w:rsidRDefault="00DD100C" w14:paraId="7E1BB177" w14:textId="77777777">
            <w:pPr>
              <w:jc w:val="center"/>
              <w:rPr>
                <w:rFonts w:cs="Calibri Light"/>
                <w:sz w:val="22"/>
                <w:szCs w:val="22"/>
              </w:rPr>
            </w:pPr>
          </w:p>
        </w:tc>
        <w:tc>
          <w:tcPr>
            <w:tcW w:w="1045" w:type="dxa"/>
            <w:shd w:val="clear" w:color="auto" w:fill="auto"/>
            <w:vAlign w:val="center"/>
          </w:tcPr>
          <w:p w:rsidRPr="009F13BB" w:rsidR="00DD100C" w:rsidP="00455D1A" w:rsidRDefault="00DD100C" w14:paraId="077423EF" w14:textId="77777777">
            <w:pPr>
              <w:rPr>
                <w:sz w:val="18"/>
                <w:szCs w:val="18"/>
              </w:rPr>
            </w:pPr>
            <w:r w:rsidRPr="009F13BB">
              <w:rPr>
                <w:sz w:val="18"/>
                <w:szCs w:val="18"/>
              </w:rPr>
              <w:t xml:space="preserve">Encounter </w:t>
            </w:r>
          </w:p>
          <w:p w:rsidRPr="009F13BB" w:rsidR="00DD100C" w:rsidP="00455D1A" w:rsidRDefault="00DD100C" w14:paraId="0D934B7D" w14:textId="77777777">
            <w:pPr>
              <w:rPr>
                <w:sz w:val="18"/>
                <w:szCs w:val="18"/>
              </w:rPr>
            </w:pPr>
            <w:r w:rsidRPr="009F13BB">
              <w:rPr>
                <w:sz w:val="18"/>
                <w:szCs w:val="18"/>
              </w:rPr>
              <w:t>Summary</w:t>
            </w:r>
          </w:p>
          <w:p w:rsidRPr="009F13BB" w:rsidR="00DD100C" w:rsidP="00455D1A" w:rsidRDefault="00DD100C" w14:paraId="66C3AEB5" w14:textId="77777777">
            <w:pPr>
              <w:rPr>
                <w:sz w:val="18"/>
                <w:szCs w:val="18"/>
              </w:rPr>
            </w:pPr>
            <w:r w:rsidRPr="009F13BB">
              <w:rPr>
                <w:sz w:val="18"/>
                <w:szCs w:val="18"/>
              </w:rPr>
              <w:t>C-CDA Header</w:t>
            </w:r>
          </w:p>
        </w:tc>
        <w:tc>
          <w:tcPr>
            <w:tcW w:w="7442" w:type="dxa"/>
            <w:shd w:val="clear" w:color="auto" w:fill="auto"/>
            <w:vAlign w:val="center"/>
          </w:tcPr>
          <w:p w:rsidRPr="009F13BB" w:rsidR="00DD100C" w:rsidP="009F13BB" w:rsidRDefault="00DD100C" w14:paraId="7C124DB6" w14:textId="77777777">
            <w:pPr>
              <w:ind w:right="908"/>
              <w:rPr>
                <w:rFonts w:ascii="Courier New" w:hAnsi="Courier New" w:eastAsia="Courier New" w:cs="Courier New"/>
              </w:rPr>
            </w:pPr>
            <w:r w:rsidRPr="009F13BB">
              <w:rPr>
                <w:rFonts w:ascii="Courier New" w:hAnsi="Courier New" w:eastAsia="Courier New" w:cs="Courier New"/>
              </w:rPr>
              <w:t>ClinicalDocument/componentOf/encompassingEncounter/</w:t>
            </w:r>
          </w:p>
          <w:p w:rsidRPr="009F13BB" w:rsidR="00DD100C" w:rsidP="00455D1A" w:rsidRDefault="00DD100C" w14:paraId="653C37E6" w14:textId="77777777">
            <w:pPr>
              <w:rPr>
                <w:rFonts w:ascii="Courier New" w:hAnsi="Courier New" w:eastAsia="Courier New" w:cs="Courier New"/>
              </w:rPr>
            </w:pPr>
            <w:r w:rsidRPr="009F13BB">
              <w:rPr>
                <w:rFonts w:ascii="Courier New" w:hAnsi="Courier New" w:eastAsia="Courier New" w:cs="Courier New"/>
              </w:rPr>
              <w:t xml:space="preserve">effectiveTime/low  </w:t>
            </w:r>
          </w:p>
          <w:p w:rsidRPr="009F13BB" w:rsidR="00DD100C" w:rsidP="00455D1A" w:rsidRDefault="00DD100C" w14:paraId="52396B43" w14:textId="77777777">
            <w:pPr>
              <w:rPr>
                <w:rFonts w:ascii="Courier New" w:hAnsi="Courier New" w:eastAsia="Courier New" w:cs="Courier New"/>
              </w:rPr>
            </w:pPr>
            <w:r w:rsidRPr="009F13BB">
              <w:rPr>
                <w:rFonts w:ascii="Courier New" w:hAnsi="Courier New" w:eastAsia="Courier New" w:cs="Courier New"/>
              </w:rPr>
              <w:t>ClinicalDocument/componentOf/encompassingEncounter/</w:t>
            </w:r>
          </w:p>
          <w:p w:rsidRPr="009F13BB" w:rsidR="00DD100C" w:rsidP="00455D1A" w:rsidRDefault="00DD100C" w14:paraId="7FD4DB14" w14:textId="77777777">
            <w:pPr>
              <w:rPr>
                <w:rFonts w:ascii="Courier New" w:hAnsi="Courier New" w:eastAsia="Courier New" w:cs="Courier New"/>
              </w:rPr>
            </w:pPr>
            <w:r w:rsidRPr="009F13BB">
              <w:rPr>
                <w:rFonts w:ascii="Courier New" w:hAnsi="Courier New" w:eastAsia="Courier New" w:cs="Courier New"/>
              </w:rPr>
              <w:t xml:space="preserve">effectiveTime/high  </w:t>
            </w:r>
          </w:p>
        </w:tc>
      </w:tr>
      <w:tr w:rsidR="00DD100C" w:rsidTr="00254B4A" w14:paraId="448E1F8E" w14:textId="77777777">
        <w:tc>
          <w:tcPr>
            <w:tcW w:w="1293" w:type="dxa"/>
            <w:vMerge/>
            <w:shd w:val="clear" w:color="auto" w:fill="auto"/>
            <w:vAlign w:val="center"/>
          </w:tcPr>
          <w:p w:rsidRPr="009F13BB" w:rsidR="00DD100C" w:rsidP="009F13BB" w:rsidRDefault="00DD100C" w14:paraId="370AB530" w14:textId="77777777">
            <w:pPr>
              <w:jc w:val="center"/>
              <w:rPr>
                <w:rFonts w:cs="Calibri Light"/>
              </w:rPr>
            </w:pPr>
          </w:p>
        </w:tc>
        <w:tc>
          <w:tcPr>
            <w:tcW w:w="1045" w:type="dxa"/>
            <w:shd w:val="clear" w:color="auto" w:fill="auto"/>
            <w:vAlign w:val="center"/>
          </w:tcPr>
          <w:p w:rsidRPr="009F13BB" w:rsidR="00DD100C" w:rsidP="00455D1A" w:rsidRDefault="00DD100C" w14:paraId="30D5CC0E" w14:textId="77777777">
            <w:pPr>
              <w:rPr>
                <w:sz w:val="18"/>
                <w:szCs w:val="18"/>
              </w:rPr>
            </w:pPr>
            <w:r w:rsidRPr="009F13BB">
              <w:rPr>
                <w:sz w:val="18"/>
                <w:szCs w:val="18"/>
              </w:rPr>
              <w:t xml:space="preserve">Patient Summary </w:t>
            </w:r>
          </w:p>
          <w:p w:rsidRPr="009F13BB" w:rsidR="00DD100C" w:rsidP="00455D1A" w:rsidRDefault="00DD100C" w14:paraId="1501F1DB" w14:textId="77777777">
            <w:pPr>
              <w:rPr>
                <w:sz w:val="18"/>
                <w:szCs w:val="18"/>
              </w:rPr>
            </w:pPr>
            <w:r w:rsidRPr="009F13BB">
              <w:rPr>
                <w:sz w:val="18"/>
                <w:szCs w:val="18"/>
              </w:rPr>
              <w:t>C-CDA Header</w:t>
            </w:r>
          </w:p>
        </w:tc>
        <w:tc>
          <w:tcPr>
            <w:tcW w:w="7442" w:type="dxa"/>
            <w:shd w:val="clear" w:color="auto" w:fill="auto"/>
            <w:vAlign w:val="center"/>
          </w:tcPr>
          <w:p w:rsidRPr="009F13BB" w:rsidR="00DD100C" w:rsidP="00455D1A" w:rsidRDefault="00DD100C" w14:paraId="06A81DF4" w14:textId="77777777">
            <w:pPr>
              <w:rPr>
                <w:rFonts w:ascii="Courier New" w:hAnsi="Courier New" w:eastAsia="Courier New" w:cs="Courier New"/>
                <w:sz w:val="19"/>
                <w:szCs w:val="19"/>
              </w:rPr>
            </w:pPr>
            <w:r w:rsidRPr="009F13BB">
              <w:rPr>
                <w:rFonts w:ascii="Courier New" w:hAnsi="Courier New" w:eastAsia="Courier New" w:cs="Courier New"/>
                <w:sz w:val="19"/>
                <w:szCs w:val="19"/>
              </w:rPr>
              <w:t>ClinicalDocument/documentationOf/serviceEvent/effectiveTime/low</w:t>
            </w:r>
          </w:p>
          <w:p w:rsidRPr="009F13BB" w:rsidR="00DD100C" w:rsidP="00455D1A" w:rsidRDefault="00DD100C" w14:paraId="7A91C060" w14:textId="77777777">
            <w:pPr>
              <w:rPr>
                <w:rFonts w:ascii="Courier New" w:hAnsi="Courier New" w:eastAsia="Courier New" w:cs="Courier New"/>
                <w:sz w:val="19"/>
                <w:szCs w:val="19"/>
              </w:rPr>
            </w:pPr>
            <w:r w:rsidRPr="009F13BB">
              <w:rPr>
                <w:rFonts w:ascii="Courier New" w:hAnsi="Courier New" w:eastAsia="Courier New" w:cs="Courier New"/>
                <w:sz w:val="19"/>
                <w:szCs w:val="19"/>
              </w:rPr>
              <w:t>ClinicalDocument/documentationOf/serviceEvent/effectiveTime/high</w:t>
            </w:r>
          </w:p>
        </w:tc>
      </w:tr>
      <w:tr w:rsidR="00DD100C" w:rsidTr="00254B4A" w14:paraId="5D7473AF" w14:textId="77777777">
        <w:trPr>
          <w:trHeight w:val="494"/>
        </w:trPr>
        <w:tc>
          <w:tcPr>
            <w:tcW w:w="1293" w:type="dxa"/>
            <w:vMerge w:val="restart"/>
            <w:shd w:val="clear" w:color="auto" w:fill="auto"/>
            <w:vAlign w:val="center"/>
          </w:tcPr>
          <w:p w:rsidRPr="009F13BB" w:rsidR="00DD100C" w:rsidP="009F13BB" w:rsidRDefault="00DD100C" w14:paraId="1B5D6E05" w14:textId="77777777">
            <w:pPr>
              <w:jc w:val="center"/>
              <w:rPr>
                <w:rFonts w:cs="Calibri Light"/>
                <w:sz w:val="22"/>
                <w:szCs w:val="22"/>
              </w:rPr>
            </w:pPr>
            <w:r w:rsidRPr="009F13BB">
              <w:rPr>
                <w:rFonts w:cs="Calibri Light"/>
                <w:sz w:val="22"/>
                <w:szCs w:val="22"/>
              </w:rPr>
              <w:t>Title</w:t>
            </w:r>
          </w:p>
        </w:tc>
        <w:tc>
          <w:tcPr>
            <w:tcW w:w="1045" w:type="dxa"/>
            <w:shd w:val="clear" w:color="auto" w:fill="auto"/>
            <w:vAlign w:val="center"/>
          </w:tcPr>
          <w:p w:rsidRPr="009F13BB" w:rsidR="00DD100C" w:rsidP="00455D1A" w:rsidRDefault="00DD100C" w14:paraId="6A526AB7" w14:textId="77777777">
            <w:pPr>
              <w:rPr>
                <w:sz w:val="18"/>
                <w:szCs w:val="18"/>
              </w:rPr>
            </w:pPr>
            <w:r w:rsidRPr="009F13BB">
              <w:rPr>
                <w:sz w:val="18"/>
                <w:szCs w:val="18"/>
              </w:rPr>
              <w:t>IHE Metadata</w:t>
            </w:r>
          </w:p>
        </w:tc>
        <w:tc>
          <w:tcPr>
            <w:tcW w:w="7442" w:type="dxa"/>
            <w:shd w:val="clear" w:color="auto" w:fill="auto"/>
            <w:vAlign w:val="center"/>
          </w:tcPr>
          <w:p w:rsidRPr="009F13BB" w:rsidR="00DD100C" w:rsidP="00455D1A" w:rsidRDefault="00DD100C" w14:paraId="76D4D175" w14:textId="77777777">
            <w:r w:rsidRPr="009F13BB">
              <w:rPr>
                <w:rFonts w:ascii="Courier New" w:hAnsi="Courier New" w:cs="Courier New"/>
                <w:color w:val="044444"/>
              </w:rPr>
              <w:t>DocumentEntry.</w:t>
            </w:r>
            <w:r w:rsidRPr="009F13BB">
              <w:rPr>
                <w:rFonts w:ascii="Courier New" w:hAnsi="Courier New" w:eastAsia="Courier New" w:cs="Courier New"/>
              </w:rPr>
              <w:t>title</w:t>
            </w:r>
          </w:p>
        </w:tc>
      </w:tr>
      <w:tr w:rsidR="00DD100C" w:rsidTr="00254B4A" w14:paraId="1DED8395" w14:textId="77777777">
        <w:tc>
          <w:tcPr>
            <w:tcW w:w="1293" w:type="dxa"/>
            <w:vMerge/>
            <w:shd w:val="clear" w:color="auto" w:fill="auto"/>
            <w:vAlign w:val="center"/>
          </w:tcPr>
          <w:p w:rsidRPr="009F13BB" w:rsidR="00DD100C" w:rsidP="009F13BB" w:rsidRDefault="00DD100C" w14:paraId="5786D5EB" w14:textId="77777777">
            <w:pPr>
              <w:jc w:val="center"/>
              <w:rPr>
                <w:rFonts w:cs="Calibri Light"/>
                <w:sz w:val="22"/>
                <w:szCs w:val="22"/>
              </w:rPr>
            </w:pPr>
          </w:p>
        </w:tc>
        <w:tc>
          <w:tcPr>
            <w:tcW w:w="1045" w:type="dxa"/>
            <w:shd w:val="clear" w:color="auto" w:fill="auto"/>
            <w:vAlign w:val="center"/>
          </w:tcPr>
          <w:p w:rsidRPr="009F13BB" w:rsidR="00DD100C" w:rsidP="00455D1A" w:rsidRDefault="00DD100C" w14:paraId="6AC96DF0" w14:textId="77777777">
            <w:pPr>
              <w:rPr>
                <w:sz w:val="18"/>
                <w:szCs w:val="18"/>
              </w:rPr>
            </w:pPr>
            <w:r w:rsidRPr="009F13BB">
              <w:rPr>
                <w:sz w:val="18"/>
                <w:szCs w:val="18"/>
              </w:rPr>
              <w:t>C-CDA Header</w:t>
            </w:r>
          </w:p>
        </w:tc>
        <w:tc>
          <w:tcPr>
            <w:tcW w:w="7442" w:type="dxa"/>
            <w:shd w:val="clear" w:color="auto" w:fill="auto"/>
            <w:vAlign w:val="center"/>
          </w:tcPr>
          <w:p w:rsidRPr="009F13BB" w:rsidR="00DD100C" w:rsidP="00455D1A" w:rsidRDefault="00DD100C" w14:paraId="4C8B7AA9" w14:textId="77777777">
            <w:r w:rsidRPr="009F13BB">
              <w:rPr>
                <w:rFonts w:ascii="Courier New" w:hAnsi="Courier New" w:eastAsia="Courier New" w:cs="Courier New"/>
                <w:sz w:val="19"/>
                <w:szCs w:val="19"/>
              </w:rPr>
              <w:t>ClinicalDocument</w:t>
            </w:r>
            <w:r w:rsidRPr="009F13BB">
              <w:rPr>
                <w:rFonts w:ascii="Courier New" w:hAnsi="Courier New" w:eastAsia="Courier New" w:cs="Courier New"/>
              </w:rPr>
              <w:t>/title</w:t>
            </w:r>
          </w:p>
        </w:tc>
      </w:tr>
      <w:tr w:rsidR="00DD100C" w:rsidTr="00254B4A" w14:paraId="435B1E16" w14:textId="77777777">
        <w:trPr>
          <w:trHeight w:val="467"/>
        </w:trPr>
        <w:tc>
          <w:tcPr>
            <w:tcW w:w="1293" w:type="dxa"/>
            <w:vMerge w:val="restart"/>
            <w:shd w:val="clear" w:color="auto" w:fill="auto"/>
            <w:vAlign w:val="center"/>
          </w:tcPr>
          <w:p w:rsidRPr="009F13BB" w:rsidR="00DD100C" w:rsidP="009F13BB" w:rsidRDefault="00DD100C" w14:paraId="3BDDAAF8" w14:textId="77777777">
            <w:pPr>
              <w:jc w:val="center"/>
              <w:rPr>
                <w:rFonts w:cs="Calibri Light"/>
                <w:sz w:val="22"/>
                <w:szCs w:val="22"/>
              </w:rPr>
            </w:pPr>
            <w:r w:rsidRPr="009F13BB">
              <w:rPr>
                <w:rFonts w:cs="Calibri Light"/>
                <w:sz w:val="22"/>
                <w:szCs w:val="22"/>
              </w:rPr>
              <w:t>Document Type</w:t>
            </w:r>
          </w:p>
        </w:tc>
        <w:tc>
          <w:tcPr>
            <w:tcW w:w="1045" w:type="dxa"/>
            <w:shd w:val="clear" w:color="auto" w:fill="auto"/>
            <w:vAlign w:val="center"/>
          </w:tcPr>
          <w:p w:rsidRPr="009F13BB" w:rsidR="00DD100C" w:rsidP="00455D1A" w:rsidRDefault="00DD100C" w14:paraId="41F4BCA4" w14:textId="77777777">
            <w:pPr>
              <w:rPr>
                <w:sz w:val="18"/>
                <w:szCs w:val="18"/>
              </w:rPr>
            </w:pPr>
            <w:r w:rsidRPr="009F13BB">
              <w:rPr>
                <w:sz w:val="18"/>
                <w:szCs w:val="18"/>
              </w:rPr>
              <w:t>IHE Metadata</w:t>
            </w:r>
          </w:p>
        </w:tc>
        <w:tc>
          <w:tcPr>
            <w:tcW w:w="7442" w:type="dxa"/>
            <w:shd w:val="clear" w:color="auto" w:fill="auto"/>
            <w:vAlign w:val="center"/>
          </w:tcPr>
          <w:p w:rsidRPr="009F13BB" w:rsidR="00DD100C" w:rsidP="00455D1A" w:rsidRDefault="00DD100C" w14:paraId="64F5C388" w14:textId="77777777">
            <w:r w:rsidRPr="009F13BB">
              <w:rPr>
                <w:rFonts w:ascii="Courier New" w:hAnsi="Courier New" w:cs="Courier New"/>
                <w:color w:val="044444"/>
              </w:rPr>
              <w:t>DocumentEntry.</w:t>
            </w:r>
            <w:r w:rsidRPr="009F13BB">
              <w:rPr>
                <w:rFonts w:ascii="Courier New" w:hAnsi="Courier New" w:eastAsia="Courier New" w:cs="Courier New"/>
              </w:rPr>
              <w:t>typeCode</w:t>
            </w:r>
          </w:p>
        </w:tc>
      </w:tr>
      <w:tr w:rsidR="00DD100C" w:rsidTr="00254B4A" w14:paraId="28AA796F" w14:textId="77777777">
        <w:tc>
          <w:tcPr>
            <w:tcW w:w="1293" w:type="dxa"/>
            <w:vMerge/>
            <w:shd w:val="clear" w:color="auto" w:fill="auto"/>
            <w:vAlign w:val="center"/>
          </w:tcPr>
          <w:p w:rsidRPr="009F13BB" w:rsidR="00DD100C" w:rsidP="009F13BB" w:rsidRDefault="00DD100C" w14:paraId="199DF821" w14:textId="77777777">
            <w:pPr>
              <w:jc w:val="center"/>
              <w:rPr>
                <w:rFonts w:cs="Calibri Light"/>
                <w:sz w:val="22"/>
                <w:szCs w:val="22"/>
              </w:rPr>
            </w:pPr>
          </w:p>
        </w:tc>
        <w:tc>
          <w:tcPr>
            <w:tcW w:w="1045" w:type="dxa"/>
            <w:shd w:val="clear" w:color="auto" w:fill="auto"/>
            <w:vAlign w:val="center"/>
          </w:tcPr>
          <w:p w:rsidRPr="009F13BB" w:rsidR="00DD100C" w:rsidP="00455D1A" w:rsidRDefault="00DD100C" w14:paraId="5C44BE10" w14:textId="77777777">
            <w:pPr>
              <w:rPr>
                <w:sz w:val="18"/>
                <w:szCs w:val="18"/>
              </w:rPr>
            </w:pPr>
            <w:r w:rsidRPr="009F13BB">
              <w:rPr>
                <w:sz w:val="18"/>
                <w:szCs w:val="18"/>
              </w:rPr>
              <w:t>C-CDA Header</w:t>
            </w:r>
          </w:p>
        </w:tc>
        <w:tc>
          <w:tcPr>
            <w:tcW w:w="7442" w:type="dxa"/>
            <w:shd w:val="clear" w:color="auto" w:fill="auto"/>
            <w:vAlign w:val="center"/>
          </w:tcPr>
          <w:p w:rsidRPr="009F13BB" w:rsidR="00DD100C" w:rsidP="00455D1A" w:rsidRDefault="00DD100C" w14:paraId="543C4EDE" w14:textId="77777777">
            <w:r w:rsidRPr="009F13BB">
              <w:rPr>
                <w:rFonts w:ascii="Courier New" w:hAnsi="Courier New" w:eastAsia="Courier New" w:cs="Courier New"/>
              </w:rPr>
              <w:t>ClinicalDocument/code</w:t>
            </w:r>
          </w:p>
        </w:tc>
      </w:tr>
      <w:tr w:rsidR="00DD100C" w:rsidTr="00254B4A" w14:paraId="23F33A1B" w14:textId="77777777">
        <w:trPr>
          <w:trHeight w:val="458"/>
        </w:trPr>
        <w:tc>
          <w:tcPr>
            <w:tcW w:w="1293" w:type="dxa"/>
            <w:vMerge w:val="restart"/>
            <w:shd w:val="clear" w:color="auto" w:fill="auto"/>
            <w:vAlign w:val="center"/>
          </w:tcPr>
          <w:p w:rsidRPr="009F13BB" w:rsidR="00DD100C" w:rsidP="009F13BB" w:rsidRDefault="00DD100C" w14:paraId="2F01688C" w14:textId="77777777">
            <w:pPr>
              <w:jc w:val="center"/>
              <w:rPr>
                <w:rFonts w:cs="Calibri Light"/>
                <w:sz w:val="22"/>
                <w:szCs w:val="22"/>
              </w:rPr>
            </w:pPr>
            <w:r w:rsidRPr="009F13BB">
              <w:rPr>
                <w:rFonts w:cs="Calibri Light"/>
                <w:sz w:val="22"/>
                <w:szCs w:val="22"/>
              </w:rPr>
              <w:t>Author</w:t>
            </w:r>
          </w:p>
        </w:tc>
        <w:tc>
          <w:tcPr>
            <w:tcW w:w="1045" w:type="dxa"/>
            <w:shd w:val="clear" w:color="auto" w:fill="auto"/>
            <w:vAlign w:val="center"/>
          </w:tcPr>
          <w:p w:rsidRPr="009F13BB" w:rsidR="00DD100C" w:rsidP="00455D1A" w:rsidRDefault="00DD100C" w14:paraId="641498CD" w14:textId="77777777">
            <w:pPr>
              <w:rPr>
                <w:sz w:val="18"/>
                <w:szCs w:val="18"/>
              </w:rPr>
            </w:pPr>
            <w:r w:rsidRPr="009F13BB">
              <w:rPr>
                <w:sz w:val="18"/>
                <w:szCs w:val="18"/>
              </w:rPr>
              <w:t>IHE Metadata</w:t>
            </w:r>
          </w:p>
        </w:tc>
        <w:tc>
          <w:tcPr>
            <w:tcW w:w="7442" w:type="dxa"/>
            <w:shd w:val="clear" w:color="auto" w:fill="auto"/>
            <w:vAlign w:val="center"/>
          </w:tcPr>
          <w:p w:rsidRPr="009F13BB" w:rsidR="00DD100C" w:rsidP="00455D1A" w:rsidRDefault="00DD100C" w14:paraId="0536D76E" w14:textId="77777777">
            <w:r w:rsidRPr="009F13BB">
              <w:rPr>
                <w:rFonts w:ascii="Courier New" w:hAnsi="Courier New" w:cs="Courier New"/>
                <w:color w:val="044444"/>
              </w:rPr>
              <w:t>DocumentEntry.</w:t>
            </w:r>
            <w:r w:rsidRPr="009F13BB">
              <w:rPr>
                <w:rFonts w:ascii="Courier New" w:hAnsi="Courier New" w:eastAsia="Courier New" w:cs="Courier New"/>
              </w:rPr>
              <w:t>authorPerson</w:t>
            </w:r>
          </w:p>
        </w:tc>
      </w:tr>
      <w:tr w:rsidR="00DD100C" w:rsidTr="00254B4A" w14:paraId="3DEFBDD8" w14:textId="77777777">
        <w:trPr>
          <w:trHeight w:val="521"/>
        </w:trPr>
        <w:tc>
          <w:tcPr>
            <w:tcW w:w="1293" w:type="dxa"/>
            <w:vMerge/>
            <w:shd w:val="clear" w:color="auto" w:fill="auto"/>
            <w:vAlign w:val="center"/>
          </w:tcPr>
          <w:p w:rsidRPr="009F13BB" w:rsidR="00DD100C" w:rsidP="009F13BB" w:rsidRDefault="00DD100C" w14:paraId="4508D88D" w14:textId="77777777">
            <w:pPr>
              <w:jc w:val="center"/>
              <w:rPr>
                <w:rFonts w:cs="Calibri Light"/>
                <w:sz w:val="22"/>
                <w:szCs w:val="22"/>
              </w:rPr>
            </w:pPr>
          </w:p>
        </w:tc>
        <w:tc>
          <w:tcPr>
            <w:tcW w:w="1045" w:type="dxa"/>
            <w:shd w:val="clear" w:color="auto" w:fill="auto"/>
            <w:vAlign w:val="center"/>
          </w:tcPr>
          <w:p w:rsidRPr="009F13BB" w:rsidR="00DD100C" w:rsidP="00455D1A" w:rsidRDefault="00DD100C" w14:paraId="7F6882A5" w14:textId="77777777">
            <w:pPr>
              <w:rPr>
                <w:sz w:val="18"/>
                <w:szCs w:val="18"/>
              </w:rPr>
            </w:pPr>
            <w:r w:rsidRPr="009F13BB">
              <w:rPr>
                <w:sz w:val="18"/>
                <w:szCs w:val="18"/>
              </w:rPr>
              <w:t>C-CDA Header</w:t>
            </w:r>
          </w:p>
        </w:tc>
        <w:tc>
          <w:tcPr>
            <w:tcW w:w="7442" w:type="dxa"/>
            <w:shd w:val="clear" w:color="auto" w:fill="auto"/>
            <w:vAlign w:val="center"/>
          </w:tcPr>
          <w:p w:rsidRPr="009F13BB" w:rsidR="00DD100C" w:rsidP="00455D1A" w:rsidRDefault="00DD100C" w14:paraId="6768E395" w14:textId="77777777">
            <w:r w:rsidRPr="009F13BB">
              <w:rPr>
                <w:rFonts w:ascii="Courier New" w:hAnsi="Courier New" w:eastAsia="Courier New" w:cs="Courier New"/>
              </w:rPr>
              <w:t>ClinicalDocument/author/assignedAuthor/assignedPerson</w:t>
            </w:r>
          </w:p>
        </w:tc>
      </w:tr>
      <w:tr w:rsidR="00DD100C" w:rsidTr="00254B4A" w14:paraId="0FF113AD" w14:textId="77777777">
        <w:trPr>
          <w:trHeight w:val="458"/>
        </w:trPr>
        <w:tc>
          <w:tcPr>
            <w:tcW w:w="1293" w:type="dxa"/>
            <w:vMerge w:val="restart"/>
            <w:shd w:val="clear" w:color="auto" w:fill="auto"/>
            <w:vAlign w:val="center"/>
          </w:tcPr>
          <w:p w:rsidRPr="009F13BB" w:rsidR="00DD100C" w:rsidP="009F13BB" w:rsidRDefault="00DD100C" w14:paraId="3152E4D5" w14:textId="77777777">
            <w:pPr>
              <w:jc w:val="center"/>
              <w:rPr>
                <w:rFonts w:cs="Calibri Light"/>
                <w:sz w:val="22"/>
                <w:szCs w:val="22"/>
              </w:rPr>
            </w:pPr>
            <w:r w:rsidRPr="009F13BB">
              <w:rPr>
                <w:rFonts w:cs="Calibri Light"/>
                <w:sz w:val="22"/>
                <w:szCs w:val="22"/>
              </w:rPr>
              <w:t>Author Organization</w:t>
            </w:r>
          </w:p>
        </w:tc>
        <w:tc>
          <w:tcPr>
            <w:tcW w:w="1045" w:type="dxa"/>
            <w:shd w:val="clear" w:color="auto" w:fill="auto"/>
            <w:vAlign w:val="center"/>
          </w:tcPr>
          <w:p w:rsidRPr="009F13BB" w:rsidR="00DD100C" w:rsidP="00455D1A" w:rsidRDefault="00DD100C" w14:paraId="54217F4B" w14:textId="77777777">
            <w:pPr>
              <w:rPr>
                <w:sz w:val="18"/>
                <w:szCs w:val="18"/>
              </w:rPr>
            </w:pPr>
            <w:r w:rsidRPr="009F13BB">
              <w:rPr>
                <w:sz w:val="18"/>
                <w:szCs w:val="18"/>
              </w:rPr>
              <w:t>IHE Metadata</w:t>
            </w:r>
          </w:p>
        </w:tc>
        <w:tc>
          <w:tcPr>
            <w:tcW w:w="7442" w:type="dxa"/>
            <w:shd w:val="clear" w:color="auto" w:fill="auto"/>
            <w:vAlign w:val="center"/>
          </w:tcPr>
          <w:p w:rsidRPr="009F13BB" w:rsidR="00DD100C" w:rsidP="00455D1A" w:rsidRDefault="00DD100C" w14:paraId="241D37C4" w14:textId="77777777">
            <w:r w:rsidRPr="009F13BB">
              <w:rPr>
                <w:rFonts w:ascii="Courier New" w:hAnsi="Courier New" w:cs="Courier New"/>
                <w:color w:val="044444"/>
              </w:rPr>
              <w:t>DocumentEntry.</w:t>
            </w:r>
            <w:r w:rsidRPr="009F13BB">
              <w:rPr>
                <w:rFonts w:ascii="Courier New" w:hAnsi="Courier New" w:eastAsia="Courier New" w:cs="Courier New"/>
              </w:rPr>
              <w:t>authorInstitution</w:t>
            </w:r>
          </w:p>
        </w:tc>
      </w:tr>
      <w:tr w:rsidR="00DD100C" w:rsidTr="00254B4A" w14:paraId="3FCA4FAE" w14:textId="77777777">
        <w:trPr>
          <w:trHeight w:val="710"/>
        </w:trPr>
        <w:tc>
          <w:tcPr>
            <w:tcW w:w="1293" w:type="dxa"/>
            <w:vMerge/>
            <w:shd w:val="clear" w:color="auto" w:fill="auto"/>
            <w:vAlign w:val="center"/>
          </w:tcPr>
          <w:p w:rsidRPr="009F13BB" w:rsidR="00DD100C" w:rsidP="009F13BB" w:rsidRDefault="00DD100C" w14:paraId="2E8C938A" w14:textId="77777777">
            <w:pPr>
              <w:jc w:val="center"/>
              <w:rPr>
                <w:rFonts w:cs="Calibri Light"/>
                <w:sz w:val="22"/>
                <w:szCs w:val="22"/>
              </w:rPr>
            </w:pPr>
          </w:p>
        </w:tc>
        <w:tc>
          <w:tcPr>
            <w:tcW w:w="1045" w:type="dxa"/>
            <w:shd w:val="clear" w:color="auto" w:fill="auto"/>
            <w:vAlign w:val="center"/>
          </w:tcPr>
          <w:p w:rsidRPr="009F13BB" w:rsidR="00DD100C" w:rsidP="00455D1A" w:rsidRDefault="00DD100C" w14:paraId="6204D7BE" w14:textId="77777777">
            <w:pPr>
              <w:rPr>
                <w:sz w:val="18"/>
                <w:szCs w:val="18"/>
              </w:rPr>
            </w:pPr>
            <w:r w:rsidRPr="009F13BB">
              <w:rPr>
                <w:sz w:val="18"/>
                <w:szCs w:val="18"/>
              </w:rPr>
              <w:t>C-CDA Header</w:t>
            </w:r>
          </w:p>
        </w:tc>
        <w:tc>
          <w:tcPr>
            <w:tcW w:w="7442" w:type="dxa"/>
            <w:shd w:val="clear" w:color="auto" w:fill="auto"/>
            <w:vAlign w:val="center"/>
          </w:tcPr>
          <w:p w:rsidRPr="009F13BB" w:rsidR="00DD100C" w:rsidP="00455D1A" w:rsidRDefault="00DD100C" w14:paraId="6ED58038" w14:textId="77777777">
            <w:pPr>
              <w:rPr>
                <w:rFonts w:ascii="Courier New" w:hAnsi="Courier New" w:eastAsia="Courier New" w:cs="Courier New"/>
              </w:rPr>
            </w:pPr>
            <w:r w:rsidRPr="009F13BB">
              <w:rPr>
                <w:rFonts w:ascii="Courier New" w:hAnsi="Courier New" w:eastAsia="Courier New" w:cs="Courier New"/>
              </w:rPr>
              <w:t>ClinicalDocument/author/assignedAuthor/</w:t>
            </w:r>
            <w:r w:rsidRPr="009F13BB">
              <w:rPr>
                <w:rFonts w:ascii="Courier New" w:hAnsi="Courier New" w:eastAsia="Courier New" w:cs="Courier New"/>
              </w:rPr>
              <w:br/>
            </w:r>
            <w:r w:rsidRPr="009F13BB">
              <w:rPr>
                <w:rFonts w:ascii="Courier New" w:hAnsi="Courier New" w:eastAsia="Courier New" w:cs="Courier New"/>
              </w:rPr>
              <w:t>representedOrganization/name</w:t>
            </w:r>
          </w:p>
          <w:p w:rsidRPr="009F13BB" w:rsidR="00DD100C" w:rsidP="00455D1A" w:rsidRDefault="00DD100C" w14:paraId="0FA4C947" w14:textId="77777777"/>
        </w:tc>
      </w:tr>
      <w:tr w:rsidR="00DD100C" w:rsidTr="00254B4A" w14:paraId="693C1009" w14:textId="77777777">
        <w:trPr>
          <w:trHeight w:val="467"/>
        </w:trPr>
        <w:tc>
          <w:tcPr>
            <w:tcW w:w="1293" w:type="dxa"/>
            <w:vMerge w:val="restart"/>
            <w:shd w:val="clear" w:color="auto" w:fill="auto"/>
            <w:vAlign w:val="center"/>
          </w:tcPr>
          <w:p w:rsidRPr="009F13BB" w:rsidR="00DD100C" w:rsidP="009F13BB" w:rsidRDefault="00DD100C" w14:paraId="4F5FAA77" w14:textId="77777777">
            <w:pPr>
              <w:jc w:val="center"/>
              <w:rPr>
                <w:rFonts w:cs="Calibri Light"/>
                <w:sz w:val="22"/>
                <w:szCs w:val="22"/>
              </w:rPr>
            </w:pPr>
            <w:r w:rsidRPr="009F13BB">
              <w:rPr>
                <w:rFonts w:cs="Calibri Light"/>
                <w:sz w:val="22"/>
                <w:szCs w:val="22"/>
              </w:rPr>
              <w:t>List of Services</w:t>
            </w:r>
          </w:p>
        </w:tc>
        <w:tc>
          <w:tcPr>
            <w:tcW w:w="1045" w:type="dxa"/>
            <w:shd w:val="clear" w:color="auto" w:fill="auto"/>
            <w:vAlign w:val="center"/>
          </w:tcPr>
          <w:p w:rsidRPr="009F13BB" w:rsidR="00DD100C" w:rsidP="00455D1A" w:rsidRDefault="00DD100C" w14:paraId="241B726C" w14:textId="77777777">
            <w:pPr>
              <w:rPr>
                <w:sz w:val="18"/>
                <w:szCs w:val="18"/>
              </w:rPr>
            </w:pPr>
            <w:r w:rsidRPr="009F13BB">
              <w:rPr>
                <w:sz w:val="18"/>
                <w:szCs w:val="18"/>
              </w:rPr>
              <w:t>IHE Metadata</w:t>
            </w:r>
          </w:p>
        </w:tc>
        <w:tc>
          <w:tcPr>
            <w:tcW w:w="7442" w:type="dxa"/>
            <w:shd w:val="clear" w:color="auto" w:fill="auto"/>
            <w:vAlign w:val="center"/>
          </w:tcPr>
          <w:p w:rsidRPr="009F13BB" w:rsidR="00DD100C" w:rsidP="00455D1A" w:rsidRDefault="00DD100C" w14:paraId="4C014EE2" w14:textId="77777777">
            <w:r w:rsidRPr="009F13BB">
              <w:rPr>
                <w:rFonts w:ascii="Courier New" w:hAnsi="Courier New" w:cs="Courier New"/>
                <w:color w:val="044444"/>
              </w:rPr>
              <w:t>DocumentEntry.</w:t>
            </w:r>
            <w:r w:rsidRPr="009F13BB">
              <w:rPr>
                <w:rFonts w:ascii="Courier New" w:hAnsi="Courier New" w:eastAsia="Courier New" w:cs="Courier New"/>
              </w:rPr>
              <w:t>eventCodeList</w:t>
            </w:r>
          </w:p>
        </w:tc>
      </w:tr>
      <w:tr w:rsidR="00DD100C" w:rsidTr="00254B4A" w14:paraId="3C2F35C9" w14:textId="77777777">
        <w:tc>
          <w:tcPr>
            <w:tcW w:w="1293" w:type="dxa"/>
            <w:vMerge/>
            <w:shd w:val="clear" w:color="auto" w:fill="auto"/>
            <w:vAlign w:val="center"/>
          </w:tcPr>
          <w:p w:rsidRPr="009F13BB" w:rsidR="00DD100C" w:rsidP="009F13BB" w:rsidRDefault="00DD100C" w14:paraId="4040249A" w14:textId="77777777">
            <w:pPr>
              <w:jc w:val="center"/>
              <w:rPr>
                <w:rFonts w:ascii="Calibri Light" w:hAnsi="Calibri Light" w:cs="Calibri Light"/>
                <w:sz w:val="22"/>
                <w:szCs w:val="22"/>
              </w:rPr>
            </w:pPr>
          </w:p>
        </w:tc>
        <w:tc>
          <w:tcPr>
            <w:tcW w:w="1045" w:type="dxa"/>
            <w:shd w:val="clear" w:color="auto" w:fill="auto"/>
            <w:vAlign w:val="center"/>
          </w:tcPr>
          <w:p w:rsidRPr="009F13BB" w:rsidR="00DD100C" w:rsidP="00455D1A" w:rsidRDefault="00DD100C" w14:paraId="77C90108" w14:textId="77777777">
            <w:pPr>
              <w:rPr>
                <w:sz w:val="18"/>
                <w:szCs w:val="18"/>
              </w:rPr>
            </w:pPr>
            <w:r w:rsidRPr="009F13BB">
              <w:rPr>
                <w:sz w:val="18"/>
                <w:szCs w:val="18"/>
              </w:rPr>
              <w:t>Encounter Summary C-CDA Header</w:t>
            </w:r>
          </w:p>
        </w:tc>
        <w:tc>
          <w:tcPr>
            <w:tcW w:w="7442" w:type="dxa"/>
            <w:shd w:val="clear" w:color="auto" w:fill="auto"/>
            <w:vAlign w:val="center"/>
          </w:tcPr>
          <w:p w:rsidRPr="009F13BB" w:rsidR="00DD100C" w:rsidP="00455D1A" w:rsidRDefault="00DD100C" w14:paraId="75398EFB" w14:textId="77777777">
            <w:r w:rsidRPr="009F13BB">
              <w:rPr>
                <w:rFonts w:ascii="Courier New" w:hAnsi="Courier New" w:eastAsia="Courier New" w:cs="Courier New"/>
              </w:rPr>
              <w:t>ClinicalDocument/documentationOf/serviceEvent/code</w:t>
            </w:r>
          </w:p>
        </w:tc>
      </w:tr>
      <w:tr w:rsidR="00DD100C" w:rsidTr="00254B4A" w14:paraId="3F0E23AF" w14:textId="77777777">
        <w:tc>
          <w:tcPr>
            <w:tcW w:w="1293" w:type="dxa"/>
            <w:vMerge/>
            <w:shd w:val="clear" w:color="auto" w:fill="auto"/>
            <w:vAlign w:val="center"/>
          </w:tcPr>
          <w:p w:rsidRPr="009F13BB" w:rsidR="00DD100C" w:rsidP="009F13BB" w:rsidRDefault="00DD100C" w14:paraId="7A2F2A92" w14:textId="77777777">
            <w:pPr>
              <w:jc w:val="center"/>
              <w:rPr>
                <w:rFonts w:ascii="Calibri Light" w:hAnsi="Calibri Light" w:cs="Calibri Light"/>
              </w:rPr>
            </w:pPr>
          </w:p>
        </w:tc>
        <w:tc>
          <w:tcPr>
            <w:tcW w:w="1045" w:type="dxa"/>
            <w:shd w:val="clear" w:color="auto" w:fill="auto"/>
            <w:vAlign w:val="center"/>
          </w:tcPr>
          <w:p w:rsidRPr="009F13BB" w:rsidR="00DD100C" w:rsidP="00455D1A" w:rsidRDefault="00DD100C" w14:paraId="7E8118F9" w14:textId="77777777">
            <w:pPr>
              <w:rPr>
                <w:sz w:val="18"/>
                <w:szCs w:val="18"/>
              </w:rPr>
            </w:pPr>
            <w:r w:rsidRPr="009F13BB">
              <w:rPr>
                <w:sz w:val="18"/>
                <w:szCs w:val="18"/>
              </w:rPr>
              <w:t xml:space="preserve">Patient Summary </w:t>
            </w:r>
          </w:p>
          <w:p w:rsidRPr="009F13BB" w:rsidR="00DD100C" w:rsidP="00455D1A" w:rsidRDefault="00DD100C" w14:paraId="39A80510" w14:textId="77777777">
            <w:pPr>
              <w:rPr>
                <w:sz w:val="18"/>
                <w:szCs w:val="18"/>
              </w:rPr>
            </w:pPr>
            <w:r w:rsidRPr="009F13BB">
              <w:rPr>
                <w:sz w:val="18"/>
                <w:szCs w:val="18"/>
              </w:rPr>
              <w:t>C-CDA Header</w:t>
            </w:r>
          </w:p>
        </w:tc>
        <w:tc>
          <w:tcPr>
            <w:tcW w:w="7442" w:type="dxa"/>
            <w:shd w:val="clear" w:color="auto" w:fill="auto"/>
            <w:vAlign w:val="center"/>
          </w:tcPr>
          <w:p w:rsidRPr="009F13BB" w:rsidR="00DD100C" w:rsidP="00455D1A" w:rsidRDefault="00DD100C" w14:paraId="7DD71358" w14:textId="77777777">
            <w:pPr>
              <w:rPr>
                <w:rFonts w:ascii="Courier New" w:hAnsi="Courier New" w:eastAsia="Courier New" w:cs="Courier New"/>
              </w:rPr>
            </w:pPr>
            <w:r w:rsidRPr="009F13BB">
              <w:rPr>
                <w:rFonts w:ascii="Courier New" w:hAnsi="Courier New" w:eastAsia="Courier New" w:cs="Courier New"/>
              </w:rPr>
              <w:t>Not Applicable - the service event information in a patient summary is restricted to “Provision of Care”. The document does not contain details about the services provided during the span of time covered by the document.</w:t>
            </w:r>
          </w:p>
        </w:tc>
      </w:tr>
      <w:tr w:rsidR="00DD100C" w:rsidTr="00254B4A" w14:paraId="3B2D0CA6" w14:textId="77777777">
        <w:trPr>
          <w:trHeight w:val="476"/>
        </w:trPr>
        <w:tc>
          <w:tcPr>
            <w:tcW w:w="1293" w:type="dxa"/>
            <w:vMerge w:val="restart"/>
            <w:shd w:val="clear" w:color="auto" w:fill="auto"/>
            <w:vAlign w:val="center"/>
          </w:tcPr>
          <w:p w:rsidRPr="009F13BB" w:rsidR="00DD100C" w:rsidP="009F13BB" w:rsidRDefault="00DD100C" w14:paraId="1C7BCF36" w14:textId="77777777">
            <w:pPr>
              <w:jc w:val="center"/>
              <w:rPr>
                <w:rFonts w:ascii="Calibri Light" w:hAnsi="Calibri Light" w:cs="Calibri Light"/>
                <w:sz w:val="22"/>
                <w:szCs w:val="22"/>
              </w:rPr>
            </w:pPr>
            <w:r w:rsidRPr="009F13BB">
              <w:rPr>
                <w:rFonts w:ascii="Calibri Light" w:hAnsi="Calibri Light" w:cs="Calibri Light"/>
                <w:sz w:val="22"/>
                <w:szCs w:val="22"/>
              </w:rPr>
              <w:t>Practice Type</w:t>
            </w:r>
          </w:p>
        </w:tc>
        <w:tc>
          <w:tcPr>
            <w:tcW w:w="1045" w:type="dxa"/>
            <w:shd w:val="clear" w:color="auto" w:fill="auto"/>
            <w:vAlign w:val="center"/>
          </w:tcPr>
          <w:p w:rsidRPr="009F13BB" w:rsidR="00DD100C" w:rsidP="00455D1A" w:rsidRDefault="00DD100C" w14:paraId="54C90DE7" w14:textId="77777777">
            <w:pPr>
              <w:rPr>
                <w:sz w:val="18"/>
                <w:szCs w:val="18"/>
              </w:rPr>
            </w:pPr>
            <w:r w:rsidRPr="009F13BB">
              <w:rPr>
                <w:sz w:val="18"/>
                <w:szCs w:val="18"/>
              </w:rPr>
              <w:t>IHE Metadata</w:t>
            </w:r>
          </w:p>
        </w:tc>
        <w:tc>
          <w:tcPr>
            <w:tcW w:w="7442" w:type="dxa"/>
            <w:shd w:val="clear" w:color="auto" w:fill="auto"/>
            <w:vAlign w:val="center"/>
          </w:tcPr>
          <w:p w:rsidRPr="009F13BB" w:rsidR="00DD100C" w:rsidP="00455D1A" w:rsidRDefault="00DD100C" w14:paraId="4027351A" w14:textId="77777777">
            <w:r w:rsidRPr="009F13BB">
              <w:rPr>
                <w:rFonts w:ascii="Courier New" w:hAnsi="Courier New" w:cs="Courier New"/>
                <w:color w:val="044444"/>
              </w:rPr>
              <w:t>DocumentEntry.</w:t>
            </w:r>
            <w:r w:rsidRPr="009F13BB">
              <w:rPr>
                <w:rFonts w:ascii="Courier New" w:hAnsi="Courier New" w:eastAsia="Courier New" w:cs="Courier New"/>
              </w:rPr>
              <w:t>practiceSettingCode</w:t>
            </w:r>
          </w:p>
        </w:tc>
      </w:tr>
      <w:tr w:rsidR="00DD100C" w:rsidTr="00254B4A" w14:paraId="29C038DD" w14:textId="77777777">
        <w:tc>
          <w:tcPr>
            <w:tcW w:w="1293" w:type="dxa"/>
            <w:vMerge/>
            <w:shd w:val="clear" w:color="auto" w:fill="auto"/>
            <w:vAlign w:val="center"/>
          </w:tcPr>
          <w:p w:rsidRPr="009F13BB" w:rsidR="00DD100C" w:rsidP="009F13BB" w:rsidRDefault="00DD100C" w14:paraId="4A4B0CDA" w14:textId="77777777">
            <w:pPr>
              <w:jc w:val="center"/>
              <w:rPr>
                <w:rFonts w:ascii="Calibri Light" w:hAnsi="Calibri Light" w:cs="Calibri Light"/>
                <w:sz w:val="22"/>
                <w:szCs w:val="22"/>
              </w:rPr>
            </w:pPr>
          </w:p>
        </w:tc>
        <w:tc>
          <w:tcPr>
            <w:tcW w:w="1045" w:type="dxa"/>
            <w:shd w:val="clear" w:color="auto" w:fill="auto"/>
            <w:vAlign w:val="center"/>
          </w:tcPr>
          <w:p w:rsidRPr="009F13BB" w:rsidR="00DD100C" w:rsidP="00455D1A" w:rsidRDefault="00DD100C" w14:paraId="3C38EB26" w14:textId="77777777">
            <w:pPr>
              <w:rPr>
                <w:sz w:val="18"/>
                <w:szCs w:val="18"/>
              </w:rPr>
            </w:pPr>
            <w:r w:rsidRPr="009F13BB">
              <w:rPr>
                <w:sz w:val="18"/>
                <w:szCs w:val="18"/>
              </w:rPr>
              <w:t>Encounter Summary C-CDA Header</w:t>
            </w:r>
          </w:p>
        </w:tc>
        <w:tc>
          <w:tcPr>
            <w:tcW w:w="7442" w:type="dxa"/>
            <w:shd w:val="clear" w:color="auto" w:fill="auto"/>
            <w:vAlign w:val="center"/>
          </w:tcPr>
          <w:p w:rsidRPr="009F13BB" w:rsidR="00DD100C" w:rsidP="00455D1A" w:rsidRDefault="00DD100C" w14:paraId="6EA1F67B" w14:textId="77777777">
            <w:pPr>
              <w:rPr>
                <w:rFonts w:ascii="Courier New" w:hAnsi="Courier New" w:eastAsia="Courier New" w:cs="Courier New"/>
              </w:rPr>
            </w:pPr>
            <w:r w:rsidRPr="009F13BB">
              <w:rPr>
                <w:rFonts w:ascii="Courier New" w:hAnsi="Courier New" w:eastAsia="Courier New" w:cs="Courier New"/>
              </w:rPr>
              <w:t>ClinicalDocument/componentOf/encompassingEncounter/</w:t>
            </w:r>
          </w:p>
          <w:p w:rsidRPr="009F13BB" w:rsidR="00DD100C" w:rsidP="00455D1A" w:rsidRDefault="00DD100C" w14:paraId="5679B92E" w14:textId="77777777">
            <w:pPr>
              <w:rPr>
                <w:rFonts w:ascii="Courier New" w:hAnsi="Courier New" w:eastAsia="Courier New" w:cs="Courier New"/>
              </w:rPr>
            </w:pPr>
            <w:r w:rsidRPr="009F13BB">
              <w:rPr>
                <w:rFonts w:ascii="Courier New" w:hAnsi="Courier New" w:eastAsia="Courier New" w:cs="Courier New"/>
              </w:rPr>
              <w:t>location/healthcareFacility</w:t>
            </w:r>
          </w:p>
          <w:p w:rsidRPr="009F13BB" w:rsidR="00DD100C" w:rsidP="00455D1A" w:rsidRDefault="00DD100C" w14:paraId="16C1F427" w14:textId="77777777"/>
        </w:tc>
      </w:tr>
      <w:tr w:rsidR="00DD100C" w:rsidTr="00254B4A" w14:paraId="378D6240" w14:textId="77777777">
        <w:tc>
          <w:tcPr>
            <w:tcW w:w="1293" w:type="dxa"/>
            <w:vMerge/>
            <w:shd w:val="clear" w:color="auto" w:fill="auto"/>
            <w:vAlign w:val="center"/>
          </w:tcPr>
          <w:p w:rsidRPr="009F13BB" w:rsidR="00DD100C" w:rsidP="009F13BB" w:rsidRDefault="00DD100C" w14:paraId="4E522EB5" w14:textId="77777777">
            <w:pPr>
              <w:jc w:val="center"/>
              <w:rPr>
                <w:rFonts w:ascii="Calibri Light" w:hAnsi="Calibri Light" w:cs="Calibri Light"/>
              </w:rPr>
            </w:pPr>
          </w:p>
        </w:tc>
        <w:tc>
          <w:tcPr>
            <w:tcW w:w="1045" w:type="dxa"/>
            <w:shd w:val="clear" w:color="auto" w:fill="auto"/>
            <w:vAlign w:val="center"/>
          </w:tcPr>
          <w:p w:rsidRPr="009F13BB" w:rsidR="00DD100C" w:rsidP="00455D1A" w:rsidRDefault="00DD100C" w14:paraId="41D6A6FA" w14:textId="77777777">
            <w:pPr>
              <w:rPr>
                <w:sz w:val="18"/>
                <w:szCs w:val="18"/>
              </w:rPr>
            </w:pPr>
            <w:r w:rsidRPr="009F13BB">
              <w:rPr>
                <w:sz w:val="18"/>
                <w:szCs w:val="18"/>
              </w:rPr>
              <w:t xml:space="preserve">Patient Summary </w:t>
            </w:r>
          </w:p>
          <w:p w:rsidRPr="009F13BB" w:rsidR="00DD100C" w:rsidP="00455D1A" w:rsidRDefault="00DD100C" w14:paraId="62D09AC3" w14:textId="77777777">
            <w:pPr>
              <w:rPr>
                <w:sz w:val="18"/>
                <w:szCs w:val="18"/>
              </w:rPr>
            </w:pPr>
            <w:r w:rsidRPr="009F13BB">
              <w:rPr>
                <w:sz w:val="18"/>
                <w:szCs w:val="18"/>
              </w:rPr>
              <w:t>C-CDA Header</w:t>
            </w:r>
          </w:p>
        </w:tc>
        <w:tc>
          <w:tcPr>
            <w:tcW w:w="7442" w:type="dxa"/>
            <w:shd w:val="clear" w:color="auto" w:fill="auto"/>
            <w:vAlign w:val="center"/>
          </w:tcPr>
          <w:p w:rsidRPr="009F13BB" w:rsidR="00DD100C" w:rsidP="00455D1A" w:rsidRDefault="00DD100C" w14:paraId="77CE11CA" w14:textId="77777777">
            <w:pPr>
              <w:rPr>
                <w:rFonts w:ascii="Courier New" w:hAnsi="Courier New" w:eastAsia="Courier New" w:cs="Courier New"/>
              </w:rPr>
            </w:pPr>
            <w:r w:rsidRPr="009F13BB">
              <w:rPr>
                <w:rFonts w:ascii="Courier New" w:hAnsi="Courier New" w:eastAsia="Courier New" w:cs="Courier New"/>
              </w:rPr>
              <w:t>Not Applicable - Patient Summary may multiple practice types</w:t>
            </w:r>
          </w:p>
        </w:tc>
      </w:tr>
      <w:tr w:rsidR="00DD100C" w:rsidTr="00254B4A" w14:paraId="6FFE1EEB" w14:textId="77777777">
        <w:trPr>
          <w:trHeight w:val="485"/>
        </w:trPr>
        <w:tc>
          <w:tcPr>
            <w:tcW w:w="1293" w:type="dxa"/>
            <w:vMerge w:val="restart"/>
            <w:shd w:val="clear" w:color="auto" w:fill="auto"/>
            <w:vAlign w:val="center"/>
          </w:tcPr>
          <w:p w:rsidRPr="009F13BB" w:rsidR="00DD100C" w:rsidP="009F13BB" w:rsidRDefault="00DD100C" w14:paraId="45FF126F" w14:textId="77777777">
            <w:pPr>
              <w:jc w:val="center"/>
              <w:rPr>
                <w:rFonts w:ascii="Calibri Light" w:hAnsi="Calibri Light" w:cs="Calibri Light"/>
                <w:sz w:val="22"/>
                <w:szCs w:val="22"/>
              </w:rPr>
            </w:pPr>
            <w:r w:rsidRPr="009F13BB">
              <w:rPr>
                <w:rFonts w:ascii="Calibri Light" w:hAnsi="Calibri Light" w:cs="Calibri Light"/>
                <w:sz w:val="22"/>
                <w:szCs w:val="22"/>
              </w:rPr>
              <w:t>Format Code</w:t>
            </w:r>
          </w:p>
        </w:tc>
        <w:tc>
          <w:tcPr>
            <w:tcW w:w="1045" w:type="dxa"/>
            <w:shd w:val="clear" w:color="auto" w:fill="auto"/>
            <w:vAlign w:val="center"/>
          </w:tcPr>
          <w:p w:rsidRPr="009F13BB" w:rsidR="00DD100C" w:rsidP="00455D1A" w:rsidRDefault="00DD100C" w14:paraId="6572F65A" w14:textId="77777777">
            <w:pPr>
              <w:rPr>
                <w:sz w:val="18"/>
                <w:szCs w:val="18"/>
              </w:rPr>
            </w:pPr>
            <w:r w:rsidRPr="009F13BB">
              <w:rPr>
                <w:sz w:val="18"/>
                <w:szCs w:val="18"/>
              </w:rPr>
              <w:t>IHE Metadata</w:t>
            </w:r>
          </w:p>
        </w:tc>
        <w:tc>
          <w:tcPr>
            <w:tcW w:w="7442" w:type="dxa"/>
            <w:shd w:val="clear" w:color="auto" w:fill="auto"/>
            <w:vAlign w:val="center"/>
          </w:tcPr>
          <w:p w:rsidRPr="009F13BB" w:rsidR="00DD100C" w:rsidP="00455D1A" w:rsidRDefault="00DD100C" w14:paraId="0661C639" w14:textId="77777777">
            <w:r w:rsidRPr="009F13BB">
              <w:rPr>
                <w:rFonts w:ascii="Courier New" w:hAnsi="Courier New" w:cs="Courier New"/>
                <w:color w:val="044444"/>
              </w:rPr>
              <w:t>DocumentEntry.</w:t>
            </w:r>
            <w:r w:rsidRPr="009F13BB">
              <w:rPr>
                <w:rFonts w:ascii="Courier New" w:hAnsi="Courier New" w:eastAsia="Courier New" w:cs="Courier New"/>
              </w:rPr>
              <w:t>formatCode</w:t>
            </w:r>
          </w:p>
        </w:tc>
      </w:tr>
      <w:tr w:rsidR="00DD100C" w:rsidTr="00254B4A" w14:paraId="310EE2A7" w14:textId="77777777">
        <w:tc>
          <w:tcPr>
            <w:tcW w:w="1293" w:type="dxa"/>
            <w:vMerge/>
            <w:shd w:val="clear" w:color="auto" w:fill="auto"/>
            <w:vAlign w:val="center"/>
          </w:tcPr>
          <w:p w:rsidR="00DD100C" w:rsidP="009F13BB" w:rsidRDefault="00DD100C" w14:paraId="02F50FA4" w14:textId="77777777">
            <w:pPr>
              <w:jc w:val="center"/>
            </w:pPr>
          </w:p>
        </w:tc>
        <w:tc>
          <w:tcPr>
            <w:tcW w:w="1045" w:type="dxa"/>
            <w:shd w:val="clear" w:color="auto" w:fill="auto"/>
            <w:vAlign w:val="center"/>
          </w:tcPr>
          <w:p w:rsidRPr="009F13BB" w:rsidR="00DD100C" w:rsidP="00455D1A" w:rsidRDefault="00DD100C" w14:paraId="0E65BA35" w14:textId="77777777">
            <w:pPr>
              <w:rPr>
                <w:sz w:val="18"/>
                <w:szCs w:val="18"/>
              </w:rPr>
            </w:pPr>
            <w:r w:rsidRPr="009F13BB">
              <w:rPr>
                <w:sz w:val="18"/>
                <w:szCs w:val="18"/>
              </w:rPr>
              <w:t>C-CDA Header</w:t>
            </w:r>
          </w:p>
        </w:tc>
        <w:tc>
          <w:tcPr>
            <w:tcW w:w="7442" w:type="dxa"/>
            <w:shd w:val="clear" w:color="auto" w:fill="auto"/>
            <w:vAlign w:val="center"/>
          </w:tcPr>
          <w:p w:rsidRPr="009F13BB" w:rsidR="00DD100C" w:rsidP="009F13BB" w:rsidRDefault="00DD100C" w14:paraId="6FA53C80" w14:textId="77777777">
            <w:pPr>
              <w:keepNext/>
              <w:rPr>
                <w:rFonts w:ascii="Courier New" w:hAnsi="Courier New" w:eastAsia="Courier New" w:cs="Courier New"/>
              </w:rPr>
            </w:pPr>
            <w:r w:rsidRPr="009F13BB">
              <w:rPr>
                <w:rFonts w:ascii="Courier New" w:hAnsi="Courier New" w:eastAsia="Courier New" w:cs="Courier New"/>
              </w:rPr>
              <w:t>Not Applicable - the formatCode is inferred by the templateIDs asserted in the Header</w:t>
            </w:r>
          </w:p>
        </w:tc>
      </w:tr>
    </w:tbl>
    <w:p w:rsidR="0009537F" w:rsidP="0009537F" w:rsidRDefault="0009537F" w14:paraId="2319E6BA" w14:textId="46384462">
      <w:pPr>
        <w:pStyle w:val="Caption"/>
      </w:pPr>
      <w:bookmarkStart w:name="_Toc118898793" w:id="351"/>
      <w:bookmarkStart w:name="_Toc119939996" w:id="352"/>
      <w:bookmarkStart w:name="_Toc135313028" w:id="353"/>
      <w:r>
        <w:t xml:space="preserve">Table </w:t>
      </w:r>
      <w:r>
        <w:fldChar w:fldCharType="begin"/>
      </w:r>
      <w:r>
        <w:instrText>SEQ Table \* ARABIC</w:instrText>
      </w:r>
      <w:r>
        <w:fldChar w:fldCharType="separate"/>
      </w:r>
      <w:r w:rsidR="00DC1072">
        <w:rPr>
          <w:noProof/>
        </w:rPr>
        <w:t>7</w:t>
      </w:r>
      <w:r>
        <w:fldChar w:fldCharType="end"/>
      </w:r>
      <w:r>
        <w:t xml:space="preserve">: </w:t>
      </w:r>
      <w:r w:rsidRPr="004951D5">
        <w:t>from Concise Consolidated CDA: Deploying Encounter Summary Documents with Clinical Notes. Document Information Available during the IHE Query and in the stored C-CDA</w:t>
      </w:r>
      <w:bookmarkEnd w:id="351"/>
      <w:bookmarkEnd w:id="352"/>
      <w:bookmarkEnd w:id="353"/>
    </w:p>
    <w:p w:rsidR="00C65ED0" w:rsidP="00C65ED0" w:rsidRDefault="00C65ED0" w14:paraId="33B5410B" w14:textId="77777777">
      <w:pPr>
        <w:spacing w:before="240" w:after="240"/>
        <w:rPr>
          <w:rFonts w:eastAsia="Calibri" w:cs="Calibri"/>
          <w:color w:val="000000"/>
        </w:rPr>
      </w:pPr>
      <w:r w:rsidRPr="003A3D50">
        <w:rPr>
          <w:rFonts w:cs="Calibri"/>
        </w:rPr>
        <w:t>The meta data mapping provides best practice guidance for use with query/retrieve operations. It also applies to best practices for display of documents received via Direct.</w:t>
      </w:r>
      <w:r w:rsidRPr="003A3D50">
        <w:rPr>
          <w:rFonts w:eastAsia="Calibri" w:cs="Calibri"/>
          <w:color w:val="000000"/>
        </w:rPr>
        <w:t xml:space="preserve"> Display of these metadata elements offer useful information when selecting documents for retrieval or review. </w:t>
      </w:r>
    </w:p>
    <w:p w:rsidRPr="00C64922" w:rsidR="00A10C4D" w:rsidP="003E2C96" w:rsidRDefault="00A10C4D" w14:paraId="4B8D03CF" w14:textId="77777777">
      <w:pPr>
        <w:pStyle w:val="Heading2"/>
      </w:pPr>
      <w:bookmarkStart w:name="_Toc21691472" w:id="354"/>
      <w:bookmarkStart w:name="_Toc21845654" w:id="355"/>
      <w:bookmarkStart w:name="_Toc21851895" w:id="356"/>
      <w:bookmarkStart w:name="_Toc21871856" w:id="357"/>
      <w:bookmarkStart w:name="_Toc21872312" w:id="358"/>
      <w:bookmarkStart w:name="_Toc21880083" w:id="359"/>
      <w:bookmarkStart w:name="_Toc21889913" w:id="360"/>
      <w:bookmarkStart w:name="_Toc21894056" w:id="361"/>
      <w:bookmarkStart w:name="_Toc21897984" w:id="362"/>
      <w:bookmarkStart w:name="_Toc21926731" w:id="363"/>
      <w:bookmarkStart w:name="_Toc10695567" w:id="364"/>
      <w:bookmarkStart w:name="_Toc11043563" w:id="365"/>
      <w:bookmarkStart w:name="_Toc11045561" w:id="366"/>
      <w:bookmarkStart w:name="_Toc11391231" w:id="367"/>
      <w:bookmarkStart w:name="_Toc119939794" w:id="368"/>
      <w:bookmarkStart w:name="_Toc135312825" w:id="369"/>
      <w:bookmarkEnd w:id="354"/>
      <w:bookmarkEnd w:id="355"/>
      <w:bookmarkEnd w:id="356"/>
      <w:bookmarkEnd w:id="357"/>
      <w:bookmarkEnd w:id="358"/>
      <w:bookmarkEnd w:id="359"/>
      <w:bookmarkEnd w:id="360"/>
      <w:bookmarkEnd w:id="361"/>
      <w:bookmarkEnd w:id="362"/>
      <w:bookmarkEnd w:id="363"/>
      <w:r w:rsidRPr="00C64922">
        <w:t>Clinical Notes</w:t>
      </w:r>
      <w:bookmarkEnd w:id="364"/>
      <w:bookmarkEnd w:id="365"/>
      <w:bookmarkEnd w:id="366"/>
      <w:bookmarkEnd w:id="367"/>
      <w:bookmarkEnd w:id="368"/>
      <w:bookmarkEnd w:id="369"/>
    </w:p>
    <w:p w:rsidRPr="00D14360" w:rsidR="00886DDA" w:rsidP="00B505D2" w:rsidRDefault="00A10C4D" w14:paraId="7BD7FA9B" w14:textId="77777777">
      <w:pPr>
        <w:spacing w:after="120"/>
        <w:rPr>
          <w:rFonts w:eastAsia="Calibri" w:cs="Calibri"/>
          <w:color w:val="000000"/>
        </w:rPr>
      </w:pPr>
      <w:r w:rsidRPr="00D14360">
        <w:rPr>
          <w:rFonts w:eastAsia="Calibri" w:cs="Calibri"/>
          <w:color w:val="000000"/>
        </w:rPr>
        <w:t xml:space="preserve">The term “clinical note” can be used to mean different things, depending on the context of use. </w:t>
      </w:r>
    </w:p>
    <w:p w:rsidRPr="00D14360" w:rsidR="00A10C4D" w:rsidP="00B505D2" w:rsidRDefault="00A10C4D" w14:paraId="27B6076B" w14:textId="68AE1663">
      <w:pPr>
        <w:spacing w:after="120"/>
        <w:rPr>
          <w:rFonts w:eastAsia="Calibri" w:cs="Calibri"/>
          <w:color w:val="000000"/>
        </w:rPr>
      </w:pPr>
      <w:r w:rsidRPr="00D14360">
        <w:rPr>
          <w:rFonts w:eastAsia="Calibri" w:cs="Calibri"/>
          <w:color w:val="000000"/>
        </w:rPr>
        <w:t>For example, the term “clinical note” can refer to an entire C-CDA document. A C-CDA document is a clinical note in that it includes all the clinical information that is relevant and pertinent to a care encounter, a span of time when care services have been delivered, or a point in time when clinical information about a patient needs to be shared across systems. C-CDA, in fact, was developed to exchange clinical notes in this sense of the term.</w:t>
      </w:r>
    </w:p>
    <w:p w:rsidRPr="00D14360" w:rsidR="00A10C4D" w:rsidP="00B505D2" w:rsidRDefault="00D31C7C" w14:paraId="0D475822" w14:textId="4168A288">
      <w:pPr>
        <w:spacing w:after="120"/>
        <w:rPr>
          <w:rFonts w:eastAsia="Calibri" w:cs="Calibri"/>
          <w:color w:val="000000"/>
        </w:rPr>
      </w:pPr>
      <w:r w:rsidRPr="00D14360">
        <w:rPr>
          <w:rFonts w:eastAsia="Calibri" w:cs="Calibri"/>
          <w:color w:val="000000"/>
        </w:rPr>
        <w:t>Additionally, t</w:t>
      </w:r>
      <w:r w:rsidRPr="00D14360" w:rsidR="00A10C4D">
        <w:rPr>
          <w:rFonts w:eastAsia="Calibri" w:cs="Calibri"/>
          <w:color w:val="000000"/>
        </w:rPr>
        <w:t>he term clinical note is often used to describe a document authored by a clinician to capture the health story of a patient – this may include their past and current health as well as planned next steps to improve their health. Clinical notes are a critical part of the patient record. Prior to the formation of the Joint Document Content Work Group the independent Car</w:t>
      </w:r>
      <w:r w:rsidRPr="00D14360" w:rsidR="00A10C4D">
        <w:rPr>
          <w:rFonts w:eastAsia="Calibri" w:cs="Calibri"/>
          <w:i/>
          <w:color w:val="000000"/>
        </w:rPr>
        <w:t>e</w:t>
      </w:r>
      <w:r w:rsidRPr="00D14360" w:rsidR="00A10C4D">
        <w:rPr>
          <w:rFonts w:eastAsia="Calibri" w:cs="Calibri"/>
          <w:color w:val="000000"/>
        </w:rPr>
        <w:t>quality and CommonWell content work groups were discussing methods to exchange clinical notes in C-CDA. Additionally, in response to requirements within the 21</w:t>
      </w:r>
      <w:r w:rsidRPr="003A3D50" w:rsidR="00A10C4D">
        <w:rPr>
          <w:rFonts w:eastAsia="Calibri" w:cs="Calibri"/>
          <w:color w:val="000000"/>
          <w:vertAlign w:val="superscript"/>
        </w:rPr>
        <w:t>st</w:t>
      </w:r>
      <w:r w:rsidRPr="00D14360" w:rsidR="00A10C4D">
        <w:rPr>
          <w:rFonts w:eastAsia="Calibri" w:cs="Calibri"/>
          <w:color w:val="000000"/>
        </w:rPr>
        <w:t xml:space="preserve"> Century Cures Act</w:t>
      </w:r>
      <w:r w:rsidR="001E1A3D">
        <w:rPr>
          <w:rFonts w:eastAsia="Calibri" w:cs="Calibri"/>
          <w:color w:val="000000"/>
        </w:rPr>
        <w:t>,</w:t>
      </w:r>
      <w:r w:rsidRPr="00D14360" w:rsidR="00A10C4D">
        <w:rPr>
          <w:rFonts w:eastAsia="Calibri" w:cs="Calibri"/>
          <w:color w:val="000000"/>
        </w:rPr>
        <w:t xml:space="preserve"> to identify a common set of data for exchange, the Office of the National Coordinator (ONC) </w:t>
      </w:r>
      <w:r w:rsidR="001E1A3D">
        <w:rPr>
          <w:rFonts w:eastAsia="Calibri" w:cs="Calibri"/>
          <w:color w:val="000000"/>
        </w:rPr>
        <w:t xml:space="preserve">has included Clinical Notes in </w:t>
      </w:r>
      <w:r w:rsidRPr="00D14360" w:rsidR="00A10C4D">
        <w:rPr>
          <w:rFonts w:eastAsia="Calibri" w:cs="Calibri"/>
          <w:color w:val="000000"/>
        </w:rPr>
        <w:t>U.S. Core Data for Interoperability (USCDI)</w:t>
      </w:r>
      <w:r w:rsidR="001E1A3D">
        <w:rPr>
          <w:rFonts w:eastAsia="Calibri" w:cs="Calibri"/>
          <w:color w:val="000000"/>
        </w:rPr>
        <w:t>.</w:t>
      </w:r>
      <w:r w:rsidRPr="00D14360" w:rsidR="00A10C4D">
        <w:rPr>
          <w:rFonts w:eastAsia="Calibri" w:cs="Calibri"/>
          <w:color w:val="000000"/>
        </w:rPr>
        <w:t xml:space="preserve"> The exchange of clinical notes is also a high priority for the further development of the Fast Healthcare Interoperability Resources (FHIR) specification as supported through the Argonaut Project.</w:t>
      </w:r>
      <w:r w:rsidRPr="00D14360" w:rsidR="00A10C4D">
        <w:rPr>
          <w:rStyle w:val="FootnoteReference"/>
          <w:rFonts w:eastAsia="Calibri" w:cs="Calibri"/>
          <w:color w:val="000000"/>
        </w:rPr>
        <w:footnoteReference w:id="46"/>
      </w:r>
    </w:p>
    <w:p w:rsidRPr="00D14360" w:rsidR="00A10C4D" w:rsidP="00B505D2" w:rsidRDefault="00A10C4D" w14:paraId="050CD60A" w14:textId="6B61027D">
      <w:pPr>
        <w:spacing w:after="120"/>
        <w:rPr>
          <w:rFonts w:eastAsia="Calibri" w:cs="Calibri"/>
          <w:color w:val="000000"/>
        </w:rPr>
      </w:pPr>
      <w:r w:rsidRPr="00D14360">
        <w:rPr>
          <w:rFonts w:eastAsia="Calibri" w:cs="Calibri"/>
          <w:color w:val="000000"/>
        </w:rPr>
        <w:t xml:space="preserve">Within EHR systems, a clinical note may refer to narrative information that is entered by a clinician in a patient’s record.  This type of clinical note is clinical information that is not captured as structured data. It exists within the context of a patient’s record and is part of the documentation gathered during an encounter or related to a specific care event. A clinical note of this type could be a single sentence to record an </w:t>
      </w:r>
      <w:r w:rsidRPr="00D14360" w:rsidR="00351260">
        <w:rPr>
          <w:rFonts w:eastAsia="Calibri" w:cs="Calibri"/>
          <w:color w:val="000000"/>
        </w:rPr>
        <w:t>impression,</w:t>
      </w:r>
      <w:r w:rsidRPr="00D14360">
        <w:rPr>
          <w:rFonts w:eastAsia="Calibri" w:cs="Calibri"/>
          <w:color w:val="000000"/>
        </w:rPr>
        <w:t xml:space="preserve"> or it could be a paragraph of information that tells a larger story. It is part of the larger clinical note produced to tell the whole story of the encounter.</w:t>
      </w:r>
    </w:p>
    <w:p w:rsidRPr="00D14360" w:rsidR="00A10C4D" w:rsidP="00B505D2" w:rsidRDefault="00A10C4D" w14:paraId="587BEE43" w14:textId="77777777">
      <w:pPr>
        <w:spacing w:after="120"/>
        <w:rPr>
          <w:rFonts w:eastAsia="Calibri" w:cs="Calibri"/>
          <w:color w:val="000000"/>
        </w:rPr>
      </w:pPr>
      <w:r w:rsidRPr="00D14360">
        <w:rPr>
          <w:rFonts w:eastAsia="Calibri" w:cs="Calibri"/>
          <w:color w:val="000000"/>
        </w:rPr>
        <w:t>Regardless of the granularit</w:t>
      </w:r>
      <w:r w:rsidRPr="00D14360" w:rsidR="003B4535">
        <w:rPr>
          <w:rFonts w:eastAsia="Calibri" w:cs="Calibri"/>
          <w:color w:val="000000"/>
        </w:rPr>
        <w:t xml:space="preserve">y, </w:t>
      </w:r>
      <w:r w:rsidRPr="00D14360">
        <w:rPr>
          <w:rFonts w:eastAsia="Calibri" w:cs="Calibri"/>
          <w:color w:val="000000"/>
        </w:rPr>
        <w:t xml:space="preserve">clinical note information can be categorized by the type of information contained in the note. Several common categories of clinical notes exist to help classify and organize much of the clinical information exchange today.  The categories can apply to collections of information gathered as a whole document, a Notes Section within a larger document, or a single Note Activity entry that holds a narrative clinical note that appears within a standard structured section.  </w:t>
      </w:r>
    </w:p>
    <w:p w:rsidRPr="00D14360" w:rsidR="00A10C4D" w:rsidP="00B505D2" w:rsidRDefault="00A10C4D" w14:paraId="257055C3" w14:textId="666DF7E6">
      <w:pPr>
        <w:spacing w:after="120"/>
        <w:rPr>
          <w:rFonts w:eastAsia="Calibri" w:cs="Calibri"/>
          <w:color w:val="000000"/>
        </w:rPr>
      </w:pPr>
      <w:r w:rsidRPr="00D14360">
        <w:rPr>
          <w:rFonts w:eastAsia="Calibri" w:cs="Calibri"/>
          <w:color w:val="000000"/>
        </w:rPr>
        <w:t xml:space="preserve">A clinical note created and managed in an EHR system may be represented for exchange with other systems using a C-CDA document template designed for that type of clinical note.  The document templates defined in C-CDA establish the section structure for several common types of structured clinical notes.  Not all systems used by practitioners to generate clinical notes maintain internal information structures sufficient to classify clinical note information into the structured sections defined for C-CDA structured documents. </w:t>
      </w:r>
    </w:p>
    <w:p w:rsidRPr="00D14360" w:rsidR="00A10C4D" w:rsidP="00B505D2" w:rsidRDefault="00351260" w14:paraId="6196D003" w14:textId="6630104C">
      <w:pPr>
        <w:spacing w:after="120"/>
        <w:rPr>
          <w:rFonts w:eastAsia="Calibri" w:cs="Calibri"/>
          <w:color w:val="000000"/>
        </w:rPr>
      </w:pPr>
      <w:r w:rsidRPr="00D14360">
        <w:rPr>
          <w:rFonts w:eastAsia="Calibri" w:cs="Calibri"/>
          <w:color w:val="000000"/>
        </w:rPr>
        <w:t>To</w:t>
      </w:r>
      <w:r w:rsidRPr="00D14360" w:rsidR="00A10C4D">
        <w:rPr>
          <w:rFonts w:eastAsia="Calibri" w:cs="Calibri"/>
          <w:color w:val="000000"/>
        </w:rPr>
        <w:t xml:space="preserve"> address the challenge that clinical notes in</w:t>
      </w:r>
      <w:r w:rsidRPr="00D14360" w:rsidR="006F3BC6">
        <w:rPr>
          <w:rFonts w:eastAsia="Calibri" w:cs="Calibri"/>
          <w:color w:val="000000"/>
        </w:rPr>
        <w:t xml:space="preserve"> an </w:t>
      </w:r>
      <w:r w:rsidRPr="00D14360" w:rsidR="00A10C4D">
        <w:rPr>
          <w:rFonts w:eastAsia="Calibri" w:cs="Calibri"/>
          <w:color w:val="000000"/>
        </w:rPr>
        <w:t xml:space="preserve">EHR systems have varying levels of identifiable structure, C-CDA defines clinical note templates at different levels.  </w:t>
      </w:r>
    </w:p>
    <w:p w:rsidRPr="00D14360" w:rsidR="00A10C4D" w:rsidP="00B505D2" w:rsidRDefault="00A10C4D" w14:paraId="71B6E970" w14:textId="77777777">
      <w:pPr>
        <w:spacing w:after="120"/>
        <w:rPr>
          <w:rFonts w:eastAsia="Calibri" w:cs="Calibri"/>
          <w:color w:val="000000"/>
        </w:rPr>
      </w:pPr>
      <w:r w:rsidRPr="00D14360">
        <w:rPr>
          <w:rFonts w:eastAsia="Calibri" w:cs="Calibri"/>
          <w:color w:val="000000"/>
        </w:rPr>
        <w:t xml:space="preserve">Clinical note information that can be represented as a complete document using the section structures required and recommended by C-CDA document-level templates may be exchanged as a structured clinical note document.  </w:t>
      </w:r>
    </w:p>
    <w:p w:rsidRPr="00D14360" w:rsidR="00A10C4D" w:rsidP="00B505D2" w:rsidRDefault="00A10C4D" w14:paraId="1126728A" w14:textId="77777777">
      <w:pPr>
        <w:spacing w:after="120"/>
        <w:rPr>
          <w:rFonts w:eastAsia="Calibri" w:cs="Calibri"/>
          <w:color w:val="000000"/>
        </w:rPr>
      </w:pPr>
      <w:r w:rsidRPr="00D14360">
        <w:rPr>
          <w:rFonts w:eastAsia="Calibri" w:cs="Calibri"/>
          <w:color w:val="000000"/>
        </w:rPr>
        <w:t>Clinical note information which does not contain all the structure required for a C-CDA document may be represented within a section-level template in the context of a larger collection of information pulled together to complete the content required by the document-level template.  A Notes Section is use</w:t>
      </w:r>
      <w:r w:rsidRPr="00D14360" w:rsidR="003B4535">
        <w:rPr>
          <w:rFonts w:eastAsia="Calibri" w:cs="Calibri"/>
          <w:color w:val="000000"/>
        </w:rPr>
        <w:t>d</w:t>
      </w:r>
      <w:r w:rsidRPr="00D14360">
        <w:rPr>
          <w:rFonts w:eastAsia="Calibri" w:cs="Calibri"/>
          <w:color w:val="000000"/>
        </w:rPr>
        <w:t xml:space="preserve"> when the type of clinical note information that needs to be shared isn’t specifically aligned with one of the standard sections defined for the document.  </w:t>
      </w:r>
    </w:p>
    <w:p w:rsidRPr="00D14360" w:rsidR="00A10C4D" w:rsidP="00B505D2" w:rsidRDefault="00A10C4D" w14:paraId="0B04CD8F" w14:textId="77777777">
      <w:pPr>
        <w:spacing w:after="120"/>
        <w:rPr>
          <w:rFonts w:eastAsia="Calibri" w:cs="Calibri"/>
          <w:color w:val="000000"/>
        </w:rPr>
      </w:pPr>
      <w:r w:rsidRPr="00D14360">
        <w:rPr>
          <w:rFonts w:eastAsia="Calibri" w:cs="Calibri"/>
          <w:color w:val="000000"/>
        </w:rPr>
        <w:t xml:space="preserve">An entry-level template called the Note Activity template is defined to represent narrative clinical note information from the originating system.  A Note Activity entry is used to represent clinical note information within a document section in a machine processable format.  </w:t>
      </w:r>
    </w:p>
    <w:p w:rsidRPr="00D14360" w:rsidR="00A10C4D" w:rsidP="00B505D2" w:rsidRDefault="00A10C4D" w14:paraId="524EADFB" w14:textId="77777777">
      <w:pPr>
        <w:spacing w:after="120"/>
        <w:rPr>
          <w:rFonts w:eastAsia="Calibri" w:cs="Calibri"/>
          <w:color w:val="000000"/>
        </w:rPr>
      </w:pPr>
      <w:r w:rsidRPr="00D14360">
        <w:rPr>
          <w:rFonts w:eastAsia="Calibri" w:cs="Calibri"/>
          <w:color w:val="000000"/>
        </w:rPr>
        <w:t xml:space="preserve">This layered approach to representing clinical notes in C-CDA enables the wide range of information gathered in EHR systems to represented and shared via a CDA Document. Narrative note information as well as discrete data can be included and encoded in a structure way that facilitates both human readability and machine processing.   </w:t>
      </w:r>
    </w:p>
    <w:p w:rsidRPr="00D14360" w:rsidR="00CE769F" w:rsidP="00B505D2" w:rsidRDefault="00CE769F" w14:paraId="2F755784" w14:textId="3CFC2B88">
      <w:pPr>
        <w:spacing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hyperlink w:history="1" w:anchor="_Clinical_Note">
        <w:r w:rsidRPr="00AD08FB" w:rsidR="00693FC4">
          <w:rPr>
            <w:rStyle w:val="Hyperlink"/>
            <w:rFonts w:eastAsia="Calibri" w:cs="Calibri"/>
            <w:color w:val="000000"/>
            <w:u w:val="none"/>
          </w:rPr>
          <w:t xml:space="preserve"> </w:t>
        </w:r>
        <w:r w:rsidRPr="007770C6" w:rsidR="00693FC4">
          <w:rPr>
            <w:rStyle w:val="Hyperlink"/>
            <w:rFonts w:eastAsia="Calibri" w:cs="Calibri"/>
          </w:rPr>
          <w:t>5.2.18 Clinical Note</w:t>
        </w:r>
      </w:hyperlink>
      <w:r w:rsidR="005632F7">
        <w:rPr>
          <w:rFonts w:eastAsia="Calibri" w:cs="Calibri"/>
          <w:color w:val="000000"/>
        </w:rPr>
        <w:t>,</w:t>
      </w:r>
      <w:hyperlink w:history="1" w:anchor="_The_Joint_Document">
        <w:r w:rsidRPr="00AD08FB" w:rsidR="00720DFB">
          <w:rPr>
            <w:rStyle w:val="Hyperlink"/>
            <w:rFonts w:eastAsia="Calibri" w:cs="Calibri"/>
            <w:color w:val="000000"/>
            <w:u w:val="none"/>
          </w:rPr>
          <w:t xml:space="preserve"> </w:t>
        </w:r>
        <w:r w:rsidRPr="007770C6" w:rsidR="00280E1E">
          <w:rPr>
            <w:rFonts w:cs="Calibri"/>
            <w:color w:val="0000FF"/>
            <w:u w:val="single"/>
          </w:rPr>
          <w:fldChar w:fldCharType="begin"/>
        </w:r>
        <w:r w:rsidRPr="007770C6" w:rsidR="00280E1E">
          <w:rPr>
            <w:rFonts w:cs="Calibri"/>
            <w:color w:val="0000FF"/>
            <w:u w:val="single"/>
          </w:rPr>
          <w:instrText xml:space="preserve"> REF _Ref88484948 \r \h </w:instrText>
        </w:r>
        <w:r w:rsidRPr="007770C6" w:rsidR="00280E1E">
          <w:rPr>
            <w:rFonts w:cs="Calibri"/>
            <w:color w:val="0000FF"/>
            <w:u w:val="single"/>
          </w:rPr>
        </w:r>
        <w:r w:rsidRPr="007770C6" w:rsidR="00280E1E">
          <w:rPr>
            <w:rFonts w:cs="Calibri"/>
            <w:color w:val="0000FF"/>
            <w:u w:val="single"/>
          </w:rPr>
          <w:fldChar w:fldCharType="separate"/>
        </w:r>
        <w:r w:rsidR="00DC1072">
          <w:rPr>
            <w:rFonts w:cs="Calibri"/>
            <w:color w:val="0000FF"/>
            <w:u w:val="single"/>
          </w:rPr>
          <w:t>7.3.1</w:t>
        </w:r>
        <w:r w:rsidRPr="007770C6" w:rsidR="00280E1E">
          <w:rPr>
            <w:rFonts w:cs="Calibri"/>
            <w:color w:val="0000FF"/>
            <w:u w:val="single"/>
          </w:rPr>
          <w:fldChar w:fldCharType="end"/>
        </w:r>
        <w:r w:rsidRPr="007770C6" w:rsidR="00280E1E">
          <w:rPr>
            <w:rFonts w:cs="Calibri"/>
            <w:color w:val="0000FF"/>
            <w:u w:val="single"/>
          </w:rPr>
          <w:t xml:space="preserve"> </w:t>
        </w:r>
        <w:r w:rsidRPr="007770C6" w:rsidR="00280E1E">
          <w:rPr>
            <w:rFonts w:cs="Calibri"/>
            <w:color w:val="0000FF"/>
            <w:u w:val="single"/>
          </w:rPr>
          <w:fldChar w:fldCharType="begin"/>
        </w:r>
        <w:r w:rsidRPr="007770C6" w:rsidR="00280E1E">
          <w:rPr>
            <w:rFonts w:cs="Calibri"/>
            <w:color w:val="0000FF"/>
            <w:u w:val="single"/>
          </w:rPr>
          <w:instrText xml:space="preserve"> REF _Ref88484951 \h </w:instrText>
        </w:r>
        <w:r w:rsidRPr="007770C6" w:rsidR="00280E1E">
          <w:rPr>
            <w:rFonts w:cs="Calibri"/>
            <w:color w:val="0000FF"/>
            <w:u w:val="single"/>
          </w:rPr>
        </w:r>
        <w:r w:rsidRPr="007770C6" w:rsidR="00280E1E">
          <w:rPr>
            <w:rFonts w:cs="Calibri"/>
            <w:color w:val="0000FF"/>
            <w:u w:val="single"/>
          </w:rPr>
          <w:fldChar w:fldCharType="separate"/>
        </w:r>
        <w:r w:rsidRPr="006C1F8B" w:rsidR="00DC1072">
          <w:t>The Joint Document Content Work Group</w:t>
        </w:r>
        <w:r w:rsidRPr="007770C6" w:rsidR="00280E1E">
          <w:rPr>
            <w:rFonts w:cs="Calibri"/>
            <w:color w:val="0000FF"/>
            <w:u w:val="single"/>
          </w:rPr>
          <w:fldChar w:fldCharType="end"/>
        </w:r>
      </w:hyperlink>
      <w:r w:rsidRPr="00AD08FB" w:rsidR="00720DFB">
        <w:rPr>
          <w:rFonts w:eastAsia="Calibri" w:cs="Calibri"/>
          <w:color w:val="000000"/>
        </w:rPr>
        <w:t>,</w:t>
      </w:r>
      <w:r w:rsidRPr="00D14360" w:rsidR="00720DFB">
        <w:rPr>
          <w:rFonts w:eastAsia="Calibri" w:cs="Calibri"/>
          <w:color w:val="000000"/>
        </w:rPr>
        <w:t xml:space="preserve"> </w:t>
      </w:r>
      <w:r w:rsidRPr="00D14360">
        <w:rPr>
          <w:rFonts w:eastAsia="Calibri" w:cs="Calibri"/>
          <w:color w:val="000000"/>
        </w:rPr>
        <w:t xml:space="preserve">Appendix </w:t>
      </w:r>
      <w:r w:rsidRPr="00D14360" w:rsidR="00F33AEE">
        <w:rPr>
          <w:rFonts w:eastAsia="Calibri" w:cs="Calibri"/>
          <w:color w:val="000000"/>
        </w:rPr>
        <w:t>A</w:t>
      </w:r>
      <w:r w:rsidRPr="00D14360" w:rsidR="00720DFB">
        <w:rPr>
          <w:rFonts w:eastAsia="Calibri" w:cs="Calibri"/>
          <w:color w:val="000000"/>
        </w:rPr>
        <w:t>.</w:t>
      </w:r>
    </w:p>
    <w:p w:rsidRPr="00C64922" w:rsidR="00A10C4D" w:rsidP="00FD31AC" w:rsidRDefault="00A10C4D" w14:paraId="43AB3AEB" w14:textId="77777777">
      <w:pPr>
        <w:pStyle w:val="Heading3"/>
      </w:pPr>
      <w:bookmarkStart w:name="_LOINC_Coding_for" w:id="370"/>
      <w:bookmarkStart w:name="_Toc10695568" w:id="371"/>
      <w:bookmarkStart w:name="_Toc11043564" w:id="372"/>
      <w:bookmarkStart w:name="_Toc11045562" w:id="373"/>
      <w:bookmarkStart w:name="_Toc11391232" w:id="374"/>
      <w:bookmarkStart w:name="_Ref21850203" w:id="375"/>
      <w:bookmarkStart w:name="_Ref21850211" w:id="376"/>
      <w:bookmarkStart w:name="_Toc119939795" w:id="377"/>
      <w:bookmarkStart w:name="_Toc135312826" w:id="378"/>
      <w:bookmarkEnd w:id="370"/>
      <w:r w:rsidRPr="00C64922">
        <w:t>LOINC Coding for Clinical Notes</w:t>
      </w:r>
      <w:bookmarkEnd w:id="371"/>
      <w:bookmarkEnd w:id="372"/>
      <w:bookmarkEnd w:id="373"/>
      <w:bookmarkEnd w:id="374"/>
      <w:bookmarkEnd w:id="375"/>
      <w:bookmarkEnd w:id="376"/>
      <w:bookmarkEnd w:id="377"/>
      <w:bookmarkEnd w:id="378"/>
    </w:p>
    <w:p w:rsidRPr="00D14360" w:rsidR="00A10C4D" w:rsidP="00B505D2" w:rsidRDefault="00A10C4D" w14:paraId="1B002CA7" w14:textId="77777777">
      <w:pPr>
        <w:autoSpaceDE w:val="0"/>
        <w:autoSpaceDN w:val="0"/>
        <w:adjustRightInd w:val="0"/>
        <w:spacing w:after="120"/>
        <w:rPr>
          <w:rFonts w:eastAsia="Calibri" w:cs="Calibri"/>
          <w:color w:val="000000"/>
        </w:rPr>
      </w:pPr>
      <w:r w:rsidRPr="00D14360">
        <w:rPr>
          <w:rFonts w:eastAsia="Calibri" w:cs="Calibri"/>
          <w:color w:val="000000"/>
        </w:rPr>
        <w:t>Logical Observation Identifiers Names and Codes (LOINC) is an international standard code set developed and maintained by the Regenstrief Institute for identifying clinical information.</w:t>
      </w:r>
      <w:r w:rsidRPr="00D14360" w:rsidR="009B30E1">
        <w:rPr>
          <w:rStyle w:val="FootnoteReference"/>
          <w:rFonts w:eastAsia="Calibri" w:cs="Calibri"/>
          <w:color w:val="000000"/>
        </w:rPr>
        <w:t xml:space="preserve"> </w:t>
      </w:r>
      <w:r w:rsidRPr="00D14360" w:rsidR="009B30E1">
        <w:rPr>
          <w:rStyle w:val="FootnoteReference"/>
          <w:rFonts w:eastAsia="Calibri" w:cs="Calibri"/>
          <w:color w:val="000000"/>
        </w:rPr>
        <w:footnoteReference w:id="47"/>
      </w:r>
      <w:r w:rsidRPr="00D14360">
        <w:rPr>
          <w:rFonts w:eastAsia="Calibri" w:cs="Calibri"/>
          <w:color w:val="000000"/>
        </w:rPr>
        <w:t xml:space="preserve"> Since its inception, Regenstrief has developed LOINC as an open standard and is available at no cost. LOINC is used worldwide for the exchange and pooling of clinical results for care delivery, outcomes management, public health reporting, document management, and research. Used in conjunction with standards for messages, documents, and APIs, LOINC supports efficient processing and storage of data from disparate sources. When exchanging clinical information between providers and with payers, attachment requests and attachment submissions use LOINC codes to identify the type of information desired and the information provided.</w:t>
      </w:r>
      <w:r w:rsidRPr="00D14360">
        <w:rPr>
          <w:rStyle w:val="FootnoteReference"/>
          <w:rFonts w:eastAsia="Calibri" w:cs="Calibri"/>
          <w:color w:val="000000"/>
        </w:rPr>
        <w:footnoteReference w:id="48"/>
      </w:r>
    </w:p>
    <w:p w:rsidR="00A10C4D" w:rsidP="005E7793" w:rsidRDefault="00A10C4D" w14:paraId="70BDCFFE" w14:textId="78D69D8F">
      <w:pPr>
        <w:spacing w:after="240"/>
        <w:rPr>
          <w:rFonts w:eastAsia="Calibri" w:cs="Calibri"/>
          <w:color w:val="000000"/>
        </w:rPr>
      </w:pPr>
      <w:r w:rsidRPr="00D14360">
        <w:rPr>
          <w:rFonts w:eastAsia="Calibri" w:cs="Calibri"/>
          <w:color w:val="000000"/>
        </w:rPr>
        <w:t>The LOINC terminology includes thousands of different clinical note types.</w:t>
      </w:r>
      <w:r w:rsidRPr="00D14360" w:rsidR="007F4384">
        <w:rPr>
          <w:rStyle w:val="FootnoteReference"/>
          <w:rFonts w:eastAsia="Calibri" w:cs="Calibri"/>
          <w:color w:val="000000"/>
        </w:rPr>
        <w:footnoteReference w:id="49"/>
      </w:r>
      <w:r w:rsidRPr="00D14360">
        <w:rPr>
          <w:rFonts w:eastAsia="Calibri" w:cs="Calibri"/>
          <w:color w:val="000000"/>
        </w:rPr>
        <w:t xml:space="preserve"> These codes can be used at the document, section, or entry level to categorize the type of clinical note information being shared. To focus the industry, the Argonaut participants and the Department of Veterans Affairs contributed their most commonly used note types to develop the following list of most frequently created clinical note documents.</w:t>
      </w:r>
      <w:r w:rsidRPr="00D14360">
        <w:rPr>
          <w:rStyle w:val="FootnoteReference"/>
          <w:rFonts w:eastAsia="Calibri" w:cs="Calibri"/>
          <w:color w:val="000000"/>
        </w:rPr>
        <w:footnoteReference w:id="50"/>
      </w:r>
      <w:r w:rsidRPr="00D14360">
        <w:rPr>
          <w:rFonts w:eastAsia="Calibri" w:cs="Calibri"/>
          <w:color w:val="000000"/>
        </w:rPr>
        <w:t xml:space="preserve"> The table below includes the clinical note type, the most general LOINC code available for this type of document, and the value set listing the full range of LOINC codes available for the clinical notes of that type.</w:t>
      </w:r>
    </w:p>
    <w:p w:rsidR="007C1E82" w:rsidP="005E7793" w:rsidRDefault="007C1E82" w14:paraId="21300FE6" w14:textId="69BBC58E">
      <w:pPr>
        <w:spacing w:after="240"/>
        <w:rPr>
          <w:rFonts w:eastAsia="Calibri" w:cs="Calibri"/>
          <w:color w:val="000000"/>
        </w:rPr>
      </w:pPr>
      <w:r>
        <w:rPr>
          <w:rFonts w:eastAsia="Calibri" w:cs="Calibri"/>
          <w:color w:val="000000"/>
        </w:rPr>
        <w:t xml:space="preserve">The clinical note type value sets are established by the HL7 </w:t>
      </w:r>
      <w:r w:rsidR="0079470F">
        <w:rPr>
          <w:rFonts w:eastAsia="Calibri" w:cs="Calibri"/>
          <w:color w:val="000000"/>
        </w:rPr>
        <w:t>Payer/Provider Information Exchange Work Group. The value sets use LOINC document codes, are maintained by Regenstrief Institute, and are published through the US National Library of Medicine Value Set Authority Center (VSAC).</w:t>
      </w:r>
      <w:r w:rsidR="0079470F">
        <w:rPr>
          <w:rStyle w:val="FootnoteReference"/>
          <w:rFonts w:eastAsia="Calibri" w:cs="Calibri"/>
          <w:color w:val="000000"/>
        </w:rPr>
        <w:footnoteReference w:id="51"/>
      </w:r>
      <w:r w:rsidR="0079470F">
        <w:rPr>
          <w:rFonts w:eastAsia="Calibri" w:cs="Calibri"/>
          <w:color w:val="000000"/>
        </w:rPr>
        <w:t xml:space="preserve"> Each value set is identified by a unique object identifier (OID). These value sets are included in the C-CDA value set expansion package available as a VSAC downloadable resource.</w:t>
      </w:r>
      <w:r w:rsidR="0079470F">
        <w:rPr>
          <w:rStyle w:val="FootnoteReference"/>
          <w:rFonts w:eastAsia="Calibri" w:cs="Calibri"/>
          <w:color w:val="000000"/>
        </w:rPr>
        <w:footnoteReference w:id="52"/>
      </w:r>
    </w:p>
    <w:p w:rsidRPr="00D14360" w:rsidR="005C79A1" w:rsidP="005E7793" w:rsidRDefault="005C79A1" w14:paraId="05C9EF9B" w14:textId="77777777">
      <w:pPr>
        <w:spacing w:after="240"/>
        <w:rPr>
          <w:rFonts w:eastAsia="Calibri" w:cs="Calibri"/>
          <w:color w:val="000000"/>
        </w:rPr>
      </w:pPr>
    </w:p>
    <w:tbl>
      <w:tblPr>
        <w:tblW w:w="9270" w:type="dxa"/>
        <w:tblInd w:w="19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788"/>
        <w:gridCol w:w="1398"/>
        <w:gridCol w:w="2664"/>
        <w:gridCol w:w="3420"/>
      </w:tblGrid>
      <w:tr w:rsidRPr="00C64922" w:rsidR="00254B4A" w:rsidTr="003A3D50" w14:paraId="56033C2F" w14:textId="77777777">
        <w:trPr>
          <w:tblHeader/>
        </w:trPr>
        <w:tc>
          <w:tcPr>
            <w:tcW w:w="1788" w:type="dxa"/>
            <w:tcBorders>
              <w:bottom w:val="nil"/>
              <w:right w:val="nil"/>
            </w:tcBorders>
            <w:shd w:val="clear" w:color="auto" w:fill="4F81BD"/>
          </w:tcPr>
          <w:p w:rsidRPr="00D14360" w:rsidR="00C920ED" w:rsidP="00C920ED" w:rsidRDefault="00C920ED" w14:paraId="3CE12E7F" w14:textId="77777777">
            <w:pPr>
              <w:spacing w:after="120"/>
              <w:rPr>
                <w:rFonts w:eastAsia="Calibri" w:cs="Calibri"/>
                <w:b/>
                <w:color w:val="FFFFFF"/>
              </w:rPr>
            </w:pPr>
            <w:r w:rsidRPr="00D14360">
              <w:rPr>
                <w:rFonts w:eastAsia="Calibri" w:cs="Calibri"/>
                <w:b/>
                <w:color w:val="FFFFFF"/>
              </w:rPr>
              <w:t>Clinical Note Type</w:t>
            </w:r>
          </w:p>
        </w:tc>
        <w:tc>
          <w:tcPr>
            <w:tcW w:w="1398" w:type="dxa"/>
            <w:shd w:val="clear" w:color="auto" w:fill="4F81BD"/>
          </w:tcPr>
          <w:p w:rsidRPr="00D14360" w:rsidR="00C920ED" w:rsidP="003A3D50" w:rsidRDefault="00C920ED" w14:paraId="25C19548" w14:textId="77777777">
            <w:pPr>
              <w:spacing w:after="120"/>
              <w:ind w:right="-92"/>
              <w:jc w:val="center"/>
              <w:rPr>
                <w:rFonts w:eastAsia="Calibri" w:cs="Calibri"/>
                <w:b/>
                <w:color w:val="FFFFFF"/>
              </w:rPr>
            </w:pPr>
            <w:r w:rsidRPr="00D14360">
              <w:rPr>
                <w:rFonts w:eastAsia="Calibri" w:cs="Calibri"/>
                <w:b/>
                <w:color w:val="FFFFFF"/>
              </w:rPr>
              <w:t>Most General LOINC Code</w:t>
            </w:r>
          </w:p>
        </w:tc>
        <w:tc>
          <w:tcPr>
            <w:tcW w:w="2664" w:type="dxa"/>
            <w:shd w:val="clear" w:color="auto" w:fill="4F81BD"/>
          </w:tcPr>
          <w:p w:rsidRPr="00D14360" w:rsidR="00C920ED" w:rsidP="00C920ED" w:rsidRDefault="00C920ED" w14:paraId="0E88A827" w14:textId="77777777">
            <w:pPr>
              <w:spacing w:after="120"/>
              <w:ind w:left="329" w:hanging="360"/>
              <w:rPr>
                <w:rFonts w:eastAsia="Calibri" w:cs="Calibri"/>
                <w:b/>
                <w:color w:val="FFFFFF"/>
              </w:rPr>
            </w:pPr>
            <w:r>
              <w:rPr>
                <w:rFonts w:eastAsia="Calibri" w:cs="Calibri"/>
                <w:b/>
                <w:color w:val="FFFFFF"/>
              </w:rPr>
              <w:t>LOINC Long Name</w:t>
            </w:r>
          </w:p>
        </w:tc>
        <w:tc>
          <w:tcPr>
            <w:tcW w:w="3420" w:type="dxa"/>
            <w:shd w:val="clear" w:color="auto" w:fill="4F81BD"/>
          </w:tcPr>
          <w:p w:rsidRPr="00D14360" w:rsidR="00C920ED" w:rsidP="003A3D50" w:rsidRDefault="00C920ED" w14:paraId="2BA78E1A" w14:textId="77777777">
            <w:pPr>
              <w:spacing w:after="120"/>
              <w:ind w:left="329" w:hanging="360"/>
              <w:rPr>
                <w:rFonts w:eastAsia="Calibri" w:cs="Calibri"/>
                <w:b/>
                <w:color w:val="FFFFFF"/>
              </w:rPr>
            </w:pPr>
            <w:r w:rsidRPr="00D14360">
              <w:rPr>
                <w:rFonts w:eastAsia="Calibri" w:cs="Calibri"/>
                <w:b/>
                <w:color w:val="FFFFFF"/>
              </w:rPr>
              <w:t>Complete Note Type Value Set</w:t>
            </w:r>
          </w:p>
        </w:tc>
      </w:tr>
      <w:tr w:rsidRPr="00C64922" w:rsidR="009D1583" w:rsidTr="00254B4A" w14:paraId="323738A2" w14:textId="77777777">
        <w:tc>
          <w:tcPr>
            <w:tcW w:w="1788" w:type="dxa"/>
            <w:tcBorders>
              <w:top w:val="single" w:color="4F81BD" w:sz="4" w:space="0"/>
              <w:bottom w:val="single" w:color="4F81BD" w:sz="4" w:space="0"/>
              <w:right w:val="nil"/>
            </w:tcBorders>
            <w:shd w:val="clear" w:color="auto" w:fill="FFFFFF"/>
          </w:tcPr>
          <w:p w:rsidRPr="00D14360" w:rsidR="00C920ED" w:rsidP="00C920ED" w:rsidRDefault="00C920ED" w14:paraId="5528AE84" w14:textId="77777777">
            <w:pPr>
              <w:spacing w:after="120"/>
              <w:rPr>
                <w:rFonts w:eastAsia="Calibri" w:cs="Calibri"/>
                <w:b/>
                <w:bCs/>
                <w:color w:val="000000"/>
              </w:rPr>
            </w:pPr>
            <w:r w:rsidRPr="00D14360">
              <w:rPr>
                <w:rFonts w:eastAsia="Calibri" w:cs="Calibri"/>
                <w:b/>
                <w:bCs/>
                <w:color w:val="000000"/>
              </w:rPr>
              <w:t>Discharge Summary Note</w:t>
            </w:r>
          </w:p>
        </w:tc>
        <w:tc>
          <w:tcPr>
            <w:tcW w:w="1398" w:type="dxa"/>
            <w:tcBorders>
              <w:top w:val="single" w:color="4F81BD" w:sz="4" w:space="0"/>
              <w:bottom w:val="single" w:color="4F81BD" w:sz="4" w:space="0"/>
            </w:tcBorders>
            <w:shd w:val="clear" w:color="auto" w:fill="auto"/>
          </w:tcPr>
          <w:p w:rsidRPr="00D14360" w:rsidR="00C920ED" w:rsidP="003A3D50" w:rsidRDefault="00C920ED" w14:paraId="14BBD6D2" w14:textId="77777777">
            <w:pPr>
              <w:spacing w:after="120"/>
              <w:jc w:val="center"/>
              <w:rPr>
                <w:rFonts w:ascii="Calibri Light" w:hAnsi="Calibri Light" w:eastAsia="Calibri" w:cs="Calibri Light"/>
                <w:color w:val="000000"/>
              </w:rPr>
            </w:pPr>
            <w:r w:rsidRPr="00D14360">
              <w:rPr>
                <w:rFonts w:ascii="Calibri Light" w:hAnsi="Calibri Light" w:eastAsia="Calibri" w:cs="Calibri Light"/>
                <w:color w:val="000000"/>
              </w:rPr>
              <w:t>18842-5</w:t>
            </w:r>
          </w:p>
        </w:tc>
        <w:tc>
          <w:tcPr>
            <w:tcW w:w="2664" w:type="dxa"/>
            <w:tcBorders>
              <w:top w:val="single" w:color="4F81BD" w:sz="4" w:space="0"/>
              <w:bottom w:val="single" w:color="4F81BD" w:sz="4" w:space="0"/>
            </w:tcBorders>
          </w:tcPr>
          <w:p w:rsidRPr="00D14360" w:rsidR="00C920ED" w:rsidP="00C920ED" w:rsidRDefault="00C920ED" w14:paraId="052CFA1A" w14:textId="77777777">
            <w:pPr>
              <w:rPr>
                <w:rFonts w:ascii="Calibri Light" w:hAnsi="Calibri Light" w:eastAsia="Calibri" w:cs="Calibri Light"/>
                <w:color w:val="000000"/>
              </w:rPr>
            </w:pPr>
            <w:r w:rsidRPr="00BF16F2">
              <w:rPr>
                <w:rFonts w:ascii="Calibri Light" w:hAnsi="Calibri Light" w:cs="Calibri Light"/>
                <w:color w:val="000000"/>
                <w:shd w:val="clear" w:color="auto" w:fill="FFFFFF"/>
              </w:rPr>
              <w:t>Discharge summary</w:t>
            </w:r>
          </w:p>
        </w:tc>
        <w:tc>
          <w:tcPr>
            <w:tcW w:w="3420" w:type="dxa"/>
            <w:tcBorders>
              <w:top w:val="single" w:color="4F81BD" w:sz="4" w:space="0"/>
              <w:bottom w:val="single" w:color="4F81BD" w:sz="4" w:space="0"/>
            </w:tcBorders>
            <w:shd w:val="clear" w:color="auto" w:fill="auto"/>
          </w:tcPr>
          <w:p w:rsidRPr="00D14360" w:rsidR="00C920ED" w:rsidP="00C920ED" w:rsidRDefault="00C920ED" w14:paraId="298379AF" w14:textId="77777777">
            <w:pPr>
              <w:rPr>
                <w:rFonts w:ascii="Calibri Light" w:hAnsi="Calibri Light" w:eastAsia="Calibri" w:cs="Calibri Light"/>
                <w:color w:val="000000"/>
              </w:rPr>
            </w:pPr>
            <w:r w:rsidRPr="00D14360">
              <w:rPr>
                <w:rFonts w:ascii="Calibri Light" w:hAnsi="Calibri Light" w:eastAsia="Calibri" w:cs="Calibri Light"/>
                <w:color w:val="000000"/>
              </w:rPr>
              <w:t>DischargeSummaryDocumentType</w:t>
            </w:r>
          </w:p>
          <w:p w:rsidRPr="00D14360" w:rsidR="00C920ED" w:rsidP="00C920ED" w:rsidRDefault="00C920ED" w14:paraId="33DFF7EE" w14:textId="77777777">
            <w:pPr>
              <w:rPr>
                <w:rFonts w:ascii="Calibri Light" w:hAnsi="Calibri Light" w:eastAsia="Calibri" w:cs="Calibri Light"/>
                <w:color w:val="000000"/>
              </w:rPr>
            </w:pPr>
            <w:r w:rsidRPr="00D14360">
              <w:rPr>
                <w:rFonts w:ascii="Calibri Light" w:hAnsi="Calibri Light" w:eastAsia="Calibri" w:cs="Calibri Light"/>
                <w:color w:val="000000"/>
              </w:rPr>
              <w:t>2.16.840.1.113883.11.20.4.1</w:t>
            </w:r>
          </w:p>
        </w:tc>
      </w:tr>
      <w:tr w:rsidRPr="00C64922" w:rsidR="009D1583" w:rsidTr="00254B4A" w14:paraId="59B762E8" w14:textId="77777777">
        <w:tc>
          <w:tcPr>
            <w:tcW w:w="1788" w:type="dxa"/>
            <w:tcBorders>
              <w:right w:val="nil"/>
            </w:tcBorders>
            <w:shd w:val="clear" w:color="auto" w:fill="FFFFFF"/>
          </w:tcPr>
          <w:p w:rsidRPr="00D14360" w:rsidR="00C920ED" w:rsidP="00C920ED" w:rsidRDefault="00C920ED" w14:paraId="0B846A28" w14:textId="77777777">
            <w:pPr>
              <w:spacing w:after="120"/>
              <w:rPr>
                <w:rFonts w:eastAsia="Calibri" w:cs="Calibri"/>
                <w:b/>
                <w:bCs/>
                <w:color w:val="000000"/>
              </w:rPr>
            </w:pPr>
            <w:r w:rsidRPr="00D14360">
              <w:rPr>
                <w:rFonts w:eastAsia="Calibri" w:cs="Calibri"/>
                <w:b/>
                <w:bCs/>
                <w:color w:val="000000"/>
              </w:rPr>
              <w:t>Consultation Note</w:t>
            </w:r>
          </w:p>
        </w:tc>
        <w:tc>
          <w:tcPr>
            <w:tcW w:w="1398" w:type="dxa"/>
            <w:shd w:val="clear" w:color="auto" w:fill="auto"/>
          </w:tcPr>
          <w:p w:rsidRPr="00D14360" w:rsidR="00C920ED" w:rsidP="003A3D50" w:rsidRDefault="00C920ED" w14:paraId="71E9490F" w14:textId="77777777">
            <w:pPr>
              <w:autoSpaceDE w:val="0"/>
              <w:autoSpaceDN w:val="0"/>
              <w:adjustRightInd w:val="0"/>
              <w:spacing w:after="120"/>
              <w:jc w:val="center"/>
              <w:rPr>
                <w:rFonts w:ascii="Calibri Light" w:hAnsi="Calibri Light" w:eastAsia="Calibri" w:cs="Calibri Light"/>
                <w:color w:val="000000"/>
              </w:rPr>
            </w:pPr>
            <w:r w:rsidRPr="00D14360">
              <w:rPr>
                <w:rFonts w:ascii="Calibri Light" w:hAnsi="Calibri Light" w:eastAsia="Calibri" w:cs="Calibri Light"/>
                <w:color w:val="000000"/>
              </w:rPr>
              <w:t>11488-4</w:t>
            </w:r>
          </w:p>
        </w:tc>
        <w:tc>
          <w:tcPr>
            <w:tcW w:w="2664" w:type="dxa"/>
          </w:tcPr>
          <w:p w:rsidRPr="00D14360" w:rsidR="00C920ED" w:rsidP="00C920ED" w:rsidRDefault="00C920ED" w14:paraId="1DA4BE0F" w14:textId="77777777">
            <w:pPr>
              <w:rPr>
                <w:rFonts w:ascii="Calibri Light" w:hAnsi="Calibri Light" w:eastAsia="Calibri" w:cs="Calibri Light"/>
                <w:color w:val="000000"/>
              </w:rPr>
            </w:pPr>
            <w:r w:rsidRPr="00BF16F2">
              <w:rPr>
                <w:rFonts w:ascii="Calibri Light" w:hAnsi="Calibri Light" w:cs="Calibri Light"/>
                <w:color w:val="000000"/>
              </w:rPr>
              <w:t>Consult Note</w:t>
            </w:r>
          </w:p>
        </w:tc>
        <w:tc>
          <w:tcPr>
            <w:tcW w:w="3420" w:type="dxa"/>
            <w:shd w:val="clear" w:color="auto" w:fill="auto"/>
          </w:tcPr>
          <w:p w:rsidRPr="00D14360" w:rsidR="00C920ED" w:rsidP="00C920ED" w:rsidRDefault="00C920ED" w14:paraId="541C17CB" w14:textId="77777777">
            <w:pPr>
              <w:rPr>
                <w:rFonts w:ascii="Calibri Light" w:hAnsi="Calibri Light" w:eastAsia="Calibri" w:cs="Calibri Light"/>
                <w:color w:val="000000"/>
              </w:rPr>
            </w:pPr>
            <w:r w:rsidRPr="00D14360">
              <w:rPr>
                <w:rFonts w:ascii="Calibri Light" w:hAnsi="Calibri Light" w:eastAsia="Calibri" w:cs="Calibri Light"/>
                <w:color w:val="000000"/>
              </w:rPr>
              <w:t>ConsultDocumentType</w:t>
            </w:r>
          </w:p>
          <w:p w:rsidRPr="00D14360" w:rsidR="00C920ED" w:rsidP="00C920ED" w:rsidRDefault="00C920ED" w14:paraId="54C9B87C" w14:textId="77777777">
            <w:pPr>
              <w:rPr>
                <w:rFonts w:ascii="Calibri Light" w:hAnsi="Calibri Light" w:eastAsia="Calibri" w:cs="Calibri Light"/>
                <w:color w:val="000000"/>
              </w:rPr>
            </w:pPr>
            <w:r w:rsidRPr="00D14360">
              <w:rPr>
                <w:rFonts w:ascii="Calibri Light" w:hAnsi="Calibri Light" w:eastAsia="Calibri" w:cs="Calibri Light"/>
                <w:color w:val="000000"/>
              </w:rPr>
              <w:t>2.16.840.1.113883.11.20.9.31</w:t>
            </w:r>
          </w:p>
        </w:tc>
      </w:tr>
      <w:tr w:rsidRPr="00C64922" w:rsidR="009D1583" w:rsidTr="003A3D50" w14:paraId="674FE6AE" w14:textId="77777777">
        <w:tc>
          <w:tcPr>
            <w:tcW w:w="1788" w:type="dxa"/>
            <w:tcBorders>
              <w:top w:val="single" w:color="4F81BD" w:sz="4" w:space="0"/>
              <w:bottom w:val="single" w:color="4F81BD" w:sz="4" w:space="0"/>
              <w:right w:val="nil"/>
            </w:tcBorders>
            <w:shd w:val="clear" w:color="auto" w:fill="FFFFFF"/>
          </w:tcPr>
          <w:p w:rsidRPr="00D14360" w:rsidR="00C920ED" w:rsidP="00C920ED" w:rsidRDefault="00C920ED" w14:paraId="6B5A53C4" w14:textId="77777777">
            <w:pPr>
              <w:spacing w:after="120"/>
              <w:rPr>
                <w:rFonts w:eastAsia="Calibri" w:cs="Calibri"/>
                <w:b/>
                <w:bCs/>
                <w:color w:val="000000"/>
              </w:rPr>
            </w:pPr>
            <w:r w:rsidRPr="00D14360">
              <w:rPr>
                <w:rFonts w:eastAsia="Calibri" w:cs="Calibri"/>
                <w:b/>
                <w:bCs/>
                <w:color w:val="000000"/>
              </w:rPr>
              <w:t>Imaging Narrative Note</w:t>
            </w:r>
          </w:p>
        </w:tc>
        <w:tc>
          <w:tcPr>
            <w:tcW w:w="1398" w:type="dxa"/>
            <w:tcBorders>
              <w:top w:val="single" w:color="4F81BD" w:sz="4" w:space="0"/>
              <w:bottom w:val="single" w:color="4F81BD" w:sz="4" w:space="0"/>
            </w:tcBorders>
            <w:shd w:val="clear" w:color="auto" w:fill="auto"/>
          </w:tcPr>
          <w:p w:rsidRPr="00D14360" w:rsidR="00C920ED" w:rsidP="003A3D50" w:rsidRDefault="00C920ED" w14:paraId="034C7F37" w14:textId="77777777">
            <w:pPr>
              <w:spacing w:after="120"/>
              <w:jc w:val="center"/>
              <w:rPr>
                <w:rFonts w:ascii="Calibri Light" w:hAnsi="Calibri Light" w:eastAsia="Calibri" w:cs="Calibri Light"/>
                <w:color w:val="000000"/>
              </w:rPr>
            </w:pPr>
            <w:r w:rsidRPr="00D14360">
              <w:rPr>
                <w:rFonts w:ascii="Calibri Light" w:hAnsi="Calibri Light" w:eastAsia="Calibri" w:cs="Calibri Light"/>
                <w:color w:val="000000"/>
              </w:rPr>
              <w:t>187</w:t>
            </w:r>
            <w:r>
              <w:rPr>
                <w:rFonts w:ascii="Calibri Light" w:hAnsi="Calibri Light" w:eastAsia="Calibri" w:cs="Calibri Light"/>
                <w:color w:val="000000"/>
              </w:rPr>
              <w:t>48-4</w:t>
            </w:r>
          </w:p>
        </w:tc>
        <w:tc>
          <w:tcPr>
            <w:tcW w:w="2664" w:type="dxa"/>
            <w:tcBorders>
              <w:top w:val="single" w:color="4F81BD" w:sz="4" w:space="0"/>
              <w:bottom w:val="single" w:color="4F81BD" w:sz="4" w:space="0"/>
            </w:tcBorders>
          </w:tcPr>
          <w:p w:rsidRPr="00BF16F2" w:rsidR="00C920ED" w:rsidP="00C920ED" w:rsidRDefault="00582533" w14:paraId="28B921F2" w14:textId="5CEE2C18">
            <w:pPr>
              <w:rPr>
                <w:rFonts w:ascii="Calibri Light" w:hAnsi="Calibri Light" w:cs="Calibri Light"/>
              </w:rPr>
            </w:pPr>
            <w:r w:rsidRPr="00582533">
              <w:rPr>
                <w:rFonts w:ascii="Calibri Light" w:hAnsi="Calibri Light" w:cs="Calibri Light"/>
                <w:color w:val="000000"/>
              </w:rPr>
              <w:t>Diagnostic imaging study</w:t>
            </w:r>
          </w:p>
        </w:tc>
        <w:tc>
          <w:tcPr>
            <w:tcW w:w="3420" w:type="dxa"/>
            <w:tcBorders>
              <w:top w:val="single" w:color="4F81BD" w:sz="4" w:space="0"/>
              <w:bottom w:val="single" w:color="4F81BD" w:sz="4" w:space="0"/>
            </w:tcBorders>
            <w:shd w:val="clear" w:color="auto" w:fill="auto"/>
          </w:tcPr>
          <w:p w:rsidRPr="00BF16F2" w:rsidR="00C920ED" w:rsidP="00C920ED" w:rsidRDefault="00C920ED" w14:paraId="615806E6" w14:textId="77777777">
            <w:pPr>
              <w:rPr>
                <w:rFonts w:ascii="Calibri Light" w:hAnsi="Calibri Light" w:cs="Calibri Light"/>
              </w:rPr>
            </w:pPr>
            <w:r w:rsidRPr="00BF16F2">
              <w:rPr>
                <w:rFonts w:ascii="Calibri Light" w:hAnsi="Calibri Light" w:cs="Calibri Light"/>
              </w:rPr>
              <w:t>CompleteNoteType</w:t>
            </w:r>
          </w:p>
          <w:p w:rsidRPr="00C07C6B" w:rsidR="00C920ED" w:rsidP="00C920ED" w:rsidRDefault="00C920ED" w14:paraId="090D8910" w14:textId="77777777">
            <w:pPr>
              <w:rPr>
                <w:rFonts w:ascii="Calibri Light" w:hAnsi="Calibri Light" w:eastAsia="Calibri" w:cs="Calibri Light"/>
                <w:color w:val="000000"/>
              </w:rPr>
            </w:pPr>
            <w:r w:rsidRPr="003A3D50">
              <w:rPr>
                <w:rFonts w:ascii="Calibri Light" w:hAnsi="Calibri Light" w:cs="Calibri Light"/>
              </w:rPr>
              <w:t>1.3.6.1.4.1.12009.10.2.5</w:t>
            </w:r>
          </w:p>
        </w:tc>
      </w:tr>
      <w:tr w:rsidRPr="00C64922" w:rsidR="009D1583" w:rsidTr="00254B4A" w14:paraId="24DDA6CC" w14:textId="77777777">
        <w:tc>
          <w:tcPr>
            <w:tcW w:w="1788" w:type="dxa"/>
            <w:tcBorders>
              <w:right w:val="nil"/>
            </w:tcBorders>
            <w:shd w:val="clear" w:color="auto" w:fill="FFFFFF"/>
          </w:tcPr>
          <w:p w:rsidRPr="00D14360" w:rsidR="00C920ED" w:rsidP="00C920ED" w:rsidRDefault="00C920ED" w14:paraId="7F518011" w14:textId="77777777">
            <w:pPr>
              <w:autoSpaceDE w:val="0"/>
              <w:autoSpaceDN w:val="0"/>
              <w:adjustRightInd w:val="0"/>
              <w:spacing w:after="120"/>
              <w:rPr>
                <w:rFonts w:eastAsia="Calibri" w:cs="Calibri"/>
                <w:b/>
                <w:bCs/>
                <w:color w:val="000000"/>
              </w:rPr>
            </w:pPr>
            <w:r w:rsidRPr="00D14360">
              <w:rPr>
                <w:rFonts w:eastAsia="Calibri" w:cs="Calibri"/>
                <w:b/>
                <w:bCs/>
                <w:color w:val="000000"/>
              </w:rPr>
              <w:t>Laboratory Narrative Note</w:t>
            </w:r>
          </w:p>
        </w:tc>
        <w:tc>
          <w:tcPr>
            <w:tcW w:w="1398" w:type="dxa"/>
            <w:shd w:val="clear" w:color="auto" w:fill="auto"/>
          </w:tcPr>
          <w:p w:rsidRPr="00D14360" w:rsidR="00C920ED" w:rsidP="003A3D50" w:rsidRDefault="00C920ED" w14:paraId="74AB0ABA" w14:textId="77777777">
            <w:pPr>
              <w:spacing w:after="120"/>
              <w:jc w:val="center"/>
              <w:rPr>
                <w:rFonts w:ascii="Calibri Light" w:hAnsi="Calibri Light" w:eastAsia="Calibri" w:cs="Calibri Light"/>
                <w:color w:val="000000"/>
              </w:rPr>
            </w:pPr>
            <w:r>
              <w:rPr>
                <w:rFonts w:ascii="Calibri Light" w:hAnsi="Calibri Light" w:eastAsia="Calibri" w:cs="Calibri Light"/>
                <w:color w:val="000000"/>
              </w:rPr>
              <w:t>11502-2</w:t>
            </w:r>
          </w:p>
        </w:tc>
        <w:tc>
          <w:tcPr>
            <w:tcW w:w="2664" w:type="dxa"/>
          </w:tcPr>
          <w:p w:rsidRPr="00D14360" w:rsidR="00C920ED" w:rsidP="00C920ED" w:rsidRDefault="00C920ED" w14:paraId="60C779D4" w14:textId="77777777">
            <w:pPr>
              <w:rPr>
                <w:rFonts w:ascii="Calibri Light" w:hAnsi="Calibri Light" w:eastAsia="Calibri" w:cs="Calibri Light"/>
                <w:color w:val="000000"/>
              </w:rPr>
            </w:pPr>
            <w:r w:rsidRPr="00BF16F2">
              <w:rPr>
                <w:rFonts w:ascii="Calibri Light" w:hAnsi="Calibri Light" w:cs="Calibri Light"/>
                <w:color w:val="000000"/>
                <w:shd w:val="clear" w:color="auto" w:fill="FFFFFF"/>
              </w:rPr>
              <w:t>Laboratory report</w:t>
            </w:r>
          </w:p>
        </w:tc>
        <w:tc>
          <w:tcPr>
            <w:tcW w:w="3420" w:type="dxa"/>
            <w:shd w:val="clear" w:color="auto" w:fill="auto"/>
          </w:tcPr>
          <w:p w:rsidR="00B843E4" w:rsidP="00C920ED" w:rsidRDefault="007A45B6" w14:paraId="5B94C6AA" w14:textId="77777777">
            <w:pPr>
              <w:rPr>
                <w:rFonts w:ascii="Calibri Light" w:hAnsi="Calibri Light" w:eastAsia="Calibri" w:cs="Calibri Light"/>
                <w:color w:val="000000"/>
              </w:rPr>
            </w:pPr>
            <w:r w:rsidRPr="007A45B6">
              <w:rPr>
                <w:rFonts w:ascii="Calibri Light" w:hAnsi="Calibri Light" w:eastAsia="Calibri" w:cs="Calibri Light"/>
                <w:color w:val="000000"/>
              </w:rPr>
              <w:t>Note</w:t>
            </w:r>
            <w:r w:rsidR="00B843E4">
              <w:rPr>
                <w:rFonts w:ascii="Calibri Light" w:hAnsi="Calibri Light" w:eastAsia="Calibri" w:cs="Calibri Light"/>
                <w:color w:val="000000"/>
              </w:rPr>
              <w:t xml:space="preserve"> </w:t>
            </w:r>
            <w:r w:rsidRPr="007A45B6">
              <w:rPr>
                <w:rFonts w:ascii="Calibri Light" w:hAnsi="Calibri Light" w:eastAsia="Calibri" w:cs="Calibri Light"/>
                <w:color w:val="000000"/>
              </w:rPr>
              <w:t>Types</w:t>
            </w:r>
            <w:r w:rsidR="00B843E4">
              <w:rPr>
                <w:rFonts w:ascii="Calibri Light" w:hAnsi="Calibri Light" w:eastAsia="Calibri" w:cs="Calibri Light"/>
                <w:color w:val="000000"/>
              </w:rPr>
              <w:t xml:space="preserve"> </w:t>
            </w:r>
            <w:r w:rsidRPr="00B843E4" w:rsidR="00B843E4">
              <w:rPr>
                <w:rFonts w:ascii="Calibri Light" w:hAnsi="Calibri Light" w:eastAsia="Calibri" w:cs="Calibri Light"/>
                <w:color w:val="000000"/>
              </w:rPr>
              <w:t> </w:t>
            </w:r>
          </w:p>
          <w:p w:rsidRPr="00D14360" w:rsidR="00C920ED" w:rsidP="00C920ED" w:rsidRDefault="00B843E4" w14:paraId="5F99A862" w14:textId="115B71DB">
            <w:pPr>
              <w:rPr>
                <w:rFonts w:ascii="Calibri Light" w:hAnsi="Calibri Light" w:eastAsia="Calibri" w:cs="Calibri Light"/>
                <w:color w:val="000000"/>
              </w:rPr>
            </w:pPr>
            <w:r w:rsidRPr="00B843E4">
              <w:rPr>
                <w:rFonts w:ascii="Calibri Light" w:hAnsi="Calibri Light" w:eastAsia="Calibri" w:cs="Calibri Light"/>
                <w:color w:val="000000"/>
              </w:rPr>
              <w:t>2.16.840.1.113883.11.20.9.68</w:t>
            </w:r>
          </w:p>
        </w:tc>
      </w:tr>
      <w:tr w:rsidRPr="00C64922" w:rsidR="009D1583" w:rsidTr="00254B4A" w14:paraId="5AF112F4" w14:textId="77777777">
        <w:trPr>
          <w:trHeight w:val="413"/>
        </w:trPr>
        <w:tc>
          <w:tcPr>
            <w:tcW w:w="1788" w:type="dxa"/>
            <w:tcBorders>
              <w:top w:val="single" w:color="4F81BD" w:sz="4" w:space="0"/>
              <w:bottom w:val="single" w:color="4F81BD" w:sz="4" w:space="0"/>
              <w:right w:val="nil"/>
            </w:tcBorders>
            <w:shd w:val="clear" w:color="auto" w:fill="FFFFFF"/>
          </w:tcPr>
          <w:p w:rsidRPr="00D14360" w:rsidR="00C920ED" w:rsidP="00C920ED" w:rsidRDefault="00C920ED" w14:paraId="6654A8DD" w14:textId="77777777">
            <w:pPr>
              <w:autoSpaceDE w:val="0"/>
              <w:autoSpaceDN w:val="0"/>
              <w:adjustRightInd w:val="0"/>
              <w:spacing w:after="120"/>
              <w:rPr>
                <w:rFonts w:eastAsia="Calibri" w:cs="Calibri"/>
                <w:b/>
                <w:bCs/>
                <w:color w:val="000000"/>
              </w:rPr>
            </w:pPr>
            <w:r w:rsidRPr="00D14360">
              <w:rPr>
                <w:rFonts w:eastAsia="Calibri" w:cs="Calibri"/>
                <w:b/>
                <w:bCs/>
                <w:color w:val="000000"/>
              </w:rPr>
              <w:t>Pathology Narrative Note</w:t>
            </w:r>
          </w:p>
        </w:tc>
        <w:tc>
          <w:tcPr>
            <w:tcW w:w="1398" w:type="dxa"/>
            <w:tcBorders>
              <w:top w:val="single" w:color="4F81BD" w:sz="4" w:space="0"/>
              <w:bottom w:val="single" w:color="4F81BD" w:sz="4" w:space="0"/>
            </w:tcBorders>
            <w:shd w:val="clear" w:color="auto" w:fill="auto"/>
          </w:tcPr>
          <w:p w:rsidRPr="00D14360" w:rsidR="00C920ED" w:rsidP="003A3D50" w:rsidRDefault="00C920ED" w14:paraId="58DF0E6F" w14:textId="77777777">
            <w:pPr>
              <w:spacing w:after="120"/>
              <w:jc w:val="center"/>
              <w:rPr>
                <w:rFonts w:ascii="Calibri Light" w:hAnsi="Calibri Light" w:eastAsia="Calibri" w:cs="Calibri Light"/>
                <w:color w:val="000000"/>
              </w:rPr>
            </w:pPr>
            <w:r>
              <w:rPr>
                <w:rFonts w:ascii="Calibri Light" w:hAnsi="Calibri Light" w:eastAsia="Calibri" w:cs="Calibri Light"/>
                <w:color w:val="000000"/>
              </w:rPr>
              <w:t>11526-1</w:t>
            </w:r>
          </w:p>
        </w:tc>
        <w:tc>
          <w:tcPr>
            <w:tcW w:w="2664" w:type="dxa"/>
            <w:tcBorders>
              <w:top w:val="single" w:color="4F81BD" w:sz="4" w:space="0"/>
              <w:bottom w:val="single" w:color="4F81BD" w:sz="4" w:space="0"/>
            </w:tcBorders>
          </w:tcPr>
          <w:p w:rsidRPr="00D14360" w:rsidR="00C920ED" w:rsidP="00C920ED" w:rsidRDefault="00C920ED" w14:paraId="0039A49A" w14:textId="77777777">
            <w:pPr>
              <w:rPr>
                <w:rFonts w:ascii="Calibri Light" w:hAnsi="Calibri Light" w:eastAsia="Calibri" w:cs="Calibri Light"/>
                <w:color w:val="000000"/>
              </w:rPr>
            </w:pPr>
            <w:r w:rsidRPr="00BF16F2">
              <w:rPr>
                <w:rFonts w:ascii="Calibri Light" w:hAnsi="Calibri Light" w:cs="Calibri Light"/>
                <w:color w:val="000000"/>
                <w:shd w:val="clear" w:color="auto" w:fill="FFFFFF"/>
              </w:rPr>
              <w:t>Pathology study</w:t>
            </w:r>
          </w:p>
        </w:tc>
        <w:tc>
          <w:tcPr>
            <w:tcW w:w="3420" w:type="dxa"/>
            <w:tcBorders>
              <w:top w:val="single" w:color="4F81BD" w:sz="4" w:space="0"/>
              <w:bottom w:val="single" w:color="4F81BD" w:sz="4" w:space="0"/>
            </w:tcBorders>
            <w:shd w:val="clear" w:color="auto" w:fill="auto"/>
          </w:tcPr>
          <w:p w:rsidR="0090117E" w:rsidP="0090117E" w:rsidRDefault="0090117E" w14:paraId="67716892" w14:textId="77777777">
            <w:pPr>
              <w:rPr>
                <w:rFonts w:ascii="Calibri Light" w:hAnsi="Calibri Light" w:eastAsia="Calibri" w:cs="Calibri Light"/>
                <w:color w:val="000000"/>
              </w:rPr>
            </w:pPr>
            <w:r w:rsidRPr="007A45B6">
              <w:rPr>
                <w:rFonts w:ascii="Calibri Light" w:hAnsi="Calibri Light" w:eastAsia="Calibri" w:cs="Calibri Light"/>
                <w:color w:val="000000"/>
              </w:rPr>
              <w:t>Note</w:t>
            </w:r>
            <w:r>
              <w:rPr>
                <w:rFonts w:ascii="Calibri Light" w:hAnsi="Calibri Light" w:eastAsia="Calibri" w:cs="Calibri Light"/>
                <w:color w:val="000000"/>
              </w:rPr>
              <w:t xml:space="preserve"> </w:t>
            </w:r>
            <w:r w:rsidRPr="007A45B6">
              <w:rPr>
                <w:rFonts w:ascii="Calibri Light" w:hAnsi="Calibri Light" w:eastAsia="Calibri" w:cs="Calibri Light"/>
                <w:color w:val="000000"/>
              </w:rPr>
              <w:t>Types</w:t>
            </w:r>
            <w:r>
              <w:rPr>
                <w:rFonts w:ascii="Calibri Light" w:hAnsi="Calibri Light" w:eastAsia="Calibri" w:cs="Calibri Light"/>
                <w:color w:val="000000"/>
              </w:rPr>
              <w:t xml:space="preserve"> </w:t>
            </w:r>
            <w:r w:rsidRPr="00B843E4">
              <w:rPr>
                <w:rFonts w:ascii="Calibri Light" w:hAnsi="Calibri Light" w:eastAsia="Calibri" w:cs="Calibri Light"/>
                <w:color w:val="000000"/>
              </w:rPr>
              <w:t> </w:t>
            </w:r>
          </w:p>
          <w:p w:rsidRPr="00D14360" w:rsidR="00C920ED" w:rsidP="0090117E" w:rsidRDefault="0090117E" w14:paraId="3E6C471E" w14:textId="7C2BA3B7">
            <w:pPr>
              <w:rPr>
                <w:rFonts w:ascii="Calibri Light" w:hAnsi="Calibri Light" w:eastAsia="Calibri" w:cs="Calibri Light"/>
                <w:color w:val="000000"/>
              </w:rPr>
            </w:pPr>
            <w:r w:rsidRPr="00B843E4">
              <w:rPr>
                <w:rFonts w:ascii="Calibri Light" w:hAnsi="Calibri Light" w:eastAsia="Calibri" w:cs="Calibri Light"/>
                <w:color w:val="000000"/>
              </w:rPr>
              <w:t>2.16.840.1.113883.11.20.9.68</w:t>
            </w:r>
          </w:p>
        </w:tc>
      </w:tr>
      <w:tr w:rsidRPr="00C64922" w:rsidR="009D1583" w:rsidTr="00254B4A" w14:paraId="45707158" w14:textId="77777777">
        <w:tc>
          <w:tcPr>
            <w:tcW w:w="1788" w:type="dxa"/>
            <w:tcBorders>
              <w:right w:val="nil"/>
            </w:tcBorders>
            <w:shd w:val="clear" w:color="auto" w:fill="FFFFFF"/>
          </w:tcPr>
          <w:p w:rsidRPr="00D14360" w:rsidR="00C920ED" w:rsidP="00C920ED" w:rsidRDefault="00C920ED" w14:paraId="6D7106AF" w14:textId="77777777">
            <w:pPr>
              <w:spacing w:after="120"/>
              <w:rPr>
                <w:rFonts w:eastAsia="Calibri" w:cs="Calibri"/>
                <w:b/>
                <w:bCs/>
                <w:color w:val="000000"/>
              </w:rPr>
            </w:pPr>
            <w:r w:rsidRPr="00D14360">
              <w:rPr>
                <w:rFonts w:eastAsia="Calibri" w:cs="Calibri"/>
                <w:b/>
                <w:bCs/>
                <w:color w:val="000000"/>
              </w:rPr>
              <w:t>History &amp; Physical Note</w:t>
            </w:r>
          </w:p>
        </w:tc>
        <w:tc>
          <w:tcPr>
            <w:tcW w:w="1398" w:type="dxa"/>
            <w:shd w:val="clear" w:color="auto" w:fill="auto"/>
          </w:tcPr>
          <w:p w:rsidRPr="00D14360" w:rsidR="00C920ED" w:rsidP="003A3D50" w:rsidRDefault="00C920ED" w14:paraId="241A64EE" w14:textId="77777777">
            <w:pPr>
              <w:spacing w:after="120"/>
              <w:jc w:val="center"/>
              <w:rPr>
                <w:rFonts w:ascii="Calibri Light" w:hAnsi="Calibri Light" w:eastAsia="Calibri" w:cs="Calibri Light"/>
                <w:color w:val="000000"/>
              </w:rPr>
            </w:pPr>
            <w:r w:rsidRPr="00D14360">
              <w:rPr>
                <w:rFonts w:ascii="Calibri Light" w:hAnsi="Calibri Light" w:eastAsia="Calibri" w:cs="Calibri Light"/>
                <w:color w:val="000000"/>
              </w:rPr>
              <w:t>34117-2</w:t>
            </w:r>
          </w:p>
        </w:tc>
        <w:tc>
          <w:tcPr>
            <w:tcW w:w="2664" w:type="dxa"/>
          </w:tcPr>
          <w:p w:rsidRPr="00D14360" w:rsidR="00C920ED" w:rsidP="00C920ED" w:rsidRDefault="00C920ED" w14:paraId="239ED3F5" w14:textId="77777777">
            <w:pPr>
              <w:rPr>
                <w:rFonts w:ascii="Calibri Light" w:hAnsi="Calibri Light" w:eastAsia="Calibri" w:cs="Calibri Light"/>
                <w:color w:val="000000"/>
              </w:rPr>
            </w:pPr>
            <w:r w:rsidRPr="00BF16F2">
              <w:rPr>
                <w:rFonts w:ascii="Calibri Light" w:hAnsi="Calibri Light" w:cs="Calibri Light"/>
                <w:color w:val="000000"/>
                <w:shd w:val="clear" w:color="auto" w:fill="FFFFFF"/>
              </w:rPr>
              <w:t>History and physical note</w:t>
            </w:r>
          </w:p>
        </w:tc>
        <w:tc>
          <w:tcPr>
            <w:tcW w:w="3420" w:type="dxa"/>
            <w:shd w:val="clear" w:color="auto" w:fill="auto"/>
          </w:tcPr>
          <w:p w:rsidRPr="00D14360" w:rsidR="00C920ED" w:rsidP="00C920ED" w:rsidRDefault="00C920ED" w14:paraId="1F361B26" w14:textId="77777777">
            <w:pPr>
              <w:rPr>
                <w:rFonts w:ascii="Calibri Light" w:hAnsi="Calibri Light" w:eastAsia="Calibri" w:cs="Calibri Light"/>
                <w:color w:val="000000"/>
              </w:rPr>
            </w:pPr>
            <w:r w:rsidRPr="00D14360">
              <w:rPr>
                <w:rFonts w:ascii="Calibri Light" w:hAnsi="Calibri Light" w:eastAsia="Calibri" w:cs="Calibri Light"/>
                <w:color w:val="000000"/>
              </w:rPr>
              <w:t>HPDocumentType</w:t>
            </w:r>
          </w:p>
          <w:p w:rsidRPr="00D14360" w:rsidR="00C920ED" w:rsidP="00C920ED" w:rsidRDefault="00C920ED" w14:paraId="79BC3CAB" w14:textId="77777777">
            <w:pPr>
              <w:rPr>
                <w:rFonts w:ascii="Calibri Light" w:hAnsi="Calibri Light" w:eastAsia="Calibri" w:cs="Calibri Light"/>
                <w:color w:val="000000"/>
              </w:rPr>
            </w:pPr>
            <w:r w:rsidRPr="00D14360">
              <w:rPr>
                <w:rFonts w:ascii="Calibri Light" w:hAnsi="Calibri Light" w:eastAsia="Calibri" w:cs="Calibri Light"/>
                <w:color w:val="000000"/>
              </w:rPr>
              <w:t>2.16.840.1.113883.1.11.20.22</w:t>
            </w:r>
          </w:p>
        </w:tc>
      </w:tr>
      <w:tr w:rsidRPr="00C64922" w:rsidR="009D1583" w:rsidTr="00254B4A" w14:paraId="7E2ADC82" w14:textId="77777777">
        <w:tc>
          <w:tcPr>
            <w:tcW w:w="1788" w:type="dxa"/>
            <w:tcBorders>
              <w:top w:val="single" w:color="4F81BD" w:sz="4" w:space="0"/>
              <w:bottom w:val="single" w:color="4F81BD" w:sz="4" w:space="0"/>
              <w:right w:val="nil"/>
            </w:tcBorders>
            <w:shd w:val="clear" w:color="auto" w:fill="FFFFFF"/>
          </w:tcPr>
          <w:p w:rsidRPr="00D14360" w:rsidR="00C920ED" w:rsidP="00C920ED" w:rsidRDefault="00C920ED" w14:paraId="05B91550" w14:textId="77777777">
            <w:pPr>
              <w:spacing w:after="120"/>
              <w:rPr>
                <w:rFonts w:eastAsia="Calibri" w:cs="Calibri"/>
                <w:b/>
                <w:bCs/>
                <w:color w:val="000000"/>
              </w:rPr>
            </w:pPr>
            <w:r w:rsidRPr="00D14360">
              <w:rPr>
                <w:rFonts w:eastAsia="Calibri" w:cs="Calibri"/>
                <w:b/>
                <w:bCs/>
                <w:color w:val="000000"/>
              </w:rPr>
              <w:t>Progress Note</w:t>
            </w:r>
          </w:p>
        </w:tc>
        <w:tc>
          <w:tcPr>
            <w:tcW w:w="1398" w:type="dxa"/>
            <w:tcBorders>
              <w:top w:val="single" w:color="4F81BD" w:sz="4" w:space="0"/>
              <w:bottom w:val="single" w:color="4F81BD" w:sz="4" w:space="0"/>
            </w:tcBorders>
            <w:shd w:val="clear" w:color="auto" w:fill="auto"/>
          </w:tcPr>
          <w:p w:rsidRPr="00D14360" w:rsidR="00C920ED" w:rsidP="003A3D50" w:rsidRDefault="00C920ED" w14:paraId="28735776" w14:textId="77777777">
            <w:pPr>
              <w:spacing w:after="120"/>
              <w:jc w:val="center"/>
              <w:rPr>
                <w:rFonts w:ascii="Calibri Light" w:hAnsi="Calibri Light" w:eastAsia="Calibri" w:cs="Calibri Light"/>
                <w:color w:val="000000"/>
              </w:rPr>
            </w:pPr>
            <w:r w:rsidRPr="00D14360">
              <w:rPr>
                <w:rFonts w:ascii="Calibri Light" w:hAnsi="Calibri Light" w:eastAsia="Calibri" w:cs="Calibri Light"/>
                <w:color w:val="000000"/>
              </w:rPr>
              <w:t>11506-3</w:t>
            </w:r>
          </w:p>
        </w:tc>
        <w:tc>
          <w:tcPr>
            <w:tcW w:w="2664" w:type="dxa"/>
            <w:tcBorders>
              <w:top w:val="single" w:color="4F81BD" w:sz="4" w:space="0"/>
              <w:bottom w:val="single" w:color="4F81BD" w:sz="4" w:space="0"/>
            </w:tcBorders>
          </w:tcPr>
          <w:p w:rsidRPr="00D14360" w:rsidR="00C920ED" w:rsidP="00C920ED" w:rsidRDefault="00C920ED" w14:paraId="6BEF0296" w14:textId="77777777">
            <w:pPr>
              <w:rPr>
                <w:rFonts w:ascii="Calibri Light" w:hAnsi="Calibri Light" w:eastAsia="Calibri" w:cs="Calibri Light"/>
                <w:color w:val="000000"/>
              </w:rPr>
            </w:pPr>
            <w:r w:rsidRPr="00BF16F2">
              <w:rPr>
                <w:rFonts w:ascii="Calibri Light" w:hAnsi="Calibri Light" w:cs="Calibri Light"/>
                <w:color w:val="000000"/>
                <w:shd w:val="clear" w:color="auto" w:fill="FFFFFF"/>
              </w:rPr>
              <w:t>Progress note</w:t>
            </w:r>
          </w:p>
        </w:tc>
        <w:tc>
          <w:tcPr>
            <w:tcW w:w="3420" w:type="dxa"/>
            <w:tcBorders>
              <w:top w:val="single" w:color="4F81BD" w:sz="4" w:space="0"/>
              <w:bottom w:val="single" w:color="4F81BD" w:sz="4" w:space="0"/>
            </w:tcBorders>
            <w:shd w:val="clear" w:color="auto" w:fill="auto"/>
          </w:tcPr>
          <w:p w:rsidRPr="00D14360" w:rsidR="00C920ED" w:rsidP="00C920ED" w:rsidRDefault="00C920ED" w14:paraId="4B432196" w14:textId="77777777">
            <w:pPr>
              <w:rPr>
                <w:rFonts w:ascii="Calibri Light" w:hAnsi="Calibri Light" w:eastAsia="Calibri" w:cs="Calibri Light"/>
                <w:color w:val="000000"/>
              </w:rPr>
            </w:pPr>
            <w:r w:rsidRPr="00D14360">
              <w:rPr>
                <w:rFonts w:ascii="Calibri Light" w:hAnsi="Calibri Light" w:eastAsia="Calibri" w:cs="Calibri Light"/>
                <w:color w:val="000000"/>
              </w:rPr>
              <w:t>ProgressNoteDocumentType</w:t>
            </w:r>
          </w:p>
          <w:p w:rsidRPr="00D14360" w:rsidR="00C920ED" w:rsidP="00C920ED" w:rsidRDefault="00C920ED" w14:paraId="696C6350" w14:textId="77777777">
            <w:pPr>
              <w:rPr>
                <w:rFonts w:ascii="Calibri Light" w:hAnsi="Calibri Light" w:eastAsia="Calibri" w:cs="Calibri Light"/>
                <w:color w:val="000000"/>
              </w:rPr>
            </w:pPr>
            <w:r w:rsidRPr="00D14360">
              <w:rPr>
                <w:rFonts w:ascii="Calibri Light" w:hAnsi="Calibri Light" w:eastAsia="Calibri" w:cs="Calibri Light"/>
                <w:color w:val="000000"/>
              </w:rPr>
              <w:t>2.16.840.1.113883.11.20.8.1</w:t>
            </w:r>
          </w:p>
        </w:tc>
      </w:tr>
      <w:tr w:rsidRPr="00C64922" w:rsidR="009D1583" w:rsidTr="00254B4A" w14:paraId="19BF094C" w14:textId="77777777">
        <w:tc>
          <w:tcPr>
            <w:tcW w:w="1788" w:type="dxa"/>
            <w:tcBorders>
              <w:right w:val="nil"/>
            </w:tcBorders>
            <w:shd w:val="clear" w:color="auto" w:fill="FFFFFF"/>
          </w:tcPr>
          <w:p w:rsidRPr="00D14360" w:rsidR="00C920ED" w:rsidP="00C920ED" w:rsidRDefault="00C920ED" w14:paraId="4D5A6F5F" w14:textId="77777777">
            <w:pPr>
              <w:spacing w:after="120"/>
              <w:rPr>
                <w:rFonts w:eastAsia="Calibri" w:cs="Calibri"/>
                <w:b/>
                <w:bCs/>
                <w:color w:val="000000"/>
              </w:rPr>
            </w:pPr>
            <w:r w:rsidRPr="00D14360">
              <w:rPr>
                <w:rFonts w:eastAsia="Calibri" w:cs="Calibri"/>
                <w:b/>
                <w:bCs/>
                <w:color w:val="000000"/>
              </w:rPr>
              <w:t>Procedures Note</w:t>
            </w:r>
          </w:p>
        </w:tc>
        <w:tc>
          <w:tcPr>
            <w:tcW w:w="1398" w:type="dxa"/>
            <w:shd w:val="clear" w:color="auto" w:fill="auto"/>
          </w:tcPr>
          <w:p w:rsidRPr="00D14360" w:rsidR="00C920ED" w:rsidP="003A3D50" w:rsidRDefault="00C920ED" w14:paraId="216F6B00" w14:textId="77777777">
            <w:pPr>
              <w:spacing w:after="120"/>
              <w:jc w:val="center"/>
              <w:rPr>
                <w:rFonts w:ascii="Calibri Light" w:hAnsi="Calibri Light" w:eastAsia="Calibri" w:cs="Calibri Light"/>
                <w:color w:val="000000"/>
              </w:rPr>
            </w:pPr>
            <w:r w:rsidRPr="00D14360">
              <w:rPr>
                <w:rFonts w:ascii="Calibri Light" w:hAnsi="Calibri Light" w:eastAsia="Calibri" w:cs="Calibri Light"/>
                <w:color w:val="000000"/>
              </w:rPr>
              <w:t>28570-0</w:t>
            </w:r>
          </w:p>
        </w:tc>
        <w:tc>
          <w:tcPr>
            <w:tcW w:w="2664" w:type="dxa"/>
          </w:tcPr>
          <w:p w:rsidRPr="00D14360" w:rsidR="00C920ED" w:rsidP="00C920ED" w:rsidRDefault="00C920ED" w14:paraId="4A68B086" w14:textId="77777777">
            <w:pPr>
              <w:keepNext/>
              <w:rPr>
                <w:rFonts w:ascii="Calibri Light" w:hAnsi="Calibri Light" w:eastAsia="Calibri" w:cs="Calibri Light"/>
                <w:color w:val="000000"/>
              </w:rPr>
            </w:pPr>
            <w:r w:rsidRPr="00BF16F2">
              <w:rPr>
                <w:rFonts w:ascii="Calibri Light" w:hAnsi="Calibri Light" w:cs="Calibri Light"/>
                <w:color w:val="000000"/>
                <w:shd w:val="clear" w:color="auto" w:fill="FFFFFF"/>
              </w:rPr>
              <w:t>Procedure note</w:t>
            </w:r>
          </w:p>
        </w:tc>
        <w:tc>
          <w:tcPr>
            <w:tcW w:w="3420" w:type="dxa"/>
            <w:shd w:val="clear" w:color="auto" w:fill="auto"/>
          </w:tcPr>
          <w:p w:rsidRPr="00D14360" w:rsidR="00C920ED" w:rsidP="00C920ED" w:rsidRDefault="00C920ED" w14:paraId="2D48D022" w14:textId="77777777">
            <w:pPr>
              <w:keepNext/>
              <w:rPr>
                <w:rFonts w:ascii="Calibri Light" w:hAnsi="Calibri Light" w:eastAsia="Calibri" w:cs="Calibri Light"/>
                <w:color w:val="000000"/>
              </w:rPr>
            </w:pPr>
            <w:r w:rsidRPr="00D14360">
              <w:rPr>
                <w:rFonts w:ascii="Calibri Light" w:hAnsi="Calibri Light" w:eastAsia="Calibri" w:cs="Calibri Light"/>
                <w:color w:val="000000"/>
              </w:rPr>
              <w:t>ProcedureNoteDocumentType</w:t>
            </w:r>
          </w:p>
          <w:p w:rsidRPr="00D14360" w:rsidR="00C920ED" w:rsidP="00C920ED" w:rsidRDefault="00C920ED" w14:paraId="5D657ED1" w14:textId="77777777">
            <w:pPr>
              <w:keepNext/>
              <w:rPr>
                <w:rFonts w:ascii="Calibri Light" w:hAnsi="Calibri Light" w:eastAsia="Calibri" w:cs="Calibri Light"/>
                <w:color w:val="000000"/>
              </w:rPr>
            </w:pPr>
            <w:r w:rsidRPr="00D14360">
              <w:rPr>
                <w:rFonts w:ascii="Calibri Light" w:hAnsi="Calibri Light" w:eastAsia="Calibri" w:cs="Calibri Light"/>
                <w:color w:val="000000"/>
              </w:rPr>
              <w:t>2.16.840.1.113883.11.20.6.1</w:t>
            </w:r>
          </w:p>
        </w:tc>
      </w:tr>
    </w:tbl>
    <w:p w:rsidRPr="00C64922" w:rsidR="00364C2D" w:rsidRDefault="00A5789F" w14:paraId="50D45544" w14:textId="0564D334">
      <w:pPr>
        <w:pStyle w:val="Caption"/>
      </w:pPr>
      <w:bookmarkStart w:name="_Toc10602114" w:id="379"/>
      <w:r>
        <w:t xml:space="preserve">   </w:t>
      </w:r>
      <w:bookmarkStart w:name="_Toc118898794" w:id="380"/>
      <w:bookmarkStart w:name="_Toc119939997" w:id="381"/>
      <w:bookmarkStart w:name="_Toc135313029" w:id="382"/>
      <w:r w:rsidRPr="00C64922" w:rsidR="00364C2D">
        <w:t xml:space="preserve">Table </w:t>
      </w:r>
      <w:r>
        <w:fldChar w:fldCharType="begin"/>
      </w:r>
      <w:r>
        <w:instrText>SEQ Table \* ARABIC</w:instrText>
      </w:r>
      <w:r>
        <w:fldChar w:fldCharType="separate"/>
      </w:r>
      <w:r w:rsidR="00DC1072">
        <w:rPr>
          <w:noProof/>
        </w:rPr>
        <w:t>8</w:t>
      </w:r>
      <w:r>
        <w:fldChar w:fldCharType="end"/>
      </w:r>
      <w:r w:rsidRPr="00C64922" w:rsidR="00364C2D">
        <w:t>: LOINC Coding for Document Level clinical note types</w:t>
      </w:r>
      <w:bookmarkEnd w:id="380"/>
      <w:bookmarkEnd w:id="381"/>
      <w:bookmarkEnd w:id="382"/>
    </w:p>
    <w:bookmarkEnd w:id="379"/>
    <w:p w:rsidR="00A10C4D" w:rsidP="005E7793" w:rsidRDefault="00A10C4D" w14:paraId="7CD7F56E" w14:textId="42336A11">
      <w:pPr>
        <w:spacing w:after="240"/>
        <w:rPr>
          <w:rFonts w:eastAsia="Calibri" w:cs="Calibri"/>
          <w:color w:val="000000"/>
        </w:rPr>
      </w:pPr>
      <w:r w:rsidRPr="00D14360">
        <w:rPr>
          <w:rFonts w:eastAsia="Calibri" w:cs="Calibri"/>
          <w:color w:val="000000"/>
        </w:rPr>
        <w:t xml:space="preserve">The list was not provided in a priority order, nor was it intended to represent the exclusive list of what systems can and will support. Guidance from the </w:t>
      </w:r>
      <w:r w:rsidRPr="00D14360" w:rsidR="00904860">
        <w:rPr>
          <w:rFonts w:eastAsia="Calibri" w:cs="Calibri"/>
          <w:color w:val="000000"/>
        </w:rPr>
        <w:t>J</w:t>
      </w:r>
      <w:r w:rsidRPr="00D14360">
        <w:rPr>
          <w:rFonts w:eastAsia="Calibri" w:cs="Calibri"/>
          <w:color w:val="000000"/>
        </w:rPr>
        <w:t>oint</w:t>
      </w:r>
      <w:r w:rsidRPr="00D14360" w:rsidR="00904860">
        <w:rPr>
          <w:rFonts w:eastAsia="Calibri" w:cs="Calibri"/>
          <w:color w:val="000000"/>
        </w:rPr>
        <w:t xml:space="preserve"> Document Content </w:t>
      </w:r>
      <w:r w:rsidRPr="00D14360">
        <w:rPr>
          <w:rFonts w:eastAsia="Calibri" w:cs="Calibri"/>
          <w:color w:val="000000"/>
        </w:rPr>
        <w:t xml:space="preserve">Work Group encouraged support for C-CDA document templates of these clinical note types. </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F47D77" w:rsidTr="00254B4A" w14:paraId="78B7F168" w14:textId="77777777">
        <w:tc>
          <w:tcPr>
            <w:tcW w:w="725" w:type="dxa"/>
            <w:tcBorders>
              <w:right w:val="nil"/>
            </w:tcBorders>
            <w:shd w:val="clear" w:color="auto" w:fill="C6D9F1"/>
          </w:tcPr>
          <w:p w:rsidRPr="00C64922" w:rsidR="00F47D77" w:rsidP="0007159E" w:rsidRDefault="00F47D77" w14:paraId="3C83E8FB" w14:textId="77777777">
            <w:pPr>
              <w:pStyle w:val="BodyText"/>
              <w:rPr>
                <w:noProof/>
              </w:rPr>
            </w:pPr>
            <w:r>
              <w:rPr>
                <w:noProof/>
              </w:rPr>
              <w:drawing>
                <wp:inline distT="0" distB="0" distL="0" distR="0" wp14:anchorId="43B5289A" wp14:editId="17E385AC">
                  <wp:extent cx="323215" cy="323215"/>
                  <wp:effectExtent l="0" t="0" r="0" b="635"/>
                  <wp:docPr id="3145" name="Graphic 8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9"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C64922" w:rsidR="00F47D77" w:rsidP="0007159E" w:rsidRDefault="00F47D77" w14:paraId="2B8DC47E" w14:textId="7BC2EF50">
            <w:pPr>
              <w:pStyle w:val="BodyText"/>
            </w:pPr>
            <w:r w:rsidRPr="00C64922">
              <w:t>C-CDA Content Creators SHOULD support creation</w:t>
            </w:r>
            <w:r>
              <w:t xml:space="preserve"> of</w:t>
            </w:r>
            <w:r w:rsidRPr="00C64922">
              <w:t xml:space="preserve"> C-CDA documents for multiple clinical note types.  </w:t>
            </w:r>
            <w:r w:rsidRPr="00D14360">
              <w:rPr>
                <w:b/>
              </w:rPr>
              <w:t>[</w:t>
            </w:r>
            <w:r>
              <w:rPr>
                <w:b/>
              </w:rPr>
              <w:t>BP-002</w:t>
            </w:r>
            <w:r w:rsidRPr="00D14360">
              <w:rPr>
                <w:b/>
              </w:rPr>
              <w:t>]</w:t>
            </w:r>
          </w:p>
        </w:tc>
      </w:tr>
    </w:tbl>
    <w:p w:rsidRPr="00D14360" w:rsidR="00364C2D" w:rsidP="00B505D2" w:rsidRDefault="00364C2D" w14:paraId="515987D2" w14:textId="77777777">
      <w:pPr>
        <w:spacing w:after="120"/>
        <w:rPr>
          <w:rFonts w:eastAsia="Calibri" w:cs="Calibri"/>
          <w:color w:val="000000"/>
        </w:rPr>
      </w:pPr>
    </w:p>
    <w:p w:rsidRPr="00D14360" w:rsidR="00A10C4D" w:rsidP="00B505D2" w:rsidRDefault="00A10C4D" w14:paraId="72BC68AA" w14:textId="77777777">
      <w:pPr>
        <w:spacing w:after="120"/>
        <w:rPr>
          <w:rFonts w:eastAsia="Calibri" w:cs="Calibri"/>
          <w:color w:val="000000"/>
        </w:rPr>
      </w:pPr>
      <w:r w:rsidRPr="00D14360">
        <w:rPr>
          <w:rFonts w:eastAsia="Calibri" w:cs="Calibri"/>
          <w:color w:val="000000"/>
        </w:rPr>
        <w:t xml:space="preserve">Guidance from the </w:t>
      </w:r>
      <w:r w:rsidRPr="00D14360" w:rsidR="00904860">
        <w:rPr>
          <w:rFonts w:eastAsia="Calibri" w:cs="Calibri"/>
          <w:color w:val="000000"/>
        </w:rPr>
        <w:t xml:space="preserve">Joint Content Document </w:t>
      </w:r>
      <w:r w:rsidRPr="00D14360">
        <w:rPr>
          <w:rFonts w:eastAsia="Calibri" w:cs="Calibri"/>
          <w:color w:val="000000"/>
        </w:rPr>
        <w:t xml:space="preserve">Work Group also encouraged support for </w:t>
      </w:r>
      <w:r w:rsidR="00BF62C7">
        <w:rPr>
          <w:rFonts w:eastAsia="Calibri" w:cs="Calibri"/>
          <w:color w:val="000000"/>
        </w:rPr>
        <w:t xml:space="preserve">the </w:t>
      </w:r>
      <w:r w:rsidRPr="00D14360">
        <w:rPr>
          <w:rFonts w:eastAsia="Calibri" w:cs="Calibri"/>
          <w:color w:val="000000"/>
        </w:rPr>
        <w:t>Notes Section template which covers the standardized clinical note sections for use in C-CDA structured documents</w:t>
      </w:r>
      <w:r w:rsidR="00BF62C7">
        <w:rPr>
          <w:rFonts w:eastAsia="Calibri" w:cs="Calibri"/>
          <w:color w:val="000000"/>
        </w:rPr>
        <w:t xml:space="preserve"> shown below</w:t>
      </w:r>
      <w:r w:rsidRPr="00D14360">
        <w:rPr>
          <w:rFonts w:eastAsia="Calibri" w:cs="Calibri"/>
          <w:color w:val="000000"/>
        </w:rPr>
        <w:t xml:space="preserve">. </w:t>
      </w:r>
    </w:p>
    <w:p w:rsidR="00A10C4D" w:rsidP="00BF62C7" w:rsidRDefault="00E35258" w14:paraId="410838BF" w14:textId="0C850EE6">
      <w:pPr>
        <w:rPr>
          <w:rFonts w:eastAsia="Calibri" w:cs="Calibri"/>
          <w:color w:val="000000"/>
        </w:rPr>
      </w:pPr>
      <w:r w:rsidRPr="00D14360">
        <w:rPr>
          <w:rFonts w:cs="Calibri"/>
          <w:color w:val="000000"/>
        </w:rPr>
        <w:t xml:space="preserve">The table </w:t>
      </w:r>
      <w:r w:rsidRPr="00D14360" w:rsidR="00C50B6E">
        <w:rPr>
          <w:rFonts w:eastAsia="Calibri" w:cs="Calibri"/>
          <w:color w:val="000000"/>
        </w:rPr>
        <w:t>below includes c</w:t>
      </w:r>
      <w:r w:rsidRPr="00D14360" w:rsidR="00A10C4D">
        <w:rPr>
          <w:rFonts w:eastAsia="Calibri" w:cs="Calibri"/>
          <w:color w:val="000000"/>
        </w:rPr>
        <w:t xml:space="preserve">ommon categories of clinical note information.  These LOINC codes are used to identify a section that includes narrative clinical notes </w:t>
      </w:r>
      <w:r w:rsidRPr="00D14360" w:rsidR="000748D5">
        <w:rPr>
          <w:rFonts w:eastAsia="Calibri" w:cs="Calibri"/>
          <w:color w:val="000000"/>
        </w:rPr>
        <w:t>of</w:t>
      </w:r>
      <w:r w:rsidRPr="00D14360" w:rsidR="00A10C4D">
        <w:rPr>
          <w:rFonts w:eastAsia="Calibri" w:cs="Calibri"/>
          <w:color w:val="000000"/>
        </w:rPr>
        <w:t xml:space="preserve"> this type.  These LOINC codes also are used to identify an individual clinical note when it is included as a machine processable entry within a standard C-CDA section. </w:t>
      </w:r>
      <w:r w:rsidR="00BF62C7">
        <w:rPr>
          <w:rFonts w:eastAsia="Calibri" w:cs="Calibri"/>
          <w:color w:val="000000"/>
        </w:rPr>
        <w:t xml:space="preserve">The Note Types value set </w:t>
      </w:r>
      <w:r w:rsidRPr="0083506C" w:rsidR="00BF62C7">
        <w:rPr>
          <w:rFonts w:eastAsia="Calibri" w:cs="Calibri"/>
          <w:color w:val="000000"/>
        </w:rPr>
        <w:t>(</w:t>
      </w:r>
      <w:r w:rsidRPr="003A3D50" w:rsidR="00BF62C7">
        <w:rPr>
          <w:rFonts w:cs="Calibri"/>
          <w:color w:val="000000"/>
        </w:rPr>
        <w:t>2.16.840.1.113883.11.20.9.68</w:t>
      </w:r>
      <w:r w:rsidRPr="0083506C" w:rsidR="00BF62C7">
        <w:rPr>
          <w:rFonts w:eastAsia="Calibri" w:cs="Calibri"/>
          <w:color w:val="000000"/>
        </w:rPr>
        <w:t>)</w:t>
      </w:r>
      <w:r w:rsidRPr="009F13BB" w:rsidR="00BF62C7">
        <w:rPr>
          <w:rFonts w:eastAsia="Calibri" w:cs="Calibri"/>
          <w:color w:val="000000"/>
        </w:rPr>
        <w:t xml:space="preserve"> identifies the full set of LOINC Codes that can be used with the  Notes Section and the Note Activity entry.</w:t>
      </w:r>
    </w:p>
    <w:p w:rsidRPr="00D14360" w:rsidR="00BF62C7" w:rsidP="003A3D50" w:rsidRDefault="00BF62C7" w14:paraId="7375BBF1" w14:textId="77777777">
      <w:pPr>
        <w:rPr>
          <w:rFonts w:eastAsia="Calibri" w:cs="Calibri"/>
          <w:color w:val="000000"/>
        </w:rPr>
      </w:pPr>
    </w:p>
    <w:tbl>
      <w:tblPr>
        <w:tblW w:w="0" w:type="auto"/>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4258"/>
        <w:gridCol w:w="5120"/>
      </w:tblGrid>
      <w:tr w:rsidRPr="00C64922" w:rsidR="00254B4A" w:rsidTr="00254B4A" w14:paraId="251A67E4" w14:textId="77777777">
        <w:trPr>
          <w:tblHeader/>
        </w:trPr>
        <w:tc>
          <w:tcPr>
            <w:tcW w:w="4258" w:type="dxa"/>
            <w:tcBorders>
              <w:bottom w:val="nil"/>
              <w:right w:val="nil"/>
            </w:tcBorders>
            <w:shd w:val="clear" w:color="auto" w:fill="4F81BD"/>
            <w:vAlign w:val="bottom"/>
          </w:tcPr>
          <w:p w:rsidRPr="00D14360" w:rsidR="00A10C4D" w:rsidP="00D14360" w:rsidRDefault="00A10C4D" w14:paraId="06B81479" w14:textId="77777777">
            <w:pPr>
              <w:spacing w:after="120"/>
              <w:rPr>
                <w:rFonts w:eastAsia="Calibri" w:cs="Calibri Light"/>
                <w:b/>
                <w:color w:val="FFFFFF"/>
              </w:rPr>
            </w:pPr>
            <w:r w:rsidRPr="00D14360">
              <w:rPr>
                <w:rFonts w:eastAsia="Calibri" w:cs="Calibri Light"/>
                <w:b/>
                <w:color w:val="FFFFFF"/>
              </w:rPr>
              <w:t>Type of Narrative Clinical Note Information</w:t>
            </w:r>
          </w:p>
        </w:tc>
        <w:tc>
          <w:tcPr>
            <w:tcW w:w="5120" w:type="dxa"/>
            <w:shd w:val="clear" w:color="auto" w:fill="4F81BD"/>
            <w:vAlign w:val="bottom"/>
          </w:tcPr>
          <w:p w:rsidRPr="00AE350D" w:rsidR="00A10C4D" w:rsidP="00D14360" w:rsidRDefault="00A10C4D" w14:paraId="5EF62C9D" w14:textId="77777777">
            <w:pPr>
              <w:spacing w:after="120"/>
              <w:rPr>
                <w:rFonts w:eastAsia="Calibri" w:cs="Calibri Light"/>
                <w:bCs/>
                <w:color w:val="FFFFFF"/>
              </w:rPr>
            </w:pPr>
            <w:r w:rsidRPr="00D14360">
              <w:rPr>
                <w:rFonts w:eastAsia="Calibri" w:cs="Calibri Light"/>
                <w:b/>
                <w:color w:val="FFFFFF"/>
              </w:rPr>
              <w:t xml:space="preserve">LOINC Code for </w:t>
            </w:r>
            <w:r w:rsidRPr="00D14360" w:rsidR="00DC6913">
              <w:rPr>
                <w:rFonts w:eastAsia="Calibri" w:cs="Calibri Light"/>
                <w:b/>
                <w:color w:val="FFFFFF"/>
              </w:rPr>
              <w:t xml:space="preserve">Note </w:t>
            </w:r>
            <w:r w:rsidRPr="00D14360">
              <w:rPr>
                <w:rFonts w:eastAsia="Calibri" w:cs="Calibri Light"/>
                <w:b/>
                <w:color w:val="FFFFFF"/>
              </w:rPr>
              <w:t>Section</w:t>
            </w:r>
            <w:r w:rsidRPr="00D14360" w:rsidR="006F3BC6">
              <w:rPr>
                <w:rFonts w:eastAsia="Calibri" w:cs="Calibri Light"/>
                <w:b/>
                <w:bCs/>
                <w:color w:val="FFFFFF"/>
              </w:rPr>
              <w:t xml:space="preserve"> </w:t>
            </w:r>
            <w:r w:rsidRPr="00D14360">
              <w:rPr>
                <w:rFonts w:eastAsia="Calibri" w:cs="Calibri Light"/>
                <w:b/>
                <w:color w:val="FFFFFF"/>
              </w:rPr>
              <w:t xml:space="preserve">and/or </w:t>
            </w:r>
            <w:r w:rsidRPr="00D14360" w:rsidR="00DC6913">
              <w:rPr>
                <w:rFonts w:eastAsia="Calibri" w:cs="Calibri Light"/>
                <w:b/>
                <w:color w:val="FFFFFF"/>
              </w:rPr>
              <w:t xml:space="preserve">Note Activity </w:t>
            </w:r>
            <w:r w:rsidRPr="00D14360">
              <w:rPr>
                <w:rFonts w:eastAsia="Calibri" w:cs="Calibri Light"/>
                <w:b/>
                <w:color w:val="FFFFFF"/>
              </w:rPr>
              <w:t xml:space="preserve">Entry  </w:t>
            </w:r>
          </w:p>
        </w:tc>
      </w:tr>
      <w:tr w:rsidRPr="00C64922" w:rsidR="00A10C4D" w:rsidTr="00254B4A" w14:paraId="19B219C9" w14:textId="77777777">
        <w:tc>
          <w:tcPr>
            <w:tcW w:w="4258" w:type="dxa"/>
            <w:tcBorders>
              <w:top w:val="single" w:color="4F81BD" w:sz="4" w:space="0"/>
              <w:bottom w:val="single" w:color="4F81BD" w:sz="4" w:space="0"/>
              <w:right w:val="nil"/>
            </w:tcBorders>
            <w:shd w:val="clear" w:color="auto" w:fill="FFFFFF"/>
          </w:tcPr>
          <w:p w:rsidRPr="00D14360" w:rsidR="00A10C4D" w:rsidP="00D14360" w:rsidRDefault="00A10C4D" w14:paraId="01105C0A" w14:textId="77777777">
            <w:pPr>
              <w:spacing w:after="120"/>
              <w:rPr>
                <w:rFonts w:eastAsia="Calibri" w:cs="Calibri Light"/>
                <w:b/>
                <w:bCs/>
                <w:color w:val="000000"/>
              </w:rPr>
            </w:pPr>
            <w:r w:rsidRPr="00D14360">
              <w:rPr>
                <w:rFonts w:eastAsia="Calibri" w:cs="Calibri Light"/>
                <w:b/>
                <w:bCs/>
                <w:color w:val="000000"/>
              </w:rPr>
              <w:t>Consultation Note</w:t>
            </w:r>
          </w:p>
        </w:tc>
        <w:tc>
          <w:tcPr>
            <w:tcW w:w="5120" w:type="dxa"/>
            <w:tcBorders>
              <w:top w:val="single" w:color="4F81BD" w:sz="4" w:space="0"/>
              <w:bottom w:val="single" w:color="4F81BD" w:sz="4" w:space="0"/>
            </w:tcBorders>
            <w:shd w:val="clear" w:color="auto" w:fill="auto"/>
          </w:tcPr>
          <w:p w:rsidRPr="00D14360" w:rsidR="00A10C4D" w:rsidP="00D14360" w:rsidRDefault="00A10C4D" w14:paraId="6BA7A6AD" w14:textId="77777777">
            <w:pPr>
              <w:spacing w:after="120"/>
              <w:rPr>
                <w:rFonts w:ascii="Calibri Light" w:hAnsi="Calibri Light" w:eastAsia="Calibri" w:cs="Calibri Light"/>
                <w:color w:val="000000"/>
              </w:rPr>
            </w:pPr>
            <w:r w:rsidRPr="00D14360">
              <w:rPr>
                <w:rFonts w:ascii="Calibri Light" w:hAnsi="Calibri Light" w:eastAsia="Calibri" w:cs="Calibri Light"/>
                <w:color w:val="000000"/>
              </w:rPr>
              <w:t>11488-4</w:t>
            </w:r>
          </w:p>
        </w:tc>
      </w:tr>
      <w:tr w:rsidRPr="00C64922" w:rsidR="00A10C4D" w:rsidTr="00254B4A" w14:paraId="68C88DE0" w14:textId="77777777">
        <w:tc>
          <w:tcPr>
            <w:tcW w:w="4258" w:type="dxa"/>
            <w:tcBorders>
              <w:right w:val="nil"/>
            </w:tcBorders>
            <w:shd w:val="clear" w:color="auto" w:fill="FFFFFF"/>
          </w:tcPr>
          <w:p w:rsidRPr="00D14360" w:rsidR="00A10C4D" w:rsidP="00D14360" w:rsidRDefault="00A10C4D" w14:paraId="6093F86D" w14:textId="77777777">
            <w:pPr>
              <w:spacing w:after="120"/>
              <w:rPr>
                <w:rFonts w:eastAsia="Calibri" w:cs="Calibri Light"/>
                <w:b/>
                <w:bCs/>
                <w:color w:val="000000"/>
              </w:rPr>
            </w:pPr>
            <w:r w:rsidRPr="00D14360">
              <w:rPr>
                <w:rFonts w:eastAsia="Calibri" w:cs="Calibri Light"/>
                <w:b/>
                <w:bCs/>
                <w:color w:val="000000"/>
              </w:rPr>
              <w:t>Discharge Summary Note</w:t>
            </w:r>
          </w:p>
        </w:tc>
        <w:tc>
          <w:tcPr>
            <w:tcW w:w="5120" w:type="dxa"/>
            <w:shd w:val="clear" w:color="auto" w:fill="auto"/>
          </w:tcPr>
          <w:p w:rsidRPr="00D14360" w:rsidR="00A10C4D" w:rsidP="00D14360" w:rsidRDefault="00A10C4D" w14:paraId="27AE6795" w14:textId="77777777">
            <w:pPr>
              <w:spacing w:after="120"/>
              <w:rPr>
                <w:rFonts w:ascii="Calibri Light" w:hAnsi="Calibri Light" w:eastAsia="Calibri" w:cs="Calibri Light"/>
                <w:color w:val="000000"/>
              </w:rPr>
            </w:pPr>
            <w:r w:rsidRPr="00D14360">
              <w:rPr>
                <w:rFonts w:ascii="Calibri Light" w:hAnsi="Calibri Light" w:eastAsia="Calibri" w:cs="Calibri Light"/>
                <w:color w:val="000000"/>
              </w:rPr>
              <w:t>18842-5</w:t>
            </w:r>
          </w:p>
        </w:tc>
      </w:tr>
      <w:tr w:rsidRPr="00C64922" w:rsidR="00A10C4D" w:rsidTr="00254B4A" w14:paraId="65E39A82" w14:textId="77777777">
        <w:tc>
          <w:tcPr>
            <w:tcW w:w="4258" w:type="dxa"/>
            <w:tcBorders>
              <w:top w:val="single" w:color="4F81BD" w:sz="4" w:space="0"/>
              <w:bottom w:val="single" w:color="4F81BD" w:sz="4" w:space="0"/>
              <w:right w:val="nil"/>
            </w:tcBorders>
            <w:shd w:val="clear" w:color="auto" w:fill="FFFFFF"/>
          </w:tcPr>
          <w:p w:rsidRPr="00D14360" w:rsidR="00A10C4D" w:rsidP="00D14360" w:rsidRDefault="00A10C4D" w14:paraId="70F7C6E7" w14:textId="77777777">
            <w:pPr>
              <w:spacing w:after="120"/>
              <w:rPr>
                <w:rFonts w:eastAsia="Calibri" w:cs="Calibri Light"/>
                <w:b/>
                <w:bCs/>
                <w:color w:val="000000"/>
              </w:rPr>
            </w:pPr>
            <w:r w:rsidRPr="00D14360">
              <w:rPr>
                <w:rFonts w:eastAsia="Calibri" w:cs="Calibri Light"/>
                <w:b/>
                <w:bCs/>
                <w:color w:val="000000"/>
              </w:rPr>
              <w:t>History &amp; Physical Note</w:t>
            </w:r>
          </w:p>
        </w:tc>
        <w:tc>
          <w:tcPr>
            <w:tcW w:w="5120" w:type="dxa"/>
            <w:tcBorders>
              <w:top w:val="single" w:color="4F81BD" w:sz="4" w:space="0"/>
              <w:bottom w:val="single" w:color="4F81BD" w:sz="4" w:space="0"/>
            </w:tcBorders>
            <w:shd w:val="clear" w:color="auto" w:fill="auto"/>
          </w:tcPr>
          <w:p w:rsidRPr="00D14360" w:rsidR="00A10C4D" w:rsidP="00D14360" w:rsidRDefault="00A10C4D" w14:paraId="6C9687C6" w14:textId="77777777">
            <w:pPr>
              <w:autoSpaceDE w:val="0"/>
              <w:autoSpaceDN w:val="0"/>
              <w:adjustRightInd w:val="0"/>
              <w:spacing w:after="120"/>
              <w:rPr>
                <w:rFonts w:ascii="Calibri Light" w:hAnsi="Calibri Light" w:eastAsia="Calibri" w:cs="Calibri Light"/>
                <w:color w:val="000000"/>
              </w:rPr>
            </w:pPr>
            <w:r w:rsidRPr="00D14360">
              <w:rPr>
                <w:rFonts w:ascii="Calibri Light" w:hAnsi="Calibri Light" w:eastAsia="Calibri" w:cs="Calibri Light"/>
                <w:color w:val="000000"/>
              </w:rPr>
              <w:t>34117-2</w:t>
            </w:r>
          </w:p>
        </w:tc>
      </w:tr>
      <w:tr w:rsidRPr="00C64922" w:rsidR="00A10C4D" w:rsidTr="00254B4A" w14:paraId="461F1BB3" w14:textId="77777777">
        <w:tc>
          <w:tcPr>
            <w:tcW w:w="4258" w:type="dxa"/>
            <w:tcBorders>
              <w:right w:val="nil"/>
            </w:tcBorders>
            <w:shd w:val="clear" w:color="auto" w:fill="FFFFFF"/>
          </w:tcPr>
          <w:p w:rsidRPr="00D14360" w:rsidR="00A10C4D" w:rsidP="00D14360" w:rsidRDefault="00A10C4D" w14:paraId="67AB5680" w14:textId="77777777">
            <w:pPr>
              <w:spacing w:after="120"/>
              <w:rPr>
                <w:rFonts w:eastAsia="Calibri" w:cs="Calibri Light"/>
                <w:b/>
                <w:bCs/>
                <w:color w:val="000000"/>
              </w:rPr>
            </w:pPr>
            <w:r w:rsidRPr="00D14360">
              <w:rPr>
                <w:rFonts w:eastAsia="Calibri" w:cs="Calibri Light"/>
                <w:b/>
                <w:bCs/>
                <w:color w:val="000000"/>
              </w:rPr>
              <w:t>Imaging Narrative Note</w:t>
            </w:r>
          </w:p>
        </w:tc>
        <w:tc>
          <w:tcPr>
            <w:tcW w:w="5120" w:type="dxa"/>
            <w:shd w:val="clear" w:color="auto" w:fill="auto"/>
          </w:tcPr>
          <w:p w:rsidRPr="00D14360" w:rsidR="00A10C4D" w:rsidP="00BD2794" w:rsidRDefault="00BD2794" w14:paraId="33224E35" w14:textId="77777777">
            <w:pPr>
              <w:spacing w:after="120"/>
              <w:rPr>
                <w:rFonts w:ascii="Calibri Light" w:hAnsi="Calibri Light" w:eastAsia="Calibri" w:cs="Calibri Light"/>
                <w:color w:val="000000"/>
              </w:rPr>
            </w:pPr>
            <w:r>
              <w:rPr>
                <w:rFonts w:ascii="Calibri Light" w:hAnsi="Calibri Light" w:eastAsia="Calibri" w:cs="Calibri Light"/>
                <w:color w:val="000000"/>
              </w:rPr>
              <w:t>Appropriate LOINC Code with  Scale = DOC</w:t>
            </w:r>
          </w:p>
        </w:tc>
      </w:tr>
      <w:tr w:rsidRPr="00C64922" w:rsidR="00A10C4D" w:rsidTr="00254B4A" w14:paraId="7FF51277" w14:textId="77777777">
        <w:tc>
          <w:tcPr>
            <w:tcW w:w="4258" w:type="dxa"/>
            <w:tcBorders>
              <w:top w:val="single" w:color="4F81BD" w:sz="4" w:space="0"/>
              <w:bottom w:val="single" w:color="4F81BD" w:sz="4" w:space="0"/>
              <w:right w:val="nil"/>
            </w:tcBorders>
            <w:shd w:val="clear" w:color="auto" w:fill="FFFFFF"/>
          </w:tcPr>
          <w:p w:rsidRPr="00D14360" w:rsidR="00A10C4D" w:rsidP="00D14360" w:rsidRDefault="00A10C4D" w14:paraId="327670B4" w14:textId="77777777">
            <w:pPr>
              <w:autoSpaceDE w:val="0"/>
              <w:autoSpaceDN w:val="0"/>
              <w:adjustRightInd w:val="0"/>
              <w:spacing w:after="120"/>
              <w:rPr>
                <w:rFonts w:eastAsia="Calibri" w:cs="Calibri Light"/>
                <w:b/>
                <w:bCs/>
                <w:color w:val="000000"/>
              </w:rPr>
            </w:pPr>
            <w:r w:rsidRPr="00D14360">
              <w:rPr>
                <w:rFonts w:eastAsia="Calibri" w:cs="Calibri Light"/>
                <w:b/>
                <w:bCs/>
                <w:color w:val="000000"/>
              </w:rPr>
              <w:t>Laboratory Narrative Note</w:t>
            </w:r>
          </w:p>
        </w:tc>
        <w:tc>
          <w:tcPr>
            <w:tcW w:w="5120" w:type="dxa"/>
            <w:tcBorders>
              <w:top w:val="single" w:color="4F81BD" w:sz="4" w:space="0"/>
              <w:bottom w:val="single" w:color="4F81BD" w:sz="4" w:space="0"/>
            </w:tcBorders>
            <w:shd w:val="clear" w:color="auto" w:fill="auto"/>
          </w:tcPr>
          <w:p w:rsidRPr="00D14360" w:rsidR="00A10C4D" w:rsidP="00D14360" w:rsidRDefault="00157204" w14:paraId="04CE7898" w14:textId="77777777">
            <w:pPr>
              <w:spacing w:after="120"/>
              <w:rPr>
                <w:rFonts w:ascii="Calibri Light" w:hAnsi="Calibri Light" w:eastAsia="Calibri" w:cs="Calibri Light"/>
                <w:color w:val="000000"/>
              </w:rPr>
            </w:pPr>
            <w:r>
              <w:rPr>
                <w:rFonts w:ascii="Calibri Light" w:hAnsi="Calibri Light" w:eastAsia="Calibri" w:cs="Calibri Light"/>
                <w:color w:val="000000"/>
              </w:rPr>
              <w:t>11502-2</w:t>
            </w:r>
          </w:p>
        </w:tc>
      </w:tr>
      <w:tr w:rsidRPr="00C64922" w:rsidR="00A10C4D" w:rsidTr="00254B4A" w14:paraId="0365986B" w14:textId="77777777">
        <w:tc>
          <w:tcPr>
            <w:tcW w:w="4258" w:type="dxa"/>
            <w:tcBorders>
              <w:right w:val="nil"/>
            </w:tcBorders>
            <w:shd w:val="clear" w:color="auto" w:fill="FFFFFF"/>
          </w:tcPr>
          <w:p w:rsidRPr="00D14360" w:rsidR="00A10C4D" w:rsidP="00D14360" w:rsidRDefault="00A10C4D" w14:paraId="77D268B9" w14:textId="77777777">
            <w:pPr>
              <w:autoSpaceDE w:val="0"/>
              <w:autoSpaceDN w:val="0"/>
              <w:adjustRightInd w:val="0"/>
              <w:spacing w:after="120"/>
              <w:rPr>
                <w:rFonts w:eastAsia="Calibri" w:cs="Calibri Light"/>
                <w:b/>
                <w:bCs/>
                <w:color w:val="000000"/>
              </w:rPr>
            </w:pPr>
            <w:r w:rsidRPr="00D14360">
              <w:rPr>
                <w:rFonts w:eastAsia="Calibri" w:cs="Calibri Light"/>
                <w:b/>
                <w:bCs/>
                <w:color w:val="000000"/>
              </w:rPr>
              <w:t>Note</w:t>
            </w:r>
          </w:p>
        </w:tc>
        <w:tc>
          <w:tcPr>
            <w:tcW w:w="5120" w:type="dxa"/>
            <w:shd w:val="clear" w:color="auto" w:fill="auto"/>
          </w:tcPr>
          <w:p w:rsidRPr="00D14360" w:rsidR="00A10C4D" w:rsidP="00D14360" w:rsidRDefault="00A10C4D" w14:paraId="5E086708" w14:textId="77777777">
            <w:pPr>
              <w:spacing w:after="120"/>
              <w:rPr>
                <w:rFonts w:ascii="Calibri Light" w:hAnsi="Calibri Light" w:eastAsia="Calibri" w:cs="Calibri Light"/>
                <w:color w:val="000000"/>
              </w:rPr>
            </w:pPr>
            <w:r w:rsidRPr="00D14360">
              <w:rPr>
                <w:rFonts w:ascii="Calibri Light" w:hAnsi="Calibri Light" w:eastAsia="Calibri" w:cs="Calibri Light"/>
                <w:color w:val="000000"/>
              </w:rPr>
              <w:t>34109-9</w:t>
            </w:r>
          </w:p>
        </w:tc>
      </w:tr>
      <w:tr w:rsidRPr="00C64922" w:rsidR="00A10C4D" w:rsidTr="00254B4A" w14:paraId="711B62CF" w14:textId="77777777">
        <w:tc>
          <w:tcPr>
            <w:tcW w:w="4258" w:type="dxa"/>
            <w:tcBorders>
              <w:top w:val="single" w:color="4F81BD" w:sz="4" w:space="0"/>
              <w:bottom w:val="single" w:color="4F81BD" w:sz="4" w:space="0"/>
              <w:right w:val="nil"/>
            </w:tcBorders>
            <w:shd w:val="clear" w:color="auto" w:fill="FFFFFF"/>
          </w:tcPr>
          <w:p w:rsidRPr="00D14360" w:rsidR="00A10C4D" w:rsidP="00D14360" w:rsidRDefault="00A10C4D" w14:paraId="6B94F3AC" w14:textId="77777777">
            <w:pPr>
              <w:autoSpaceDE w:val="0"/>
              <w:autoSpaceDN w:val="0"/>
              <w:adjustRightInd w:val="0"/>
              <w:spacing w:after="120"/>
              <w:rPr>
                <w:rFonts w:eastAsia="Calibri" w:cs="Calibri Light"/>
                <w:b/>
                <w:bCs/>
                <w:color w:val="000000"/>
              </w:rPr>
            </w:pPr>
            <w:r w:rsidRPr="00D14360">
              <w:rPr>
                <w:rFonts w:eastAsia="Calibri" w:cs="Calibri Light"/>
                <w:b/>
                <w:bCs/>
                <w:color w:val="000000"/>
              </w:rPr>
              <w:t>Nurse Note</w:t>
            </w:r>
          </w:p>
        </w:tc>
        <w:tc>
          <w:tcPr>
            <w:tcW w:w="5120" w:type="dxa"/>
            <w:tcBorders>
              <w:top w:val="single" w:color="4F81BD" w:sz="4" w:space="0"/>
              <w:bottom w:val="single" w:color="4F81BD" w:sz="4" w:space="0"/>
            </w:tcBorders>
            <w:shd w:val="clear" w:color="auto" w:fill="auto"/>
          </w:tcPr>
          <w:p w:rsidRPr="00D14360" w:rsidR="00A10C4D" w:rsidP="00D14360" w:rsidRDefault="00A10C4D" w14:paraId="4C54ED2B" w14:textId="77777777">
            <w:pPr>
              <w:spacing w:after="120"/>
              <w:rPr>
                <w:rFonts w:ascii="Calibri Light" w:hAnsi="Calibri Light" w:eastAsia="Calibri" w:cs="Calibri Light"/>
                <w:color w:val="000000"/>
              </w:rPr>
            </w:pPr>
            <w:r w:rsidRPr="00D14360">
              <w:rPr>
                <w:rFonts w:ascii="Calibri Light" w:hAnsi="Calibri Light" w:eastAsia="Calibri" w:cs="Calibri Light"/>
                <w:color w:val="000000"/>
              </w:rPr>
              <w:t>34746-8</w:t>
            </w:r>
          </w:p>
        </w:tc>
      </w:tr>
      <w:tr w:rsidRPr="00C64922" w:rsidR="00A10C4D" w:rsidTr="00254B4A" w14:paraId="7EE57D71" w14:textId="77777777">
        <w:tc>
          <w:tcPr>
            <w:tcW w:w="4258" w:type="dxa"/>
            <w:tcBorders>
              <w:right w:val="nil"/>
            </w:tcBorders>
            <w:shd w:val="clear" w:color="auto" w:fill="FFFFFF"/>
          </w:tcPr>
          <w:p w:rsidRPr="00D14360" w:rsidR="00A10C4D" w:rsidP="00D14360" w:rsidRDefault="00A10C4D" w14:paraId="42AA9762" w14:textId="77777777">
            <w:pPr>
              <w:autoSpaceDE w:val="0"/>
              <w:autoSpaceDN w:val="0"/>
              <w:adjustRightInd w:val="0"/>
              <w:spacing w:after="120"/>
              <w:rPr>
                <w:rFonts w:eastAsia="Calibri" w:cs="Calibri Light"/>
                <w:b/>
                <w:bCs/>
                <w:color w:val="000000"/>
              </w:rPr>
            </w:pPr>
            <w:r w:rsidRPr="00D14360">
              <w:rPr>
                <w:rFonts w:eastAsia="Calibri" w:cs="Calibri Light"/>
                <w:b/>
                <w:bCs/>
                <w:color w:val="000000"/>
              </w:rPr>
              <w:t>Pathology Narrative Note</w:t>
            </w:r>
          </w:p>
        </w:tc>
        <w:tc>
          <w:tcPr>
            <w:tcW w:w="5120" w:type="dxa"/>
            <w:shd w:val="clear" w:color="auto" w:fill="auto"/>
          </w:tcPr>
          <w:p w:rsidRPr="00D14360" w:rsidR="00A10C4D" w:rsidP="00D14360" w:rsidRDefault="00157204" w14:paraId="257E71EE" w14:textId="77777777">
            <w:pPr>
              <w:spacing w:after="120"/>
              <w:rPr>
                <w:rFonts w:ascii="Calibri Light" w:hAnsi="Calibri Light" w:eastAsia="Calibri" w:cs="Calibri Light"/>
                <w:color w:val="000000"/>
              </w:rPr>
            </w:pPr>
            <w:r>
              <w:rPr>
                <w:rFonts w:ascii="Calibri Light" w:hAnsi="Calibri Light" w:eastAsia="Calibri" w:cs="Calibri Light"/>
                <w:color w:val="000000"/>
              </w:rPr>
              <w:t>11526-1</w:t>
            </w:r>
          </w:p>
        </w:tc>
      </w:tr>
      <w:tr w:rsidRPr="00C64922" w:rsidR="00A10C4D" w:rsidTr="00254B4A" w14:paraId="1EA8143E" w14:textId="77777777">
        <w:tc>
          <w:tcPr>
            <w:tcW w:w="4258" w:type="dxa"/>
            <w:tcBorders>
              <w:top w:val="single" w:color="4F81BD" w:sz="4" w:space="0"/>
              <w:bottom w:val="single" w:color="4F81BD" w:sz="4" w:space="0"/>
              <w:right w:val="nil"/>
            </w:tcBorders>
            <w:shd w:val="clear" w:color="auto" w:fill="FFFFFF"/>
          </w:tcPr>
          <w:p w:rsidRPr="00D14360" w:rsidR="00A10C4D" w:rsidP="00D14360" w:rsidRDefault="00A10C4D" w14:paraId="450A4AEA" w14:textId="77777777">
            <w:pPr>
              <w:autoSpaceDE w:val="0"/>
              <w:autoSpaceDN w:val="0"/>
              <w:adjustRightInd w:val="0"/>
              <w:spacing w:after="120"/>
              <w:rPr>
                <w:rFonts w:eastAsia="Calibri" w:cs="Calibri Light"/>
                <w:b/>
                <w:bCs/>
                <w:color w:val="000000"/>
              </w:rPr>
            </w:pPr>
            <w:r w:rsidRPr="00D14360">
              <w:rPr>
                <w:rFonts w:eastAsia="Calibri" w:cs="Calibri Light"/>
                <w:b/>
                <w:bCs/>
                <w:color w:val="000000"/>
              </w:rPr>
              <w:t>Patient Note</w:t>
            </w:r>
          </w:p>
        </w:tc>
        <w:tc>
          <w:tcPr>
            <w:tcW w:w="5120" w:type="dxa"/>
            <w:tcBorders>
              <w:top w:val="single" w:color="4F81BD" w:sz="4" w:space="0"/>
              <w:bottom w:val="single" w:color="4F81BD" w:sz="4" w:space="0"/>
            </w:tcBorders>
            <w:shd w:val="clear" w:color="auto" w:fill="auto"/>
          </w:tcPr>
          <w:p w:rsidRPr="00D14360" w:rsidR="00A10C4D" w:rsidP="00D14360" w:rsidRDefault="00A10C4D" w14:paraId="36E8DE62" w14:textId="77777777">
            <w:pPr>
              <w:spacing w:after="120"/>
              <w:rPr>
                <w:rFonts w:ascii="Calibri Light" w:hAnsi="Calibri Light" w:eastAsia="Calibri" w:cs="Calibri Light"/>
                <w:color w:val="000000"/>
              </w:rPr>
            </w:pPr>
            <w:r w:rsidRPr="00D14360">
              <w:rPr>
                <w:rFonts w:ascii="Calibri Light" w:hAnsi="Calibri Light" w:eastAsia="Calibri" w:cs="Calibri Light"/>
                <w:color w:val="000000"/>
              </w:rPr>
              <w:t>51855-5</w:t>
            </w:r>
          </w:p>
        </w:tc>
      </w:tr>
      <w:tr w:rsidRPr="00C64922" w:rsidR="00A10C4D" w:rsidTr="00254B4A" w14:paraId="0D73B735" w14:textId="77777777">
        <w:tc>
          <w:tcPr>
            <w:tcW w:w="4258" w:type="dxa"/>
            <w:tcBorders>
              <w:right w:val="nil"/>
            </w:tcBorders>
            <w:shd w:val="clear" w:color="auto" w:fill="FFFFFF"/>
          </w:tcPr>
          <w:p w:rsidRPr="00D14360" w:rsidR="00A10C4D" w:rsidP="00D14360" w:rsidRDefault="00A10C4D" w14:paraId="311D62AB" w14:textId="77777777">
            <w:pPr>
              <w:spacing w:after="120"/>
              <w:rPr>
                <w:rFonts w:eastAsia="Calibri" w:cs="Calibri Light"/>
                <w:b/>
                <w:bCs/>
                <w:color w:val="000000"/>
              </w:rPr>
            </w:pPr>
            <w:r w:rsidRPr="00D14360">
              <w:rPr>
                <w:rFonts w:eastAsia="Calibri" w:cs="Calibri Light"/>
                <w:b/>
                <w:bCs/>
                <w:color w:val="000000"/>
              </w:rPr>
              <w:t>Procedures Note</w:t>
            </w:r>
          </w:p>
        </w:tc>
        <w:tc>
          <w:tcPr>
            <w:tcW w:w="5120" w:type="dxa"/>
            <w:shd w:val="clear" w:color="auto" w:fill="auto"/>
          </w:tcPr>
          <w:p w:rsidRPr="00D14360" w:rsidR="00A10C4D" w:rsidP="00D14360" w:rsidRDefault="00A10C4D" w14:paraId="4F5F1349" w14:textId="77777777">
            <w:pPr>
              <w:spacing w:after="120"/>
              <w:rPr>
                <w:rFonts w:ascii="Calibri Light" w:hAnsi="Calibri Light" w:eastAsia="Calibri" w:cs="Calibri Light"/>
                <w:color w:val="000000"/>
              </w:rPr>
            </w:pPr>
            <w:r w:rsidRPr="00D14360">
              <w:rPr>
                <w:rFonts w:ascii="Calibri Light" w:hAnsi="Calibri Light" w:eastAsia="Calibri" w:cs="Calibri Light"/>
                <w:color w:val="000000"/>
              </w:rPr>
              <w:t>28570-0</w:t>
            </w:r>
          </w:p>
        </w:tc>
      </w:tr>
      <w:tr w:rsidRPr="00C64922" w:rsidR="00A10C4D" w:rsidTr="00254B4A" w14:paraId="7C140236" w14:textId="77777777">
        <w:tc>
          <w:tcPr>
            <w:tcW w:w="4258" w:type="dxa"/>
            <w:tcBorders>
              <w:top w:val="single" w:color="4F81BD" w:sz="4" w:space="0"/>
              <w:bottom w:val="single" w:color="4F81BD" w:sz="4" w:space="0"/>
              <w:right w:val="nil"/>
            </w:tcBorders>
            <w:shd w:val="clear" w:color="auto" w:fill="FFFFFF"/>
          </w:tcPr>
          <w:p w:rsidRPr="00D14360" w:rsidR="00A10C4D" w:rsidP="00D14360" w:rsidRDefault="00A10C4D" w14:paraId="2B481E02" w14:textId="77777777">
            <w:pPr>
              <w:spacing w:after="120"/>
              <w:rPr>
                <w:rFonts w:eastAsia="Calibri" w:cs="Calibri Light"/>
                <w:b/>
                <w:bCs/>
                <w:color w:val="000000"/>
              </w:rPr>
            </w:pPr>
            <w:r w:rsidRPr="00D14360">
              <w:rPr>
                <w:rFonts w:eastAsia="Calibri" w:cs="Calibri Light"/>
                <w:b/>
                <w:bCs/>
                <w:color w:val="000000"/>
              </w:rPr>
              <w:t>Progress Note</w:t>
            </w:r>
          </w:p>
        </w:tc>
        <w:tc>
          <w:tcPr>
            <w:tcW w:w="5120" w:type="dxa"/>
            <w:tcBorders>
              <w:top w:val="single" w:color="4F81BD" w:sz="4" w:space="0"/>
              <w:bottom w:val="single" w:color="4F81BD" w:sz="4" w:space="0"/>
            </w:tcBorders>
            <w:shd w:val="clear" w:color="auto" w:fill="auto"/>
          </w:tcPr>
          <w:p w:rsidRPr="00D14360" w:rsidR="00A10C4D" w:rsidP="00D14360" w:rsidRDefault="00A10C4D" w14:paraId="08B3FD95" w14:textId="77777777">
            <w:pPr>
              <w:spacing w:after="120"/>
              <w:rPr>
                <w:rFonts w:ascii="Calibri Light" w:hAnsi="Calibri Light" w:eastAsia="Calibri" w:cs="Calibri Light"/>
                <w:color w:val="000000"/>
              </w:rPr>
            </w:pPr>
            <w:r w:rsidRPr="00D14360">
              <w:rPr>
                <w:rFonts w:ascii="Calibri Light" w:hAnsi="Calibri Light" w:eastAsia="Calibri" w:cs="Calibri Light"/>
                <w:color w:val="000000"/>
              </w:rPr>
              <w:t>11506-3</w:t>
            </w:r>
          </w:p>
        </w:tc>
      </w:tr>
      <w:tr w:rsidRPr="00C64922" w:rsidR="00A10C4D" w:rsidTr="00254B4A" w14:paraId="715B8625" w14:textId="77777777">
        <w:tc>
          <w:tcPr>
            <w:tcW w:w="4258" w:type="dxa"/>
            <w:tcBorders>
              <w:right w:val="nil"/>
            </w:tcBorders>
            <w:shd w:val="clear" w:color="auto" w:fill="FFFFFF"/>
          </w:tcPr>
          <w:p w:rsidRPr="00D14360" w:rsidR="00A10C4D" w:rsidP="00D14360" w:rsidRDefault="00A10C4D" w14:paraId="26A5BD97" w14:textId="77777777">
            <w:pPr>
              <w:spacing w:after="120"/>
              <w:rPr>
                <w:rFonts w:eastAsia="Calibri" w:cs="Calibri Light"/>
                <w:b/>
                <w:bCs/>
                <w:color w:val="000000"/>
              </w:rPr>
            </w:pPr>
            <w:r w:rsidRPr="00D14360">
              <w:rPr>
                <w:rFonts w:eastAsia="Calibri" w:cs="Calibri Light"/>
                <w:b/>
                <w:bCs/>
                <w:color w:val="000000"/>
              </w:rPr>
              <w:t>Referral Note</w:t>
            </w:r>
          </w:p>
        </w:tc>
        <w:tc>
          <w:tcPr>
            <w:tcW w:w="5120" w:type="dxa"/>
            <w:shd w:val="clear" w:color="auto" w:fill="auto"/>
          </w:tcPr>
          <w:p w:rsidRPr="00D14360" w:rsidR="00A10C4D" w:rsidP="00D14360" w:rsidRDefault="00A10C4D" w14:paraId="3F6719F4" w14:textId="77777777">
            <w:pPr>
              <w:keepNext/>
              <w:spacing w:after="120"/>
              <w:rPr>
                <w:rFonts w:ascii="Calibri Light" w:hAnsi="Calibri Light" w:eastAsia="Calibri" w:cs="Calibri Light"/>
                <w:color w:val="000000"/>
              </w:rPr>
            </w:pPr>
            <w:r w:rsidRPr="00D14360">
              <w:rPr>
                <w:rFonts w:ascii="Calibri Light" w:hAnsi="Calibri Light" w:eastAsia="Calibri" w:cs="Calibri Light"/>
                <w:color w:val="000000"/>
              </w:rPr>
              <w:t>57133-1</w:t>
            </w:r>
          </w:p>
        </w:tc>
      </w:tr>
      <w:tr w:rsidRPr="00C64922" w:rsidR="00A10C4D" w:rsidTr="00254B4A" w14:paraId="047A92EC" w14:textId="77777777">
        <w:tc>
          <w:tcPr>
            <w:tcW w:w="4258" w:type="dxa"/>
            <w:tcBorders>
              <w:top w:val="single" w:color="4F81BD" w:sz="4" w:space="0"/>
              <w:bottom w:val="single" w:color="4F81BD" w:sz="4" w:space="0"/>
              <w:right w:val="nil"/>
            </w:tcBorders>
            <w:shd w:val="clear" w:color="auto" w:fill="FFFFFF"/>
          </w:tcPr>
          <w:p w:rsidRPr="00D14360" w:rsidR="00A10C4D" w:rsidP="00D14360" w:rsidRDefault="00A10C4D" w14:paraId="5F3637D8" w14:textId="77777777">
            <w:pPr>
              <w:spacing w:after="120"/>
              <w:rPr>
                <w:rFonts w:eastAsia="Calibri" w:cs="Calibri Light"/>
                <w:b/>
                <w:bCs/>
                <w:color w:val="000000"/>
              </w:rPr>
            </w:pPr>
            <w:r w:rsidRPr="00D14360">
              <w:rPr>
                <w:rFonts w:eastAsia="Calibri" w:cs="Calibri Light"/>
                <w:b/>
                <w:bCs/>
                <w:color w:val="000000"/>
              </w:rPr>
              <w:t>Surgical Operation Note</w:t>
            </w:r>
          </w:p>
        </w:tc>
        <w:tc>
          <w:tcPr>
            <w:tcW w:w="5120" w:type="dxa"/>
            <w:tcBorders>
              <w:top w:val="single" w:color="4F81BD" w:sz="4" w:space="0"/>
              <w:bottom w:val="single" w:color="4F81BD" w:sz="4" w:space="0"/>
            </w:tcBorders>
            <w:shd w:val="clear" w:color="auto" w:fill="auto"/>
          </w:tcPr>
          <w:p w:rsidRPr="00D14360" w:rsidR="00A10C4D" w:rsidP="00D14360" w:rsidRDefault="00A10C4D" w14:paraId="3E0943CB" w14:textId="77777777">
            <w:pPr>
              <w:keepNext/>
              <w:spacing w:after="120"/>
              <w:rPr>
                <w:rFonts w:ascii="Calibri Light" w:hAnsi="Calibri Light" w:eastAsia="Calibri" w:cs="Calibri Light"/>
                <w:color w:val="000000"/>
              </w:rPr>
            </w:pPr>
            <w:r w:rsidRPr="00D14360">
              <w:rPr>
                <w:rFonts w:ascii="Calibri Light" w:hAnsi="Calibri Light" w:eastAsia="Calibri" w:cs="Calibri Light"/>
                <w:color w:val="000000"/>
              </w:rPr>
              <w:t>11504-8</w:t>
            </w:r>
          </w:p>
        </w:tc>
      </w:tr>
      <w:tr w:rsidRPr="00C64922" w:rsidR="00A10C4D" w:rsidTr="00254B4A" w14:paraId="25151060" w14:textId="77777777">
        <w:tc>
          <w:tcPr>
            <w:tcW w:w="4258" w:type="dxa"/>
            <w:tcBorders>
              <w:right w:val="nil"/>
            </w:tcBorders>
            <w:shd w:val="clear" w:color="auto" w:fill="FFFFFF"/>
          </w:tcPr>
          <w:p w:rsidRPr="00D14360" w:rsidR="00A10C4D" w:rsidP="00D14360" w:rsidRDefault="00A10C4D" w14:paraId="6D6328D8" w14:textId="77777777">
            <w:pPr>
              <w:spacing w:after="120"/>
              <w:rPr>
                <w:rFonts w:eastAsia="Calibri" w:cs="Calibri Light"/>
                <w:b/>
                <w:bCs/>
                <w:color w:val="000000"/>
              </w:rPr>
            </w:pPr>
            <w:r w:rsidRPr="00D14360">
              <w:rPr>
                <w:rFonts w:eastAsia="Calibri" w:cs="Calibri Light"/>
                <w:b/>
                <w:bCs/>
                <w:color w:val="000000"/>
              </w:rPr>
              <w:t>Transfer Summary Note</w:t>
            </w:r>
          </w:p>
        </w:tc>
        <w:tc>
          <w:tcPr>
            <w:tcW w:w="5120" w:type="dxa"/>
            <w:shd w:val="clear" w:color="auto" w:fill="auto"/>
          </w:tcPr>
          <w:p w:rsidRPr="00D14360" w:rsidR="00A10C4D" w:rsidP="00D14360" w:rsidRDefault="00A10C4D" w14:paraId="1022E0C1" w14:textId="77777777">
            <w:pPr>
              <w:keepNext/>
              <w:spacing w:after="120"/>
              <w:rPr>
                <w:rFonts w:ascii="Calibri Light" w:hAnsi="Calibri Light" w:eastAsia="Calibri" w:cs="Calibri Light"/>
                <w:color w:val="000000"/>
              </w:rPr>
            </w:pPr>
            <w:r w:rsidRPr="00D14360">
              <w:rPr>
                <w:rFonts w:ascii="Calibri Light" w:hAnsi="Calibri Light" w:eastAsia="Calibri" w:cs="Calibri Light"/>
                <w:color w:val="000000"/>
              </w:rPr>
              <w:t>18761-7</w:t>
            </w:r>
          </w:p>
        </w:tc>
      </w:tr>
    </w:tbl>
    <w:p w:rsidRPr="00C64922" w:rsidR="00364C2D" w:rsidP="005E7793" w:rsidRDefault="00CA5B48" w14:paraId="3421F88F" w14:textId="5AF50BF2">
      <w:pPr>
        <w:pStyle w:val="Caption"/>
        <w:spacing w:after="240"/>
      </w:pPr>
      <w:bookmarkStart w:name="_Ref21889308" w:id="383"/>
      <w:bookmarkStart w:name="_Toc10602115" w:id="384"/>
      <w:r>
        <w:t xml:space="preserve">  </w:t>
      </w:r>
      <w:bookmarkStart w:name="_Toc118898795" w:id="385"/>
      <w:bookmarkStart w:name="_Toc119939998" w:id="386"/>
      <w:bookmarkStart w:name="_Toc135313030" w:id="387"/>
      <w:r w:rsidRPr="00C64922" w:rsidR="00364C2D">
        <w:t xml:space="preserve">Table </w:t>
      </w:r>
      <w:r>
        <w:fldChar w:fldCharType="begin"/>
      </w:r>
      <w:r>
        <w:instrText>SEQ Table \* ARABIC</w:instrText>
      </w:r>
      <w:r>
        <w:fldChar w:fldCharType="separate"/>
      </w:r>
      <w:r w:rsidR="00DC1072">
        <w:rPr>
          <w:noProof/>
        </w:rPr>
        <w:t>9</w:t>
      </w:r>
      <w:r>
        <w:fldChar w:fldCharType="end"/>
      </w:r>
      <w:r w:rsidRPr="00C64922" w:rsidR="00364C2D">
        <w:t xml:space="preserve">: LOINC Codes for </w:t>
      </w:r>
      <w:r w:rsidR="00BF62C7">
        <w:t>s</w:t>
      </w:r>
      <w:r w:rsidRPr="00C64922" w:rsidR="00364C2D">
        <w:t>ection-</w:t>
      </w:r>
      <w:r w:rsidR="00BF62C7">
        <w:t xml:space="preserve"> and entry- </w:t>
      </w:r>
      <w:r w:rsidRPr="00C64922" w:rsidR="00364C2D">
        <w:t>level clinical notes</w:t>
      </w:r>
      <w:bookmarkEnd w:id="383"/>
      <w:bookmarkEnd w:id="385"/>
      <w:bookmarkEnd w:id="386"/>
      <w:bookmarkEnd w:id="387"/>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743"/>
      </w:tblGrid>
      <w:tr w:rsidRPr="00C64922" w:rsidR="00254B4A" w:rsidTr="00254B4A" w14:paraId="0C6B2CA2" w14:textId="77777777">
        <w:tc>
          <w:tcPr>
            <w:tcW w:w="445" w:type="dxa"/>
            <w:tcBorders>
              <w:right w:val="nil"/>
            </w:tcBorders>
            <w:shd w:val="clear" w:color="auto" w:fill="C6D9F1"/>
          </w:tcPr>
          <w:bookmarkEnd w:id="384"/>
          <w:p w:rsidRPr="00C64922" w:rsidR="00D53140" w:rsidP="00F8305B" w:rsidRDefault="00634398" w14:paraId="16495CF2" w14:textId="77777777">
            <w:pPr>
              <w:pStyle w:val="BodyText"/>
              <w:rPr>
                <w:noProof/>
              </w:rPr>
            </w:pPr>
            <w:r>
              <w:rPr>
                <w:noProof/>
              </w:rPr>
              <w:drawing>
                <wp:inline distT="0" distB="0" distL="0" distR="0" wp14:anchorId="527C6B0D" wp14:editId="630CF18C">
                  <wp:extent cx="323215" cy="323215"/>
                  <wp:effectExtent l="0" t="0" r="0" b="635"/>
                  <wp:docPr id="82"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905" w:type="dxa"/>
            <w:tcBorders>
              <w:left w:val="nil"/>
            </w:tcBorders>
            <w:shd w:val="clear" w:color="auto" w:fill="C6D9F1"/>
          </w:tcPr>
          <w:p w:rsidRPr="00C64922" w:rsidR="00D53140" w:rsidP="00F8305B" w:rsidRDefault="00D53140" w14:paraId="177F5EF9" w14:textId="77777777">
            <w:pPr>
              <w:pStyle w:val="BodyText"/>
            </w:pPr>
            <w:r w:rsidRPr="00C64922">
              <w:t xml:space="preserve">C-CDA Content Creators SHOULD support inclusion of narrative clinical note information in structured sections of C-CDA documents. </w:t>
            </w:r>
            <w:r w:rsidRPr="00D14360">
              <w:rPr>
                <w:b/>
              </w:rPr>
              <w:t>[</w:t>
            </w:r>
            <w:r w:rsidR="00AA382A">
              <w:rPr>
                <w:b/>
              </w:rPr>
              <w:t>BP-027</w:t>
            </w:r>
            <w:r w:rsidRPr="00D14360">
              <w:rPr>
                <w:b/>
              </w:rPr>
              <w:t>]</w:t>
            </w:r>
          </w:p>
        </w:tc>
      </w:tr>
    </w:tbl>
    <w:p w:rsidRPr="00D14360" w:rsidR="00A10C4D" w:rsidP="005E7793" w:rsidRDefault="00212693" w14:paraId="069C02D8" w14:textId="381E718E">
      <w:pPr>
        <w:spacing w:before="240" w:after="120"/>
        <w:rPr>
          <w:rFonts w:eastAsia="Calibri" w:cs="Calibri"/>
          <w:color w:val="000000"/>
        </w:rPr>
      </w:pPr>
      <w:r w:rsidRPr="00D14360">
        <w:rPr>
          <w:rFonts w:eastAsia="Calibri" w:cs="Calibri"/>
          <w:b/>
          <w:bCs/>
          <w:color w:val="000000"/>
        </w:rPr>
        <w:t>R</w:t>
      </w:r>
      <w:r w:rsidRPr="00D14360" w:rsidR="00B47A44">
        <w:rPr>
          <w:rFonts w:eastAsia="Calibri" w:cs="Calibri"/>
          <w:b/>
          <w:bCs/>
          <w:color w:val="000000"/>
        </w:rPr>
        <w:t>eference:</w:t>
      </w:r>
      <w:r w:rsidRPr="00D14360">
        <w:rPr>
          <w:rFonts w:eastAsia="Calibri" w:cs="Calibri"/>
          <w:color w:val="000000"/>
        </w:rPr>
        <w:t xml:space="preserve"> </w:t>
      </w:r>
      <w:r w:rsidRPr="007770C6" w:rsidR="0009537F">
        <w:rPr>
          <w:rStyle w:val="Hyperlink"/>
          <w:rFonts w:eastAsia="Calibri" w:cs="Calibri"/>
        </w:rPr>
        <w:fldChar w:fldCharType="begin"/>
      </w:r>
      <w:r w:rsidRPr="007770C6" w:rsidR="0009537F">
        <w:rPr>
          <w:rStyle w:val="Hyperlink"/>
          <w:rFonts w:eastAsia="Calibri" w:cs="Calibri"/>
        </w:rPr>
        <w:instrText xml:space="preserve"> REF _Ref21851322 \r \h  \* MERGEFORMAT </w:instrText>
      </w:r>
      <w:r w:rsidRPr="007770C6" w:rsidR="0009537F">
        <w:rPr>
          <w:rStyle w:val="Hyperlink"/>
          <w:rFonts w:eastAsia="Calibri" w:cs="Calibri"/>
        </w:rPr>
      </w:r>
      <w:r w:rsidRPr="007770C6" w:rsidR="0009537F">
        <w:rPr>
          <w:rStyle w:val="Hyperlink"/>
          <w:rFonts w:eastAsia="Calibri" w:cs="Calibri"/>
        </w:rPr>
        <w:fldChar w:fldCharType="separate"/>
      </w:r>
      <w:r w:rsidR="00DC1072">
        <w:rPr>
          <w:rStyle w:val="Hyperlink"/>
          <w:rFonts w:eastAsia="Calibri" w:cs="Calibri"/>
        </w:rPr>
        <w:t>4.2</w:t>
      </w:r>
      <w:r w:rsidRPr="007770C6" w:rsidR="0009537F">
        <w:rPr>
          <w:rStyle w:val="Hyperlink"/>
          <w:rFonts w:eastAsia="Calibri" w:cs="Calibri"/>
        </w:rPr>
        <w:fldChar w:fldCharType="end"/>
      </w:r>
      <w:r w:rsidRPr="007770C6" w:rsidR="0009537F">
        <w:rPr>
          <w:rStyle w:val="Hyperlink"/>
          <w:rFonts w:eastAsia="Calibri" w:cs="Calibri"/>
        </w:rPr>
        <w:t xml:space="preserve"> </w:t>
      </w:r>
      <w:r w:rsidRPr="007770C6" w:rsidR="0009537F">
        <w:rPr>
          <w:rStyle w:val="Hyperlink"/>
          <w:rFonts w:eastAsia="Calibri" w:cs="Calibri"/>
        </w:rPr>
        <w:fldChar w:fldCharType="begin"/>
      </w:r>
      <w:r w:rsidRPr="007770C6" w:rsidR="0009537F">
        <w:rPr>
          <w:rStyle w:val="Hyperlink"/>
          <w:rFonts w:eastAsia="Calibri" w:cs="Calibri"/>
        </w:rPr>
        <w:instrText xml:space="preserve"> REF _Ref21851333 \h  \* MERGEFORMAT </w:instrText>
      </w:r>
      <w:r w:rsidRPr="007770C6" w:rsidR="0009537F">
        <w:rPr>
          <w:rStyle w:val="Hyperlink"/>
          <w:rFonts w:eastAsia="Calibri" w:cs="Calibri"/>
        </w:rPr>
      </w:r>
      <w:r w:rsidRPr="007770C6" w:rsidR="0009537F">
        <w:rPr>
          <w:rStyle w:val="Hyperlink"/>
          <w:rFonts w:eastAsia="Calibri" w:cs="Calibri"/>
        </w:rPr>
        <w:fldChar w:fldCharType="separate"/>
      </w:r>
      <w:r w:rsidRPr="00254B4A" w:rsidR="00DC1072">
        <w:rPr>
          <w:rFonts w:cs="Calibri"/>
          <w:color w:val="0000FF"/>
          <w:u w:val="single"/>
        </w:rPr>
        <w:t>Sections Defined in C-CDA (ordered using SOAP framework)</w:t>
      </w:r>
      <w:r w:rsidRPr="007770C6" w:rsidR="0009537F">
        <w:rPr>
          <w:rStyle w:val="Hyperlink"/>
          <w:rFonts w:eastAsia="Calibri" w:cs="Calibri"/>
        </w:rPr>
        <w:fldChar w:fldCharType="end"/>
      </w:r>
      <w:r w:rsidRPr="003A3D50" w:rsidR="0009537F">
        <w:rPr>
          <w:rStyle w:val="Hyperlink"/>
          <w:rFonts w:eastAsia="Calibri" w:cs="Calibri"/>
          <w:u w:val="none"/>
        </w:rPr>
        <w:t xml:space="preserve">, </w:t>
      </w:r>
      <w:r w:rsidRPr="007770C6" w:rsidR="0009537F">
        <w:rPr>
          <w:rStyle w:val="Hyperlink"/>
          <w:rFonts w:eastAsia="Calibri" w:cs="Calibri"/>
        </w:rPr>
        <w:fldChar w:fldCharType="begin"/>
      </w:r>
      <w:r w:rsidRPr="007770C6" w:rsidR="0009537F">
        <w:rPr>
          <w:rStyle w:val="Hyperlink"/>
          <w:rFonts w:eastAsia="Calibri" w:cs="Calibri"/>
        </w:rPr>
        <w:instrText xml:space="preserve"> REF _Ref21851354 \r \h  \* MERGEFORMAT </w:instrText>
      </w:r>
      <w:r w:rsidRPr="007770C6" w:rsidR="0009537F">
        <w:rPr>
          <w:rStyle w:val="Hyperlink"/>
          <w:rFonts w:eastAsia="Calibri" w:cs="Calibri"/>
        </w:rPr>
      </w:r>
      <w:r w:rsidRPr="007770C6" w:rsidR="0009537F">
        <w:rPr>
          <w:rStyle w:val="Hyperlink"/>
          <w:rFonts w:eastAsia="Calibri" w:cs="Calibri"/>
        </w:rPr>
        <w:fldChar w:fldCharType="separate"/>
      </w:r>
      <w:r w:rsidR="00DC1072">
        <w:rPr>
          <w:rStyle w:val="Hyperlink"/>
          <w:rFonts w:eastAsia="Calibri" w:cs="Calibri"/>
        </w:rPr>
        <w:t>5.2.18</w:t>
      </w:r>
      <w:r w:rsidRPr="007770C6" w:rsidR="0009537F">
        <w:rPr>
          <w:rStyle w:val="Hyperlink"/>
          <w:rFonts w:eastAsia="Calibri" w:cs="Calibri"/>
        </w:rPr>
        <w:fldChar w:fldCharType="end"/>
      </w:r>
      <w:r w:rsidRPr="007770C6" w:rsidR="0009537F">
        <w:rPr>
          <w:rStyle w:val="Hyperlink"/>
          <w:rFonts w:eastAsia="Calibri" w:cs="Calibri"/>
        </w:rPr>
        <w:t xml:space="preserve"> </w:t>
      </w:r>
      <w:r w:rsidRPr="007770C6" w:rsidR="0009537F">
        <w:rPr>
          <w:rStyle w:val="Hyperlink"/>
          <w:rFonts w:eastAsia="Calibri" w:cs="Calibri"/>
        </w:rPr>
        <w:fldChar w:fldCharType="begin"/>
      </w:r>
      <w:r w:rsidRPr="007770C6" w:rsidR="0009537F">
        <w:rPr>
          <w:rStyle w:val="Hyperlink"/>
          <w:rFonts w:eastAsia="Calibri" w:cs="Calibri"/>
        </w:rPr>
        <w:instrText xml:space="preserve"> REF _Ref21851361 \h  \* MERGEFORMAT </w:instrText>
      </w:r>
      <w:r w:rsidRPr="007770C6" w:rsidR="0009537F">
        <w:rPr>
          <w:rStyle w:val="Hyperlink"/>
          <w:rFonts w:eastAsia="Calibri" w:cs="Calibri"/>
        </w:rPr>
      </w:r>
      <w:r w:rsidRPr="007770C6" w:rsidR="0009537F">
        <w:rPr>
          <w:rStyle w:val="Hyperlink"/>
          <w:rFonts w:eastAsia="Calibri" w:cs="Calibri"/>
        </w:rPr>
        <w:fldChar w:fldCharType="separate"/>
      </w:r>
      <w:r w:rsidRPr="00254B4A" w:rsidR="00DC1072">
        <w:rPr>
          <w:rFonts w:cs="Calibri"/>
          <w:color w:val="0000FF"/>
          <w:u w:val="single"/>
        </w:rPr>
        <w:t>Clinical Note</w:t>
      </w:r>
      <w:r w:rsidRPr="007770C6" w:rsidR="0009537F">
        <w:rPr>
          <w:rStyle w:val="Hyperlink"/>
          <w:rFonts w:eastAsia="Calibri" w:cs="Calibri"/>
        </w:rPr>
        <w:fldChar w:fldCharType="end"/>
      </w:r>
    </w:p>
    <w:p w:rsidRPr="00C64922" w:rsidR="00A10C4D" w:rsidP="003E2C96" w:rsidRDefault="00212693" w14:paraId="2A25D097" w14:textId="77777777">
      <w:pPr>
        <w:pStyle w:val="Heading2"/>
      </w:pPr>
      <w:bookmarkStart w:name="_Options_for_Temporarily" w:id="388"/>
      <w:bookmarkStart w:name="_Toc119939796" w:id="389"/>
      <w:bookmarkStart w:name="_Toc135312827" w:id="390"/>
      <w:bookmarkStart w:name="_Toc11043565" w:id="391"/>
      <w:bookmarkStart w:name="_Toc11045563" w:id="392"/>
      <w:bookmarkStart w:name="_Toc11391233" w:id="393"/>
      <w:bookmarkStart w:name="_Toc10695569" w:id="394"/>
      <w:bookmarkStart w:name="_Toc10690395" w:id="395"/>
      <w:bookmarkEnd w:id="388"/>
      <w:r w:rsidRPr="00C64922">
        <w:t xml:space="preserve">Options for </w:t>
      </w:r>
      <w:r>
        <w:t>T</w:t>
      </w:r>
      <w:r w:rsidRPr="00C64922">
        <w:t xml:space="preserve">emporarily </w:t>
      </w:r>
      <w:r>
        <w:t>U</w:t>
      </w:r>
      <w:r w:rsidRPr="00C64922">
        <w:t>navailable</w:t>
      </w:r>
      <w:r>
        <w:t xml:space="preserve"> D</w:t>
      </w:r>
      <w:r w:rsidRPr="00C64922">
        <w:t>ata</w:t>
      </w:r>
      <w:bookmarkEnd w:id="389"/>
      <w:bookmarkEnd w:id="390"/>
      <w:r w:rsidRPr="00C64922">
        <w:t xml:space="preserve"> </w:t>
      </w:r>
      <w:bookmarkEnd w:id="391"/>
      <w:bookmarkEnd w:id="392"/>
      <w:bookmarkEnd w:id="393"/>
      <w:r w:rsidRPr="00C64922" w:rsidR="00A10C4D">
        <w:t xml:space="preserve"> </w:t>
      </w:r>
      <w:bookmarkEnd w:id="394"/>
      <w:bookmarkEnd w:id="395"/>
    </w:p>
    <w:p w:rsidRPr="00C64922" w:rsidR="00A17D8D" w:rsidP="00A17D8D" w:rsidRDefault="00A17D8D" w14:paraId="07C00C92" w14:textId="77777777">
      <w:pPr>
        <w:spacing w:before="120" w:after="120"/>
        <w:rPr>
          <w:sz w:val="28"/>
        </w:rPr>
      </w:pPr>
      <w:r w:rsidRPr="00C64922">
        <w:rPr>
          <w:color w:val="000000"/>
        </w:rPr>
        <w:t xml:space="preserve">There may be </w:t>
      </w:r>
      <w:r>
        <w:rPr>
          <w:color w:val="000000"/>
        </w:rPr>
        <w:t>situations</w:t>
      </w:r>
      <w:r w:rsidRPr="00C64922">
        <w:rPr>
          <w:color w:val="000000"/>
        </w:rPr>
        <w:t xml:space="preserve"> whe</w:t>
      </w:r>
      <w:r>
        <w:rPr>
          <w:color w:val="000000"/>
        </w:rPr>
        <w:t>n</w:t>
      </w:r>
      <w:r w:rsidRPr="00C64922">
        <w:rPr>
          <w:color w:val="000000"/>
        </w:rPr>
        <w:t xml:space="preserve"> information is not available at the time a CDA document is created. In these cases, </w:t>
      </w:r>
      <w:r>
        <w:rPr>
          <w:color w:val="000000"/>
        </w:rPr>
        <w:t>a</w:t>
      </w:r>
      <w:r w:rsidRPr="00C64922">
        <w:rPr>
          <w:color w:val="000000"/>
        </w:rPr>
        <w:t xml:space="preserve"> document containing available information may be sent. If the document type being sent requires a section for which the information is not yet available, the required section </w:t>
      </w:r>
      <w:r>
        <w:rPr>
          <w:color w:val="000000"/>
        </w:rPr>
        <w:t xml:space="preserve">should be coded at the </w:t>
      </w:r>
      <w:r w:rsidRPr="00C64922">
        <w:rPr>
          <w:color w:val="000000"/>
        </w:rPr>
        <w:t xml:space="preserve">section-level </w:t>
      </w:r>
      <w:r>
        <w:rPr>
          <w:color w:val="000000"/>
        </w:rPr>
        <w:t xml:space="preserve">to indicate the information for that section is </w:t>
      </w:r>
      <w:r w:rsidRPr="00C64922">
        <w:rPr>
          <w:color w:val="000000"/>
        </w:rPr>
        <w:t>“</w:t>
      </w:r>
      <w:r>
        <w:rPr>
          <w:color w:val="000000"/>
        </w:rPr>
        <w:t>n</w:t>
      </w:r>
      <w:r w:rsidRPr="00C64922">
        <w:rPr>
          <w:color w:val="000000"/>
        </w:rPr>
        <w:t xml:space="preserve">ot </w:t>
      </w:r>
      <w:r>
        <w:rPr>
          <w:color w:val="000000"/>
        </w:rPr>
        <w:t>a</w:t>
      </w:r>
      <w:r w:rsidRPr="00C64922">
        <w:rPr>
          <w:color w:val="000000"/>
        </w:rPr>
        <w:t xml:space="preserve">vailable” </w:t>
      </w:r>
      <w:r>
        <w:rPr>
          <w:color w:val="000000"/>
        </w:rPr>
        <w:t>using the</w:t>
      </w:r>
      <w:r w:rsidR="00616B12">
        <w:rPr>
          <w:color w:val="000000"/>
        </w:rPr>
        <w:t xml:space="preserve"> </w:t>
      </w:r>
      <w:r w:rsidR="00890FBD">
        <w:rPr>
          <w:color w:val="000000"/>
        </w:rPr>
        <w:t>”</w:t>
      </w:r>
      <w:r w:rsidRPr="00C64922">
        <w:rPr>
          <w:color w:val="000000"/>
        </w:rPr>
        <w:t>nul</w:t>
      </w:r>
      <w:r w:rsidR="00863460">
        <w:rPr>
          <w:color w:val="000000"/>
        </w:rPr>
        <w:t>l</w:t>
      </w:r>
      <w:r w:rsidR="00890FBD">
        <w:rPr>
          <w:color w:val="000000"/>
        </w:rPr>
        <w:t>”</w:t>
      </w:r>
      <w:r w:rsidRPr="00C64922">
        <w:rPr>
          <w:color w:val="000000"/>
        </w:rPr>
        <w:t>Flavor="NAV"</w:t>
      </w:r>
      <w:r>
        <w:rPr>
          <w:color w:val="000000"/>
        </w:rPr>
        <w:t xml:space="preserve"> attribute</w:t>
      </w:r>
      <w:r w:rsidRPr="00C64922">
        <w:rPr>
          <w:color w:val="000000"/>
        </w:rPr>
        <w:t>.  If the document type being sent indicates the section for which information is not yet available is an optional section, then inclusion of that section is not needed.</w:t>
      </w:r>
    </w:p>
    <w:p w:rsidR="00A17D8D" w:rsidP="00A17D8D" w:rsidRDefault="00A17D8D" w14:paraId="6DAEFD1A" w14:textId="77777777">
      <w:pPr>
        <w:spacing w:before="120" w:after="120"/>
        <w:rPr>
          <w:color w:val="000000"/>
        </w:rPr>
      </w:pPr>
      <w:r w:rsidRPr="00C64922">
        <w:rPr>
          <w:color w:val="000000"/>
        </w:rPr>
        <w:t>At a later point in time, when the information becomes available to complete the document, a new version of the document may be created and marked to communicate that it supersedes the previous version of the document. Specifically, the new document</w:t>
      </w:r>
      <w:r>
        <w:rPr>
          <w:color w:val="000000"/>
        </w:rPr>
        <w:t xml:space="preserve"> is identified with a globally unique</w:t>
      </w:r>
      <w:r w:rsidR="00863460">
        <w:rPr>
          <w:color w:val="000000"/>
        </w:rPr>
        <w:t xml:space="preserve"> </w:t>
      </w:r>
      <w:r w:rsidRPr="00C64922">
        <w:rPr>
          <w:color w:val="000000"/>
        </w:rPr>
        <w:t>identifier</w:t>
      </w:r>
      <w:r>
        <w:rPr>
          <w:color w:val="000000"/>
        </w:rPr>
        <w:t xml:space="preserve"> in the clinicalDocum</w:t>
      </w:r>
      <w:r w:rsidR="006F3BC6">
        <w:rPr>
          <w:color w:val="000000"/>
        </w:rPr>
        <w:t>ent</w:t>
      </w:r>
      <w:r>
        <w:rPr>
          <w:color w:val="000000"/>
        </w:rPr>
        <w:t>.id field.</w:t>
      </w:r>
      <w:r w:rsidRPr="00C64922">
        <w:rPr>
          <w:color w:val="000000"/>
        </w:rPr>
        <w:t xml:space="preserve"> The relatedDocument/typeCode=“RPLC” and the relatedDocument/typeCode=”RPLC”/parentDocument/id element will be set to reference the prior document’s </w:t>
      </w:r>
      <w:r>
        <w:rPr>
          <w:color w:val="000000"/>
        </w:rPr>
        <w:t xml:space="preserve">clinicalDocument.id.  </w:t>
      </w:r>
    </w:p>
    <w:p w:rsidRPr="001C76ED" w:rsidR="00A17D8D" w:rsidP="00A17D8D" w:rsidRDefault="00A17D8D" w14:paraId="6D30B3E5" w14:textId="77777777">
      <w:pPr>
        <w:spacing w:before="120" w:after="120"/>
        <w:rPr>
          <w:color w:val="000000"/>
          <w:sz w:val="22"/>
        </w:rPr>
      </w:pPr>
      <w:r>
        <w:rPr>
          <w:color w:val="000000"/>
        </w:rPr>
        <w:t xml:space="preserve">The setId and versionNumber fields are only used to indicate that the new document is not considered a new document, but rather is considered a new version of a prior document.  One use case for using issuing a new version of an existing document would be when correcting an error in the content of the document. Another example might be when distributing the same document to more or different information recipients. Business rules determine the circumstances when a document instance is a new document or a new version of an existing document. </w:t>
      </w:r>
    </w:p>
    <w:p w:rsidRPr="00C64922" w:rsidR="00A17D8D" w:rsidP="00A17D8D" w:rsidRDefault="00A17D8D" w14:paraId="0072564D" w14:textId="77777777">
      <w:pPr>
        <w:spacing w:before="120" w:after="120"/>
        <w:rPr>
          <w:sz w:val="28"/>
        </w:rPr>
      </w:pPr>
      <w:r w:rsidRPr="00C64922">
        <w:rPr>
          <w:color w:val="000000"/>
        </w:rPr>
        <w:t>An example includes the requirement of a Hospital Course section within a Discharge Summary. Typically, this section is not available at the time of a hospital discharge</w:t>
      </w:r>
      <w:r>
        <w:rPr>
          <w:color w:val="000000"/>
        </w:rPr>
        <w:t>. However,</w:t>
      </w:r>
      <w:r w:rsidRPr="00C64922">
        <w:rPr>
          <w:color w:val="000000"/>
        </w:rPr>
        <w:t xml:space="preserve"> but the Discharge Summary document type may still be used to meet the objective for transmitting health information within 36 hours of the hospital discharge. In this example, the incomplete Discharge Summary may be sent at the time of discharge and a new Discharge Summary may be sent</w:t>
      </w:r>
      <w:r>
        <w:rPr>
          <w:color w:val="000000"/>
        </w:rPr>
        <w:t xml:space="preserve"> later to </w:t>
      </w:r>
      <w:r w:rsidRPr="00C64922">
        <w:rPr>
          <w:color w:val="000000"/>
        </w:rPr>
        <w:t xml:space="preserve">communicate </w:t>
      </w:r>
      <w:r>
        <w:rPr>
          <w:color w:val="000000"/>
        </w:rPr>
        <w:t xml:space="preserve">the </w:t>
      </w:r>
      <w:r w:rsidRPr="00C64922">
        <w:rPr>
          <w:color w:val="000000"/>
        </w:rPr>
        <w:t xml:space="preserve">updated information. </w:t>
      </w:r>
    </w:p>
    <w:p w:rsidRPr="00C64922" w:rsidR="00977E37" w:rsidP="002B0644" w:rsidRDefault="00CA5B48" w14:paraId="3D65700F" w14:textId="786FE2B8">
      <w:pPr>
        <w:pStyle w:val="Caption"/>
        <w:keepNext/>
        <w:spacing w:after="0"/>
      </w:pPr>
      <w:r>
        <w:t xml:space="preserve">  </w:t>
      </w:r>
      <w:bookmarkStart w:name="_Toc118898723" w:id="396"/>
      <w:bookmarkStart w:name="_Toc119939925" w:id="397"/>
      <w:bookmarkStart w:name="_Toc135312957" w:id="398"/>
      <w:r w:rsidRPr="00C64922" w:rsidR="00977E37">
        <w:t xml:space="preserve">Example </w:t>
      </w:r>
      <w:r>
        <w:fldChar w:fldCharType="begin"/>
      </w:r>
      <w:r>
        <w:instrText>SEQ Example \* ARABIC</w:instrText>
      </w:r>
      <w:r>
        <w:fldChar w:fldCharType="separate"/>
      </w:r>
      <w:r w:rsidR="00DC1072">
        <w:rPr>
          <w:noProof/>
        </w:rPr>
        <w:t>2</w:t>
      </w:r>
      <w:r>
        <w:fldChar w:fldCharType="end"/>
      </w:r>
      <w:r w:rsidRPr="00C64922" w:rsidR="00977E37">
        <w:t>: Discharge Summary with no Hospital Course information (see replacement document below).</w:t>
      </w:r>
      <w:bookmarkEnd w:id="396"/>
      <w:bookmarkEnd w:id="397"/>
      <w:bookmarkEnd w:id="398"/>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60"/>
      </w:tblGrid>
      <w:tr w:rsidRPr="00C64922" w:rsidR="00A06E6A" w:rsidTr="00254B4A" w14:paraId="4DD88CEC" w14:textId="77777777">
        <w:tc>
          <w:tcPr>
            <w:tcW w:w="9360" w:type="dxa"/>
            <w:shd w:val="clear" w:color="auto" w:fill="auto"/>
          </w:tcPr>
          <w:p w:rsidRPr="00C64922" w:rsidR="006948A3" w:rsidP="00D14360" w:rsidRDefault="006948A3" w14:paraId="7788D01B" w14:textId="77777777">
            <w:pPr>
              <w:pBdr>
                <w:top w:val="single" w:color="000000" w:sz="4" w:space="1"/>
                <w:left w:val="single" w:color="000000" w:sz="4" w:space="4"/>
                <w:right w:val="single" w:color="000000" w:sz="4" w:space="4"/>
              </w:pBdr>
            </w:pPr>
            <w:r w:rsidRPr="00D14360">
              <w:rPr>
                <w:rFonts w:ascii="Courier New" w:hAnsi="Courier New" w:cs="Courier New"/>
                <w:color w:val="000000"/>
                <w:sz w:val="16"/>
                <w:szCs w:val="16"/>
              </w:rPr>
              <w:t>&lt;ClinicalDocument xmlns:xsi="http://www.w3.org/2001/XMLSchema-instance" xmlns:sdtc="urn:hl7-org:sdtc" classCode="DOCCLIN" moodCode="EVN" xmlns="urn:hl7-org:v3"&gt;</w:t>
            </w:r>
          </w:p>
          <w:p w:rsidRPr="00C64922" w:rsidR="006948A3" w:rsidP="00D14360" w:rsidRDefault="006948A3" w14:paraId="56A48D40"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&lt;realmCode code="US" /&gt;</w:t>
            </w:r>
          </w:p>
          <w:p w:rsidRPr="00C64922" w:rsidR="006948A3" w:rsidP="00D14360" w:rsidRDefault="006948A3" w14:paraId="01CBAA65"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&lt;typeId root="2.16.840.1.113883.1.3" extension="POCD_HD000040" /&gt;</w:t>
            </w:r>
          </w:p>
          <w:p w:rsidRPr="00C64922" w:rsidR="006948A3" w:rsidP="00D14360" w:rsidRDefault="006948A3" w14:paraId="7D548582"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&lt;templateId root="2.16.840.1.113883.10.20.22.1.1" extension="2015-08-01" /&gt;</w:t>
            </w:r>
          </w:p>
          <w:p w:rsidRPr="00C64922" w:rsidR="006948A3" w:rsidP="00D14360" w:rsidRDefault="006948A3" w14:paraId="2E92BB80"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&lt;templateId root="2.16.840.1.113883.10.20.22.1.8" extension="2015-08-01" /&gt;</w:t>
            </w:r>
          </w:p>
          <w:p w:rsidRPr="00C64922" w:rsidR="006948A3" w:rsidP="00D14360" w:rsidRDefault="006948A3" w14:paraId="4E2FDDDD"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&lt;id root="2.16.840.1.113883.19.5.99999.1" extension="20160414014447" /&gt;</w:t>
            </w:r>
          </w:p>
          <w:p w:rsidRPr="00C64922" w:rsidR="006948A3" w:rsidP="00D14360" w:rsidRDefault="006948A3" w14:paraId="1D5F4240"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&lt;code codeSystem="2.16.840.1.113883.6.1" codeSystemName="LOINC" code="18842-5" displayName="Discharge Summary" /&gt;</w:t>
            </w:r>
          </w:p>
          <w:p w:rsidRPr="00C64922" w:rsidR="006948A3" w:rsidP="00D14360" w:rsidRDefault="006948A3" w14:paraId="6A7D585B"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&lt;title&gt;Health Summary&lt;/title&gt;</w:t>
            </w:r>
          </w:p>
          <w:p w:rsidRPr="00C64922" w:rsidR="006948A3" w:rsidP="00D14360" w:rsidRDefault="006948A3" w14:paraId="65B3835B"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&lt;effectiveTime value="20160414014447-0500" /&gt;</w:t>
            </w:r>
          </w:p>
          <w:p w:rsidRPr="00C64922" w:rsidR="006948A3" w:rsidP="00D14360" w:rsidRDefault="006948A3" w14:paraId="32C33445"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&lt;confidentialityCode codeSystem="2.16.840.1.113883.5.25" code="N" /&gt;</w:t>
            </w:r>
          </w:p>
          <w:p w:rsidRPr="00C64922" w:rsidR="006948A3" w:rsidP="00D14360" w:rsidRDefault="006948A3" w14:paraId="05B8F85D"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&lt;languageCode code="en-US" /&gt;</w:t>
            </w:r>
          </w:p>
          <w:p w:rsidRPr="00C64922" w:rsidR="006948A3" w:rsidP="00D14360" w:rsidRDefault="006948A3" w14:paraId="241CAB3A"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&lt;setId extension="20160414014447" root="2.16.840.1.113883.19.5.99999.19" /&gt;</w:t>
            </w:r>
          </w:p>
          <w:p w:rsidRPr="00C64922" w:rsidR="006948A3" w:rsidP="00D14360" w:rsidRDefault="006948A3" w14:paraId="7AE1A6AF"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&lt;versionNumber value="1" /&gt;</w:t>
            </w:r>
          </w:p>
          <w:p w:rsidRPr="00C64922" w:rsidR="006948A3" w:rsidP="00D14360" w:rsidRDefault="006948A3" w14:paraId="3DC486E1" w14:textId="77777777">
            <w:pPr>
              <w:pBdr>
                <w:left w:val="single" w:color="000000" w:sz="4" w:space="4"/>
                <w:right w:val="single" w:color="000000" w:sz="4" w:space="4"/>
              </w:pBdr>
            </w:pPr>
            <w:r w:rsidRPr="00D14360">
              <w:rPr>
                <w:rFonts w:ascii="Courier New" w:hAnsi="Courier New" w:cs="Courier New"/>
                <w:color w:val="000000"/>
                <w:sz w:val="16"/>
                <w:szCs w:val="16"/>
              </w:rPr>
              <w:t>…</w:t>
            </w:r>
          </w:p>
          <w:p w:rsidRPr="00C64922" w:rsidR="006948A3" w:rsidP="00D14360" w:rsidRDefault="003218A6" w14:paraId="37773098" w14:textId="101C7A8B">
            <w:pPr>
              <w:pBdr>
                <w:left w:val="single" w:color="000000" w:sz="4" w:space="4"/>
                <w:right w:val="single" w:color="000000" w:sz="4" w:space="4"/>
              </w:pBdr>
            </w:pPr>
            <w:r>
              <w:rPr>
                <w:rFonts w:ascii="Courier New" w:hAnsi="Courier New" w:cs="Courier New"/>
                <w:color w:val="000000"/>
                <w:sz w:val="16"/>
                <w:szCs w:val="16"/>
              </w:rPr>
              <w:t xml:space="preserve">  </w:t>
            </w:r>
            <w:r w:rsidRPr="00D14360" w:rsidR="006948A3">
              <w:rPr>
                <w:rFonts w:ascii="Courier New" w:hAnsi="Courier New" w:cs="Courier New"/>
                <w:color w:val="000000"/>
                <w:sz w:val="16"/>
                <w:szCs w:val="16"/>
              </w:rPr>
              <w:t>&lt;section nullFlavor=</w:t>
            </w:r>
            <w:r w:rsidRPr="00D14360" w:rsidR="008C63E8">
              <w:rPr>
                <w:rFonts w:ascii="Courier New" w:hAnsi="Courier New" w:cs="Courier New"/>
                <w:color w:val="000000"/>
                <w:sz w:val="16"/>
                <w:szCs w:val="16"/>
              </w:rPr>
              <w:t>"</w:t>
            </w:r>
            <w:r w:rsidRPr="00D14360" w:rsidR="006948A3">
              <w:rPr>
                <w:rFonts w:ascii="Courier New" w:hAnsi="Courier New" w:cs="Courier New"/>
                <w:color w:val="000000"/>
                <w:sz w:val="16"/>
                <w:szCs w:val="16"/>
              </w:rPr>
              <w:t>NAV</w:t>
            </w:r>
            <w:r w:rsidRPr="00D14360" w:rsidR="008C63E8">
              <w:rPr>
                <w:rFonts w:ascii="Courier New" w:hAnsi="Courier New" w:cs="Courier New"/>
                <w:color w:val="000000"/>
                <w:sz w:val="16"/>
                <w:szCs w:val="16"/>
              </w:rPr>
              <w:t>"</w:t>
            </w:r>
            <w:r w:rsidRPr="00D14360" w:rsidR="006948A3">
              <w:rPr>
                <w:rFonts w:ascii="Courier New" w:hAnsi="Courier New" w:cs="Courier New"/>
                <w:color w:val="000000"/>
                <w:sz w:val="16"/>
                <w:szCs w:val="16"/>
              </w:rPr>
              <w:t>&gt;</w:t>
            </w:r>
          </w:p>
          <w:p w:rsidRPr="00C64922" w:rsidR="006948A3" w:rsidP="00D14360" w:rsidRDefault="006948A3" w14:paraId="728FFC4D"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&lt;templateId root="1.3.6.1.4.1.19376.1.5.3.1.3.5"/&gt;</w:t>
            </w:r>
          </w:p>
          <w:p w:rsidRPr="00C64922" w:rsidR="006948A3" w:rsidP="00D14360" w:rsidRDefault="006948A3" w14:paraId="18CF01F2"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&lt;code code="8648-8"</w:t>
            </w:r>
          </w:p>
          <w:p w:rsidRPr="00C64922" w:rsidR="006948A3" w:rsidP="00D14360" w:rsidRDefault="006948A3" w14:paraId="588A7103" w14:textId="77777777">
            <w:pPr>
              <w:pBdr>
                <w:left w:val="single" w:color="000000" w:sz="4" w:space="4"/>
                <w:right w:val="single" w:color="000000" w:sz="4" w:space="4"/>
              </w:pBdr>
            </w:pPr>
            <w:r w:rsidRPr="00D14360">
              <w:rPr>
                <w:rFonts w:ascii="Courier New" w:hAnsi="Courier New" w:cs="Courier New"/>
                <w:color w:val="000000"/>
                <w:sz w:val="16"/>
                <w:szCs w:val="16"/>
              </w:rPr>
              <w:t xml:space="preserve">          displayName="HOSPITAL COURSE"</w:t>
            </w:r>
          </w:p>
          <w:p w:rsidRPr="00C64922" w:rsidR="006948A3" w:rsidP="00D14360" w:rsidRDefault="006948A3" w14:paraId="521E6099" w14:textId="77777777">
            <w:pPr>
              <w:pBdr>
                <w:left w:val="single" w:color="000000" w:sz="4" w:space="4"/>
                <w:right w:val="single" w:color="000000" w:sz="4" w:space="4"/>
              </w:pBdr>
            </w:pPr>
            <w:r w:rsidRPr="00D14360">
              <w:rPr>
                <w:rFonts w:ascii="Courier New" w:hAnsi="Courier New" w:cs="Courier New"/>
                <w:color w:val="000000"/>
                <w:sz w:val="16"/>
                <w:szCs w:val="16"/>
              </w:rPr>
              <w:t xml:space="preserve">          codeSystem="2.16.840.1.113883.6.1"</w:t>
            </w:r>
          </w:p>
          <w:p w:rsidRPr="00C64922" w:rsidR="006948A3" w:rsidP="00D14360" w:rsidRDefault="006948A3" w14:paraId="726CA59F" w14:textId="77777777">
            <w:pPr>
              <w:pBdr>
                <w:left w:val="single" w:color="000000" w:sz="4" w:space="4"/>
                <w:right w:val="single" w:color="000000" w:sz="4" w:space="4"/>
              </w:pBdr>
            </w:pPr>
            <w:r w:rsidRPr="00D14360">
              <w:rPr>
                <w:rFonts w:ascii="Courier New" w:hAnsi="Courier New" w:cs="Courier New"/>
                <w:color w:val="000000"/>
                <w:sz w:val="16"/>
                <w:szCs w:val="16"/>
              </w:rPr>
              <w:t xml:space="preserve">          codeSystemName="LOINC"/&gt;</w:t>
            </w:r>
          </w:p>
          <w:p w:rsidRPr="00C64922" w:rsidR="006948A3" w:rsidP="00D14360" w:rsidRDefault="006948A3" w14:paraId="4D1AAF02"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&lt;title&gt;Hospital Course&lt;/title&gt;</w:t>
            </w:r>
          </w:p>
          <w:p w:rsidRPr="00C64922" w:rsidR="006948A3" w:rsidP="00D14360" w:rsidRDefault="006948A3" w14:paraId="13B8CF73"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&lt;text&gt;Information Not Available&lt;/text&gt;</w:t>
            </w:r>
          </w:p>
          <w:p w:rsidRPr="00C64922" w:rsidR="006948A3" w:rsidP="00D14360" w:rsidRDefault="003218A6" w14:paraId="33FB1B96" w14:textId="77777777">
            <w:pPr>
              <w:pBdr>
                <w:left w:val="single" w:color="000000" w:sz="4" w:space="4"/>
                <w:right w:val="single" w:color="000000" w:sz="4" w:space="4"/>
              </w:pBdr>
            </w:pPr>
            <w:r>
              <w:rPr>
                <w:rFonts w:ascii="Courier New" w:hAnsi="Courier New" w:cs="Courier New"/>
                <w:color w:val="000000"/>
                <w:sz w:val="16"/>
                <w:szCs w:val="16"/>
              </w:rPr>
              <w:t xml:space="preserve">  </w:t>
            </w:r>
            <w:r w:rsidRPr="00D14360" w:rsidR="006948A3">
              <w:rPr>
                <w:rFonts w:ascii="Courier New" w:hAnsi="Courier New" w:cs="Courier New"/>
                <w:color w:val="000000"/>
                <w:sz w:val="16"/>
                <w:szCs w:val="16"/>
              </w:rPr>
              <w:t xml:space="preserve">&lt;/section&gt; </w:t>
            </w:r>
          </w:p>
          <w:p w:rsidR="003218A6" w:rsidP="00D14360" w:rsidRDefault="006948A3" w14:paraId="435E14CC" w14:textId="77777777">
            <w:pPr>
              <w:pStyle w:val="Caption"/>
              <w:keepNext/>
              <w:rPr>
                <w:rFonts w:ascii="Courier New" w:hAnsi="Courier New" w:cs="Courier New"/>
                <w:color w:val="000000"/>
                <w:sz w:val="16"/>
                <w:szCs w:val="16"/>
              </w:rPr>
            </w:pPr>
            <w:r w:rsidRPr="00D14360">
              <w:rPr>
                <w:rFonts w:ascii="Courier New" w:hAnsi="Courier New" w:cs="Courier New"/>
                <w:color w:val="000000"/>
                <w:sz w:val="16"/>
                <w:szCs w:val="16"/>
              </w:rPr>
              <w:t>…</w:t>
            </w:r>
            <w:r w:rsidR="003218A6">
              <w:rPr>
                <w:rFonts w:ascii="Courier New" w:hAnsi="Courier New" w:cs="Courier New"/>
                <w:color w:val="000000"/>
                <w:sz w:val="16"/>
                <w:szCs w:val="16"/>
              </w:rPr>
              <w:t xml:space="preserve"> </w:t>
            </w:r>
          </w:p>
          <w:p w:rsidRPr="003A3D50" w:rsidR="003218A6" w:rsidP="003A3D50" w:rsidRDefault="003218A6" w14:paraId="0B509EA5" w14:textId="77777777">
            <w:pPr>
              <w:rPr>
                <w:rFonts w:ascii="Courier New" w:hAnsi="Courier New" w:cs="Courier New"/>
                <w:sz w:val="16"/>
                <w:szCs w:val="16"/>
              </w:rPr>
            </w:pPr>
            <w:r w:rsidRPr="003A3D50">
              <w:rPr>
                <w:rFonts w:ascii="Courier New" w:hAnsi="Courier New" w:cs="Courier New"/>
                <w:sz w:val="16"/>
                <w:szCs w:val="16"/>
              </w:rPr>
              <w:t>&lt;/ClinicalDocument&gt;</w:t>
            </w:r>
          </w:p>
          <w:p w:rsidRPr="00D14360" w:rsidR="00A06E6A" w:rsidP="00D14360" w:rsidRDefault="00A06E6A" w14:paraId="2EE2CCD3" w14:textId="77777777">
            <w:pPr>
              <w:pStyle w:val="Caption"/>
              <w:keepNext/>
            </w:pPr>
          </w:p>
        </w:tc>
      </w:tr>
    </w:tbl>
    <w:p w:rsidRPr="00C64922" w:rsidR="00264F83" w:rsidP="00977E37" w:rsidRDefault="00264F83" w14:paraId="07A32483" w14:textId="77777777">
      <w:pPr>
        <w:pStyle w:val="Caption"/>
        <w:keepNext/>
      </w:pPr>
    </w:p>
    <w:p w:rsidR="00A17D8D" w:rsidP="00A17D8D" w:rsidRDefault="00977E37" w14:paraId="18BC62D9" w14:textId="34BD9FD3">
      <w:pPr>
        <w:pStyle w:val="Caption"/>
        <w:keepNext/>
        <w:spacing w:after="0"/>
      </w:pPr>
      <w:bookmarkStart w:name="_Toc118898724" w:id="399"/>
      <w:bookmarkStart w:name="_Toc119939926" w:id="400"/>
      <w:bookmarkStart w:name="_Toc135312958" w:id="401"/>
      <w:r w:rsidRPr="00C64922">
        <w:t xml:space="preserve">Example </w:t>
      </w:r>
      <w:r>
        <w:fldChar w:fldCharType="begin"/>
      </w:r>
      <w:r>
        <w:instrText>SEQ Example \* ARABIC</w:instrText>
      </w:r>
      <w:r>
        <w:fldChar w:fldCharType="separate"/>
      </w:r>
      <w:r w:rsidR="00DC1072">
        <w:rPr>
          <w:noProof/>
        </w:rPr>
        <w:t>3</w:t>
      </w:r>
      <w:r>
        <w:fldChar w:fldCharType="end"/>
      </w:r>
      <w:r w:rsidRPr="00C64922">
        <w:t xml:space="preserve">: Replacement Discharge Summary document with Hospital Course </w:t>
      </w:r>
      <w:r w:rsidR="003F702A">
        <w:t>i</w:t>
      </w:r>
      <w:r w:rsidRPr="00C64922">
        <w:t>nformation</w:t>
      </w:r>
      <w:r w:rsidR="003F702A">
        <w:t>.</w:t>
      </w:r>
      <w:bookmarkEnd w:id="399"/>
      <w:bookmarkEnd w:id="400"/>
      <w:bookmarkEnd w:id="401"/>
      <w:r w:rsidR="00A17D8D">
        <w:t xml:space="preserve"> </w:t>
      </w:r>
    </w:p>
    <w:p w:rsidRPr="00AD08FB" w:rsidR="00726EBF" w:rsidP="003A3D50" w:rsidRDefault="00616B12" w14:paraId="0E28ED96" w14:textId="77777777">
      <w:pPr>
        <w:pStyle w:val="BodyText0"/>
        <w:rPr>
          <w:rFonts w:ascii="Calibri Light" w:hAnsi="Calibri Light" w:cs="Calibri Light"/>
        </w:rPr>
      </w:pPr>
      <w:r w:rsidRPr="00AD08FB">
        <w:rPr>
          <w:rFonts w:ascii="Calibri Light" w:hAnsi="Calibri Light" w:cs="Calibri Light"/>
        </w:rPr>
        <w:t>The addition of Hospital Course information is not an errata correction, so it does not generate a new version of the document. The new document is indicated to wholly replace the prior document.</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00DC6913" w:rsidTr="00254B4A" w14:paraId="317FEAAA" w14:textId="77777777">
        <w:tc>
          <w:tcPr>
            <w:tcW w:w="9350" w:type="dxa"/>
            <w:shd w:val="clear" w:color="auto" w:fill="auto"/>
          </w:tcPr>
          <w:p w:rsidRPr="00C64922" w:rsidR="006948A3" w:rsidP="00D14360" w:rsidRDefault="006948A3" w14:paraId="532F434C" w14:textId="77777777">
            <w:pPr>
              <w:pBdr>
                <w:top w:val="single" w:color="000000" w:sz="4" w:space="1"/>
                <w:left w:val="single" w:color="000000" w:sz="4" w:space="4"/>
                <w:right w:val="single" w:color="000000" w:sz="4" w:space="4"/>
              </w:pBdr>
            </w:pPr>
            <w:r w:rsidRPr="00D14360">
              <w:rPr>
                <w:rFonts w:ascii="Courier New" w:hAnsi="Courier New" w:cs="Courier New"/>
                <w:color w:val="000000"/>
                <w:sz w:val="16"/>
                <w:szCs w:val="16"/>
              </w:rPr>
              <w:t>&lt;ClinicalDocument xmlns:xsi="http://www.w3.org/2001/XMLSchema-instance" xmlns:sdtc="urn:hl7-org:sdtc" classCode="DOCCLIN" moodCode="EVN" xmlns="urn:hl7-org:v3"&gt;</w:t>
            </w:r>
          </w:p>
          <w:p w:rsidRPr="00C64922" w:rsidR="006948A3" w:rsidP="00D14360" w:rsidRDefault="006948A3" w14:paraId="5735901A"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&lt;realmCode code="US" /&gt;</w:t>
            </w:r>
          </w:p>
          <w:p w:rsidRPr="00C64922" w:rsidR="006948A3" w:rsidP="00D14360" w:rsidRDefault="006948A3" w14:paraId="3CE618F3"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&lt;typeId root="2.16.840.1.113883.1.3" extension="POCD_HD000040" /&gt;</w:t>
            </w:r>
          </w:p>
          <w:p w:rsidRPr="00C64922" w:rsidR="006948A3" w:rsidP="00D14360" w:rsidRDefault="006948A3" w14:paraId="62580482"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&lt;templateId root="2.16.840.1.113883.10.20.22.1.1" extension="2015-08-01" /&gt;</w:t>
            </w:r>
          </w:p>
          <w:p w:rsidRPr="00C64922" w:rsidR="006948A3" w:rsidP="00D14360" w:rsidRDefault="006948A3" w14:paraId="65B1CE15"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&lt;templateId root="2.16.840.1.113883.10.20.22.1.8" extension="2015-08-01" /&gt;</w:t>
            </w:r>
          </w:p>
          <w:p w:rsidRPr="00C64922" w:rsidR="006948A3" w:rsidP="00D14360" w:rsidRDefault="006948A3" w14:paraId="713BFA2E"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&lt;id root="2.16.840.1.113883.19.5.99999.1" extension="20160414145050" /&gt;</w:t>
            </w:r>
          </w:p>
          <w:p w:rsidRPr="00C64922" w:rsidR="006948A3" w:rsidP="00D14360" w:rsidRDefault="006948A3" w14:paraId="24F9AEE6"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&lt;code codeSystem="2.16.840.1.113883.6.1" codeSystemName="LOINC" code="18842-5" displayName="Discharge Summary" /&gt;</w:t>
            </w:r>
          </w:p>
          <w:p w:rsidRPr="00C64922" w:rsidR="006948A3" w:rsidP="00D14360" w:rsidRDefault="006948A3" w14:paraId="19B76E85"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&lt;title&gt;Health Summary&lt;/title&gt;</w:t>
            </w:r>
          </w:p>
          <w:p w:rsidRPr="00C64922" w:rsidR="006948A3" w:rsidP="00D14360" w:rsidRDefault="006948A3" w14:paraId="2D17AA4D"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&lt;effectiveTime value="20160414145050-0500" /&gt;</w:t>
            </w:r>
          </w:p>
          <w:p w:rsidRPr="00C64922" w:rsidR="006948A3" w:rsidP="00D14360" w:rsidRDefault="006948A3" w14:paraId="7FED1879"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&lt;confidentialityCode codeSystem="2.16.840.1.113883.5.25" code="N" /&gt;</w:t>
            </w:r>
          </w:p>
          <w:p w:rsidRPr="00C64922" w:rsidR="006948A3" w:rsidP="00D14360" w:rsidRDefault="006948A3" w14:paraId="45D0C541"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&lt;languageCode code="en-US" /&gt;</w:t>
            </w:r>
          </w:p>
          <w:p w:rsidRPr="00C64922" w:rsidR="006948A3" w:rsidP="00D14360" w:rsidRDefault="006948A3" w14:paraId="752C2CA5"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&lt;setId extension="20160414014447" root="2.16.840.1.113883.19.5.99999.19" /&gt;</w:t>
            </w:r>
          </w:p>
          <w:p w:rsidRPr="00C64922" w:rsidR="006948A3" w:rsidP="00D14360" w:rsidRDefault="006948A3" w14:paraId="3AB9B492"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&lt;versionNumber value="2" /&gt;</w:t>
            </w:r>
          </w:p>
          <w:p w:rsidRPr="00C64922" w:rsidR="006948A3" w:rsidP="00D14360" w:rsidRDefault="006948A3" w14:paraId="01511DFC"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&lt;relatedDocument typeCode="RPLC"&gt;</w:t>
            </w:r>
          </w:p>
          <w:p w:rsidRPr="00C64922" w:rsidR="006948A3" w:rsidP="00D14360" w:rsidRDefault="006948A3" w14:paraId="1FF7F0F7"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&lt;parentDocument&gt;</w:t>
            </w:r>
          </w:p>
          <w:p w:rsidRPr="00C64922" w:rsidR="006948A3" w:rsidP="00D14360" w:rsidRDefault="006948A3" w14:paraId="05E3F1DA"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&lt;id root="2.16.840.1.113883.19.5.99999.1" extension="20160414014447" /&gt;</w:t>
            </w:r>
          </w:p>
          <w:p w:rsidRPr="00C64922" w:rsidR="006948A3" w:rsidP="00D14360" w:rsidRDefault="006948A3" w14:paraId="14C1E711"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&lt;code codeSystem="2.16.840.1.113883.6.1" codeSystemName="LOINC" code="18842-5" displayName="Discharge Summary" /&gt;</w:t>
            </w:r>
          </w:p>
          <w:p w:rsidRPr="00C64922" w:rsidR="006948A3" w:rsidP="00D14360" w:rsidRDefault="006948A3" w14:paraId="6DCA2F1B"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&lt;setId extension="20160414014447" root="2.16.840.1.113883.19.5.99999.19" /&gt;</w:t>
            </w:r>
          </w:p>
          <w:p w:rsidRPr="00C64922" w:rsidR="006948A3" w:rsidP="00D14360" w:rsidRDefault="006948A3" w14:paraId="007E22A6"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&lt;versionNumber value="1" /&gt;</w:t>
            </w:r>
          </w:p>
          <w:p w:rsidRPr="00C64922" w:rsidR="006948A3" w:rsidP="00D14360" w:rsidRDefault="006948A3" w14:paraId="0203F188"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&lt;/parentDocument&gt;</w:t>
            </w:r>
          </w:p>
          <w:p w:rsidRPr="00C64922" w:rsidR="006948A3" w:rsidP="00D14360" w:rsidRDefault="006948A3" w14:paraId="6C559CDC"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&lt;/relatedDocument&gt;</w:t>
            </w:r>
          </w:p>
          <w:p w:rsidRPr="00C64922" w:rsidR="006948A3" w:rsidP="00D14360" w:rsidRDefault="006948A3" w14:paraId="2B6FA0F0" w14:textId="77777777">
            <w:pPr>
              <w:pBdr>
                <w:left w:val="single" w:color="000000" w:sz="4" w:space="4"/>
                <w:right w:val="single" w:color="000000" w:sz="4" w:space="4"/>
              </w:pBdr>
            </w:pPr>
            <w:r w:rsidRPr="00D14360">
              <w:rPr>
                <w:rFonts w:ascii="Courier New" w:hAnsi="Courier New" w:cs="Courier New"/>
                <w:color w:val="000000"/>
                <w:sz w:val="16"/>
                <w:szCs w:val="16"/>
              </w:rPr>
              <w:t>…</w:t>
            </w:r>
          </w:p>
          <w:p w:rsidRPr="00C64922" w:rsidR="006948A3" w:rsidP="00D14360" w:rsidRDefault="006948A3" w14:paraId="747DEFD3" w14:textId="77777777">
            <w:pPr>
              <w:pBdr>
                <w:left w:val="single" w:color="000000" w:sz="4" w:space="4"/>
                <w:right w:val="single" w:color="000000" w:sz="4" w:space="4"/>
              </w:pBdr>
            </w:pPr>
            <w:r w:rsidRPr="00D14360">
              <w:rPr>
                <w:rFonts w:ascii="Courier New" w:hAnsi="Courier New" w:cs="Courier New"/>
                <w:color w:val="000000"/>
                <w:sz w:val="16"/>
                <w:szCs w:val="16"/>
              </w:rPr>
              <w:t>&lt;section&gt;</w:t>
            </w:r>
          </w:p>
          <w:p w:rsidRPr="00C64922" w:rsidR="006948A3" w:rsidP="00D14360" w:rsidRDefault="006948A3" w14:paraId="1E666D49"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&lt;templateId root="1.3.6.1.4.1.19376.1.5.3.1.3.5"/&gt;</w:t>
            </w:r>
          </w:p>
          <w:p w:rsidRPr="00C64922" w:rsidR="006948A3" w:rsidP="00D14360" w:rsidRDefault="006948A3" w14:paraId="5A7B5845"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&lt;code code="8648-8"</w:t>
            </w:r>
          </w:p>
          <w:p w:rsidRPr="00C64922" w:rsidR="006948A3" w:rsidP="00D14360" w:rsidRDefault="006948A3" w14:paraId="48F6253C" w14:textId="77777777">
            <w:pPr>
              <w:pBdr>
                <w:left w:val="single" w:color="000000" w:sz="4" w:space="4"/>
                <w:right w:val="single" w:color="000000" w:sz="4" w:space="4"/>
              </w:pBdr>
            </w:pPr>
            <w:r w:rsidRPr="00D14360">
              <w:rPr>
                <w:rFonts w:ascii="Courier New" w:hAnsi="Courier New" w:cs="Courier New"/>
                <w:color w:val="000000"/>
                <w:sz w:val="16"/>
                <w:szCs w:val="16"/>
              </w:rPr>
              <w:t xml:space="preserve">          displayName="HOSPITAL COURSE"</w:t>
            </w:r>
          </w:p>
          <w:p w:rsidRPr="00C64922" w:rsidR="006948A3" w:rsidP="00D14360" w:rsidRDefault="006948A3" w14:paraId="25FF444B" w14:textId="77777777">
            <w:pPr>
              <w:pBdr>
                <w:left w:val="single" w:color="000000" w:sz="4" w:space="4"/>
                <w:right w:val="single" w:color="000000" w:sz="4" w:space="4"/>
              </w:pBdr>
            </w:pPr>
            <w:r w:rsidRPr="00D14360">
              <w:rPr>
                <w:rFonts w:ascii="Courier New" w:hAnsi="Courier New" w:cs="Courier New"/>
                <w:color w:val="000000"/>
                <w:sz w:val="16"/>
                <w:szCs w:val="16"/>
              </w:rPr>
              <w:t xml:space="preserve">          codeSystem="2.16.840.1.113883.6.1"</w:t>
            </w:r>
          </w:p>
          <w:p w:rsidRPr="00C64922" w:rsidR="006948A3" w:rsidP="00D14360" w:rsidRDefault="006948A3" w14:paraId="4CEBAE63" w14:textId="77777777">
            <w:pPr>
              <w:pBdr>
                <w:left w:val="single" w:color="000000" w:sz="4" w:space="4"/>
                <w:right w:val="single" w:color="000000" w:sz="4" w:space="4"/>
              </w:pBdr>
            </w:pPr>
            <w:r w:rsidRPr="00D14360">
              <w:rPr>
                <w:rFonts w:ascii="Courier New" w:hAnsi="Courier New" w:cs="Courier New"/>
                <w:color w:val="000000"/>
                <w:sz w:val="16"/>
                <w:szCs w:val="16"/>
              </w:rPr>
              <w:t xml:space="preserve">          codeSystemName="LOINC"/&gt;</w:t>
            </w:r>
          </w:p>
          <w:p w:rsidRPr="00C64922" w:rsidR="006948A3" w:rsidP="00D14360" w:rsidRDefault="006948A3" w14:paraId="088DEE33"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&lt;title&gt;Hospital Course&lt;/title&gt;</w:t>
            </w:r>
          </w:p>
          <w:p w:rsidRPr="00C64922" w:rsidR="006948A3" w:rsidP="00D14360" w:rsidRDefault="006948A3" w14:paraId="47F7D306"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&lt;text&gt;The patient was admitted and started on Lovenox and nitroglycerin paste. …&lt;/text&gt;</w:t>
            </w:r>
          </w:p>
          <w:p w:rsidRPr="00C64922" w:rsidR="006948A3" w:rsidP="00D14360" w:rsidRDefault="006948A3" w14:paraId="09676560" w14:textId="77777777">
            <w:pPr>
              <w:pBdr>
                <w:left w:val="single" w:color="000000" w:sz="4" w:space="4"/>
                <w:right w:val="single" w:color="000000" w:sz="4" w:space="4"/>
              </w:pBdr>
            </w:pPr>
            <w:r w:rsidRPr="00D14360">
              <w:rPr>
                <w:rFonts w:ascii="Courier New" w:hAnsi="Courier New" w:cs="Courier New"/>
                <w:color w:val="000000"/>
                <w:sz w:val="16"/>
                <w:szCs w:val="16"/>
              </w:rPr>
              <w:t xml:space="preserve">&lt;/section&gt; </w:t>
            </w:r>
          </w:p>
          <w:p w:rsidR="003218A6" w:rsidP="003218A6" w:rsidRDefault="006948A3" w14:paraId="5EA8BF55" w14:textId="77777777">
            <w:r>
              <w:t>...</w:t>
            </w:r>
          </w:p>
          <w:p w:rsidR="00DC6913" w:rsidP="00D14360" w:rsidRDefault="003218A6" w14:paraId="2A3E423D" w14:textId="36F9F42D">
            <w:pPr>
              <w:pBdr>
                <w:left w:val="single" w:color="000000" w:sz="4" w:space="4"/>
                <w:bottom w:val="single" w:color="000000" w:sz="4" w:space="1"/>
                <w:right w:val="single" w:color="000000" w:sz="4" w:space="4"/>
              </w:pBdr>
            </w:pPr>
            <w:r w:rsidRPr="003A3D50">
              <w:rPr>
                <w:rFonts w:ascii="Courier New" w:hAnsi="Courier New" w:cs="Courier New"/>
                <w:sz w:val="16"/>
                <w:szCs w:val="16"/>
              </w:rPr>
              <w:t>&lt;/ClinicalDocument&gt;</w:t>
            </w:r>
          </w:p>
        </w:tc>
      </w:tr>
    </w:tbl>
    <w:p w:rsidRPr="00DC6913" w:rsidR="00DC6913" w:rsidP="00DC6913" w:rsidRDefault="00DC6913" w14:paraId="135A40B2" w14:textId="77777777"/>
    <w:p w:rsidRPr="00C64922" w:rsidR="00A10C4D" w:rsidP="005C79A1" w:rsidRDefault="005C79A1" w14:paraId="3E64A4C1" w14:textId="325D8749">
      <w:pPr>
        <w:pStyle w:val="Heading1"/>
      </w:pPr>
      <w:bookmarkStart w:name="_Toc119939797" w:id="402"/>
      <w:bookmarkStart w:name="_Toc135312828" w:id="403"/>
      <w:r>
        <w:t>Do</w:t>
      </w:r>
      <w:bookmarkStart w:name="_4i7ojhp" w:colFirst="0" w:colLast="0" w:id="404"/>
      <w:bookmarkStart w:name="_Toc10690830" w:id="405"/>
      <w:bookmarkStart w:name="_Toc11043566" w:id="406"/>
      <w:bookmarkStart w:name="_Toc11045564" w:id="407"/>
      <w:bookmarkStart w:name="_Toc11391234" w:id="408"/>
      <w:bookmarkEnd w:id="404"/>
      <w:r w:rsidRPr="00C64922" w:rsidR="00A10C4D">
        <w:t>cument Level Guidance</w:t>
      </w:r>
      <w:bookmarkEnd w:id="402"/>
      <w:bookmarkEnd w:id="403"/>
      <w:bookmarkEnd w:id="405"/>
      <w:bookmarkEnd w:id="406"/>
      <w:bookmarkEnd w:id="407"/>
      <w:bookmarkEnd w:id="408"/>
    </w:p>
    <w:p w:rsidRPr="00D14360" w:rsidR="00A10C4D" w:rsidP="00B505D2" w:rsidRDefault="00A10C4D" w14:paraId="36114918" w14:textId="78302D4B">
      <w:pPr>
        <w:spacing w:after="120"/>
        <w:rPr>
          <w:rFonts w:cs="Calibri"/>
          <w:color w:val="000000"/>
        </w:rPr>
      </w:pPr>
      <w:bookmarkStart w:name="_jxyuyww97blw" w:colFirst="0" w:colLast="0" w:id="409"/>
      <w:bookmarkEnd w:id="409"/>
      <w:r w:rsidRPr="00D14360">
        <w:rPr>
          <w:rFonts w:cs="Calibri"/>
          <w:color w:val="000000"/>
        </w:rPr>
        <w:t xml:space="preserve">The C-CDA Companion Guide provides additional guidance aimed at increasing consistency in the way data in C-CDA document templates are represented and used across all implementations. The goal is to increase awareness about how to use the HL7 CDA and C-CDA standards to meet rising expectations and emerging regulations focused on expanding interoperability. </w:t>
      </w:r>
    </w:p>
    <w:p w:rsidRPr="00D14360" w:rsidR="00A10C4D" w:rsidP="00B505D2" w:rsidRDefault="00A10C4D" w14:paraId="502DF469" w14:textId="77777777">
      <w:pPr>
        <w:spacing w:after="120"/>
        <w:rPr>
          <w:rFonts w:cs="Calibri"/>
          <w:color w:val="000000"/>
        </w:rPr>
      </w:pPr>
      <w:r w:rsidRPr="00D14360">
        <w:rPr>
          <w:rFonts w:cs="Calibri"/>
          <w:color w:val="000000"/>
        </w:rPr>
        <w:t>This chapter provides generalized document header guidance and additional guidance for specific types of C-CDA documents.</w:t>
      </w:r>
    </w:p>
    <w:p w:rsidRPr="00C64922" w:rsidR="00A10C4D" w:rsidP="003E2C96" w:rsidRDefault="00A10C4D" w14:paraId="0E06400E" w14:textId="77777777">
      <w:pPr>
        <w:pStyle w:val="Heading2"/>
      </w:pPr>
      <w:bookmarkStart w:name="_ankztbgy2ph6" w:colFirst="0" w:colLast="0" w:id="410"/>
      <w:bookmarkStart w:name="_Toc10690831" w:id="411"/>
      <w:bookmarkStart w:name="_Toc11043567" w:id="412"/>
      <w:bookmarkStart w:name="_Toc11045565" w:id="413"/>
      <w:bookmarkStart w:name="_Toc11391235" w:id="414"/>
      <w:bookmarkStart w:name="_Toc119939798" w:id="415"/>
      <w:bookmarkStart w:name="_Toc135312829" w:id="416"/>
      <w:bookmarkEnd w:id="410"/>
      <w:r w:rsidRPr="00C64922">
        <w:t>Reusable, Nesting Templates</w:t>
      </w:r>
      <w:bookmarkEnd w:id="411"/>
      <w:bookmarkEnd w:id="412"/>
      <w:bookmarkEnd w:id="413"/>
      <w:bookmarkEnd w:id="414"/>
      <w:bookmarkEnd w:id="415"/>
      <w:bookmarkEnd w:id="416"/>
    </w:p>
    <w:p w:rsidRPr="00D14360" w:rsidR="00A10C4D" w:rsidP="00B505D2" w:rsidRDefault="00A10C4D" w14:paraId="20D41FBF" w14:textId="6B467F38">
      <w:pPr>
        <w:spacing w:after="120"/>
        <w:rPr>
          <w:rFonts w:cs="Calibri"/>
          <w:color w:val="000000"/>
        </w:rPr>
      </w:pPr>
      <w:r w:rsidRPr="00D14360">
        <w:rPr>
          <w:rFonts w:cs="Calibri"/>
          <w:color w:val="000000"/>
        </w:rPr>
        <w:t xml:space="preserve">C-CDA establishes two document header templates. These header templates establish consistent rules for populating the data elements in a C-CDA document header. Document header elements create context for the information contained in the body of the document. </w:t>
      </w:r>
    </w:p>
    <w:p w:rsidR="00A10C4D" w:rsidP="00B505D2" w:rsidRDefault="00A10C4D" w14:paraId="04D2A0E1" w14:textId="2ACCE97E">
      <w:pPr>
        <w:spacing w:after="120"/>
        <w:rPr>
          <w:rFonts w:cs="Calibri"/>
          <w:color w:val="000000"/>
        </w:rPr>
      </w:pPr>
      <w:r w:rsidRPr="00D14360">
        <w:rPr>
          <w:rFonts w:cs="Calibri"/>
          <w:color w:val="000000"/>
        </w:rPr>
        <w:t>The US Realm General Header is used for documents that are authored by clinicians and systems supporting clinicians, and the US Realm Patient Generated Header is used for documents that are authored by patients and systems supporting patients</w:t>
      </w:r>
      <w:r w:rsidR="006B7ACD">
        <w:rPr>
          <w:rFonts w:cs="Calibri"/>
          <w:color w:val="000000"/>
        </w:rPr>
        <w:t>.</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517"/>
      </w:tblGrid>
      <w:tr w:rsidRPr="00C64922" w:rsidR="00F47D77" w:rsidTr="00254B4A" w14:paraId="053D8DDC" w14:textId="77777777">
        <w:tc>
          <w:tcPr>
            <w:tcW w:w="725" w:type="dxa"/>
            <w:tcBorders>
              <w:right w:val="nil"/>
            </w:tcBorders>
            <w:shd w:val="clear" w:color="auto" w:fill="C6D9F1"/>
          </w:tcPr>
          <w:p w:rsidRPr="00C64922" w:rsidR="00F47D77" w:rsidP="0007159E" w:rsidRDefault="00F47D77" w14:paraId="606A315A" w14:textId="77777777">
            <w:pPr>
              <w:pStyle w:val="BodyText"/>
              <w:rPr>
                <w:noProof/>
              </w:rPr>
            </w:pPr>
            <w:r>
              <w:rPr>
                <w:noProof/>
              </w:rPr>
              <w:drawing>
                <wp:inline distT="0" distB="0" distL="0" distR="0" wp14:anchorId="2577DE41" wp14:editId="02963956">
                  <wp:extent cx="323215" cy="323215"/>
                  <wp:effectExtent l="0" t="0" r="0" b="635"/>
                  <wp:docPr id="3147"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rsidRPr="00C64922" w:rsidR="00F47D77" w:rsidP="0007159E" w:rsidRDefault="00F47D77" w14:paraId="64F42508" w14:textId="78CD4DA9">
            <w:pPr>
              <w:pStyle w:val="BodyText"/>
            </w:pPr>
            <w:r w:rsidRPr="00D14360">
              <w:rPr>
                <w:color w:val="000000"/>
              </w:rPr>
              <w:t>Each document template defined in C-CDA R2.1 indicates the header template that the document is expected to conform to, and each MAY include additional header constraints that are relevant to the type of clinical note being represented in the document.</w:t>
            </w:r>
            <w:r w:rsidRPr="00D14360">
              <w:rPr>
                <w:b/>
                <w:bCs/>
              </w:rPr>
              <w:t xml:space="preserve"> [</w:t>
            </w:r>
            <w:r>
              <w:rPr>
                <w:b/>
                <w:bCs/>
              </w:rPr>
              <w:t>BP-028</w:t>
            </w:r>
            <w:r w:rsidRPr="00D14360">
              <w:rPr>
                <w:b/>
                <w:bCs/>
              </w:rPr>
              <w:t>]</w:t>
            </w:r>
          </w:p>
        </w:tc>
      </w:tr>
    </w:tbl>
    <w:p w:rsidRPr="00D14360" w:rsidR="00086EAB" w:rsidP="00B505D2" w:rsidRDefault="00086EAB" w14:paraId="3957DEB9" w14:textId="77777777">
      <w:pPr>
        <w:spacing w:after="120"/>
        <w:rPr>
          <w:rFonts w:cs="Calibri"/>
          <w:color w:val="000000"/>
        </w:rPr>
      </w:pPr>
    </w:p>
    <w:p w:rsidRPr="00D14360" w:rsidR="00A10C4D" w:rsidP="00B505D2" w:rsidRDefault="00A10C4D" w14:paraId="7B083E5D" w14:textId="77777777">
      <w:pPr>
        <w:spacing w:after="120"/>
        <w:rPr>
          <w:rFonts w:cs="Calibri"/>
          <w:color w:val="000000"/>
        </w:rPr>
      </w:pPr>
      <w:r w:rsidRPr="00D14360">
        <w:rPr>
          <w:rFonts w:cs="Calibri"/>
          <w:color w:val="000000"/>
        </w:rPr>
        <w:t xml:space="preserve">Additionally, document templates define the sections of content that SHALL, SHOULD, or MAY be present for exchanging clinical notes. Each section is identified with a code that tells the computer the type of information in the section. </w:t>
      </w:r>
    </w:p>
    <w:p w:rsidRPr="00D14360" w:rsidR="00A10C4D" w:rsidP="00B505D2" w:rsidRDefault="00A10C4D" w14:paraId="064D69DA" w14:textId="77777777">
      <w:pPr>
        <w:spacing w:after="120"/>
        <w:rPr>
          <w:rFonts w:cs="Calibri"/>
          <w:color w:val="000000"/>
        </w:rPr>
      </w:pPr>
      <w:r w:rsidRPr="00D14360">
        <w:rPr>
          <w:rFonts w:cs="Calibri"/>
          <w:color w:val="000000"/>
        </w:rPr>
        <w:t xml:space="preserve">Further, the sections define entry templates which SHALL, SHOULD, or MAY be used to represent the information in each section using even more discrete representations that aid further computer processing of the clinical information in the section. </w:t>
      </w:r>
    </w:p>
    <w:p w:rsidRPr="00C64922" w:rsidR="00A10C4D" w:rsidP="00FD31AC" w:rsidRDefault="00A10C4D" w14:paraId="62E2919B" w14:textId="77777777">
      <w:pPr>
        <w:pStyle w:val="Heading3"/>
      </w:pPr>
      <w:bookmarkStart w:name="_Toc10690832" w:id="417"/>
      <w:bookmarkStart w:name="_Toc11043568" w:id="418"/>
      <w:bookmarkStart w:name="_Toc11045566" w:id="419"/>
      <w:bookmarkStart w:name="_Toc11391236" w:id="420"/>
      <w:bookmarkStart w:name="_Toc119939799" w:id="421"/>
      <w:bookmarkStart w:name="_Toc135312830" w:id="422"/>
      <w:r w:rsidRPr="00C64922">
        <w:t>Nested Content and Context Conduction</w:t>
      </w:r>
      <w:bookmarkEnd w:id="417"/>
      <w:bookmarkEnd w:id="418"/>
      <w:bookmarkEnd w:id="419"/>
      <w:bookmarkEnd w:id="420"/>
      <w:bookmarkEnd w:id="421"/>
      <w:bookmarkEnd w:id="422"/>
    </w:p>
    <w:p w:rsidRPr="003A3D50" w:rsidR="00DE1E4B" w:rsidP="00DE1E4B" w:rsidRDefault="00DE1E4B" w14:paraId="28F8D71A" w14:textId="77777777">
      <w:pPr>
        <w:pStyle w:val="NormalWeb"/>
        <w:spacing w:before="0" w:beforeAutospacing="0" w:after="120" w:afterAutospacing="0"/>
        <w:rPr>
          <w:rFonts w:cs="Calibri"/>
          <w:color w:val="000000"/>
          <w:szCs w:val="22"/>
        </w:rPr>
      </w:pPr>
      <w:r w:rsidRPr="003A3D50">
        <w:rPr>
          <w:rFonts w:cs="Calibri"/>
          <w:color w:val="000000"/>
          <w:szCs w:val="22"/>
          <w:shd w:val="clear" w:color="auto" w:fill="FFFFFF"/>
        </w:rPr>
        <w:t xml:space="preserve">CDA context is set in the CDA header and applies to the entire document. Context can be overridden at the level of the section, and/or CDA entry. </w:t>
      </w:r>
      <w:r w:rsidRPr="003A3D50">
        <w:rPr>
          <w:rFonts w:cs="Calibri"/>
          <w:color w:val="000000"/>
          <w:szCs w:val="22"/>
        </w:rPr>
        <w:t>A document, in a sense, is a contextual wrapper for its contents. Assertions in the document header are typically applicable to statements made in the body of the document, unless overridden. For instance, the patient identified in the header is assumed to be the subject of observations described in the body of the document, unless a different subject is explicitly stated. The author identified in the header is assumed to be the author of the information in the sections and entries of the document, unless a different author is explicitly identified on a section or on individual entries. The objective of the CDA context rule is to make these practices explicit with relationship to the RIM, such that a computer will understand the context of a portion of a document the same way that a human interprets it.</w:t>
      </w:r>
      <w:r w:rsidRPr="003A3D50">
        <w:rPr>
          <w:rStyle w:val="FootnoteReference"/>
          <w:rFonts w:cs="Calibri"/>
          <w:color w:val="000000"/>
          <w:szCs w:val="22"/>
        </w:rPr>
        <w:footnoteReference w:id="53"/>
      </w:r>
    </w:p>
    <w:p w:rsidRPr="003A3D50" w:rsidR="00DE1E4B" w:rsidP="00DE1E4B" w:rsidRDefault="00DE1E4B" w14:paraId="6D60DA95" w14:textId="77777777">
      <w:pPr>
        <w:spacing w:after="120"/>
        <w:rPr>
          <w:rFonts w:cs="Calibri"/>
          <w:color w:val="000000"/>
          <w:shd w:val="clear" w:color="auto" w:fill="FFFFFF"/>
        </w:rPr>
      </w:pPr>
      <w:r w:rsidRPr="003A3D50">
        <w:rPr>
          <w:rFonts w:cs="Calibri"/>
          <w:color w:val="000000"/>
          <w:shd w:val="clear" w:color="auto" w:fill="FFFFFF"/>
        </w:rPr>
        <w:t>CDA's approach to context, and the propagation of that context to nested document components, follows these design principles</w:t>
      </w:r>
      <w:r w:rsidRPr="003A3D50">
        <w:rPr>
          <w:rStyle w:val="FootnoteReference"/>
          <w:rFonts w:cs="Calibri"/>
          <w:color w:val="000000"/>
          <w:shd w:val="clear" w:color="auto" w:fill="FFFFFF"/>
        </w:rPr>
        <w:footnoteReference w:id="54"/>
      </w:r>
      <w:r w:rsidRPr="003A3D50">
        <w:rPr>
          <w:rFonts w:cs="Calibri"/>
          <w:color w:val="000000"/>
          <w:shd w:val="clear" w:color="auto" w:fill="FFFFFF"/>
        </w:rPr>
        <w:t>:</w:t>
      </w:r>
    </w:p>
    <w:p w:rsidRPr="003A3D50" w:rsidR="00DE1E4B" w:rsidP="0054522C" w:rsidRDefault="00DE1E4B" w14:paraId="37AE73AD" w14:textId="77777777">
      <w:pPr>
        <w:numPr>
          <w:ilvl w:val="0"/>
          <w:numId w:val="22"/>
        </w:numPr>
        <w:shd w:val="clear" w:color="auto" w:fill="FFFFFF"/>
        <w:spacing w:after="120"/>
        <w:rPr>
          <w:rFonts w:cs="Calibri"/>
          <w:color w:val="000000"/>
        </w:rPr>
      </w:pPr>
      <w:r w:rsidRPr="003A3D50">
        <w:rPr>
          <w:rFonts w:cs="Calibri"/>
          <w:color w:val="000000"/>
        </w:rPr>
        <w:t>The CDA Header sets context for the entire document. A propagating value specified in the document header holds true throughout the document, unless explicitly overridden. This principal applies only to designated participations and  attributes of the CDA Header that support propagating context conduction. Contextual header components (i.e., those that have propagating values) include:</w:t>
      </w:r>
    </w:p>
    <w:p w:rsidRPr="003A3D50" w:rsidR="00DE1E4B" w:rsidP="0054522C" w:rsidRDefault="00DE1E4B" w14:paraId="3A987CE7" w14:textId="77777777">
      <w:pPr>
        <w:pStyle w:val="ListParagraph"/>
        <w:numPr>
          <w:ilvl w:val="1"/>
          <w:numId w:val="22"/>
        </w:numPr>
        <w:shd w:val="clear" w:color="auto" w:fill="FFFFFF"/>
        <w:rPr>
          <w:rFonts w:cs="Calibri"/>
          <w:color w:val="000000"/>
        </w:rPr>
      </w:pPr>
      <w:r w:rsidRPr="003A3D50">
        <w:rPr>
          <w:rFonts w:cs="Calibri"/>
          <w:color w:val="000000"/>
        </w:rPr>
        <w:t>Author</w:t>
      </w:r>
    </w:p>
    <w:p w:rsidRPr="003A3D50" w:rsidR="00DE1E4B" w:rsidP="0054522C" w:rsidRDefault="00DE1E4B" w14:paraId="06FC8795" w14:textId="77777777">
      <w:pPr>
        <w:pStyle w:val="ListParagraph"/>
        <w:numPr>
          <w:ilvl w:val="1"/>
          <w:numId w:val="22"/>
        </w:numPr>
        <w:shd w:val="clear" w:color="auto" w:fill="FFFFFF"/>
        <w:rPr>
          <w:rFonts w:cs="Calibri"/>
          <w:color w:val="000000"/>
        </w:rPr>
      </w:pPr>
      <w:r w:rsidRPr="003A3D50">
        <w:rPr>
          <w:rFonts w:cs="Calibri"/>
          <w:color w:val="000000"/>
        </w:rPr>
        <w:t>Confidentiality</w:t>
      </w:r>
    </w:p>
    <w:p w:rsidRPr="003A3D50" w:rsidR="00DE1E4B" w:rsidP="0054522C" w:rsidRDefault="00DE1E4B" w14:paraId="20EA148E" w14:textId="77777777">
      <w:pPr>
        <w:pStyle w:val="ListParagraph"/>
        <w:numPr>
          <w:ilvl w:val="1"/>
          <w:numId w:val="22"/>
        </w:numPr>
        <w:shd w:val="clear" w:color="auto" w:fill="FFFFFF"/>
        <w:rPr>
          <w:rFonts w:cs="Calibri"/>
          <w:color w:val="000000"/>
        </w:rPr>
      </w:pPr>
      <w:r w:rsidRPr="003A3D50">
        <w:rPr>
          <w:rFonts w:cs="Calibri"/>
          <w:color w:val="000000"/>
        </w:rPr>
        <w:t>Data enterer</w:t>
      </w:r>
    </w:p>
    <w:p w:rsidRPr="003A3D50" w:rsidR="00DE1E4B" w:rsidP="0054522C" w:rsidRDefault="00DE1E4B" w14:paraId="4F23529E" w14:textId="77777777">
      <w:pPr>
        <w:pStyle w:val="ListParagraph"/>
        <w:numPr>
          <w:ilvl w:val="1"/>
          <w:numId w:val="22"/>
        </w:numPr>
        <w:shd w:val="clear" w:color="auto" w:fill="FFFFFF"/>
        <w:rPr>
          <w:rFonts w:cs="Calibri"/>
          <w:color w:val="000000"/>
        </w:rPr>
      </w:pPr>
      <w:r w:rsidRPr="003A3D50">
        <w:rPr>
          <w:rFonts w:cs="Calibri"/>
          <w:color w:val="000000"/>
        </w:rPr>
        <w:t>Human language</w:t>
      </w:r>
    </w:p>
    <w:p w:rsidRPr="003A3D50" w:rsidR="00DE1E4B" w:rsidP="0054522C" w:rsidRDefault="00DE1E4B" w14:paraId="192558BC" w14:textId="77777777">
      <w:pPr>
        <w:pStyle w:val="ListParagraph"/>
        <w:numPr>
          <w:ilvl w:val="1"/>
          <w:numId w:val="22"/>
        </w:numPr>
        <w:shd w:val="clear" w:color="auto" w:fill="FFFFFF"/>
        <w:rPr>
          <w:rFonts w:cs="Calibri"/>
          <w:color w:val="000000"/>
        </w:rPr>
      </w:pPr>
      <w:r w:rsidRPr="003A3D50">
        <w:rPr>
          <w:rFonts w:cs="Calibri"/>
          <w:color w:val="000000"/>
        </w:rPr>
        <w:t>Informant</w:t>
      </w:r>
    </w:p>
    <w:p w:rsidRPr="003A3D50" w:rsidR="00DE1E4B" w:rsidP="0054522C" w:rsidRDefault="00DE1E4B" w14:paraId="48C9D5E6" w14:textId="77777777">
      <w:pPr>
        <w:pStyle w:val="ListParagraph"/>
        <w:numPr>
          <w:ilvl w:val="1"/>
          <w:numId w:val="22"/>
        </w:numPr>
        <w:shd w:val="clear" w:color="auto" w:fill="FFFFFF"/>
        <w:rPr>
          <w:rFonts w:cs="Calibri"/>
          <w:color w:val="000000"/>
        </w:rPr>
      </w:pPr>
      <w:r w:rsidRPr="003A3D50">
        <w:rPr>
          <w:rFonts w:cs="Calibri"/>
          <w:color w:val="000000"/>
        </w:rPr>
        <w:t>Legal authenticator</w:t>
      </w:r>
    </w:p>
    <w:p w:rsidRPr="003A3D50" w:rsidR="00DE1E4B" w:rsidP="0054522C" w:rsidRDefault="00DE1E4B" w14:paraId="021FBBD7" w14:textId="77777777">
      <w:pPr>
        <w:pStyle w:val="ListParagraph"/>
        <w:numPr>
          <w:ilvl w:val="1"/>
          <w:numId w:val="22"/>
        </w:numPr>
        <w:shd w:val="clear" w:color="auto" w:fill="FFFFFF"/>
        <w:rPr>
          <w:rFonts w:cs="Calibri"/>
          <w:color w:val="000000"/>
        </w:rPr>
      </w:pPr>
      <w:r w:rsidRPr="003A3D50">
        <w:rPr>
          <w:rFonts w:cs="Calibri"/>
          <w:color w:val="000000"/>
        </w:rPr>
        <w:t>Participant</w:t>
      </w:r>
    </w:p>
    <w:p w:rsidRPr="003A3D50" w:rsidR="00DE1E4B" w:rsidP="0054522C" w:rsidRDefault="00DE1E4B" w14:paraId="1675CE12" w14:textId="77777777">
      <w:pPr>
        <w:pStyle w:val="ListParagraph"/>
        <w:numPr>
          <w:ilvl w:val="1"/>
          <w:numId w:val="22"/>
        </w:numPr>
        <w:shd w:val="clear" w:color="auto" w:fill="FFFFFF"/>
        <w:rPr>
          <w:rFonts w:cs="Calibri"/>
          <w:color w:val="000000"/>
        </w:rPr>
      </w:pPr>
      <w:r w:rsidRPr="003A3D50">
        <w:rPr>
          <w:rFonts w:cs="Calibri"/>
          <w:color w:val="000000"/>
        </w:rPr>
        <w:t>Record target</w:t>
      </w:r>
    </w:p>
    <w:p w:rsidRPr="003A3D50" w:rsidR="00DE1E4B" w:rsidP="0054522C" w:rsidRDefault="00DE1E4B" w14:paraId="406F4D67" w14:textId="77777777">
      <w:pPr>
        <w:numPr>
          <w:ilvl w:val="0"/>
          <w:numId w:val="22"/>
        </w:numPr>
        <w:shd w:val="clear" w:color="auto" w:fill="FFFFFF"/>
        <w:spacing w:before="120" w:after="120"/>
        <w:rPr>
          <w:rFonts w:cs="Calibri"/>
          <w:color w:val="000000"/>
        </w:rPr>
      </w:pPr>
      <w:r w:rsidRPr="003A3D50">
        <w:rPr>
          <w:rFonts w:cs="Calibri"/>
          <w:color w:val="000000"/>
        </w:rPr>
        <w:t>Context components that can be overridden at the level of the document body include:</w:t>
      </w:r>
    </w:p>
    <w:p w:rsidRPr="003A3D50" w:rsidR="00DE1E4B" w:rsidP="0054522C" w:rsidRDefault="00DE1E4B" w14:paraId="08F93021" w14:textId="77777777">
      <w:pPr>
        <w:pStyle w:val="ListParagraph"/>
        <w:numPr>
          <w:ilvl w:val="1"/>
          <w:numId w:val="22"/>
        </w:numPr>
        <w:shd w:val="clear" w:color="auto" w:fill="FFFFFF"/>
        <w:rPr>
          <w:rFonts w:cs="Calibri"/>
          <w:color w:val="000000"/>
        </w:rPr>
      </w:pPr>
      <w:r w:rsidRPr="003A3D50">
        <w:rPr>
          <w:rFonts w:cs="Calibri"/>
          <w:color w:val="000000"/>
        </w:rPr>
        <w:t>Confidentiality</w:t>
      </w:r>
    </w:p>
    <w:p w:rsidRPr="003A3D50" w:rsidR="00DE1E4B" w:rsidP="0054522C" w:rsidRDefault="00DE1E4B" w14:paraId="5AB80EF2" w14:textId="77777777">
      <w:pPr>
        <w:pStyle w:val="ListParagraph"/>
        <w:numPr>
          <w:ilvl w:val="1"/>
          <w:numId w:val="22"/>
        </w:numPr>
        <w:shd w:val="clear" w:color="auto" w:fill="FFFFFF"/>
        <w:rPr>
          <w:rFonts w:cs="Calibri"/>
          <w:color w:val="000000"/>
        </w:rPr>
      </w:pPr>
      <w:r w:rsidRPr="003A3D50">
        <w:rPr>
          <w:rFonts w:cs="Calibri"/>
          <w:color w:val="000000"/>
        </w:rPr>
        <w:t>Human language</w:t>
      </w:r>
    </w:p>
    <w:p w:rsidRPr="003A3D50" w:rsidR="00DE1E4B" w:rsidP="0054522C" w:rsidRDefault="00DE1E4B" w14:paraId="62223327" w14:textId="77777777">
      <w:pPr>
        <w:numPr>
          <w:ilvl w:val="0"/>
          <w:numId w:val="22"/>
        </w:numPr>
        <w:shd w:val="clear" w:color="auto" w:fill="FFFFFF"/>
        <w:spacing w:before="120" w:after="120"/>
        <w:rPr>
          <w:rFonts w:cs="Calibri"/>
          <w:color w:val="000000"/>
        </w:rPr>
      </w:pPr>
      <w:r w:rsidRPr="003A3D50">
        <w:rPr>
          <w:rFonts w:cs="Calibri"/>
          <w:color w:val="000000"/>
        </w:rPr>
        <w:t>Context components that can be overridden at the level of a document section include:</w:t>
      </w:r>
    </w:p>
    <w:p w:rsidRPr="003A3D50" w:rsidR="00DE1E4B" w:rsidP="0054522C" w:rsidRDefault="00DE1E4B" w14:paraId="551145D2" w14:textId="77777777">
      <w:pPr>
        <w:numPr>
          <w:ilvl w:val="1"/>
          <w:numId w:val="22"/>
        </w:numPr>
        <w:shd w:val="clear" w:color="auto" w:fill="FFFFFF"/>
        <w:rPr>
          <w:rFonts w:cs="Calibri"/>
          <w:color w:val="000000"/>
        </w:rPr>
      </w:pPr>
      <w:r w:rsidRPr="003A3D50">
        <w:rPr>
          <w:rFonts w:cs="Calibri"/>
          <w:color w:val="000000"/>
        </w:rPr>
        <w:t>Author</w:t>
      </w:r>
    </w:p>
    <w:p w:rsidRPr="003A3D50" w:rsidR="00DE1E4B" w:rsidP="0054522C" w:rsidRDefault="00DE1E4B" w14:paraId="12B05D49" w14:textId="77777777">
      <w:pPr>
        <w:numPr>
          <w:ilvl w:val="1"/>
          <w:numId w:val="22"/>
        </w:numPr>
        <w:shd w:val="clear" w:color="auto" w:fill="FFFFFF"/>
        <w:rPr>
          <w:rFonts w:cs="Calibri"/>
          <w:color w:val="000000"/>
        </w:rPr>
      </w:pPr>
      <w:r w:rsidRPr="003A3D50">
        <w:rPr>
          <w:rFonts w:cs="Calibri"/>
          <w:color w:val="000000"/>
        </w:rPr>
        <w:t>Confidentiality</w:t>
      </w:r>
    </w:p>
    <w:p w:rsidRPr="003A3D50" w:rsidR="00DE1E4B" w:rsidP="0054522C" w:rsidRDefault="00DE1E4B" w14:paraId="12F784C0" w14:textId="77777777">
      <w:pPr>
        <w:numPr>
          <w:ilvl w:val="1"/>
          <w:numId w:val="22"/>
        </w:numPr>
        <w:shd w:val="clear" w:color="auto" w:fill="FFFFFF"/>
        <w:rPr>
          <w:rFonts w:cs="Calibri"/>
          <w:color w:val="000000"/>
        </w:rPr>
      </w:pPr>
      <w:r w:rsidRPr="003A3D50">
        <w:rPr>
          <w:rFonts w:cs="Calibri"/>
          <w:color w:val="000000"/>
        </w:rPr>
        <w:t>Human language</w:t>
      </w:r>
    </w:p>
    <w:p w:rsidRPr="003A3D50" w:rsidR="00DE1E4B" w:rsidP="0054522C" w:rsidRDefault="00DE1E4B" w14:paraId="3CAC7B50" w14:textId="77777777">
      <w:pPr>
        <w:numPr>
          <w:ilvl w:val="1"/>
          <w:numId w:val="22"/>
        </w:numPr>
        <w:shd w:val="clear" w:color="auto" w:fill="FFFFFF"/>
        <w:rPr>
          <w:rFonts w:cs="Calibri"/>
          <w:color w:val="000000"/>
        </w:rPr>
      </w:pPr>
      <w:r w:rsidRPr="003A3D50">
        <w:rPr>
          <w:rFonts w:cs="Calibri"/>
          <w:color w:val="000000"/>
        </w:rPr>
        <w:t>Informant</w:t>
      </w:r>
    </w:p>
    <w:p w:rsidRPr="003A3D50" w:rsidR="00DE1E4B" w:rsidP="0054522C" w:rsidRDefault="00DE1E4B" w14:paraId="4003836E" w14:textId="77777777">
      <w:pPr>
        <w:numPr>
          <w:ilvl w:val="1"/>
          <w:numId w:val="22"/>
        </w:numPr>
        <w:shd w:val="clear" w:color="auto" w:fill="FFFFFF"/>
        <w:rPr>
          <w:rFonts w:cs="Calibri"/>
          <w:color w:val="000000"/>
        </w:rPr>
      </w:pPr>
      <w:r w:rsidRPr="003A3D50">
        <w:rPr>
          <w:rFonts w:cs="Calibri"/>
          <w:color w:val="000000"/>
        </w:rPr>
        <w:t>Subject</w:t>
      </w:r>
    </w:p>
    <w:p w:rsidRPr="003A3D50" w:rsidR="00DE1E4B" w:rsidP="0054522C" w:rsidRDefault="00DE1E4B" w14:paraId="61D5E4DB" w14:textId="77777777">
      <w:pPr>
        <w:numPr>
          <w:ilvl w:val="0"/>
          <w:numId w:val="22"/>
        </w:numPr>
        <w:shd w:val="clear" w:color="auto" w:fill="FFFFFF"/>
        <w:spacing w:before="120" w:after="120"/>
        <w:rPr>
          <w:rFonts w:cs="Calibri"/>
          <w:color w:val="000000"/>
        </w:rPr>
      </w:pPr>
      <w:r w:rsidRPr="003A3D50">
        <w:rPr>
          <w:rFonts w:cs="Calibri"/>
          <w:color w:val="000000"/>
        </w:rPr>
        <w:t>Context components that can be overridden at the level of a CDA entry include:</w:t>
      </w:r>
    </w:p>
    <w:p w:rsidRPr="003A3D50" w:rsidR="00DE1E4B" w:rsidP="0054522C" w:rsidRDefault="00DE1E4B" w14:paraId="65B993DA" w14:textId="77777777">
      <w:pPr>
        <w:numPr>
          <w:ilvl w:val="1"/>
          <w:numId w:val="22"/>
        </w:numPr>
        <w:shd w:val="clear" w:color="auto" w:fill="FFFFFF"/>
        <w:rPr>
          <w:rFonts w:cs="Calibri"/>
          <w:color w:val="000000"/>
        </w:rPr>
      </w:pPr>
      <w:r w:rsidRPr="003A3D50">
        <w:rPr>
          <w:rFonts w:cs="Calibri"/>
          <w:color w:val="000000"/>
        </w:rPr>
        <w:t>Author</w:t>
      </w:r>
    </w:p>
    <w:p w:rsidRPr="003A3D50" w:rsidR="00DE1E4B" w:rsidP="0054522C" w:rsidRDefault="00DE1E4B" w14:paraId="1B69FA6C" w14:textId="77777777">
      <w:pPr>
        <w:numPr>
          <w:ilvl w:val="1"/>
          <w:numId w:val="22"/>
        </w:numPr>
        <w:shd w:val="clear" w:color="auto" w:fill="FFFFFF"/>
        <w:rPr>
          <w:rFonts w:cs="Calibri"/>
          <w:color w:val="000000"/>
        </w:rPr>
      </w:pPr>
      <w:r w:rsidRPr="003A3D50">
        <w:rPr>
          <w:rFonts w:cs="Calibri"/>
          <w:color w:val="000000"/>
        </w:rPr>
        <w:t>Confidentiality</w:t>
      </w:r>
    </w:p>
    <w:p w:rsidRPr="003A3D50" w:rsidR="00DE1E4B" w:rsidP="0054522C" w:rsidRDefault="00DE1E4B" w14:paraId="4BB8CE1C" w14:textId="77777777">
      <w:pPr>
        <w:numPr>
          <w:ilvl w:val="1"/>
          <w:numId w:val="22"/>
        </w:numPr>
        <w:shd w:val="clear" w:color="auto" w:fill="FFFFFF"/>
        <w:rPr>
          <w:rFonts w:cs="Calibri"/>
          <w:color w:val="000000"/>
        </w:rPr>
      </w:pPr>
      <w:r w:rsidRPr="003A3D50">
        <w:rPr>
          <w:rFonts w:cs="Calibri"/>
          <w:color w:val="000000"/>
        </w:rPr>
        <w:t>Human language</w:t>
      </w:r>
    </w:p>
    <w:p w:rsidRPr="003A3D50" w:rsidR="00DE1E4B" w:rsidP="0054522C" w:rsidRDefault="00DE1E4B" w14:paraId="0BC7EFF3" w14:textId="77777777">
      <w:pPr>
        <w:numPr>
          <w:ilvl w:val="1"/>
          <w:numId w:val="22"/>
        </w:numPr>
        <w:shd w:val="clear" w:color="auto" w:fill="FFFFFF"/>
        <w:rPr>
          <w:rFonts w:cs="Calibri"/>
          <w:color w:val="000000"/>
        </w:rPr>
      </w:pPr>
      <w:r w:rsidRPr="003A3D50">
        <w:rPr>
          <w:rFonts w:cs="Calibri"/>
          <w:color w:val="000000"/>
        </w:rPr>
        <w:t>Informant</w:t>
      </w:r>
    </w:p>
    <w:p w:rsidRPr="003A3D50" w:rsidR="00DE1E4B" w:rsidP="0054522C" w:rsidRDefault="00DE1E4B" w14:paraId="104D06B6" w14:textId="77777777">
      <w:pPr>
        <w:numPr>
          <w:ilvl w:val="1"/>
          <w:numId w:val="22"/>
        </w:numPr>
        <w:shd w:val="clear" w:color="auto" w:fill="FFFFFF"/>
        <w:rPr>
          <w:rFonts w:cs="Calibri"/>
          <w:color w:val="000000"/>
        </w:rPr>
      </w:pPr>
      <w:r w:rsidRPr="003A3D50">
        <w:rPr>
          <w:rFonts w:cs="Calibri"/>
          <w:color w:val="000000"/>
        </w:rPr>
        <w:t>Participant</w:t>
      </w:r>
    </w:p>
    <w:p w:rsidRPr="003A3D50" w:rsidR="00DE1E4B" w:rsidP="0054522C" w:rsidRDefault="00DE1E4B" w14:paraId="760727E4" w14:textId="77777777">
      <w:pPr>
        <w:numPr>
          <w:ilvl w:val="1"/>
          <w:numId w:val="22"/>
        </w:numPr>
        <w:shd w:val="clear" w:color="auto" w:fill="FFFFFF"/>
        <w:rPr>
          <w:rFonts w:cs="Calibri"/>
          <w:color w:val="000000"/>
        </w:rPr>
      </w:pPr>
      <w:r w:rsidRPr="003A3D50">
        <w:rPr>
          <w:rFonts w:cs="Calibri"/>
          <w:color w:val="000000"/>
        </w:rPr>
        <w:t>Subject</w:t>
      </w:r>
    </w:p>
    <w:p w:rsidRPr="003A3D50" w:rsidR="00DE1E4B" w:rsidP="0054522C" w:rsidRDefault="00DE1E4B" w14:paraId="0B924360" w14:textId="77777777">
      <w:pPr>
        <w:numPr>
          <w:ilvl w:val="0"/>
          <w:numId w:val="22"/>
        </w:numPr>
        <w:shd w:val="clear" w:color="auto" w:fill="FFFFFF"/>
        <w:spacing w:before="120" w:after="120"/>
        <w:rPr>
          <w:rFonts w:cs="Calibri"/>
          <w:color w:val="000000"/>
        </w:rPr>
      </w:pPr>
      <w:r w:rsidRPr="003A3D50">
        <w:rPr>
          <w:rFonts w:cs="Calibri"/>
          <w:color w:val="000000"/>
        </w:rPr>
        <w:t xml:space="preserve">Context propagates from outer context to nested context. Context that is specified on an outer tag holds true for all nested tags, unless overridden on a nested tag. Context specified on a tag within the CDA body always overrides context propagated from an outer tag. For instance, the specification of authorship at a document section level overrides all authorship propagated from the header. </w:t>
      </w:r>
      <w:r w:rsidRPr="003A3D50">
        <w:rPr>
          <w:rFonts w:cs="Calibri"/>
        </w:rPr>
        <w:t>The outer context for an entryRelationship component in an entry is the outer entry act.  The outer context for an entry is the encompassing section. The outer context for a section is the document header.</w:t>
      </w:r>
    </w:p>
    <w:p w:rsidRPr="003A3D50" w:rsidR="00DE1E4B" w:rsidP="0054522C" w:rsidRDefault="00DE1E4B" w14:paraId="052F82EF" w14:textId="77777777">
      <w:pPr>
        <w:numPr>
          <w:ilvl w:val="0"/>
          <w:numId w:val="22"/>
        </w:numPr>
        <w:shd w:val="clear" w:color="auto" w:fill="FFFFFF"/>
        <w:spacing w:after="120"/>
        <w:rPr>
          <w:rFonts w:cs="Calibri"/>
          <w:color w:val="000000"/>
        </w:rPr>
      </w:pPr>
      <w:r w:rsidRPr="003A3D50">
        <w:rPr>
          <w:rFonts w:cs="Calibri"/>
          <w:color w:val="000000"/>
        </w:rPr>
        <w:t>Context is sometimes known precisely, and is sometimes unknown, such as in the case where a document is comprised of a large unparsed narrative block that potentially includes statements that contradict outer context. Because CDA context always propagates unless overridden, the representation of unknown context is achieved by overriding with a null value.</w:t>
      </w:r>
    </w:p>
    <w:p w:rsidRPr="003A3D50" w:rsidR="00FB6C42" w:rsidP="0054522C" w:rsidRDefault="00FB6C42" w14:paraId="0ABEC220" w14:textId="77777777">
      <w:pPr>
        <w:pStyle w:val="ListParagraph"/>
        <w:numPr>
          <w:ilvl w:val="0"/>
          <w:numId w:val="22"/>
        </w:numPr>
        <w:shd w:val="clear" w:color="auto" w:fill="FFFFFF"/>
        <w:rPr>
          <w:rFonts w:cs="Calibri"/>
          <w:color w:val="000000"/>
        </w:rPr>
      </w:pPr>
      <w:r w:rsidRPr="003A3D50">
        <w:rPr>
          <w:rFonts w:cs="Calibri"/>
          <w:color w:val="000000"/>
        </w:rPr>
        <w:t>To override the Confidentiality at the entry level, an implementation must use Confidentiality Security Observation [Observation: templateId 2.16.840.1.113883.3.445.12] defined in "HL7 CDA® R2 Implementation Guide: Privacy Consent Directives, Release 1</w:t>
      </w:r>
      <w:r w:rsidRPr="003A3D50" w:rsidR="00370B65">
        <w:rPr>
          <w:rFonts w:cs="Calibri"/>
          <w:color w:val="000000"/>
        </w:rPr>
        <w:t>.</w:t>
      </w:r>
      <w:r w:rsidRPr="003A3D50">
        <w:rPr>
          <w:rFonts w:cs="Calibri"/>
          <w:color w:val="000000"/>
        </w:rPr>
        <w:t>"</w:t>
      </w:r>
      <w:r w:rsidRPr="003A3D50" w:rsidR="00370B65">
        <w:rPr>
          <w:rStyle w:val="FootnoteReference"/>
          <w:rFonts w:cs="Calibri"/>
          <w:color w:val="000000"/>
        </w:rPr>
        <w:footnoteReference w:id="55"/>
      </w:r>
      <w:r w:rsidRPr="003A3D50">
        <w:rPr>
          <w:rFonts w:cs="Calibri"/>
          <w:color w:val="000000"/>
        </w:rPr>
        <w:t xml:space="preserve"> </w:t>
      </w:r>
    </w:p>
    <w:p w:rsidR="00FB6C42" w:rsidP="00FB6C42" w:rsidRDefault="00FB6C42" w14:paraId="5329FB0C" w14:textId="77777777">
      <w:pPr>
        <w:shd w:val="clear" w:color="auto" w:fill="FFFFFF"/>
        <w:spacing w:after="120"/>
        <w:ind w:left="1080"/>
        <w:rPr>
          <w:rFonts w:cs="Calibri"/>
          <w:color w:val="000000"/>
        </w:rPr>
      </w:pPr>
    </w:p>
    <w:p w:rsidR="00C12940" w:rsidP="00CA5B48" w:rsidRDefault="00CC03A6" w14:paraId="0C90E8C2" w14:textId="6292916B">
      <w:pPr>
        <w:pStyle w:val="Caption"/>
        <w:keepNext/>
        <w:spacing w:after="0"/>
        <w:ind w:left="90"/>
      </w:pPr>
      <w:bookmarkStart w:name="_Toc118898725" w:id="423"/>
      <w:bookmarkStart w:name="_Toc119939927" w:id="424"/>
      <w:bookmarkStart w:name="_Toc135312959" w:id="425"/>
      <w:r>
        <w:t xml:space="preserve">Example </w:t>
      </w:r>
      <w:r>
        <w:fldChar w:fldCharType="begin"/>
      </w:r>
      <w:r>
        <w:instrText>SEQ Example \* ARABIC</w:instrText>
      </w:r>
      <w:r>
        <w:fldChar w:fldCharType="separate"/>
      </w:r>
      <w:r w:rsidR="00DC1072">
        <w:rPr>
          <w:noProof/>
        </w:rPr>
        <w:t>4</w:t>
      </w:r>
      <w:r>
        <w:fldChar w:fldCharType="end"/>
      </w:r>
      <w:r>
        <w:t xml:space="preserve">: </w:t>
      </w:r>
      <w:r w:rsidRPr="00DD0CC8">
        <w:t>Section with narrative text and a nullFlavor for the author</w:t>
      </w:r>
      <w:bookmarkEnd w:id="423"/>
      <w:bookmarkEnd w:id="424"/>
      <w:bookmarkEnd w:id="425"/>
    </w:p>
    <w:p w:rsidRPr="00C12940" w:rsidR="00CC03A6" w:rsidP="00CA5B48" w:rsidRDefault="00C12940" w14:paraId="2E3E1572" w14:textId="77777777">
      <w:pPr>
        <w:pStyle w:val="BodyText0"/>
        <w:ind w:left="90"/>
      </w:pPr>
      <w:r w:rsidRPr="00AD08FB">
        <w:rPr>
          <w:rStyle w:val="BodyTextChar0"/>
          <w:rFonts w:ascii="Calibri Light" w:hAnsi="Calibri Light" w:cs="Calibri Light"/>
          <w:color w:val="000000"/>
        </w:rPr>
        <w:t>This example explains e</w:t>
      </w:r>
      <w:r w:rsidRPr="00AD08FB" w:rsidR="00CC03A6">
        <w:rPr>
          <w:rStyle w:val="BodyTextChar0"/>
          <w:rFonts w:ascii="Calibri Light" w:hAnsi="Calibri Light" w:cs="Calibri Light"/>
          <w:color w:val="000000"/>
        </w:rPr>
        <w:t>xplain</w:t>
      </w:r>
      <w:r w:rsidRPr="00AD08FB">
        <w:rPr>
          <w:rStyle w:val="BodyTextChar0"/>
          <w:rFonts w:ascii="Calibri Light" w:hAnsi="Calibri Light" w:cs="Calibri Light"/>
          <w:color w:val="000000"/>
        </w:rPr>
        <w:t>s</w:t>
      </w:r>
      <w:r w:rsidRPr="00AD08FB" w:rsidR="00CC03A6">
        <w:rPr>
          <w:rStyle w:val="BodyTextChar0"/>
          <w:rFonts w:ascii="Calibri Light" w:hAnsi="Calibri Light" w:cs="Calibri Light"/>
          <w:color w:val="000000"/>
        </w:rPr>
        <w:t xml:space="preserve"> that the author of the section is not known. Thus the author in the header does not conduct to be the author of the unparsed narrative information contained in the section.</w:t>
      </w:r>
    </w:p>
    <w:tbl>
      <w:tblPr>
        <w:tblW w:w="957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Pr="003414CA" w:rsidR="00C65ED0" w:rsidTr="00254B4A" w14:paraId="35680285" w14:textId="77777777">
        <w:tc>
          <w:tcPr>
            <w:tcW w:w="9576" w:type="dxa"/>
            <w:shd w:val="clear" w:color="auto" w:fill="auto"/>
          </w:tcPr>
          <w:p w:rsidRPr="003A3D50" w:rsidR="00D0117E" w:rsidP="003A3D50" w:rsidRDefault="00CC03A6" w14:paraId="1EC98E62" w14:textId="77777777">
            <w:pPr>
              <w:shd w:val="clear" w:color="auto" w:fill="FFFFFF"/>
              <w:autoSpaceDE w:val="0"/>
              <w:autoSpaceDN w:val="0"/>
              <w:adjustRightInd w:val="0"/>
              <w:rPr>
                <w:rFonts w:ascii="Courier New" w:hAnsi="Courier New" w:cs="Courier New"/>
                <w:color w:val="000000"/>
                <w:sz w:val="16"/>
                <w:szCs w:val="16"/>
                <w:highlight w:val="white"/>
              </w:rPr>
            </w:pPr>
            <w:r w:rsidRPr="003A3D50">
              <w:rPr>
                <w:rFonts w:ascii="Courier New" w:hAnsi="Courier New" w:cs="Courier New"/>
                <w:color w:val="000000"/>
                <w:sz w:val="16"/>
                <w:szCs w:val="16"/>
                <w:highlight w:val="white"/>
              </w:rPr>
              <w:t xml:space="preserve">      &lt;section&gt;</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t xml:space="preserve">          &lt;templateId root="1.3.6.1.4.1.19376.1.5.3.1.1.13.2.1"/&gt;</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t xml:space="preserve">          &lt;code code="10154-3" displayName="Chief complaint Reported"</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t xml:space="preserve">            codeSystem="2.16.840.1.113883.6.1" codeSystemName="LOINC"/&gt;</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t xml:space="preserve">          &lt;title&gt;Chief Complaint Section&lt;/title&gt;</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t xml:space="preserve">          &lt;text&gt;&lt;content&gt;No complaints, annual wellness exam&lt;/content&gt;</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t xml:space="preserve">          &lt;content&gt;Author of this section not known.&lt;/content&gt;</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t xml:space="preserve">          &lt;/text&gt;</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t xml:space="preserve">          &lt;author nullFlavor="UNK"&gt;</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t xml:space="preserve">            &lt;time/&gt;</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t xml:space="preserve">            &lt;assignedAuthor&gt;</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t xml:space="preserve">              &lt;id/&gt;</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t xml:space="preserve">            &lt;/assignedAuthor&gt;</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t xml:space="preserve">          &lt;/author&gt;</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t xml:space="preserve">        &lt;/section&gt;</w:t>
            </w:r>
          </w:p>
        </w:tc>
      </w:tr>
    </w:tbl>
    <w:p w:rsidRPr="003A3D50" w:rsidR="00D0117E" w:rsidP="00D0117E" w:rsidRDefault="00D0117E" w14:paraId="723575A4" w14:textId="77777777">
      <w:pPr>
        <w:spacing w:after="120"/>
        <w:rPr>
          <w:rFonts w:ascii="Courier New" w:hAnsi="Courier New" w:cs="Courier New"/>
          <w:color w:val="000000"/>
          <w:sz w:val="16"/>
          <w:szCs w:val="16"/>
        </w:rPr>
      </w:pPr>
    </w:p>
    <w:p w:rsidR="00FB6C42" w:rsidP="00B505D2" w:rsidRDefault="0075779F" w14:paraId="07EEFFCE" w14:textId="77777777">
      <w:pPr>
        <w:spacing w:after="120"/>
        <w:rPr>
          <w:rFonts w:cs="Calibri"/>
          <w:b/>
          <w:bCs/>
          <w:color w:val="000000"/>
        </w:rPr>
      </w:pPr>
      <w:r w:rsidRPr="00D14360">
        <w:rPr>
          <w:rFonts w:cs="Calibri"/>
          <w:b/>
          <w:bCs/>
          <w:color w:val="000000"/>
        </w:rPr>
        <w:t>Reference:</w:t>
      </w:r>
      <w:r w:rsidRPr="00D14360">
        <w:rPr>
          <w:rFonts w:cs="Calibri"/>
          <w:color w:val="000000"/>
        </w:rPr>
        <w:t xml:space="preserve"> </w:t>
      </w:r>
      <w:r w:rsidRPr="00D14360" w:rsidR="00A10C4D">
        <w:rPr>
          <w:rFonts w:cs="Calibri"/>
          <w:color w:val="000000"/>
        </w:rPr>
        <w:t>For additional information on Context Conduction mechanisms in CDA documents, consult the HL7 CDA R2.0 specification.</w:t>
      </w:r>
      <w:r w:rsidRPr="00D14360" w:rsidR="00265B3F">
        <w:rPr>
          <w:rFonts w:cs="Calibri"/>
          <w:color w:val="000000"/>
        </w:rPr>
        <w:t xml:space="preserve"> </w:t>
      </w:r>
    </w:p>
    <w:p w:rsidRPr="00CC03A6" w:rsidR="00CC03A6" w:rsidP="00CC03A6" w:rsidRDefault="00CC03A6" w14:paraId="76D8329C" w14:textId="77777777">
      <w:pPr>
        <w:spacing w:after="120"/>
        <w:rPr>
          <w:rFonts w:ascii="Calibri Light" w:hAnsi="Calibri Light" w:cs="Calibri Light"/>
          <w:color w:val="000000"/>
        </w:rPr>
      </w:pPr>
      <w:r>
        <w:rPr>
          <w:rFonts w:cs="Calibri"/>
          <w:b/>
          <w:bCs/>
          <w:color w:val="000000"/>
        </w:rPr>
        <w:t xml:space="preserve">Reference: </w:t>
      </w:r>
      <w:r w:rsidRPr="003A3D50">
        <w:rPr>
          <w:rFonts w:cs="Calibri"/>
          <w:color w:val="000000"/>
        </w:rPr>
        <w:t>The HL7 Data Security for Privacy</w:t>
      </w:r>
      <w:r w:rsidRPr="003A3D50">
        <w:rPr>
          <w:rStyle w:val="FootnoteReference"/>
          <w:rFonts w:cs="Calibri"/>
          <w:color w:val="000000"/>
        </w:rPr>
        <w:footnoteReference w:id="56"/>
      </w:r>
      <w:r w:rsidRPr="003A3D50">
        <w:rPr>
          <w:rFonts w:cs="Calibri"/>
          <w:color w:val="000000"/>
        </w:rPr>
        <w:t xml:space="preserve"> and HL7 Privacy Consent Directives</w:t>
      </w:r>
      <w:r w:rsidRPr="003A3D50">
        <w:rPr>
          <w:rStyle w:val="FootnoteReference"/>
          <w:rFonts w:cs="Calibri"/>
          <w:color w:val="000000"/>
        </w:rPr>
        <w:footnoteReference w:id="57"/>
      </w:r>
      <w:r w:rsidRPr="003A3D50">
        <w:rPr>
          <w:rFonts w:cs="Calibri"/>
          <w:color w:val="000000"/>
        </w:rPr>
        <w:t xml:space="preserve"> implementation guides define how to override confidentiality context at the entry level.</w:t>
      </w:r>
    </w:p>
    <w:p w:rsidR="009A40F8" w:rsidP="00B505D2" w:rsidRDefault="009A40F8" w14:paraId="5F1A9463" w14:textId="322E803B">
      <w:pPr>
        <w:spacing w:after="120"/>
        <w:rPr>
          <w:rStyle w:val="Hyperlink"/>
          <w:rFonts w:cs="Calibri"/>
        </w:rPr>
      </w:pPr>
      <w:r w:rsidRPr="00D14360">
        <w:rPr>
          <w:rFonts w:cs="Calibri"/>
          <w:b/>
          <w:bCs/>
          <w:color w:val="000000"/>
        </w:rPr>
        <w:t xml:space="preserve">Reference: </w:t>
      </w:r>
      <w:hyperlink w:history="1" w:anchor="_Provenance">
        <w:r w:rsidRPr="007770C6" w:rsidR="001D005F">
          <w:rPr>
            <w:rStyle w:val="Hyperlink"/>
            <w:rFonts w:cs="Calibri"/>
          </w:rPr>
          <w:t>5.2.1 Provenance</w:t>
        </w:r>
      </w:hyperlink>
      <w:bookmarkStart w:name="_Toc19870210" w:id="426"/>
      <w:bookmarkStart w:name="_Toc20480899" w:id="427"/>
      <w:bookmarkEnd w:id="426"/>
      <w:bookmarkEnd w:id="427"/>
      <w:r w:rsidRPr="00AD08FB" w:rsidR="00CC03A6">
        <w:rPr>
          <w:rStyle w:val="Hyperlink"/>
          <w:rFonts w:cs="Calibri"/>
          <w:color w:val="000000"/>
          <w:u w:val="none"/>
        </w:rPr>
        <w:t xml:space="preserve">, </w:t>
      </w:r>
      <w:hyperlink w:history="1" w:anchor="_Unknown_Data_in">
        <w:r w:rsidRPr="007770C6" w:rsidR="00CC03A6">
          <w:rPr>
            <w:rStyle w:val="Hyperlink"/>
            <w:rFonts w:cs="Calibri"/>
          </w:rPr>
          <w:t>5.1.6 Unknown Data in Sections</w:t>
        </w:r>
      </w:hyperlink>
    </w:p>
    <w:p w:rsidRPr="003A3D50" w:rsidR="00FB6C42" w:rsidP="00B505D2" w:rsidRDefault="00FB6C42" w14:paraId="19BB94C6" w14:textId="77777777">
      <w:pPr>
        <w:spacing w:after="120"/>
        <w:rPr>
          <w:rStyle w:val="Hyperlink"/>
          <w:rFonts w:cs="Calibri"/>
          <w:b/>
          <w:bCs/>
        </w:rPr>
      </w:pPr>
    </w:p>
    <w:p w:rsidRPr="00C64922" w:rsidR="00A10C4D" w:rsidP="003E2C96" w:rsidRDefault="00A10C4D" w14:paraId="4C473E9B" w14:textId="77777777">
      <w:pPr>
        <w:pStyle w:val="Heading2"/>
      </w:pPr>
      <w:bookmarkStart w:name="_Toc21529427" w:id="428"/>
      <w:bookmarkStart w:name="_Toc21691479" w:id="429"/>
      <w:bookmarkStart w:name="_Toc21845661" w:id="430"/>
      <w:bookmarkStart w:name="_Toc21851902" w:id="431"/>
      <w:bookmarkStart w:name="_Toc21871863" w:id="432"/>
      <w:bookmarkStart w:name="_Toc21872319" w:id="433"/>
      <w:bookmarkStart w:name="_Toc21880090" w:id="434"/>
      <w:bookmarkStart w:name="_Toc21889920" w:id="435"/>
      <w:bookmarkStart w:name="_Toc21894063" w:id="436"/>
      <w:bookmarkStart w:name="_Toc21897991" w:id="437"/>
      <w:bookmarkStart w:name="_Toc21926738" w:id="438"/>
      <w:bookmarkStart w:name="_Structured_Header" w:id="439"/>
      <w:bookmarkStart w:name="_Toc10690833" w:id="440"/>
      <w:bookmarkStart w:name="_Toc11043569" w:id="441"/>
      <w:bookmarkStart w:name="_Toc11045567" w:id="442"/>
      <w:bookmarkStart w:name="_Toc11391237" w:id="443"/>
      <w:bookmarkStart w:name="_Ref21849894" w:id="444"/>
      <w:bookmarkStart w:name="_Ref21849899" w:id="445"/>
      <w:bookmarkStart w:name="_Toc119939800" w:id="446"/>
      <w:bookmarkStart w:name="_Toc135312831" w:id="447"/>
      <w:bookmarkEnd w:id="428"/>
      <w:bookmarkEnd w:id="429"/>
      <w:bookmarkEnd w:id="430"/>
      <w:bookmarkEnd w:id="431"/>
      <w:bookmarkEnd w:id="432"/>
      <w:bookmarkEnd w:id="433"/>
      <w:bookmarkEnd w:id="434"/>
      <w:bookmarkEnd w:id="435"/>
      <w:bookmarkEnd w:id="436"/>
      <w:bookmarkEnd w:id="437"/>
      <w:bookmarkEnd w:id="438"/>
      <w:bookmarkEnd w:id="439"/>
      <w:r w:rsidRPr="00C64922">
        <w:t>Structured Header</w:t>
      </w:r>
      <w:bookmarkEnd w:id="440"/>
      <w:bookmarkEnd w:id="441"/>
      <w:bookmarkEnd w:id="442"/>
      <w:bookmarkEnd w:id="443"/>
      <w:bookmarkEnd w:id="444"/>
      <w:bookmarkEnd w:id="445"/>
      <w:bookmarkEnd w:id="446"/>
      <w:bookmarkEnd w:id="447"/>
    </w:p>
    <w:p w:rsidRPr="00D14360" w:rsidR="00A10C4D" w:rsidP="00B505D2" w:rsidRDefault="00A10C4D" w14:paraId="64398F82" w14:textId="77777777">
      <w:pPr>
        <w:spacing w:after="120"/>
        <w:rPr>
          <w:rFonts w:eastAsia="Calibri" w:cs="Calibri"/>
          <w:b/>
          <w:color w:val="000000"/>
        </w:rPr>
      </w:pPr>
      <w:r w:rsidRPr="00D14360">
        <w:rPr>
          <w:rFonts w:eastAsia="Calibri" w:cs="Calibri"/>
          <w:color w:val="000000"/>
        </w:rPr>
        <w:t>All CDA documents include a structured header regardless if the document is CDA document with a structured structuredBody element (a “structured document”) or a CDA document with a nonXMLBody element (an “unstructured document”). The structured header permits computer processing (parsing) to occur on its content.</w:t>
      </w:r>
    </w:p>
    <w:p w:rsidRPr="00C64922" w:rsidR="00A10C4D" w:rsidP="00FD31AC" w:rsidRDefault="00A10C4D" w14:paraId="0F4347D8" w14:textId="77777777">
      <w:pPr>
        <w:pStyle w:val="Heading3"/>
      </w:pPr>
      <w:bookmarkStart w:name="_78z9pf9xkymc" w:colFirst="0" w:colLast="0" w:id="448"/>
      <w:bookmarkStart w:name="_Toc10690834" w:id="449"/>
      <w:bookmarkStart w:name="_Toc11043570" w:id="450"/>
      <w:bookmarkStart w:name="_Toc11045568" w:id="451"/>
      <w:bookmarkStart w:name="_Toc11391238" w:id="452"/>
      <w:bookmarkStart w:name="_Toc119939801" w:id="453"/>
      <w:bookmarkStart w:name="_Toc135312832" w:id="454"/>
      <w:bookmarkEnd w:id="448"/>
      <w:r w:rsidRPr="00C64922">
        <w:t>Patient</w:t>
      </w:r>
      <w:bookmarkEnd w:id="449"/>
      <w:bookmarkEnd w:id="450"/>
      <w:bookmarkEnd w:id="451"/>
      <w:bookmarkEnd w:id="452"/>
      <w:bookmarkEnd w:id="453"/>
      <w:bookmarkEnd w:id="454"/>
    </w:p>
    <w:p w:rsidRPr="00D14360" w:rsidR="00A10C4D" w:rsidP="00B505D2" w:rsidRDefault="00A10C4D" w14:paraId="2327E63D" w14:textId="77777777">
      <w:pPr>
        <w:spacing w:after="120"/>
        <w:rPr>
          <w:rFonts w:cs="Calibri"/>
          <w:color w:val="000000"/>
        </w:rPr>
      </w:pPr>
      <w:r w:rsidRPr="00D14360">
        <w:rPr>
          <w:rFonts w:cs="Calibri"/>
          <w:color w:val="000000"/>
          <w:shd w:val="clear" w:color="auto" w:fill="FFFFFF"/>
        </w:rPr>
        <w:t>The recordTarget represents the medical record that this document belongs to. In the uncommon case where a clinical document (such as a group encounter note) is placed into more than one patient chart, more than one recordTarget participants can be stated.</w:t>
      </w:r>
      <w:r w:rsidRPr="00D14360">
        <w:rPr>
          <w:rStyle w:val="FootnoteReference"/>
          <w:rFonts w:cs="Calibri"/>
          <w:color w:val="000000"/>
          <w:shd w:val="clear" w:color="auto" w:fill="FFFFFF"/>
        </w:rPr>
        <w:footnoteReference w:id="58"/>
      </w:r>
      <w:r w:rsidRPr="00D14360">
        <w:rPr>
          <w:rFonts w:cs="Calibri"/>
          <w:color w:val="000000"/>
          <w:shd w:val="clear" w:color="auto" w:fill="FFFFFF"/>
        </w:rPr>
        <w:t xml:space="preserve"> </w:t>
      </w:r>
      <w:r w:rsidRPr="00D14360">
        <w:rPr>
          <w:rFonts w:cs="Calibri"/>
          <w:color w:val="000000"/>
        </w:rPr>
        <w:t>The recordTarget records the administrative and demographic data of the patient whose health information is described by the clinical document; each recordTarget must contain at least one patientRole element.</w:t>
      </w:r>
      <w:r w:rsidRPr="00D14360">
        <w:rPr>
          <w:rStyle w:val="FootnoteReference"/>
          <w:rFonts w:cs="Calibri"/>
          <w:color w:val="000000"/>
        </w:rPr>
        <w:footnoteReference w:id="59"/>
      </w:r>
    </w:p>
    <w:p w:rsidRPr="00D14360" w:rsidR="00A10C4D" w:rsidP="005E7793" w:rsidRDefault="00A10C4D" w14:paraId="4CB8718D" w14:textId="77777777">
      <w:pPr>
        <w:spacing w:after="240"/>
        <w:rPr>
          <w:rFonts w:cs="Calibri"/>
          <w:color w:val="000000"/>
        </w:rPr>
      </w:pPr>
      <w:r w:rsidRPr="00D14360">
        <w:rPr>
          <w:rFonts w:cs="Calibri"/>
          <w:color w:val="000000"/>
        </w:rPr>
        <w:t>The recordTarget contains many elements that hold core data for interoperability. T</w:t>
      </w:r>
      <w:r w:rsidRPr="00D14360" w:rsidR="00FD2557">
        <w:rPr>
          <w:rFonts w:cs="Calibri"/>
          <w:color w:val="000000"/>
        </w:rPr>
        <w:t>he t</w:t>
      </w:r>
      <w:r w:rsidRPr="00D14360">
        <w:rPr>
          <w:rFonts w:cs="Calibri"/>
          <w:color w:val="000000"/>
        </w:rPr>
        <w:t xml:space="preserve">able </w:t>
      </w:r>
      <w:r w:rsidRPr="00D14360" w:rsidR="00FD2557">
        <w:rPr>
          <w:rFonts w:cs="Calibri"/>
          <w:color w:val="000000"/>
        </w:rPr>
        <w:t>below</w:t>
      </w:r>
      <w:r w:rsidRPr="00D14360">
        <w:rPr>
          <w:rFonts w:cs="Calibri"/>
          <w:color w:val="000000"/>
        </w:rPr>
        <w:t xml:space="preserve"> summarizes data elements present in the recordTarget.</w:t>
      </w:r>
    </w:p>
    <w:p w:rsidRPr="00D14360" w:rsidR="00FF2B24" w:rsidP="005E7793" w:rsidRDefault="00FF2B24" w14:paraId="5AE8FB53" w14:textId="77777777">
      <w:pPr>
        <w:spacing w:after="240"/>
        <w:rPr>
          <w:rFonts w:cs="Calibri"/>
          <w:color w:val="000000"/>
        </w:rPr>
      </w:pPr>
      <w:r w:rsidRPr="00D14360">
        <w:rPr>
          <w:rFonts w:cs="Calibri"/>
          <w:color w:val="000000"/>
        </w:rPr>
        <w:t>Patient matching continues to be one of the major challenges for interoperability due to the lack of a universal patient identifier, similar to a Social Security Number, but used for healthcare.</w:t>
      </w:r>
    </w:p>
    <w:tbl>
      <w:tblPr>
        <w:tblW w:w="9378" w:type="dxa"/>
        <w:tblInd w:w="108" w:type="dxa"/>
        <w:tblBorders>
          <w:top w:val="single" w:color="4F81BD" w:sz="4" w:space="0"/>
          <w:left w:val="single" w:color="4F81BD" w:sz="4" w:space="0"/>
          <w:bottom w:val="single" w:color="4F81BD" w:sz="4" w:space="0"/>
          <w:right w:val="single" w:color="4F81BD" w:sz="4" w:space="0"/>
        </w:tblBorders>
        <w:tblLayout w:type="fixed"/>
        <w:tblLook w:val="04A0" w:firstRow="1" w:lastRow="0" w:firstColumn="1" w:lastColumn="0" w:noHBand="0" w:noVBand="1"/>
      </w:tblPr>
      <w:tblGrid>
        <w:gridCol w:w="2448"/>
        <w:gridCol w:w="6930"/>
      </w:tblGrid>
      <w:tr w:rsidRPr="00C64922" w:rsidR="00AE350D" w:rsidTr="00254B4A" w14:paraId="5F89A171" w14:textId="77777777">
        <w:trPr>
          <w:cantSplit/>
          <w:tblHeader/>
        </w:trPr>
        <w:tc>
          <w:tcPr>
            <w:tcW w:w="2448" w:type="dxa"/>
            <w:tcBorders>
              <w:bottom w:val="nil"/>
              <w:right w:val="nil"/>
            </w:tcBorders>
            <w:shd w:val="clear" w:color="auto" w:fill="4F81BD"/>
          </w:tcPr>
          <w:p w:rsidRPr="00D14360" w:rsidR="00A10C4D" w:rsidP="00D14360" w:rsidRDefault="00A10C4D" w14:paraId="36FE7578" w14:textId="77777777">
            <w:pPr>
              <w:spacing w:after="120"/>
              <w:rPr>
                <w:rFonts w:cs="Calibri Light"/>
                <w:b/>
                <w:color w:val="FFFFFF"/>
              </w:rPr>
            </w:pPr>
            <w:r w:rsidRPr="00D14360">
              <w:rPr>
                <w:rFonts w:cs="Calibri Light"/>
                <w:b/>
                <w:bCs/>
                <w:color w:val="FFFFFF"/>
              </w:rPr>
              <w:t>Data Element</w:t>
            </w:r>
          </w:p>
        </w:tc>
        <w:tc>
          <w:tcPr>
            <w:tcW w:w="6930" w:type="dxa"/>
            <w:shd w:val="clear" w:color="auto" w:fill="4F81BD"/>
          </w:tcPr>
          <w:p w:rsidRPr="00D14360" w:rsidR="00A10C4D" w:rsidP="00D14360" w:rsidRDefault="00A10C4D" w14:paraId="5AED6006" w14:textId="77777777">
            <w:pPr>
              <w:spacing w:after="120"/>
              <w:rPr>
                <w:rFonts w:cs="Calibri Light"/>
                <w:b/>
                <w:color w:val="FFFFFF"/>
              </w:rPr>
            </w:pPr>
            <w:r w:rsidRPr="00D14360">
              <w:rPr>
                <w:rFonts w:cs="Calibri Light"/>
                <w:b/>
                <w:bCs/>
                <w:color w:val="FFFFFF"/>
              </w:rPr>
              <w:t>Data element xPath</w:t>
            </w:r>
          </w:p>
        </w:tc>
      </w:tr>
      <w:tr w:rsidRPr="00C64922" w:rsidR="00AE350D" w:rsidTr="00254B4A" w14:paraId="17AA378E" w14:textId="77777777">
        <w:tc>
          <w:tcPr>
            <w:tcW w:w="2448" w:type="dxa"/>
            <w:tcBorders>
              <w:top w:val="single" w:color="4F81BD" w:sz="4" w:space="0"/>
              <w:bottom w:val="single" w:color="4F81BD" w:sz="4" w:space="0"/>
              <w:right w:val="nil"/>
            </w:tcBorders>
            <w:shd w:val="clear" w:color="auto" w:fill="FFFFFF"/>
          </w:tcPr>
          <w:p w:rsidRPr="00D14360" w:rsidR="00A10C4D" w:rsidP="00D14360" w:rsidRDefault="00A10C4D" w14:paraId="3E034F08" w14:textId="77777777">
            <w:pPr>
              <w:spacing w:after="120"/>
              <w:rPr>
                <w:rFonts w:cs="Calibri"/>
                <w:b/>
                <w:bCs/>
                <w:color w:val="000000"/>
              </w:rPr>
            </w:pPr>
            <w:r w:rsidRPr="00D14360">
              <w:rPr>
                <w:rFonts w:cs="Calibri"/>
                <w:b/>
                <w:bCs/>
                <w:color w:val="000000"/>
              </w:rPr>
              <w:t>First Name</w:t>
            </w:r>
          </w:p>
        </w:tc>
        <w:tc>
          <w:tcPr>
            <w:tcW w:w="6930" w:type="dxa"/>
            <w:tcBorders>
              <w:top w:val="single" w:color="4F81BD" w:sz="4" w:space="0"/>
              <w:bottom w:val="single" w:color="4F81BD" w:sz="4" w:space="0"/>
            </w:tcBorders>
            <w:shd w:val="clear" w:color="auto" w:fill="auto"/>
          </w:tcPr>
          <w:p w:rsidRPr="00D14360" w:rsidR="00A10C4D" w:rsidP="00D14360" w:rsidRDefault="00A10C4D" w14:paraId="1FFBBDB9" w14:textId="77777777">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/ClinicalDocument/recordTarget/patientRole/patient/name/given[1]</w:t>
            </w:r>
          </w:p>
        </w:tc>
      </w:tr>
      <w:tr w:rsidRPr="00C64922" w:rsidR="00AE350D" w:rsidTr="00254B4A" w14:paraId="136AFBBF" w14:textId="77777777">
        <w:tc>
          <w:tcPr>
            <w:tcW w:w="2448" w:type="dxa"/>
            <w:tcBorders>
              <w:right w:val="nil"/>
            </w:tcBorders>
            <w:shd w:val="clear" w:color="auto" w:fill="FFFFFF"/>
          </w:tcPr>
          <w:p w:rsidRPr="00D14360" w:rsidR="00A10C4D" w:rsidP="00D14360" w:rsidRDefault="00A10C4D" w14:paraId="7821F1CA" w14:textId="77777777">
            <w:pPr>
              <w:spacing w:after="120"/>
              <w:rPr>
                <w:rFonts w:cs="Calibri"/>
                <w:b/>
                <w:bCs/>
                <w:color w:val="000000"/>
              </w:rPr>
            </w:pPr>
            <w:r w:rsidRPr="00D14360">
              <w:rPr>
                <w:rFonts w:cs="Calibri"/>
                <w:b/>
                <w:bCs/>
                <w:color w:val="000000"/>
              </w:rPr>
              <w:t>Last Name</w:t>
            </w:r>
          </w:p>
        </w:tc>
        <w:tc>
          <w:tcPr>
            <w:tcW w:w="6930" w:type="dxa"/>
            <w:shd w:val="clear" w:color="auto" w:fill="auto"/>
          </w:tcPr>
          <w:p w:rsidRPr="00D14360" w:rsidR="00A10C4D" w:rsidP="00D14360" w:rsidRDefault="00A10C4D" w14:paraId="4945BCDB" w14:textId="77777777">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/ClinicalDocument/recordTarget/patientRole/patient/name/family</w:t>
            </w:r>
          </w:p>
        </w:tc>
      </w:tr>
      <w:tr w:rsidRPr="00C64922" w:rsidR="00AE350D" w:rsidTr="00254B4A" w14:paraId="38E7EC5B" w14:textId="77777777">
        <w:tc>
          <w:tcPr>
            <w:tcW w:w="2448" w:type="dxa"/>
            <w:tcBorders>
              <w:top w:val="single" w:color="4F81BD" w:sz="4" w:space="0"/>
              <w:bottom w:val="single" w:color="4F81BD" w:sz="4" w:space="0"/>
              <w:right w:val="nil"/>
            </w:tcBorders>
            <w:shd w:val="clear" w:color="auto" w:fill="FFFFFF"/>
          </w:tcPr>
          <w:p w:rsidRPr="00D14360" w:rsidR="00A10C4D" w:rsidP="00D14360" w:rsidRDefault="00A10C4D" w14:paraId="0A488E3B" w14:textId="77777777">
            <w:pPr>
              <w:spacing w:after="120"/>
              <w:rPr>
                <w:rFonts w:cs="Calibri"/>
                <w:b/>
                <w:bCs/>
                <w:color w:val="000000"/>
              </w:rPr>
            </w:pPr>
            <w:r w:rsidRPr="00D14360">
              <w:rPr>
                <w:rFonts w:cs="Calibri"/>
                <w:b/>
                <w:bCs/>
                <w:color w:val="000000"/>
              </w:rPr>
              <w:t>Previous Name</w:t>
            </w:r>
          </w:p>
        </w:tc>
        <w:tc>
          <w:tcPr>
            <w:tcW w:w="6930" w:type="dxa"/>
            <w:tcBorders>
              <w:top w:val="single" w:color="4F81BD" w:sz="4" w:space="0"/>
              <w:bottom w:val="single" w:color="4F81BD" w:sz="4" w:space="0"/>
            </w:tcBorders>
            <w:shd w:val="clear" w:color="auto" w:fill="auto"/>
          </w:tcPr>
          <w:p w:rsidRPr="00D14360" w:rsidR="00A10C4D" w:rsidP="00D14360" w:rsidRDefault="00A10C4D" w14:paraId="1C85179F" w14:textId="77777777">
            <w:pPr>
              <w:spacing w:after="120"/>
              <w:ind w:right="-106"/>
              <w:rPr>
                <w:rFonts w:ascii="Calibri Light" w:hAnsi="Calibri Light" w:cs="Calibri Light"/>
                <w:color w:val="000000"/>
              </w:rPr>
            </w:pPr>
            <w:r w:rsidRPr="00D14360">
              <w:rPr>
                <w:rFonts w:ascii="Calibri Light" w:hAnsi="Calibri Light" w:cs="Calibri Light"/>
                <w:color w:val="000000"/>
              </w:rPr>
              <w:t>/ClinicalDocument/recordTarget/patientRole/patient/name/family/@qualifier</w:t>
            </w:r>
          </w:p>
        </w:tc>
      </w:tr>
      <w:tr w:rsidRPr="00C64922" w:rsidR="00AE350D" w:rsidTr="00254B4A" w14:paraId="2CF99A2B" w14:textId="77777777">
        <w:tc>
          <w:tcPr>
            <w:tcW w:w="2448" w:type="dxa"/>
            <w:tcBorders>
              <w:right w:val="nil"/>
            </w:tcBorders>
            <w:shd w:val="clear" w:color="auto" w:fill="FFFFFF"/>
          </w:tcPr>
          <w:p w:rsidRPr="00D14360" w:rsidR="00A10C4D" w:rsidP="00D14360" w:rsidRDefault="00A10C4D" w14:paraId="34631E60" w14:textId="77777777">
            <w:pPr>
              <w:spacing w:after="120"/>
              <w:rPr>
                <w:rFonts w:cs="Calibri"/>
                <w:b/>
                <w:bCs/>
                <w:color w:val="000000"/>
              </w:rPr>
            </w:pPr>
            <w:r w:rsidRPr="00D14360">
              <w:rPr>
                <w:rFonts w:cs="Calibri"/>
                <w:b/>
                <w:bCs/>
                <w:color w:val="000000"/>
              </w:rPr>
              <w:t>Middle Name</w:t>
            </w:r>
          </w:p>
        </w:tc>
        <w:tc>
          <w:tcPr>
            <w:tcW w:w="6930" w:type="dxa"/>
            <w:shd w:val="clear" w:color="auto" w:fill="auto"/>
          </w:tcPr>
          <w:p w:rsidRPr="00D14360" w:rsidR="00A10C4D" w:rsidP="00D14360" w:rsidRDefault="00A10C4D" w14:paraId="59910F02" w14:textId="77777777">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/ClinicalDocument/recordTarget/patientRole/patient/name/given[2]</w:t>
            </w:r>
          </w:p>
        </w:tc>
      </w:tr>
      <w:tr w:rsidRPr="00C64922" w:rsidR="00AE350D" w:rsidTr="00254B4A" w14:paraId="2FEC0521" w14:textId="77777777">
        <w:tc>
          <w:tcPr>
            <w:tcW w:w="2448" w:type="dxa"/>
            <w:tcBorders>
              <w:top w:val="single" w:color="4F81BD" w:sz="4" w:space="0"/>
              <w:bottom w:val="single" w:color="4F81BD" w:sz="4" w:space="0"/>
              <w:right w:val="nil"/>
            </w:tcBorders>
            <w:shd w:val="clear" w:color="auto" w:fill="FFFFFF"/>
          </w:tcPr>
          <w:p w:rsidRPr="00D14360" w:rsidR="00A10C4D" w:rsidP="00D14360" w:rsidRDefault="00A10C4D" w14:paraId="7E9C204F" w14:textId="77777777">
            <w:pPr>
              <w:spacing w:after="120"/>
              <w:rPr>
                <w:rFonts w:cs="Calibri"/>
                <w:b/>
                <w:bCs/>
                <w:color w:val="000000"/>
              </w:rPr>
            </w:pPr>
            <w:r w:rsidRPr="00D14360">
              <w:rPr>
                <w:rFonts w:cs="Calibri"/>
                <w:b/>
                <w:bCs/>
                <w:color w:val="000000"/>
              </w:rPr>
              <w:t>Suffix</w:t>
            </w:r>
          </w:p>
        </w:tc>
        <w:tc>
          <w:tcPr>
            <w:tcW w:w="6930" w:type="dxa"/>
            <w:tcBorders>
              <w:top w:val="single" w:color="4F81BD" w:sz="4" w:space="0"/>
              <w:bottom w:val="single" w:color="4F81BD" w:sz="4" w:space="0"/>
            </w:tcBorders>
            <w:shd w:val="clear" w:color="auto" w:fill="auto"/>
          </w:tcPr>
          <w:p w:rsidRPr="00D14360" w:rsidR="00A10C4D" w:rsidP="00D14360" w:rsidRDefault="00A10C4D" w14:paraId="46907BD9" w14:textId="77777777">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/ClinicalDocument/recordTarget/patientRole/patient/name/suffix</w:t>
            </w:r>
          </w:p>
        </w:tc>
      </w:tr>
      <w:tr w:rsidRPr="00C64922" w:rsidR="00AE350D" w:rsidTr="00254B4A" w14:paraId="0D4028D9" w14:textId="77777777">
        <w:tc>
          <w:tcPr>
            <w:tcW w:w="2448" w:type="dxa"/>
            <w:tcBorders>
              <w:right w:val="nil"/>
            </w:tcBorders>
            <w:shd w:val="clear" w:color="auto" w:fill="FFFFFF"/>
          </w:tcPr>
          <w:p w:rsidRPr="00D14360" w:rsidR="00A10C4D" w:rsidP="00D14360" w:rsidRDefault="00A10C4D" w14:paraId="0C8D9FE7" w14:textId="77777777">
            <w:pPr>
              <w:spacing w:after="120"/>
              <w:rPr>
                <w:rFonts w:cs="Calibri"/>
                <w:b/>
                <w:bCs/>
                <w:color w:val="000000"/>
              </w:rPr>
            </w:pPr>
            <w:r w:rsidRPr="00D14360">
              <w:rPr>
                <w:rFonts w:cs="Calibri"/>
                <w:b/>
                <w:bCs/>
                <w:color w:val="000000"/>
              </w:rPr>
              <w:t>Administrative Gender</w:t>
            </w:r>
          </w:p>
        </w:tc>
        <w:tc>
          <w:tcPr>
            <w:tcW w:w="6930" w:type="dxa"/>
            <w:shd w:val="clear" w:color="auto" w:fill="auto"/>
          </w:tcPr>
          <w:p w:rsidRPr="00D14360" w:rsidR="00A10C4D" w:rsidP="00D14360" w:rsidRDefault="00A10C4D" w14:paraId="303C1D63" w14:textId="77777777">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/ClinicalDocument/recordTarget/patientRole/patient/administrativeGenderCode</w:t>
            </w:r>
          </w:p>
        </w:tc>
      </w:tr>
      <w:tr w:rsidRPr="00C64922" w:rsidR="00AE350D" w:rsidTr="00254B4A" w14:paraId="001A8C70" w14:textId="23861D7D">
        <w:tc>
          <w:tcPr>
            <w:tcW w:w="2448" w:type="dxa"/>
            <w:tcBorders>
              <w:top w:val="single" w:color="4F81BD" w:sz="4" w:space="0"/>
              <w:bottom w:val="single" w:color="4F81BD" w:sz="4" w:space="0"/>
              <w:right w:val="nil"/>
            </w:tcBorders>
            <w:shd w:val="clear" w:color="auto" w:fill="FFFFFF"/>
          </w:tcPr>
          <w:p w:rsidRPr="00D14360" w:rsidR="00A10C4D" w:rsidP="00D14360" w:rsidRDefault="00A10C4D" w14:paraId="716BC40D" w14:textId="04797F05">
            <w:pPr>
              <w:spacing w:after="120"/>
              <w:rPr>
                <w:rFonts w:cs="Calibri"/>
                <w:b/>
                <w:bCs/>
                <w:color w:val="000000"/>
              </w:rPr>
            </w:pPr>
            <w:r w:rsidRPr="00D14360">
              <w:rPr>
                <w:rFonts w:cs="Calibri"/>
                <w:b/>
                <w:bCs/>
                <w:color w:val="000000"/>
              </w:rPr>
              <w:t>Birth Sex</w:t>
            </w:r>
          </w:p>
        </w:tc>
        <w:tc>
          <w:tcPr>
            <w:tcW w:w="6930" w:type="dxa"/>
            <w:tcBorders>
              <w:top w:val="single" w:color="4F81BD" w:sz="4" w:space="0"/>
              <w:bottom w:val="single" w:color="4F81BD" w:sz="4" w:space="0"/>
            </w:tcBorders>
            <w:shd w:val="clear" w:color="auto" w:fill="auto"/>
          </w:tcPr>
          <w:p w:rsidRPr="00D14360" w:rsidR="00A10C4D" w:rsidP="00D14360" w:rsidRDefault="00A10C4D" w14:paraId="4E4D21E7" w14:textId="2C9AA6CA">
            <w:pPr>
              <w:spacing w:after="120"/>
              <w:rPr>
                <w:rFonts w:ascii="Calibri Light" w:hAnsi="Calibri Light" w:cs="Calibri Light"/>
                <w:color w:val="000000"/>
              </w:rPr>
            </w:pPr>
            <w:r w:rsidRPr="00D14360">
              <w:rPr>
                <w:rFonts w:ascii="Calibri Light" w:hAnsi="Calibri Light" w:cs="Calibri Light"/>
                <w:b/>
                <w:bCs/>
                <w:color w:val="000000"/>
              </w:rPr>
              <w:t>Refer</w:t>
            </w:r>
            <w:r w:rsidRPr="00D14360" w:rsidR="006278CC">
              <w:rPr>
                <w:rFonts w:ascii="Calibri Light" w:hAnsi="Calibri Light" w:cs="Calibri Light"/>
                <w:b/>
                <w:bCs/>
                <w:color w:val="000000"/>
              </w:rPr>
              <w:t>ence:</w:t>
            </w:r>
            <w:r w:rsidRPr="00D14360">
              <w:rPr>
                <w:rFonts w:ascii="Calibri Light" w:hAnsi="Calibri Light" w:cs="Calibri Light"/>
                <w:color w:val="000000"/>
              </w:rPr>
              <w:t xml:space="preserve"> </w:t>
            </w:r>
            <w:r w:rsidRPr="00AD08FB" w:rsidR="00203749">
              <w:rPr>
                <w:rFonts w:ascii="Calibri Light" w:hAnsi="Calibri Light" w:cs="Calibri Light"/>
                <w:color w:val="000000"/>
              </w:rPr>
              <w:fldChar w:fldCharType="begin"/>
            </w:r>
            <w:r w:rsidRPr="00AD08FB" w:rsidR="00203749">
              <w:rPr>
                <w:rFonts w:ascii="Calibri Light" w:hAnsi="Calibri Light" w:cs="Calibri Light"/>
                <w:color w:val="000000"/>
              </w:rPr>
              <w:instrText xml:space="preserve"> REF _Ref21897277 \r \h  \* MERGEFORMAT </w:instrText>
            </w:r>
            <w:r w:rsidRPr="00AD08FB" w:rsidR="00203749">
              <w:rPr>
                <w:rFonts w:ascii="Calibri Light" w:hAnsi="Calibri Light" w:cs="Calibri Light"/>
                <w:color w:val="000000"/>
              </w:rPr>
            </w:r>
            <w:r w:rsidRPr="00AD08FB" w:rsidR="00203749">
              <w:rPr>
                <w:rFonts w:ascii="Calibri Light" w:hAnsi="Calibri Light" w:cs="Calibri Light"/>
                <w:color w:val="000000"/>
              </w:rPr>
              <w:fldChar w:fldCharType="separate"/>
            </w:r>
            <w:r w:rsidR="00DC1072">
              <w:rPr>
                <w:rFonts w:ascii="Calibri Light" w:hAnsi="Calibri Light" w:cs="Calibri Light"/>
                <w:color w:val="000000"/>
              </w:rPr>
              <w:t>5.2.10.3</w:t>
            </w:r>
            <w:r w:rsidRPr="00AD08FB" w:rsidR="00203749">
              <w:rPr>
                <w:rFonts w:ascii="Calibri Light" w:hAnsi="Calibri Light" w:cs="Calibri Light"/>
                <w:color w:val="000000"/>
              </w:rPr>
              <w:fldChar w:fldCharType="end"/>
            </w:r>
            <w:r w:rsidRPr="00AD08FB" w:rsidR="00203749">
              <w:rPr>
                <w:rFonts w:ascii="Calibri Light" w:hAnsi="Calibri Light" w:cs="Calibri Light"/>
                <w:color w:val="000000"/>
              </w:rPr>
              <w:t xml:space="preserve"> </w:t>
            </w:r>
            <w:r w:rsidRPr="00AD08FB" w:rsidR="00203749">
              <w:rPr>
                <w:rFonts w:ascii="Calibri Light" w:hAnsi="Calibri Light" w:cs="Calibri Light"/>
                <w:color w:val="000000"/>
              </w:rPr>
              <w:fldChar w:fldCharType="begin"/>
            </w:r>
            <w:r w:rsidRPr="00AD08FB" w:rsidR="00203749">
              <w:rPr>
                <w:rFonts w:ascii="Calibri Light" w:hAnsi="Calibri Light" w:cs="Calibri Light"/>
                <w:color w:val="000000"/>
              </w:rPr>
              <w:instrText xml:space="preserve"> REF _Ref21897288 \h  \* MERGEFORMAT </w:instrText>
            </w:r>
            <w:r w:rsidRPr="00AD08FB" w:rsidR="00203749">
              <w:rPr>
                <w:rFonts w:ascii="Calibri Light" w:hAnsi="Calibri Light" w:cs="Calibri Light"/>
                <w:color w:val="000000"/>
              </w:rPr>
            </w:r>
            <w:r w:rsidRPr="00AD08FB" w:rsidR="00203749">
              <w:rPr>
                <w:rFonts w:ascii="Calibri Light" w:hAnsi="Calibri Light" w:cs="Calibri Light"/>
                <w:color w:val="000000"/>
              </w:rPr>
              <w:fldChar w:fldCharType="separate"/>
            </w:r>
            <w:r w:rsidRPr="00254B4A" w:rsidR="00DC1072">
              <w:rPr>
                <w:rFonts w:ascii="Calibri Light" w:hAnsi="Calibri Light" w:cs="Calibri Light"/>
              </w:rPr>
              <w:t>Birth Sex</w:t>
            </w:r>
            <w:r w:rsidRPr="00AD08FB" w:rsidR="00203749">
              <w:rPr>
                <w:rFonts w:ascii="Calibri Light" w:hAnsi="Calibri Light" w:cs="Calibri Light"/>
                <w:color w:val="000000"/>
              </w:rPr>
              <w:fldChar w:fldCharType="end"/>
            </w:r>
          </w:p>
        </w:tc>
      </w:tr>
      <w:tr w:rsidRPr="00C64922" w:rsidR="00AE350D" w:rsidTr="00254B4A" w14:paraId="680221D4" w14:textId="77777777">
        <w:tc>
          <w:tcPr>
            <w:tcW w:w="2448" w:type="dxa"/>
            <w:tcBorders>
              <w:right w:val="nil"/>
            </w:tcBorders>
            <w:shd w:val="clear" w:color="auto" w:fill="FFFFFF"/>
          </w:tcPr>
          <w:p w:rsidRPr="00D14360" w:rsidR="00A10C4D" w:rsidP="00D14360" w:rsidRDefault="00A10C4D" w14:paraId="158A5F49" w14:textId="77777777">
            <w:pPr>
              <w:spacing w:after="120"/>
              <w:rPr>
                <w:rFonts w:cs="Calibri"/>
                <w:b/>
                <w:bCs/>
                <w:color w:val="000000"/>
              </w:rPr>
            </w:pPr>
            <w:r w:rsidRPr="00D14360">
              <w:rPr>
                <w:rFonts w:cs="Calibri"/>
                <w:b/>
                <w:bCs/>
                <w:color w:val="000000"/>
              </w:rPr>
              <w:t>Date of Birth</w:t>
            </w:r>
          </w:p>
        </w:tc>
        <w:tc>
          <w:tcPr>
            <w:tcW w:w="6930" w:type="dxa"/>
            <w:shd w:val="clear" w:color="auto" w:fill="auto"/>
          </w:tcPr>
          <w:p w:rsidRPr="00D14360" w:rsidR="00A10C4D" w:rsidP="00D14360" w:rsidRDefault="00A10C4D" w14:paraId="787628A4" w14:textId="77777777">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/ClinicalDocument/recordTarget/patientRole/patient/birthTime</w:t>
            </w:r>
          </w:p>
        </w:tc>
      </w:tr>
      <w:tr w:rsidRPr="00C64922" w:rsidR="00AE350D" w:rsidTr="00254B4A" w14:paraId="3DEE573E" w14:textId="77777777">
        <w:tc>
          <w:tcPr>
            <w:tcW w:w="2448" w:type="dxa"/>
            <w:tcBorders>
              <w:top w:val="single" w:color="4F81BD" w:sz="4" w:space="0"/>
              <w:bottom w:val="single" w:color="4F81BD" w:sz="4" w:space="0"/>
              <w:right w:val="nil"/>
            </w:tcBorders>
            <w:shd w:val="clear" w:color="auto" w:fill="FFFFFF"/>
          </w:tcPr>
          <w:p w:rsidRPr="00D14360" w:rsidR="00A10C4D" w:rsidP="00D14360" w:rsidRDefault="00A10C4D" w14:paraId="34D8B6FB" w14:textId="77777777">
            <w:pPr>
              <w:spacing w:after="120"/>
              <w:rPr>
                <w:rFonts w:cs="Calibri"/>
                <w:b/>
                <w:bCs/>
                <w:color w:val="000000"/>
              </w:rPr>
            </w:pPr>
            <w:r w:rsidRPr="00D14360">
              <w:rPr>
                <w:rFonts w:cs="Calibri"/>
                <w:b/>
                <w:bCs/>
                <w:color w:val="000000"/>
              </w:rPr>
              <w:t>Race</w:t>
            </w:r>
          </w:p>
        </w:tc>
        <w:tc>
          <w:tcPr>
            <w:tcW w:w="6930" w:type="dxa"/>
            <w:tcBorders>
              <w:top w:val="single" w:color="4F81BD" w:sz="4" w:space="0"/>
              <w:bottom w:val="single" w:color="4F81BD" w:sz="4" w:space="0"/>
            </w:tcBorders>
            <w:shd w:val="clear" w:color="auto" w:fill="auto"/>
          </w:tcPr>
          <w:p w:rsidRPr="00D14360" w:rsidR="00A10C4D" w:rsidP="00D14360" w:rsidRDefault="00A10C4D" w14:paraId="78F08369" w14:textId="77777777">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/ClinicalDocument/recordTarget/patientRole/patient/raceCode</w:t>
            </w:r>
          </w:p>
        </w:tc>
      </w:tr>
      <w:tr w:rsidRPr="00C64922" w:rsidR="00AE350D" w:rsidTr="00254B4A" w14:paraId="351418EC" w14:textId="77777777">
        <w:tc>
          <w:tcPr>
            <w:tcW w:w="2448" w:type="dxa"/>
            <w:tcBorders>
              <w:right w:val="nil"/>
            </w:tcBorders>
            <w:shd w:val="clear" w:color="auto" w:fill="FFFFFF"/>
          </w:tcPr>
          <w:p w:rsidRPr="00D14360" w:rsidR="00A10C4D" w:rsidP="00D14360" w:rsidRDefault="00A10C4D" w14:paraId="7B95C85A" w14:textId="77777777">
            <w:pPr>
              <w:spacing w:after="120"/>
              <w:rPr>
                <w:rFonts w:cs="Calibri"/>
                <w:b/>
                <w:bCs/>
                <w:color w:val="000000"/>
              </w:rPr>
            </w:pPr>
            <w:r w:rsidRPr="00D14360">
              <w:rPr>
                <w:rFonts w:cs="Calibri"/>
                <w:b/>
                <w:bCs/>
                <w:color w:val="000000"/>
              </w:rPr>
              <w:t>Ethnicity</w:t>
            </w:r>
          </w:p>
        </w:tc>
        <w:tc>
          <w:tcPr>
            <w:tcW w:w="6930" w:type="dxa"/>
            <w:shd w:val="clear" w:color="auto" w:fill="auto"/>
          </w:tcPr>
          <w:p w:rsidRPr="00D14360" w:rsidR="00A10C4D" w:rsidP="00D14360" w:rsidRDefault="00A10C4D" w14:paraId="3C3414F0" w14:textId="77777777">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/ClinicalDocument/recordTarget/patientRole/patient/ethnicGroupCode</w:t>
            </w:r>
          </w:p>
        </w:tc>
      </w:tr>
      <w:tr w:rsidRPr="00C64922" w:rsidR="00AE350D" w:rsidTr="00254B4A" w14:paraId="06EC27A0" w14:textId="77777777">
        <w:tc>
          <w:tcPr>
            <w:tcW w:w="2448" w:type="dxa"/>
            <w:tcBorders>
              <w:top w:val="single" w:color="4F81BD" w:sz="4" w:space="0"/>
              <w:bottom w:val="single" w:color="4F81BD" w:sz="4" w:space="0"/>
              <w:right w:val="nil"/>
            </w:tcBorders>
            <w:shd w:val="clear" w:color="auto" w:fill="FFFFFF"/>
          </w:tcPr>
          <w:p w:rsidRPr="00D14360" w:rsidR="001E4DE0" w:rsidP="00D14360" w:rsidRDefault="001E4DE0" w14:paraId="5F0CF87D" w14:textId="77777777">
            <w:pPr>
              <w:spacing w:after="120"/>
              <w:rPr>
                <w:rFonts w:cs="Calibri"/>
                <w:color w:val="000000"/>
              </w:rPr>
            </w:pPr>
            <w:r w:rsidRPr="00D14360">
              <w:rPr>
                <w:rFonts w:cs="Calibri"/>
                <w:b/>
                <w:bCs/>
                <w:color w:val="000000"/>
              </w:rPr>
              <w:t>Preferred Language</w:t>
            </w:r>
          </w:p>
          <w:p w:rsidRPr="00AE350D" w:rsidR="001E4DE0" w:rsidP="00D14360" w:rsidRDefault="001E4DE0" w14:paraId="0FA5BCB0" w14:textId="77777777">
            <w:pPr>
              <w:spacing w:after="120"/>
              <w:rPr>
                <w:rFonts w:cs="Calibri"/>
                <w:color w:val="000000"/>
              </w:rPr>
            </w:pPr>
            <w:r w:rsidRPr="00D14360">
              <w:rPr>
                <w:rFonts w:cs="Calibri"/>
                <w:b/>
                <w:bCs/>
                <w:color w:val="000000"/>
              </w:rPr>
              <w:t>(requires preferenceInd = “true”)</w:t>
            </w:r>
          </w:p>
        </w:tc>
        <w:tc>
          <w:tcPr>
            <w:tcW w:w="6930" w:type="dxa"/>
            <w:tcBorders>
              <w:top w:val="single" w:color="4F81BD" w:sz="4" w:space="0"/>
              <w:bottom w:val="single" w:color="4F81BD" w:sz="4" w:space="0"/>
            </w:tcBorders>
            <w:shd w:val="clear" w:color="auto" w:fill="auto"/>
          </w:tcPr>
          <w:p w:rsidRPr="00D14360" w:rsidR="001E4DE0" w:rsidP="00D14360" w:rsidRDefault="001E4DE0" w14:paraId="64446747" w14:textId="77777777">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/ClinicalDocument/recordTarget/patientRole/patient/languageCommunication</w:t>
            </w:r>
          </w:p>
          <w:p w:rsidRPr="00D14360" w:rsidR="001E4DE0" w:rsidP="00D14360" w:rsidRDefault="001E4DE0" w14:paraId="2F3B099A" w14:textId="77777777">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/ClinicalDocument/recordTarget/patientRole/patient/languageCommunication/preferenceInd</w:t>
            </w:r>
          </w:p>
        </w:tc>
      </w:tr>
      <w:tr w:rsidRPr="00C64922" w:rsidR="00AE350D" w:rsidTr="00254B4A" w14:paraId="5CB79350" w14:textId="77777777">
        <w:tc>
          <w:tcPr>
            <w:tcW w:w="2448" w:type="dxa"/>
            <w:tcBorders>
              <w:right w:val="nil"/>
            </w:tcBorders>
            <w:shd w:val="clear" w:color="auto" w:fill="FFFFFF"/>
          </w:tcPr>
          <w:p w:rsidRPr="00D14360" w:rsidR="00A10C4D" w:rsidP="00D14360" w:rsidRDefault="00A10C4D" w14:paraId="2CB8CDF6" w14:textId="77777777">
            <w:pPr>
              <w:spacing w:after="120"/>
              <w:rPr>
                <w:rFonts w:cs="Calibri"/>
                <w:b/>
                <w:bCs/>
                <w:color w:val="000000"/>
              </w:rPr>
            </w:pPr>
            <w:r w:rsidRPr="00D14360">
              <w:rPr>
                <w:rFonts w:cs="Calibri"/>
                <w:b/>
                <w:bCs/>
                <w:color w:val="000000"/>
              </w:rPr>
              <w:t>Address</w:t>
            </w:r>
          </w:p>
        </w:tc>
        <w:tc>
          <w:tcPr>
            <w:tcW w:w="6930" w:type="dxa"/>
            <w:shd w:val="clear" w:color="auto" w:fill="auto"/>
          </w:tcPr>
          <w:p w:rsidRPr="00D14360" w:rsidR="00A10C4D" w:rsidP="00D14360" w:rsidRDefault="00A10C4D" w14:paraId="48C22FFB" w14:textId="77777777">
            <w:pPr>
              <w:spacing w:after="120"/>
              <w:rPr>
                <w:rFonts w:ascii="Calibri Light" w:hAnsi="Calibri Light" w:cs="Calibri Light"/>
                <w:color w:val="000000"/>
              </w:rPr>
            </w:pPr>
            <w:r w:rsidRPr="00D14360">
              <w:rPr>
                <w:rFonts w:ascii="Calibri Light" w:hAnsi="Calibri Light" w:cs="Calibri Light"/>
                <w:color w:val="000000"/>
              </w:rPr>
              <w:t>/ClinicalDocument/recordTarget/patientRole/addr</w:t>
            </w:r>
          </w:p>
        </w:tc>
      </w:tr>
      <w:tr w:rsidRPr="00C64922" w:rsidR="00AE350D" w:rsidTr="00254B4A" w14:paraId="2D8076DD" w14:textId="77777777">
        <w:tc>
          <w:tcPr>
            <w:tcW w:w="2448" w:type="dxa"/>
            <w:tcBorders>
              <w:top w:val="single" w:color="4F81BD" w:sz="4" w:space="0"/>
              <w:bottom w:val="single" w:color="4F81BD" w:sz="4" w:space="0"/>
              <w:right w:val="nil"/>
            </w:tcBorders>
            <w:shd w:val="clear" w:color="auto" w:fill="FFFFFF"/>
          </w:tcPr>
          <w:p w:rsidRPr="00D14360" w:rsidR="00A10C4D" w:rsidP="00D14360" w:rsidRDefault="00A10C4D" w14:paraId="099B49D2" w14:textId="77777777">
            <w:pPr>
              <w:spacing w:after="120"/>
              <w:rPr>
                <w:rFonts w:cs="Calibri"/>
                <w:b/>
                <w:bCs/>
                <w:color w:val="000000"/>
              </w:rPr>
            </w:pPr>
            <w:r w:rsidRPr="00D14360">
              <w:rPr>
                <w:rFonts w:cs="Calibri"/>
                <w:b/>
                <w:bCs/>
                <w:color w:val="000000"/>
              </w:rPr>
              <w:t>Phone Number</w:t>
            </w:r>
          </w:p>
        </w:tc>
        <w:tc>
          <w:tcPr>
            <w:tcW w:w="6930" w:type="dxa"/>
            <w:tcBorders>
              <w:top w:val="single" w:color="4F81BD" w:sz="4" w:space="0"/>
              <w:bottom w:val="single" w:color="4F81BD" w:sz="4" w:space="0"/>
            </w:tcBorders>
            <w:shd w:val="clear" w:color="auto" w:fill="auto"/>
          </w:tcPr>
          <w:p w:rsidRPr="00D14360" w:rsidR="00A10C4D" w:rsidP="00D14360" w:rsidRDefault="00A10C4D" w14:paraId="256BA407" w14:textId="77777777">
            <w:pPr>
              <w:keepNext/>
              <w:spacing w:after="120"/>
              <w:rPr>
                <w:rFonts w:ascii="Calibri Light" w:hAnsi="Calibri Light" w:cs="Calibri Light"/>
                <w:color w:val="000000"/>
              </w:rPr>
            </w:pPr>
            <w:r w:rsidRPr="00D14360">
              <w:rPr>
                <w:rFonts w:ascii="Calibri Light" w:hAnsi="Calibri Light" w:cs="Calibri Light"/>
                <w:color w:val="000000"/>
              </w:rPr>
              <w:t>/ClinicalDocument/recordTarget/patientRole/telecom</w:t>
            </w:r>
          </w:p>
        </w:tc>
      </w:tr>
    </w:tbl>
    <w:p w:rsidRPr="00C64922" w:rsidR="00F8305B" w:rsidRDefault="00CA5B48" w14:paraId="345CB95A" w14:textId="027492B8">
      <w:pPr>
        <w:pStyle w:val="Caption"/>
      </w:pPr>
      <w:bookmarkStart w:name="_Toc10634833" w:id="455"/>
      <w:r>
        <w:t xml:space="preserve">  </w:t>
      </w:r>
      <w:bookmarkStart w:name="_Toc118898796" w:id="456"/>
      <w:bookmarkStart w:name="_Toc119939999" w:id="457"/>
      <w:bookmarkStart w:name="_Toc135313031" w:id="458"/>
      <w:r w:rsidRPr="00C64922" w:rsidR="00F8305B">
        <w:t xml:space="preserve">Table </w:t>
      </w:r>
      <w:r>
        <w:fldChar w:fldCharType="begin"/>
      </w:r>
      <w:r>
        <w:instrText>SEQ Table \* ARABIC</w:instrText>
      </w:r>
      <w:r>
        <w:fldChar w:fldCharType="separate"/>
      </w:r>
      <w:r w:rsidR="00DC1072">
        <w:rPr>
          <w:noProof/>
        </w:rPr>
        <w:t>10</w:t>
      </w:r>
      <w:r>
        <w:fldChar w:fldCharType="end"/>
      </w:r>
      <w:r w:rsidRPr="00C64922" w:rsidR="00F8305B">
        <w:t>: Patient Data Elements</w:t>
      </w:r>
      <w:bookmarkEnd w:id="456"/>
      <w:bookmarkEnd w:id="457"/>
      <w:bookmarkEnd w:id="458"/>
    </w:p>
    <w:bookmarkEnd w:id="455"/>
    <w:p w:rsidR="00A10C4D" w:rsidP="00B505D2" w:rsidRDefault="00A10C4D" w14:paraId="643F8CF5" w14:textId="44D87A60">
      <w:pPr>
        <w:spacing w:after="120"/>
        <w:rPr>
          <w:rFonts w:cs="Calibri"/>
          <w:color w:val="000000"/>
        </w:rPr>
      </w:pPr>
      <w:r w:rsidRPr="00D14360">
        <w:rPr>
          <w:rFonts w:cs="Calibri"/>
          <w:color w:val="000000"/>
        </w:rPr>
        <w:t xml:space="preserve"> </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517"/>
      </w:tblGrid>
      <w:tr w:rsidRPr="00C64922" w:rsidR="00254B4A" w:rsidTr="00254B4A" w14:paraId="7612A614" w14:textId="77777777">
        <w:tc>
          <w:tcPr>
            <w:tcW w:w="725" w:type="dxa"/>
            <w:tcBorders>
              <w:right w:val="nil"/>
            </w:tcBorders>
            <w:shd w:val="clear" w:color="auto" w:fill="C6D9F1"/>
          </w:tcPr>
          <w:p w:rsidRPr="00C64922" w:rsidR="00F47D77" w:rsidP="0007159E" w:rsidRDefault="00F47D77" w14:paraId="6ADBDF2D" w14:textId="77777777">
            <w:pPr>
              <w:pStyle w:val="BodyText"/>
              <w:rPr>
                <w:noProof/>
              </w:rPr>
            </w:pPr>
            <w:r>
              <w:rPr>
                <w:noProof/>
              </w:rPr>
              <w:drawing>
                <wp:inline distT="0" distB="0" distL="0" distR="0" wp14:anchorId="447A4D65" wp14:editId="22F7E68C">
                  <wp:extent cx="323215" cy="323215"/>
                  <wp:effectExtent l="0" t="0" r="0" b="635"/>
                  <wp:docPr id="3148"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rsidR="00F47D77" w:rsidP="00F47D77" w:rsidRDefault="00F47D77" w14:paraId="00E25619" w14:textId="77777777">
            <w:pPr>
              <w:pStyle w:val="BodyText"/>
              <w:rPr>
                <w:b/>
                <w:bCs/>
              </w:rPr>
            </w:pPr>
            <w:r w:rsidRPr="00C64922">
              <w:t xml:space="preserve">C-CDA Content </w:t>
            </w:r>
            <w:r w:rsidRPr="00D14360">
              <w:rPr>
                <w:color w:val="000000"/>
              </w:rPr>
              <w:t xml:space="preserve">Creators SHOULD include identifiers that improve the accuracy of automated patient matching mechanisms. </w:t>
            </w:r>
            <w:r w:rsidRPr="00D14360">
              <w:rPr>
                <w:b/>
                <w:bCs/>
              </w:rPr>
              <w:t xml:space="preserve"> [</w:t>
            </w:r>
            <w:r>
              <w:rPr>
                <w:b/>
                <w:bCs/>
              </w:rPr>
              <w:t>BP-029</w:t>
            </w:r>
            <w:r w:rsidRPr="00D14360">
              <w:rPr>
                <w:b/>
                <w:bCs/>
              </w:rPr>
              <w:t>]</w:t>
            </w:r>
          </w:p>
          <w:p w:rsidRPr="00C64922" w:rsidR="00F47D77" w:rsidP="007770C6" w:rsidRDefault="00F47D77" w14:paraId="100DA229" w14:textId="10EF180E">
            <w:pPr>
              <w:pStyle w:val="BodyText"/>
              <w:ind w:left="315"/>
            </w:pPr>
            <w:r>
              <w:t>Note: Testability would require business decisions to be made about what type of identifiers improve automated matching.</w:t>
            </w:r>
          </w:p>
        </w:tc>
      </w:tr>
      <w:tr w:rsidRPr="00C64922" w:rsidR="00254B4A" w:rsidTr="00254B4A" w14:paraId="004B3D22" w14:textId="77777777">
        <w:tc>
          <w:tcPr>
            <w:tcW w:w="725" w:type="dxa"/>
            <w:tcBorders>
              <w:right w:val="nil"/>
            </w:tcBorders>
            <w:shd w:val="clear" w:color="auto" w:fill="C6D9F1"/>
          </w:tcPr>
          <w:p w:rsidR="00F47D77" w:rsidP="0007159E" w:rsidRDefault="00F47D77" w14:paraId="4B683B2C" w14:textId="4F062B99">
            <w:pPr>
              <w:pStyle w:val="BodyText"/>
              <w:rPr>
                <w:noProof/>
              </w:rPr>
            </w:pPr>
            <w:r>
              <w:rPr>
                <w:noProof/>
              </w:rPr>
              <w:drawing>
                <wp:inline distT="0" distB="0" distL="0" distR="0" wp14:anchorId="3AC3623A" wp14:editId="749C2D26">
                  <wp:extent cx="323215" cy="323215"/>
                  <wp:effectExtent l="0" t="0" r="0" b="635"/>
                  <wp:docPr id="3149"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rsidRPr="00D14360" w:rsidR="00F47D77" w:rsidP="0007159E" w:rsidRDefault="00F47D77" w14:paraId="78B2D967" w14:textId="4E9C948C">
            <w:pPr>
              <w:pStyle w:val="BodyText"/>
              <w:rPr>
                <w:color w:val="000000"/>
              </w:rPr>
            </w:pPr>
            <w:r w:rsidRPr="00C64922">
              <w:t xml:space="preserve">C-CDA Content </w:t>
            </w:r>
            <w:r w:rsidRPr="00D14360">
              <w:rPr>
                <w:color w:val="000000"/>
              </w:rPr>
              <w:t>Creators SH</w:t>
            </w:r>
            <w:r>
              <w:rPr>
                <w:color w:val="000000"/>
              </w:rPr>
              <w:t>ALL</w:t>
            </w:r>
            <w:r w:rsidRPr="00D14360">
              <w:rPr>
                <w:color w:val="000000"/>
              </w:rPr>
              <w:t xml:space="preserve"> include the patient’s administrative gender in the demographic information of the recordTarget.</w:t>
            </w:r>
            <w:r w:rsidRPr="00D14360">
              <w:rPr>
                <w:b/>
                <w:bCs/>
              </w:rPr>
              <w:t xml:space="preserve"> [</w:t>
            </w:r>
            <w:r>
              <w:rPr>
                <w:b/>
                <w:bCs/>
              </w:rPr>
              <w:t>CONF-030</w:t>
            </w:r>
            <w:r w:rsidRPr="00D14360">
              <w:rPr>
                <w:b/>
                <w:bCs/>
              </w:rPr>
              <w:t>]</w:t>
            </w:r>
          </w:p>
        </w:tc>
      </w:tr>
      <w:tr w:rsidRPr="00C64922" w:rsidR="00AD0004" w:rsidTr="0007159E" w14:paraId="7EE1380D" w14:textId="77777777">
        <w:tc>
          <w:tcPr>
            <w:tcW w:w="725" w:type="dxa"/>
            <w:tcBorders>
              <w:right w:val="nil"/>
            </w:tcBorders>
            <w:shd w:val="clear" w:color="auto" w:fill="C6D9F1"/>
          </w:tcPr>
          <w:p w:rsidR="00F47D77" w:rsidP="0007159E" w:rsidRDefault="00F47D77" w14:paraId="68509EB3" w14:textId="64ACDA93">
            <w:pPr>
              <w:pStyle w:val="BodyText"/>
              <w:rPr>
                <w:noProof/>
              </w:rPr>
            </w:pPr>
            <w:r>
              <w:rPr>
                <w:noProof/>
              </w:rPr>
              <w:drawing>
                <wp:inline distT="0" distB="0" distL="0" distR="0" wp14:anchorId="6964BA82" wp14:editId="5853FC6B">
                  <wp:extent cx="323215" cy="323215"/>
                  <wp:effectExtent l="0" t="0" r="0" b="635"/>
                  <wp:docPr id="3150"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rsidRPr="00D14360" w:rsidR="00F47D77" w:rsidP="0007159E" w:rsidRDefault="0001473F" w14:paraId="77E538ED" w14:textId="3A29D835">
            <w:pPr>
              <w:pStyle w:val="BodyText"/>
              <w:rPr>
                <w:color w:val="000000"/>
              </w:rPr>
            </w:pPr>
            <w:r>
              <w:t xml:space="preserve">When </w:t>
            </w:r>
            <w:r w:rsidRPr="00D14360" w:rsidR="00F47D77">
              <w:t xml:space="preserve">C-CDA Content </w:t>
            </w:r>
            <w:r w:rsidRPr="00D14360" w:rsidR="00F47D77">
              <w:rPr>
                <w:color w:val="000000"/>
              </w:rPr>
              <w:t xml:space="preserve">Creators include birth sex </w:t>
            </w:r>
            <w:r>
              <w:rPr>
                <w:color w:val="000000"/>
              </w:rPr>
              <w:t>they SHALL use the Birth Sex</w:t>
            </w:r>
            <w:r w:rsidRPr="00D14360" w:rsidR="00F47D77">
              <w:rPr>
                <w:color w:val="000000"/>
              </w:rPr>
              <w:t xml:space="preserve"> Observation in the Social History Section.</w:t>
            </w:r>
            <w:r w:rsidRPr="00D14360" w:rsidR="00F47D77">
              <w:rPr>
                <w:b/>
                <w:bCs/>
              </w:rPr>
              <w:t xml:space="preserve"> [CONF-</w:t>
            </w:r>
            <w:r w:rsidR="00F47D77">
              <w:rPr>
                <w:b/>
                <w:bCs/>
              </w:rPr>
              <w:t>031</w:t>
            </w:r>
            <w:r w:rsidRPr="00D14360" w:rsidR="00F47D77">
              <w:rPr>
                <w:b/>
                <w:bCs/>
              </w:rPr>
              <w:t>]</w:t>
            </w:r>
          </w:p>
        </w:tc>
      </w:tr>
      <w:tr w:rsidRPr="00C64922" w:rsidR="00B7549A" w:rsidTr="0007159E" w14:paraId="44AE8DC2" w14:textId="77777777">
        <w:tc>
          <w:tcPr>
            <w:tcW w:w="725" w:type="dxa"/>
            <w:tcBorders>
              <w:right w:val="nil"/>
            </w:tcBorders>
            <w:shd w:val="clear" w:color="auto" w:fill="C6D9F1"/>
          </w:tcPr>
          <w:p w:rsidR="00003742" w:rsidP="00003742" w:rsidRDefault="00003742" w14:paraId="7179DCE8" w14:textId="2C59503E">
            <w:pPr>
              <w:pStyle w:val="BodyText"/>
              <w:rPr>
                <w:noProof/>
              </w:rPr>
            </w:pPr>
            <w:r w:rsidRPr="008615D4">
              <w:rPr>
                <w:noProof/>
              </w:rPr>
              <w:drawing>
                <wp:inline distT="0" distB="0" distL="0" distR="0" wp14:anchorId="79682393" wp14:editId="2B29C26D">
                  <wp:extent cx="323215" cy="323215"/>
                  <wp:effectExtent l="0" t="0" r="0" b="635"/>
                  <wp:docPr id="2"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rsidRPr="00254B4A" w:rsidR="00003742" w:rsidP="00003742" w:rsidRDefault="00003742" w14:paraId="6B1CA338" w14:textId="0652CAB4">
            <w:pPr>
              <w:pStyle w:val="BodyText"/>
              <w:rPr>
                <w:rFonts w:asciiTheme="minorHAnsi" w:hAnsiTheme="minorHAnsi" w:cstheme="minorHAnsi"/>
              </w:rPr>
            </w:pPr>
            <w:r w:rsidRPr="00254B4A">
              <w:rPr>
                <w:rFonts w:asciiTheme="minorHAnsi" w:hAnsiTheme="minorHAnsi" w:cstheme="minorHAnsi"/>
                <w:color w:val="5E6C84"/>
                <w:shd w:val="clear" w:color="auto" w:fill="FFFFFF"/>
              </w:rPr>
              <w:t xml:space="preserve">C-CDA Content Creators who choose to include a non-null patient address SHOULD follow the guidance in the </w:t>
            </w:r>
            <w:hyperlink w:history="1" r:id="rId29">
              <w:r w:rsidRPr="00254B4A">
                <w:rPr>
                  <w:rStyle w:val="Hyperlink"/>
                  <w:rFonts w:asciiTheme="minorHAnsi" w:hAnsiTheme="minorHAnsi" w:cstheme="minorHAnsi"/>
                </w:rPr>
                <w:t>Project US@ Technical Specification</w:t>
              </w:r>
            </w:hyperlink>
            <w:r w:rsidRPr="00254B4A">
              <w:rPr>
                <w:rFonts w:asciiTheme="minorHAnsi" w:hAnsiTheme="minorHAnsi" w:cstheme="minorHAnsi"/>
                <w:color w:val="5E6C84"/>
                <w:shd w:val="clear" w:color="auto" w:fill="FFFFFF"/>
              </w:rPr>
              <w:t xml:space="preserve">. </w:t>
            </w:r>
            <w:r w:rsidRPr="00254B4A">
              <w:rPr>
                <w:rFonts w:asciiTheme="minorHAnsi" w:hAnsiTheme="minorHAnsi" w:cstheme="minorHAnsi"/>
                <w:b/>
                <w:bCs/>
                <w:color w:val="5E6C84"/>
                <w:shd w:val="clear" w:color="auto" w:fill="FFFFFF"/>
              </w:rPr>
              <w:t>[BP-</w:t>
            </w:r>
            <w:r w:rsidR="001F44D2">
              <w:rPr>
                <w:rFonts w:asciiTheme="minorHAnsi" w:hAnsiTheme="minorHAnsi" w:cstheme="minorHAnsi"/>
                <w:b/>
                <w:bCs/>
                <w:color w:val="5E6C84"/>
                <w:shd w:val="clear" w:color="auto" w:fill="FFFFFF"/>
              </w:rPr>
              <w:t>099</w:t>
            </w:r>
            <w:r w:rsidRPr="00254B4A">
              <w:rPr>
                <w:rFonts w:asciiTheme="minorHAnsi" w:hAnsiTheme="minorHAnsi" w:cstheme="minorHAnsi"/>
                <w:b/>
                <w:bCs/>
                <w:color w:val="5E6C84"/>
                <w:shd w:val="clear" w:color="auto" w:fill="FFFFFF"/>
              </w:rPr>
              <w:t>]</w:t>
            </w:r>
            <w:r w:rsidR="00BE54C3">
              <w:rPr>
                <w:rStyle w:val="FootnoteReference"/>
                <w:rFonts w:asciiTheme="minorHAnsi" w:hAnsiTheme="minorHAnsi" w:cstheme="minorHAnsi"/>
                <w:b/>
                <w:bCs/>
                <w:color w:val="5E6C84"/>
                <w:shd w:val="clear" w:color="auto" w:fill="FFFFFF"/>
              </w:rPr>
              <w:footnoteReference w:id="60"/>
            </w:r>
          </w:p>
        </w:tc>
      </w:tr>
    </w:tbl>
    <w:p w:rsidRPr="00D14360" w:rsidR="00E35258" w:rsidP="00B505D2" w:rsidRDefault="00E35258" w14:paraId="74583E95" w14:textId="77777777">
      <w:pPr>
        <w:spacing w:after="120"/>
        <w:rPr>
          <w:rFonts w:cs="Calibri"/>
          <w:color w:val="000000"/>
        </w:rPr>
      </w:pPr>
    </w:p>
    <w:p w:rsidRPr="00C64922" w:rsidR="00CA3E84" w:rsidP="00510672" w:rsidRDefault="00CA5B48" w14:paraId="7865CC2B" w14:textId="0C754749">
      <w:pPr>
        <w:pStyle w:val="Caption"/>
        <w:keepNext/>
        <w:spacing w:after="0"/>
      </w:pPr>
      <w:bookmarkStart w:name="_Ref21853893" w:id="459"/>
      <w:bookmarkStart w:name="_Ref21853899" w:id="460"/>
      <w:bookmarkStart w:name="Example3" w:id="461"/>
      <w:r>
        <w:t xml:space="preserve">  </w:t>
      </w:r>
      <w:bookmarkStart w:name="_Toc118898726" w:id="462"/>
      <w:bookmarkStart w:name="_Toc119939928" w:id="463"/>
      <w:bookmarkStart w:name="_Toc135312960" w:id="464"/>
      <w:r w:rsidRPr="00C64922" w:rsidR="00CA3E84">
        <w:t xml:space="preserve">Example </w:t>
      </w:r>
      <w:r>
        <w:fldChar w:fldCharType="begin"/>
      </w:r>
      <w:r>
        <w:instrText>SEQ Example \* ARABIC</w:instrText>
      </w:r>
      <w:r>
        <w:fldChar w:fldCharType="separate"/>
      </w:r>
      <w:r w:rsidR="00DC1072">
        <w:rPr>
          <w:noProof/>
        </w:rPr>
        <w:t>5</w:t>
      </w:r>
      <w:r>
        <w:fldChar w:fldCharType="end"/>
      </w:r>
      <w:bookmarkEnd w:id="459"/>
      <w:r w:rsidRPr="00C64922" w:rsidR="00CA3E84">
        <w:t>: recordTarget</w:t>
      </w:r>
      <w:r w:rsidR="0075779F">
        <w:t xml:space="preserve"> </w:t>
      </w:r>
      <w:r w:rsidR="009108A4">
        <w:t>with</w:t>
      </w:r>
      <w:r w:rsidR="0075779F">
        <w:t xml:space="preserve"> demographic data</w:t>
      </w:r>
      <w:bookmarkEnd w:id="460"/>
      <w:bookmarkEnd w:id="462"/>
      <w:bookmarkEnd w:id="463"/>
      <w:bookmarkEnd w:id="464"/>
    </w:p>
    <w:tbl>
      <w:tblPr>
        <w:tblW w:w="0" w:type="auto"/>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15" w:type="dxa"/>
          <w:right w:w="115" w:type="dxa"/>
        </w:tblCellMar>
        <w:tblLook w:val="04A0" w:firstRow="1" w:lastRow="0" w:firstColumn="1" w:lastColumn="0" w:noHBand="0" w:noVBand="1"/>
      </w:tblPr>
      <w:tblGrid>
        <w:gridCol w:w="9350"/>
      </w:tblGrid>
      <w:tr w:rsidRPr="00C64922" w:rsidR="00A10C4D" w:rsidTr="003A3D50" w14:paraId="407F0EDA" w14:textId="77777777">
        <w:tc>
          <w:tcPr>
            <w:tcW w:w="9350" w:type="dxa"/>
            <w:shd w:val="clear" w:color="auto" w:fill="auto"/>
          </w:tcPr>
          <w:bookmarkEnd w:id="461"/>
          <w:p w:rsidRPr="00D14360" w:rsidR="006948A3" w:rsidP="006948A3" w:rsidRDefault="006948A3" w14:paraId="74567924" w14:textId="77777777">
            <w:pPr>
              <w:rPr>
                <w:rFonts w:ascii="Courier New" w:hAnsi="Courier New" w:cs="Courier New"/>
                <w:color w:val="000000"/>
                <w:sz w:val="16"/>
              </w:rPr>
            </w:pPr>
            <w:r w:rsidRPr="00D14360">
              <w:rPr>
                <w:rFonts w:ascii="Courier New" w:hAnsi="Courier New" w:cs="Courier New"/>
                <w:color w:val="000000"/>
                <w:sz w:val="16"/>
              </w:rPr>
              <w:t>&lt;recordTarget&gt;</w:t>
            </w:r>
          </w:p>
          <w:p w:rsidRPr="00D14360" w:rsidR="006948A3" w:rsidP="006948A3" w:rsidRDefault="006948A3" w14:paraId="34724D18" w14:textId="77777777">
            <w:pPr>
              <w:rPr>
                <w:rFonts w:ascii="Courier New" w:hAnsi="Courier New" w:cs="Courier New"/>
                <w:color w:val="000000"/>
                <w:sz w:val="16"/>
              </w:rPr>
            </w:pPr>
            <w:r w:rsidRPr="00D14360">
              <w:rPr>
                <w:rFonts w:ascii="Courier New" w:hAnsi="Courier New" w:cs="Courier New"/>
                <w:color w:val="000000"/>
                <w:sz w:val="16"/>
              </w:rPr>
              <w:t xml:space="preserve">    &lt;patientRole&gt;</w:t>
            </w:r>
          </w:p>
          <w:p w:rsidRPr="00D14360" w:rsidR="006948A3" w:rsidP="006948A3" w:rsidRDefault="006948A3" w14:paraId="200464AB" w14:textId="77777777">
            <w:pPr>
              <w:rPr>
                <w:rFonts w:ascii="Courier New" w:hAnsi="Courier New" w:cs="Courier New"/>
                <w:color w:val="000000"/>
                <w:sz w:val="16"/>
              </w:rPr>
            </w:pPr>
            <w:r w:rsidRPr="00D14360">
              <w:rPr>
                <w:rFonts w:ascii="Courier New" w:hAnsi="Courier New" w:cs="Courier New"/>
                <w:color w:val="000000"/>
                <w:sz w:val="16"/>
              </w:rPr>
              <w:t xml:space="preserve">    &lt;!-- Here is a public id that has an external meaning based on a root OID that is publically identifiable. --&gt; </w:t>
            </w:r>
          </w:p>
          <w:p w:rsidRPr="00D14360" w:rsidR="006948A3" w:rsidP="006948A3" w:rsidRDefault="006948A3" w14:paraId="6396AA84" w14:textId="559F4690">
            <w:pPr>
              <w:rPr>
                <w:rFonts w:ascii="Courier New" w:hAnsi="Courier New" w:cs="Courier New"/>
                <w:color w:val="000000"/>
                <w:sz w:val="16"/>
              </w:rPr>
            </w:pPr>
            <w:r w:rsidRPr="00D14360">
              <w:rPr>
                <w:rFonts w:ascii="Courier New" w:hAnsi="Courier New" w:cs="Courier New"/>
                <w:color w:val="000000"/>
                <w:sz w:val="16"/>
              </w:rPr>
              <w:t xml:space="preserve">    &lt;!-- root="1.3.6.1.4.1.41179.2.4" is the assigning</w:t>
            </w:r>
            <w:r w:rsidR="00C765ED">
              <w:rPr>
                <w:rFonts w:ascii="Courier New" w:hAnsi="Courier New" w:cs="Courier New"/>
                <w:color w:val="000000"/>
                <w:sz w:val="16"/>
              </w:rPr>
              <w:t>Authority</w:t>
            </w:r>
            <w:r w:rsidRPr="00D14360">
              <w:rPr>
                <w:rFonts w:ascii="Courier New" w:hAnsi="Courier New" w:cs="Courier New"/>
                <w:color w:val="000000"/>
                <w:sz w:val="16"/>
              </w:rPr>
              <w:t xml:space="preserve">Name for </w:t>
            </w:r>
          </w:p>
          <w:p w:rsidRPr="00D14360" w:rsidR="006948A3" w:rsidP="006948A3" w:rsidRDefault="006948A3" w14:paraId="26188536" w14:textId="77777777">
            <w:pPr>
              <w:rPr>
                <w:rFonts w:ascii="Courier New" w:hAnsi="Courier New" w:cs="Courier New"/>
                <w:color w:val="000000"/>
                <w:sz w:val="16"/>
              </w:rPr>
            </w:pPr>
            <w:r w:rsidRPr="00D14360">
              <w:rPr>
                <w:rFonts w:ascii="Courier New" w:hAnsi="Courier New" w:cs="Courier New"/>
                <w:color w:val="000000"/>
                <w:sz w:val="16"/>
              </w:rPr>
              <w:t xml:space="preserve">     DirectTrust's Patient/Consumer addresses "DT.org PATIENT" --&gt;</w:t>
            </w:r>
          </w:p>
          <w:p w:rsidRPr="00D14360" w:rsidR="006948A3" w:rsidP="006948A3" w:rsidRDefault="006948A3" w14:paraId="15BB3ABE" w14:textId="5A62F3AD">
            <w:pPr>
              <w:rPr>
                <w:rFonts w:ascii="Courier New" w:hAnsi="Courier New" w:cs="Courier New"/>
                <w:color w:val="000000"/>
                <w:sz w:val="16"/>
              </w:rPr>
            </w:pPr>
            <w:r w:rsidRPr="00D14360">
              <w:rPr>
                <w:rFonts w:ascii="Courier New" w:hAnsi="Courier New" w:cs="Courier New"/>
                <w:color w:val="000000"/>
                <w:sz w:val="16"/>
              </w:rPr>
              <w:t xml:space="preserve">    &lt;id root="1.3.6.1.4.1.41179.2.4" extension="lisarnelson@direct.myphd.us" assigning</w:t>
            </w:r>
            <w:r w:rsidR="00C765ED">
              <w:rPr>
                <w:rFonts w:ascii="Courier New" w:hAnsi="Courier New" w:cs="Courier New"/>
                <w:color w:val="000000"/>
                <w:sz w:val="16"/>
              </w:rPr>
              <w:t>Authority</w:t>
            </w:r>
            <w:r w:rsidRPr="00D14360">
              <w:rPr>
                <w:rFonts w:ascii="Courier New" w:hAnsi="Courier New" w:cs="Courier New"/>
                <w:color w:val="000000"/>
                <w:sz w:val="16"/>
              </w:rPr>
              <w:t>Name="DT.org PATIENT"/&gt;</w:t>
            </w:r>
          </w:p>
          <w:p w:rsidRPr="00D14360" w:rsidR="006948A3" w:rsidP="006948A3" w:rsidRDefault="006948A3" w14:paraId="4AC9417F"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 More ids may be used. --&gt;</w:t>
            </w:r>
          </w:p>
          <w:p w:rsidRPr="00D14360" w:rsidR="006948A3" w:rsidP="006948A3" w:rsidRDefault="006948A3" w14:paraId="25E28100"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 Here is the patient's MRN at RVHS  --&gt;</w:t>
            </w:r>
          </w:p>
          <w:p w:rsidRPr="00D14360" w:rsidR="006948A3" w:rsidP="006948A3" w:rsidRDefault="006948A3" w14:paraId="7D7BAAFF"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&lt;id root="2.16.840.1.113883.1.111.12345" extension="12345-0828"</w:t>
            </w:r>
          </w:p>
          <w:p w:rsidRPr="00D14360" w:rsidR="006948A3" w:rsidP="006948A3" w:rsidRDefault="006948A3" w14:paraId="0C5BFC37"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assigningAuthorityName="River Valley Health Services local patient Medical Record Number" /&gt;</w:t>
            </w:r>
          </w:p>
          <w:p w:rsidRPr="00D14360" w:rsidR="006948A3" w:rsidP="006948A3" w:rsidRDefault="006948A3" w14:paraId="3FE77BF5"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&lt;addr&gt;</w:t>
            </w:r>
          </w:p>
          <w:p w:rsidRPr="00D14360" w:rsidR="006948A3" w:rsidP="006948A3" w:rsidRDefault="006948A3" w14:paraId="2E8B45C3"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&lt;streetAddressLine&gt;1 Happy Valley Road&lt;/streetAddressLine&gt;</w:t>
            </w:r>
          </w:p>
          <w:p w:rsidRPr="00D14360" w:rsidR="006948A3" w:rsidP="006948A3" w:rsidRDefault="006948A3" w14:paraId="300028ED"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&lt;city&gt;Westerly&lt;/city&gt;</w:t>
            </w:r>
          </w:p>
          <w:p w:rsidRPr="00D14360" w:rsidR="006948A3" w:rsidP="006948A3" w:rsidRDefault="006948A3" w14:paraId="112ED2D5"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&lt;state&gt;RI&lt;/state&gt;</w:t>
            </w:r>
          </w:p>
          <w:p w:rsidRPr="00D14360" w:rsidR="006948A3" w:rsidP="006948A3" w:rsidRDefault="006948A3" w14:paraId="4C5AFAD6"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&lt;postalCode&gt;02891&lt;/postalCode&gt;</w:t>
            </w:r>
          </w:p>
          <w:p w:rsidRPr="00D14360" w:rsidR="006948A3" w:rsidP="006948A3" w:rsidRDefault="006948A3" w14:paraId="5955CC31"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&lt;country nullFlavor="UNK"/&gt;</w:t>
            </w:r>
          </w:p>
          <w:p w:rsidRPr="00D14360" w:rsidR="006948A3" w:rsidP="006948A3" w:rsidRDefault="006948A3" w14:paraId="4B875595"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&lt;/addr&gt;</w:t>
            </w:r>
          </w:p>
          <w:p w:rsidRPr="00D14360" w:rsidR="006948A3" w:rsidP="006948A3" w:rsidRDefault="006948A3" w14:paraId="21EB108B"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&lt;telecom use="WP" value="tel:+1-4013482345"/&gt;</w:t>
            </w:r>
          </w:p>
          <w:p w:rsidRPr="00D14360" w:rsidR="006948A3" w:rsidP="006948A3" w:rsidRDefault="006948A3" w14:paraId="51E66F0D"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&lt;telecom use="HP" value="tel:+1-4016412345"/&gt;</w:t>
            </w:r>
          </w:p>
          <w:p w:rsidRPr="00D14360" w:rsidR="006948A3" w:rsidP="006948A3" w:rsidRDefault="006948A3" w14:paraId="103F154D"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&lt;telecom value="mailto:lisanelson@gmail.com"/&gt;</w:t>
            </w:r>
          </w:p>
          <w:p w:rsidRPr="00D14360" w:rsidR="006948A3" w:rsidP="006948A3" w:rsidRDefault="006948A3" w14:paraId="5F20DAB3"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&lt;telecom value="mailto:lisarnelson@direct.myphd.us"/&gt;</w:t>
            </w:r>
          </w:p>
          <w:p w:rsidRPr="00D14360" w:rsidR="006948A3" w:rsidP="006948A3" w:rsidRDefault="006948A3" w14:paraId="0A72F9EB"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&lt;patient&gt;</w:t>
            </w:r>
          </w:p>
          <w:p w:rsidRPr="00D14360" w:rsidR="006948A3" w:rsidP="006948A3" w:rsidRDefault="006948A3" w14:paraId="77EA6DA1"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&lt;name use="L"&gt;</w:t>
            </w:r>
          </w:p>
          <w:p w:rsidRPr="00D14360" w:rsidR="006948A3" w:rsidP="006948A3" w:rsidRDefault="006948A3" w14:paraId="777CC1B4"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&lt;family&gt;Nelson&lt;/family&gt;</w:t>
            </w:r>
          </w:p>
          <w:p w:rsidRPr="00D14360" w:rsidR="006948A3" w:rsidP="006948A3" w:rsidRDefault="006948A3" w14:paraId="08201F4A"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&lt;given qualifier="CL"&gt;Lisa&lt;/given&gt;</w:t>
            </w:r>
          </w:p>
          <w:p w:rsidRPr="00D14360" w:rsidR="006948A3" w:rsidP="006948A3" w:rsidRDefault="006948A3" w14:paraId="535D07F6"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&lt;/name&gt;</w:t>
            </w:r>
          </w:p>
          <w:p w:rsidRPr="00D14360" w:rsidR="006948A3" w:rsidP="006948A3" w:rsidRDefault="006948A3" w14:paraId="33075D68"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&lt;administrativeGenderCode code="F" displayName="Female"</w:t>
            </w:r>
          </w:p>
          <w:p w:rsidRPr="00D14360" w:rsidR="006948A3" w:rsidP="006948A3" w:rsidRDefault="006948A3" w14:paraId="3C972DFB"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codeSystem="2.16.840.1.113883.5.1" codeSystemName="HL7 AdministrativeGender"/&gt;</w:t>
            </w:r>
          </w:p>
          <w:p w:rsidRPr="00D14360" w:rsidR="006948A3" w:rsidP="006948A3" w:rsidRDefault="006948A3" w14:paraId="0ECBCFCD"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&lt;birthTime value="19620828"/&gt;</w:t>
            </w:r>
          </w:p>
          <w:p w:rsidRPr="00D14360" w:rsidR="006948A3" w:rsidP="006948A3" w:rsidRDefault="006948A3" w14:paraId="3BEFA83D"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&lt;maritalStatusCode code="M" displayName="Married"  </w:t>
            </w:r>
          </w:p>
          <w:p w:rsidRPr="00D14360" w:rsidR="006948A3" w:rsidP="006948A3" w:rsidRDefault="006948A3" w14:paraId="741611E9" w14:textId="77777777">
            <w:pPr>
              <w:rPr>
                <w:rFonts w:ascii="Courier New" w:hAnsi="Courier New" w:cs="Courier New"/>
                <w:color w:val="000000"/>
                <w:sz w:val="16"/>
              </w:rPr>
            </w:pPr>
            <w:r w:rsidRPr="00D14360">
              <w:rPr>
                <w:rFonts w:ascii="Courier New" w:hAnsi="Courier New" w:cs="Courier New"/>
                <w:color w:val="000000"/>
                <w:sz w:val="16"/>
              </w:rPr>
              <w:t xml:space="preserve">                                   codeSystem="2.16.840.1.113883.5.2"</w:t>
            </w:r>
          </w:p>
          <w:p w:rsidRPr="00D14360" w:rsidR="006948A3" w:rsidP="006948A3" w:rsidRDefault="006948A3" w14:paraId="0DBA0B1D"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codeSystemName="HL7 MaritalStatus"/&gt;</w:t>
            </w:r>
          </w:p>
          <w:p w:rsidRPr="00D14360" w:rsidR="006948A3" w:rsidP="006948A3" w:rsidRDefault="006948A3" w14:paraId="35490791"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&lt;raceCode code="2106-3" displayName="White" codeSystem="2.16.840.1.113883.6.238"</w:t>
            </w:r>
          </w:p>
          <w:p w:rsidRPr="00D14360" w:rsidR="006948A3" w:rsidP="006948A3" w:rsidRDefault="006948A3" w14:paraId="4DB409B6"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codeSystemName="CDC Race and Ethnicity"/&gt;</w:t>
            </w:r>
          </w:p>
          <w:p w:rsidRPr="00D14360" w:rsidR="006948A3" w:rsidP="006948A3" w:rsidRDefault="006948A3" w14:paraId="0EE56243"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&lt;ethnicGroupCode code="2186-5" displayName="Not Hispanic or Latino"</w:t>
            </w:r>
          </w:p>
          <w:p w:rsidRPr="00D14360" w:rsidR="006948A3" w:rsidP="006948A3" w:rsidRDefault="006948A3" w14:paraId="10F76156"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codeSystem="2.16.840.1.113883.6.238" codeSystemName="CDC Race and Ethnicity"/&gt;</w:t>
            </w:r>
          </w:p>
          <w:p w:rsidRPr="00D14360" w:rsidR="006948A3" w:rsidP="006948A3" w:rsidRDefault="006948A3" w14:paraId="7D5DCE2B"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&lt;languageCommunication&gt;</w:t>
            </w:r>
          </w:p>
          <w:p w:rsidRPr="00D14360" w:rsidR="006948A3" w:rsidP="006948A3" w:rsidRDefault="006948A3" w14:paraId="12BB5517"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&lt;templateId root="2.16.840.1.113883.3.88.11.32.2"/&gt;</w:t>
            </w:r>
          </w:p>
          <w:p w:rsidRPr="00D14360" w:rsidR="006948A3" w:rsidP="006948A3" w:rsidRDefault="006948A3" w14:paraId="37BC046F"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&lt;languageCode code="eng"/&gt;</w:t>
            </w:r>
          </w:p>
          <w:p w:rsidRPr="00D14360" w:rsidR="006948A3" w:rsidP="006948A3" w:rsidRDefault="006948A3" w14:paraId="4302EF30"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&lt;preferenceInd value="true"/&gt;</w:t>
            </w:r>
          </w:p>
          <w:p w:rsidRPr="00D14360" w:rsidR="006948A3" w:rsidP="006948A3" w:rsidRDefault="006948A3" w14:paraId="629EEE9C"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&lt;/languageCommunication&gt;</w:t>
            </w:r>
          </w:p>
          <w:p w:rsidRPr="00D14360" w:rsidR="006948A3" w:rsidP="006948A3" w:rsidRDefault="006948A3" w14:paraId="0634BF47"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&lt;/patient&gt;</w:t>
            </w:r>
          </w:p>
          <w:p w:rsidRPr="00D14360" w:rsidR="006948A3" w:rsidP="006948A3" w:rsidRDefault="006948A3" w14:paraId="309AA9C9"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&lt;providerOrganization&gt;</w:t>
            </w:r>
          </w:p>
          <w:p w:rsidRPr="00D14360" w:rsidR="006948A3" w:rsidP="006948A3" w:rsidRDefault="006948A3" w14:paraId="38705731"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 This is a public id where the root is registered to indicate the National Provider ID --&gt;</w:t>
            </w:r>
          </w:p>
          <w:p w:rsidRPr="00D14360" w:rsidR="006948A3" w:rsidP="006948A3" w:rsidRDefault="006948A3" w14:paraId="48CDBE1A"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&lt;id root="2.16.840.1.113883.4.6" extension="1417947383"</w:t>
            </w:r>
          </w:p>
          <w:p w:rsidRPr="00D14360" w:rsidR="00A10C4D" w:rsidP="006948A3" w:rsidRDefault="006948A3" w14:paraId="1802DA58"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assigningAuthorityName="National Provider ID"/&gt;</w:t>
            </w:r>
          </w:p>
        </w:tc>
      </w:tr>
    </w:tbl>
    <w:p w:rsidRPr="00D14360" w:rsidR="00A10C4D" w:rsidP="00B505D2" w:rsidRDefault="00A10C4D" w14:paraId="65699377" w14:textId="77777777">
      <w:pPr>
        <w:spacing w:after="120"/>
        <w:rPr>
          <w:rFonts w:cs="Calibri"/>
          <w:color w:val="000000"/>
        </w:rPr>
      </w:pPr>
    </w:p>
    <w:p w:rsidRPr="00A76075" w:rsidR="00CA3E84" w:rsidP="00992A23" w:rsidRDefault="00CA5B48" w14:paraId="1E4B2701" w14:textId="2FA6DBE6">
      <w:pPr>
        <w:pStyle w:val="Caption"/>
        <w:spacing w:after="0"/>
      </w:pPr>
      <w:bookmarkStart w:name="Example4" w:id="465"/>
      <w:r>
        <w:t xml:space="preserve">  </w:t>
      </w:r>
      <w:bookmarkStart w:name="_Toc118898727" w:id="466"/>
      <w:bookmarkStart w:name="_Toc119939929" w:id="467"/>
      <w:bookmarkStart w:name="_Toc135312961" w:id="468"/>
      <w:r w:rsidRPr="00C64922" w:rsidR="00CA3E84">
        <w:t xml:space="preserve">Example </w:t>
      </w:r>
      <w:r>
        <w:fldChar w:fldCharType="begin"/>
      </w:r>
      <w:r>
        <w:instrText>SEQ Example \* ARABIC</w:instrText>
      </w:r>
      <w:r>
        <w:fldChar w:fldCharType="separate"/>
      </w:r>
      <w:r w:rsidR="00DC1072">
        <w:rPr>
          <w:noProof/>
        </w:rPr>
        <w:t>6</w:t>
      </w:r>
      <w:r>
        <w:fldChar w:fldCharType="end"/>
      </w:r>
      <w:r w:rsidRPr="00C64922" w:rsidR="00CA3E84">
        <w:t xml:space="preserve">: recordTarget </w:t>
      </w:r>
      <w:r w:rsidR="0075779F">
        <w:t xml:space="preserve">including the provider organization context for the clinical </w:t>
      </w:r>
      <w:r w:rsidR="009108A4">
        <w:t>documentation</w:t>
      </w:r>
      <w:bookmarkEnd w:id="465"/>
      <w:bookmarkEnd w:id="466"/>
      <w:bookmarkEnd w:id="467"/>
      <w:bookmarkEnd w:id="468"/>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78"/>
      </w:tblGrid>
      <w:tr w:rsidR="00CC0541" w:rsidTr="003A3D50" w14:paraId="5B61FFD7" w14:textId="77777777">
        <w:tc>
          <w:tcPr>
            <w:tcW w:w="9378" w:type="dxa"/>
            <w:shd w:val="clear" w:color="auto" w:fill="auto"/>
          </w:tcPr>
          <w:tbl>
            <w:tblPr>
              <w:tblW w:w="8640" w:type="dxa"/>
              <w:tblInd w:w="103" w:type="dxa"/>
              <w:shd w:val="clear" w:color="auto" w:fill="FFFFFF"/>
              <w:tblCellMar>
                <w:top w:w="15" w:type="dxa"/>
                <w:left w:w="15" w:type="dxa"/>
                <w:bottom w:w="15" w:type="dxa"/>
                <w:right w:w="15" w:type="dxa"/>
              </w:tblCellMar>
              <w:tblLook w:val="04A0" w:firstRow="1" w:lastRow="0" w:firstColumn="1" w:lastColumn="0" w:noHBand="0" w:noVBand="1"/>
            </w:tblPr>
            <w:tblGrid>
              <w:gridCol w:w="8640"/>
            </w:tblGrid>
            <w:tr w:rsidRPr="00C64922" w:rsidR="0070068C" w:rsidTr="003A3D50" w14:paraId="39ABA64C" w14:textId="77777777">
              <w:tc>
                <w:tcPr>
                  <w:tcW w:w="8640" w:type="dxa"/>
                  <w:shd w:val="clear" w:color="auto" w:fill="FFFFFF"/>
                </w:tcPr>
                <w:p w:rsidRPr="00D14360" w:rsidR="0070068C" w:rsidDel="006948A3" w:rsidP="0070068C" w:rsidRDefault="0070068C" w14:paraId="442424FC" w14:textId="5BBC9729">
                  <w:pPr>
                    <w:rPr>
                      <w:rFonts w:ascii="Courier New" w:hAnsi="Courier New" w:cs="Courier New"/>
                      <w:color w:val="000000"/>
                      <w:sz w:val="16"/>
                      <w:szCs w:val="16"/>
                    </w:rPr>
                  </w:pPr>
                  <w:r w:rsidRPr="00D14360">
                    <w:rPr>
                      <w:rFonts w:ascii="Courier New" w:hAnsi="Courier New" w:cs="Courier New"/>
                      <w:color w:val="000000"/>
                      <w:sz w:val="16"/>
                      <w:szCs w:val="16"/>
                    </w:rPr>
                    <w:t>&lt;recordTarget&gt;</w:t>
                  </w:r>
                </w:p>
              </w:tc>
            </w:tr>
            <w:tr w:rsidRPr="00C64922" w:rsidR="0070068C" w:rsidTr="003A3D50" w14:paraId="5E06B8B1" w14:textId="77777777">
              <w:tc>
                <w:tcPr>
                  <w:tcW w:w="8640" w:type="dxa"/>
                  <w:shd w:val="clear" w:color="auto" w:fill="FFFFFF"/>
                </w:tcPr>
                <w:p w:rsidRPr="00D14360" w:rsidR="0070068C" w:rsidP="0070068C" w:rsidRDefault="0070068C" w14:paraId="2E005697" w14:textId="42E85656">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&lt;patientRole&gt;</w:t>
                  </w:r>
                </w:p>
              </w:tc>
            </w:tr>
            <w:tr w:rsidRPr="00C64922" w:rsidR="0070068C" w:rsidTr="003A3D50" w14:paraId="3760B605" w14:textId="77777777">
              <w:tc>
                <w:tcPr>
                  <w:tcW w:w="8640" w:type="dxa"/>
                  <w:shd w:val="clear" w:color="auto" w:fill="FFFFFF"/>
                </w:tcPr>
                <w:p w:rsidRPr="00D14360" w:rsidR="0070068C" w:rsidP="0070068C" w:rsidRDefault="0070068C" w14:paraId="7F4FE713" w14:textId="1433A9DF">
                  <w:pPr>
                    <w:rPr>
                      <w:rFonts w:ascii="Courier New" w:hAnsi="Courier New" w:cs="Courier New"/>
                      <w:color w:val="000000"/>
                      <w:sz w:val="16"/>
                      <w:szCs w:val="16"/>
                    </w:rPr>
                  </w:pPr>
                  <w:r w:rsidRPr="00D14360">
                    <w:rPr>
                      <w:rFonts w:ascii="Courier New" w:hAnsi="Courier New" w:cs="Courier New"/>
                      <w:color w:val="000000"/>
                      <w:sz w:val="16"/>
                      <w:szCs w:val="16"/>
                    </w:rPr>
                    <w:t xml:space="preserve">    &lt;!-- Here is a public id that has an external meaning based on a root OID that is publicly identifiable. --&gt; </w:t>
                  </w:r>
                </w:p>
              </w:tc>
            </w:tr>
            <w:tr w:rsidRPr="00C64922" w:rsidR="0070068C" w:rsidTr="003A3D50" w14:paraId="03496C94" w14:textId="77777777">
              <w:tc>
                <w:tcPr>
                  <w:tcW w:w="8640" w:type="dxa"/>
                  <w:shd w:val="clear" w:color="auto" w:fill="FFFFFF"/>
                </w:tcPr>
                <w:p w:rsidRPr="00D14360" w:rsidR="0070068C" w:rsidP="0070068C" w:rsidRDefault="0070068C" w14:paraId="6CC2ABE5" w14:textId="212B2D3C">
                  <w:pPr>
                    <w:rPr>
                      <w:rFonts w:ascii="Courier New" w:hAnsi="Courier New" w:cs="Courier New"/>
                      <w:color w:val="000000"/>
                      <w:sz w:val="16"/>
                      <w:szCs w:val="16"/>
                    </w:rPr>
                  </w:pPr>
                  <w:r w:rsidRPr="00D14360">
                    <w:rPr>
                      <w:rFonts w:ascii="Courier New" w:hAnsi="Courier New" w:cs="Courier New"/>
                      <w:color w:val="000000"/>
                      <w:sz w:val="16"/>
                      <w:szCs w:val="16"/>
                    </w:rPr>
                    <w:t xml:space="preserve">    &lt;!-- root="1.3.6.1.4.1.41179.2.4" is the assigning</w:t>
                  </w:r>
                  <w:r w:rsidR="00C765ED">
                    <w:rPr>
                      <w:rFonts w:ascii="Courier New" w:hAnsi="Courier New" w:cs="Courier New"/>
                      <w:color w:val="000000"/>
                      <w:sz w:val="16"/>
                      <w:szCs w:val="16"/>
                    </w:rPr>
                    <w:t>Authority</w:t>
                  </w:r>
                  <w:r w:rsidRPr="00D14360">
                    <w:rPr>
                      <w:rFonts w:ascii="Courier New" w:hAnsi="Courier New" w:cs="Courier New"/>
                      <w:color w:val="000000"/>
                      <w:sz w:val="16"/>
                      <w:szCs w:val="16"/>
                    </w:rPr>
                    <w:t xml:space="preserve">Name for </w:t>
                  </w:r>
                </w:p>
              </w:tc>
            </w:tr>
            <w:tr w:rsidRPr="00C64922" w:rsidR="0070068C" w:rsidTr="003A3D50" w14:paraId="440944A2" w14:textId="77777777">
              <w:tc>
                <w:tcPr>
                  <w:tcW w:w="8640" w:type="dxa"/>
                  <w:shd w:val="clear" w:color="auto" w:fill="FFFFFF"/>
                </w:tcPr>
                <w:p w:rsidRPr="00D14360" w:rsidR="0070068C" w:rsidP="0070068C" w:rsidRDefault="0070068C" w14:paraId="7D76723B" w14:textId="329AD6CA">
                  <w:pPr>
                    <w:rPr>
                      <w:rFonts w:ascii="Courier New" w:hAnsi="Courier New" w:cs="Courier New"/>
                      <w:color w:val="000000"/>
                      <w:sz w:val="16"/>
                      <w:szCs w:val="16"/>
                    </w:rPr>
                  </w:pPr>
                  <w:r w:rsidRPr="00D14360">
                    <w:rPr>
                      <w:rFonts w:ascii="Courier New" w:hAnsi="Courier New" w:cs="Courier New"/>
                      <w:color w:val="000000"/>
                      <w:sz w:val="16"/>
                      <w:szCs w:val="16"/>
                    </w:rPr>
                    <w:t xml:space="preserve">     DirectTrust's Patient/Consumer addresses "DT.org PATIENT" --&gt;</w:t>
                  </w:r>
                </w:p>
              </w:tc>
            </w:tr>
            <w:tr w:rsidRPr="00C64922" w:rsidR="0070068C" w:rsidTr="003A3D50" w14:paraId="3F9970CF" w14:textId="77777777">
              <w:tc>
                <w:tcPr>
                  <w:tcW w:w="8640" w:type="dxa"/>
                  <w:shd w:val="clear" w:color="auto" w:fill="FFFFFF"/>
                </w:tcPr>
                <w:p w:rsidRPr="00D14360" w:rsidR="0070068C" w:rsidP="0070068C" w:rsidRDefault="0070068C" w14:paraId="152ECDCA" w14:textId="7C899867">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root="1.3.6.1.4.1.41179.2.4" extension="lisarnelson@direct.myphd.us" </w:t>
                  </w:r>
                </w:p>
              </w:tc>
            </w:tr>
            <w:tr w:rsidRPr="00C64922" w:rsidR="0070068C" w:rsidTr="003A3D50" w14:paraId="3620E003" w14:textId="77777777">
              <w:tc>
                <w:tcPr>
                  <w:tcW w:w="8640" w:type="dxa"/>
                  <w:shd w:val="clear" w:color="auto" w:fill="FFFFFF"/>
                </w:tcPr>
                <w:p w:rsidRPr="00D14360" w:rsidR="0070068C" w:rsidP="0070068C" w:rsidRDefault="0070068C" w14:paraId="263EAF07" w14:textId="1073142B">
                  <w:pPr>
                    <w:rPr>
                      <w:rFonts w:ascii="Courier New" w:hAnsi="Courier New" w:cs="Courier New"/>
                      <w:color w:val="000000"/>
                      <w:sz w:val="16"/>
                      <w:szCs w:val="16"/>
                    </w:rPr>
                  </w:pPr>
                  <w:r w:rsidRPr="00D14360">
                    <w:rPr>
                      <w:rFonts w:ascii="Courier New" w:hAnsi="Courier New" w:cs="Courier New"/>
                      <w:color w:val="000000"/>
                      <w:sz w:val="16"/>
                      <w:szCs w:val="16"/>
                    </w:rPr>
                    <w:t xml:space="preserve">     assigning</w:t>
                  </w:r>
                  <w:r w:rsidR="00C765ED">
                    <w:rPr>
                      <w:rFonts w:ascii="Courier New" w:hAnsi="Courier New" w:cs="Courier New"/>
                      <w:color w:val="000000"/>
                      <w:sz w:val="16"/>
                      <w:szCs w:val="16"/>
                    </w:rPr>
                    <w:t>Authority</w:t>
                  </w:r>
                  <w:r w:rsidRPr="00D14360">
                    <w:rPr>
                      <w:rFonts w:ascii="Courier New" w:hAnsi="Courier New" w:cs="Courier New"/>
                      <w:color w:val="000000"/>
                      <w:sz w:val="16"/>
                      <w:szCs w:val="16"/>
                    </w:rPr>
                    <w:t>Name="DT.org PATIENT"/&gt;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20"/>
                    <w:gridCol w:w="8290"/>
                  </w:tblGrid>
                  <w:tr w:rsidRPr="00C64922" w:rsidR="0070068C" w:rsidTr="00E14386" w14:paraId="190351EE"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4DCD7483"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5DFB9EAE" w14:textId="77777777">
                        <w:pPr>
                          <w:rPr>
                            <w:rFonts w:ascii="Courier New" w:hAnsi="Courier New" w:cs="Courier New"/>
                            <w:color w:val="000000"/>
                            <w:sz w:val="16"/>
                            <w:szCs w:val="16"/>
                          </w:rPr>
                        </w:pPr>
                        <w:r w:rsidRPr="00D14360">
                          <w:rPr>
                            <w:rFonts w:ascii="Courier New" w:hAnsi="Courier New" w:cs="Courier New"/>
                            <w:color w:val="000000"/>
                            <w:sz w:val="16"/>
                            <w:szCs w:val="16"/>
                          </w:rPr>
                          <w:t>&lt;!-- More ids may be used. --&gt;</w:t>
                        </w:r>
                      </w:p>
                    </w:tc>
                  </w:tr>
                  <w:tr w:rsidRPr="00C64922" w:rsidR="0070068C" w:rsidTr="00E14386" w14:paraId="4A5E4FD0"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2F6ACD56"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2F5426B9"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 Here is the patient's MRN at RVHS  --&gt;</w:t>
                        </w:r>
                      </w:p>
                    </w:tc>
                  </w:tr>
                  <w:tr w:rsidRPr="00C64922" w:rsidR="0070068C" w:rsidTr="00E14386" w14:paraId="1C2A7233"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1F28B8C7"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78457871"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root="2.16.840.1.113883.1.111.12345" extension="12345-0828"</w:t>
                        </w:r>
                      </w:p>
                    </w:tc>
                  </w:tr>
                  <w:tr w:rsidRPr="00C64922" w:rsidR="0070068C" w:rsidTr="00E14386" w14:paraId="610872AC"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236BDEC7"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7C4E405F"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assigningAuthorityName="River Valley Health Services local patient Medical Record Number" /&gt;</w:t>
                        </w:r>
                      </w:p>
                    </w:tc>
                  </w:tr>
                  <w:tr w:rsidRPr="00C64922" w:rsidR="0070068C" w:rsidTr="00E14386" w14:paraId="6FF011E4"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1C241B8F"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30420615"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&lt;addr&gt;</w:t>
                        </w:r>
                      </w:p>
                    </w:tc>
                  </w:tr>
                  <w:tr w:rsidRPr="00C64922" w:rsidR="0070068C" w:rsidTr="00E14386" w14:paraId="059E5412"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67EB55DB"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4A49A07A"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&lt;streetAddressLine&gt;1 Happy Valley Road&lt;/streetAddressLine&gt;</w:t>
                        </w:r>
                      </w:p>
                    </w:tc>
                  </w:tr>
                  <w:tr w:rsidRPr="00C64922" w:rsidR="0070068C" w:rsidTr="00E14386" w14:paraId="1DFE6EDD"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260BF1A9"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33429FEF"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&lt;city&gt;Westerly&lt;/city&gt;</w:t>
                        </w:r>
                      </w:p>
                    </w:tc>
                  </w:tr>
                  <w:tr w:rsidRPr="00C64922" w:rsidR="0070068C" w:rsidTr="00E14386" w14:paraId="41B5332A"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44EFE25C"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41CBC79A"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&lt;state&gt;RI&lt;/state&gt;</w:t>
                        </w:r>
                      </w:p>
                    </w:tc>
                  </w:tr>
                  <w:tr w:rsidRPr="00C64922" w:rsidR="0070068C" w:rsidTr="00E14386" w14:paraId="7563E051"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5F78B264"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346081E4"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&lt;postalCode&gt;02891&lt;/postalCode&gt;</w:t>
                        </w:r>
                      </w:p>
                    </w:tc>
                  </w:tr>
                  <w:tr w:rsidRPr="00C64922" w:rsidR="0070068C" w:rsidTr="00E14386" w14:paraId="7201984A"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13A17120"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337D891B"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&lt;country nullFlavor="UNK"/&gt;</w:t>
                        </w:r>
                      </w:p>
                    </w:tc>
                  </w:tr>
                  <w:tr w:rsidRPr="00C64922" w:rsidR="0070068C" w:rsidTr="00E14386" w14:paraId="24535F0A"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423C33A9"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1A96C013"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&lt;/addr&gt;</w:t>
                        </w:r>
                      </w:p>
                    </w:tc>
                  </w:tr>
                  <w:tr w:rsidRPr="00C64922" w:rsidR="0070068C" w:rsidTr="00E14386" w14:paraId="54A683FC"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2D71B6B6"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7E7B20CE"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use="WP" value="tel:+1-4013482345"/&gt;</w:t>
                        </w:r>
                      </w:p>
                    </w:tc>
                  </w:tr>
                  <w:tr w:rsidRPr="00C64922" w:rsidR="0070068C" w:rsidTr="00E14386" w14:paraId="05DE9E13"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13222BD9"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20F8DA62"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use="HP" value="tel:+1-4016412345"/&gt;</w:t>
                        </w:r>
                      </w:p>
                    </w:tc>
                  </w:tr>
                  <w:tr w:rsidRPr="00C64922" w:rsidR="0070068C" w:rsidTr="00E14386" w14:paraId="333F5D53"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4862E26B"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14950076"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value="mailto:lisanelson@gmail.com"/&gt;</w:t>
                        </w:r>
                      </w:p>
                    </w:tc>
                  </w:tr>
                  <w:tr w:rsidRPr="00C64922" w:rsidR="0070068C" w:rsidTr="00E14386" w14:paraId="2CCDE9BC"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20EC044F"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196E054C"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value="mailto:lisarnelson@direct.myphd.us"/&gt;</w:t>
                        </w:r>
                      </w:p>
                    </w:tc>
                  </w:tr>
                  <w:tr w:rsidRPr="00C64922" w:rsidR="0070068C" w:rsidTr="00E14386" w14:paraId="2E34D891"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728CA2D1"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184F1DBF"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&lt;patient&gt;</w:t>
                        </w:r>
                      </w:p>
                    </w:tc>
                  </w:tr>
                  <w:tr w:rsidRPr="00C64922" w:rsidR="0070068C" w:rsidTr="00E14386" w14:paraId="0B036600"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3C6504A6"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0A702335"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&lt;name use="L"&gt;</w:t>
                        </w:r>
                      </w:p>
                    </w:tc>
                  </w:tr>
                  <w:tr w:rsidRPr="00C64922" w:rsidR="0070068C" w:rsidTr="00E14386" w14:paraId="4FE00A08"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1C6CB4E4"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11644CB9"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&lt;family&gt;Nelson&lt;/family&gt;</w:t>
                        </w:r>
                      </w:p>
                    </w:tc>
                  </w:tr>
                  <w:tr w:rsidRPr="00C64922" w:rsidR="0070068C" w:rsidTr="00E14386" w14:paraId="03F0C2AC"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60EDB0EB"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19A90350"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&lt;given qualifier="CL"&gt;Lisa&lt;/given&gt;</w:t>
                        </w:r>
                      </w:p>
                    </w:tc>
                  </w:tr>
                  <w:tr w:rsidRPr="00C64922" w:rsidR="0070068C" w:rsidTr="00E14386" w14:paraId="1E22941E"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4668F336"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43473755"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&lt;/name&gt;</w:t>
                        </w:r>
                      </w:p>
                    </w:tc>
                  </w:tr>
                  <w:tr w:rsidRPr="00C64922" w:rsidR="0070068C" w:rsidTr="00E14386" w14:paraId="12E3DAAF"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2F990D61"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1DA30AD9"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&lt;administrativeGenderCode code="F" displayName="Female"</w:t>
                        </w:r>
                      </w:p>
                    </w:tc>
                  </w:tr>
                  <w:tr w:rsidRPr="00C64922" w:rsidR="0070068C" w:rsidTr="00E14386" w14:paraId="6AC8C828"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4A4939B9"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7638595A"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codeSystem="2.16.840.1.113883.5.1" codeSystemName="HL7 AdministrativeGender"/&gt;</w:t>
                        </w:r>
                      </w:p>
                    </w:tc>
                  </w:tr>
                  <w:tr w:rsidRPr="00C64922" w:rsidR="0070068C" w:rsidTr="00E14386" w14:paraId="5A2F947E"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33B3871D"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0953429F"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&lt;birthTime value="19620828"/&gt;</w:t>
                        </w:r>
                      </w:p>
                    </w:tc>
                  </w:tr>
                  <w:tr w:rsidRPr="00C64922" w:rsidR="0070068C" w:rsidTr="00E14386" w14:paraId="66F5EE0D"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6E609198"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09BE5CAC"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&lt;maritalStatusCode code="M" displayName="Married" codeSystem="2.16.840.1.113883.5.2"</w:t>
                        </w:r>
                      </w:p>
                    </w:tc>
                  </w:tr>
                  <w:tr w:rsidRPr="00C64922" w:rsidR="0070068C" w:rsidTr="00E14386" w14:paraId="6A96BF4D"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03BA5213"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1DEB6537"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codeSystemName="HL7 MaritalStatus"/&gt;</w:t>
                        </w:r>
                      </w:p>
                    </w:tc>
                  </w:tr>
                  <w:tr w:rsidRPr="00C64922" w:rsidR="0070068C" w:rsidTr="00E14386" w14:paraId="723D6DF3"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3435E263"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123ABBA5"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&lt;raceCode code="2106-3" displayName="White" codeSystem="2.16.840.1.113883.6.238"</w:t>
                        </w:r>
                      </w:p>
                    </w:tc>
                  </w:tr>
                  <w:tr w:rsidRPr="00C64922" w:rsidR="0070068C" w:rsidTr="00E14386" w14:paraId="3585F123"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39AFE848"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2C6EE64D"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codeSystemName="CDC Race and Ethnicity"/&gt;</w:t>
                        </w:r>
                      </w:p>
                    </w:tc>
                  </w:tr>
                  <w:tr w:rsidRPr="00C64922" w:rsidR="0070068C" w:rsidTr="00E14386" w14:paraId="7776A2D6"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6E80AB65"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593C402B"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&lt;ethnicGroupCode code="2186-5" displayName="Not Hispanic or Latino"</w:t>
                        </w:r>
                      </w:p>
                    </w:tc>
                  </w:tr>
                  <w:tr w:rsidRPr="00C64922" w:rsidR="0070068C" w:rsidTr="00E14386" w14:paraId="47BBA3E9"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1D51D731"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67B9388F"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codeSystem="2.16.840.1.113883.6.238" codeSystemName="CDC Race and Ethnicity"/&gt;</w:t>
                        </w:r>
                      </w:p>
                    </w:tc>
                  </w:tr>
                  <w:tr w:rsidRPr="00C64922" w:rsidR="0070068C" w:rsidTr="00E14386" w14:paraId="329065B3"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048BF2F2"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07F3E477"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&lt;languageCommunication&gt;</w:t>
                        </w:r>
                      </w:p>
                    </w:tc>
                  </w:tr>
                  <w:tr w:rsidRPr="00C64922" w:rsidR="0070068C" w:rsidTr="00E14386" w14:paraId="0C610B79"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689A4DE8"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02AB9ADF"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root="2.16.840.1.113883.3.88.11.32.2"/&gt;</w:t>
                        </w:r>
                      </w:p>
                    </w:tc>
                  </w:tr>
                  <w:tr w:rsidRPr="00C64922" w:rsidR="0070068C" w:rsidTr="00E14386" w14:paraId="027454C7"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0201C5C1"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190C2857"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&lt;languageCode code="eng"/&gt;</w:t>
                        </w:r>
                      </w:p>
                    </w:tc>
                  </w:tr>
                  <w:tr w:rsidRPr="00C64922" w:rsidR="0070068C" w:rsidTr="00E14386" w14:paraId="77EC5BAE"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43E4F838"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42134289"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&lt;preferenceInd value="true"/&gt;</w:t>
                        </w:r>
                      </w:p>
                    </w:tc>
                  </w:tr>
                  <w:tr w:rsidRPr="00C64922" w:rsidR="0070068C" w:rsidTr="00E14386" w14:paraId="2A4015B9"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41862137"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51B51053"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&lt;/languageCommunication&gt;</w:t>
                        </w:r>
                      </w:p>
                    </w:tc>
                  </w:tr>
                  <w:tr w:rsidRPr="00C64922" w:rsidR="0070068C" w:rsidTr="00E14386" w14:paraId="56185201"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778E1E50"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222DE78A"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&lt;/patient&gt;</w:t>
                        </w:r>
                      </w:p>
                    </w:tc>
                  </w:tr>
                  <w:tr w:rsidRPr="00C64922" w:rsidR="0070068C" w:rsidTr="00E14386" w14:paraId="628B2952"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7E0EC507"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17A9A77D"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&lt;providerOrganization&gt;</w:t>
                        </w:r>
                      </w:p>
                    </w:tc>
                  </w:tr>
                  <w:tr w:rsidRPr="00C64922" w:rsidR="0070068C" w:rsidTr="00E14386" w14:paraId="109F9ECF"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0FBD1080"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632EAC94"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 This is a public id where the root is registered to indicate the National Provider ID --&gt;</w:t>
                        </w:r>
                      </w:p>
                    </w:tc>
                  </w:tr>
                  <w:tr w:rsidRPr="00C64922" w:rsidR="0070068C" w:rsidTr="00E14386" w14:paraId="32129F3C"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569C1409"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3CB976E2"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root="2.16.840.1.113883.4.6" extension="1417947383"</w:t>
                        </w:r>
                      </w:p>
                    </w:tc>
                  </w:tr>
                  <w:tr w:rsidRPr="00C64922" w:rsidR="0070068C" w:rsidTr="00E14386" w14:paraId="50484A73"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0F738031"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5D097E8A"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assigningAuthorityName="National Provider ID"/&gt;</w:t>
                        </w:r>
                      </w:p>
                    </w:tc>
                  </w:tr>
                  <w:tr w:rsidRPr="00C64922" w:rsidR="0070068C" w:rsidTr="00E14386" w14:paraId="39B98FF0"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005D0136"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0B042985"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 This is a public id where the root indicates this is a Provider Direct Address. --&gt;</w:t>
                        </w:r>
                      </w:p>
                    </w:tc>
                  </w:tr>
                  <w:tr w:rsidRPr="00C64922" w:rsidR="0070068C" w:rsidTr="00E14386" w14:paraId="3ED0381F"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1ED3AA05"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392E4314" w14:textId="29D96008">
                        <w:pPr>
                          <w:rPr>
                            <w:rFonts w:ascii="Courier New" w:hAnsi="Courier New" w:cs="Courier New"/>
                            <w:color w:val="000000"/>
                            <w:sz w:val="16"/>
                            <w:szCs w:val="16"/>
                          </w:rPr>
                        </w:pPr>
                        <w:r w:rsidRPr="00D14360">
                          <w:rPr>
                            <w:rFonts w:ascii="Courier New" w:hAnsi="Courier New" w:cs="Courier New"/>
                            <w:color w:val="000000"/>
                            <w:sz w:val="16"/>
                            <w:szCs w:val="16"/>
                          </w:rPr>
                          <w:t xml:space="preserve">                &lt;!-- root="1.3.6.1.4.1.41179.2.1" is the assigning</w:t>
                        </w:r>
                        <w:r w:rsidR="00C765ED">
                          <w:rPr>
                            <w:rFonts w:ascii="Courier New" w:hAnsi="Courier New" w:cs="Courier New"/>
                            <w:color w:val="000000"/>
                            <w:sz w:val="16"/>
                            <w:szCs w:val="16"/>
                          </w:rPr>
                          <w:t>Authority</w:t>
                        </w:r>
                        <w:r w:rsidRPr="00D14360">
                          <w:rPr>
                            <w:rFonts w:ascii="Courier New" w:hAnsi="Courier New" w:cs="Courier New"/>
                            <w:color w:val="000000"/>
                            <w:sz w:val="16"/>
                            <w:szCs w:val="16"/>
                          </w:rPr>
                          <w:t xml:space="preserve">Name for </w:t>
                        </w:r>
                      </w:p>
                    </w:tc>
                  </w:tr>
                  <w:tr w:rsidRPr="00C64922" w:rsidR="0070068C" w:rsidTr="00E14386" w14:paraId="00F9C9D4"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5505DFA4"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5D61835F"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DirectTrust's Covered Entity addresses "DT.org CE" --&gt;</w:t>
                        </w:r>
                      </w:p>
                    </w:tc>
                  </w:tr>
                  <w:tr w:rsidRPr="00C64922" w:rsidR="0070068C" w:rsidTr="00E14386" w14:paraId="68F106E9"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09C0763A"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378448FE" w14:textId="1345E568">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root="1.3.6.1.4.1.41179.2.1" extension="rvhs@rvhs.direct.md" assigning</w:t>
                        </w:r>
                        <w:r w:rsidR="00C765ED">
                          <w:rPr>
                            <w:rFonts w:ascii="Courier New" w:hAnsi="Courier New" w:cs="Courier New"/>
                            <w:color w:val="000000"/>
                            <w:sz w:val="16"/>
                            <w:szCs w:val="16"/>
                          </w:rPr>
                          <w:t>Authority</w:t>
                        </w:r>
                        <w:r w:rsidRPr="00D14360">
                          <w:rPr>
                            <w:rFonts w:ascii="Courier New" w:hAnsi="Courier New" w:cs="Courier New"/>
                            <w:color w:val="000000"/>
                            <w:sz w:val="16"/>
                            <w:szCs w:val="16"/>
                          </w:rPr>
                          <w:t>Name="DT.org CE (Covered Entity)"/&gt;</w:t>
                        </w:r>
                      </w:p>
                    </w:tc>
                  </w:tr>
                  <w:tr w:rsidRPr="00C64922" w:rsidR="0070068C" w:rsidTr="00E14386" w14:paraId="1EBC32E9"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01A2F782"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63FDE80D"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 By including a root OID attribute for a healthcare </w:t>
                        </w:r>
                        <w:r w:rsidRPr="00D14360">
                          <w:rPr>
                            <w:rFonts w:ascii="Courier New" w:hAnsi="Courier New" w:cs="Courier New"/>
                            <w:color w:val="000000"/>
                            <w:sz w:val="16"/>
                            <w:szCs w:val="16"/>
                          </w:rPr>
                          <w:t xml:space="preserve">organization, you can use this information to </w:t>
                        </w:r>
                      </w:p>
                    </w:tc>
                  </w:tr>
                  <w:tr w:rsidRPr="00C64922" w:rsidR="0070068C" w:rsidTr="00E14386" w14:paraId="326A4DCE"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34F9E113"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713C53DE"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indicate a patient's MRN id at that organization.--&gt;</w:t>
                        </w:r>
                      </w:p>
                    </w:tc>
                  </w:tr>
                  <w:tr w:rsidRPr="00C64922" w:rsidR="0070068C" w:rsidTr="00E14386" w14:paraId="4534D954"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3337AFE1"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7A630E9F"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root="2.16.840.1.113883.1.111.12345" </w:t>
                        </w:r>
                      </w:p>
                    </w:tc>
                  </w:tr>
                  <w:tr w:rsidRPr="00C64922" w:rsidR="0070068C" w:rsidTr="00E14386" w14:paraId="03ACA24E"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17825731"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7E57A6F3"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assigningAuthorityName="River Valley Health Services local patient Medical Record Number" /&gt;</w:t>
                        </w:r>
                      </w:p>
                    </w:tc>
                  </w:tr>
                  <w:tr w:rsidRPr="00C64922" w:rsidR="0070068C" w:rsidTr="00E14386" w14:paraId="48179BE0"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10DB3EB7"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4601A4AF"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&lt;name&gt;River Valley Health Services&lt;/name&gt;</w:t>
                        </w:r>
                      </w:p>
                    </w:tc>
                  </w:tr>
                  <w:tr w:rsidRPr="00C64922" w:rsidR="0070068C" w:rsidTr="00E14386" w14:paraId="31E41172"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4CC3B318"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0ABA8DF1"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use="WP" value="tel:+1-4015394321"/&gt;</w:t>
                        </w:r>
                      </w:p>
                    </w:tc>
                  </w:tr>
                  <w:tr w:rsidRPr="00C64922" w:rsidR="0070068C" w:rsidTr="00E14386" w14:paraId="55BEE9CF"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157E136A"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20BB8A8C"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use="WP" value="mailto:rvhs@rvhs.direct.md"/&gt;</w:t>
                        </w:r>
                      </w:p>
                    </w:tc>
                  </w:tr>
                  <w:tr w:rsidRPr="00C64922" w:rsidR="0070068C" w:rsidTr="00E14386" w14:paraId="35E70239"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181C98F2"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1C24413A"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&lt;addr&gt;</w:t>
                        </w:r>
                      </w:p>
                    </w:tc>
                  </w:tr>
                  <w:tr w:rsidRPr="00C64922" w:rsidR="0070068C" w:rsidTr="00E14386" w14:paraId="50F8754F"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7A4D085D"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7846D8CF"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&lt;streetAddressLine&gt;823 Main Street&lt;/streetAddressLine&gt;</w:t>
                        </w:r>
                      </w:p>
                    </w:tc>
                  </w:tr>
                  <w:tr w:rsidRPr="00C64922" w:rsidR="0070068C" w:rsidTr="00E14386" w14:paraId="46F9BA9B"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66B93821"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6AAB416C"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&lt;city&gt;River Valley&lt;/city&gt;</w:t>
                        </w:r>
                      </w:p>
                    </w:tc>
                  </w:tr>
                  <w:tr w:rsidRPr="00C64922" w:rsidR="0070068C" w:rsidTr="00E14386" w14:paraId="1023299B"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75789523"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2DFE4ED6"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&lt;state&gt;RI&lt;/state&gt;</w:t>
                        </w:r>
                      </w:p>
                    </w:tc>
                  </w:tr>
                  <w:tr w:rsidRPr="00C64922" w:rsidR="0070068C" w:rsidTr="00E14386" w14:paraId="1C84AAA1"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2FFFEC30"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0814AEDB"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&lt;postalCode&gt;028321&lt;/postalCode&gt;</w:t>
                        </w:r>
                      </w:p>
                    </w:tc>
                  </w:tr>
                  <w:tr w:rsidRPr="00C64922" w:rsidR="0070068C" w:rsidTr="00E14386" w14:paraId="59064E5E"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28929644"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1A9B75E3"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&lt;country&gt;US&lt;/country&gt;</w:t>
                        </w:r>
                      </w:p>
                    </w:tc>
                  </w:tr>
                  <w:tr w:rsidRPr="00C64922" w:rsidR="0070068C" w:rsidTr="00E14386" w14:paraId="59AD3A4C"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61F9623C"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373A7BD4"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&lt;/addr&gt;</w:t>
                        </w:r>
                      </w:p>
                    </w:tc>
                  </w:tr>
                  <w:tr w:rsidRPr="00C64922" w:rsidR="0070068C" w:rsidTr="00E14386" w14:paraId="0E1613F5"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65A25DFC"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20FC675D"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&lt;/providerOrganization&gt;</w:t>
                        </w:r>
                      </w:p>
                    </w:tc>
                  </w:tr>
                  <w:tr w:rsidRPr="00C64922" w:rsidR="0070068C" w:rsidTr="00E14386" w14:paraId="37A0AA52"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00086830"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5D91A62B"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&lt;/patientRole&gt;</w:t>
                        </w:r>
                      </w:p>
                    </w:tc>
                  </w:tr>
                  <w:tr w:rsidRPr="00C64922" w:rsidR="0070068C" w:rsidTr="00E14386" w14:paraId="349830A1"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29B2E614"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4F316262"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&lt;/recordTarget&gt;</w:t>
                        </w:r>
                      </w:p>
                    </w:tc>
                  </w:tr>
                </w:tbl>
                <w:p w:rsidRPr="00D14360" w:rsidR="0070068C" w:rsidP="0070068C" w:rsidRDefault="0070068C" w14:paraId="6F47F221" w14:textId="4D8E60F6">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&lt;/patientRole</w:t>
                  </w:r>
                  <w:r w:rsidRPr="00D14360">
                    <w:rPr>
                      <w:rFonts w:ascii="Courier New" w:hAnsi="Courier New" w:cs="Courier New"/>
                      <w:color w:val="000000"/>
                      <w:sz w:val="16"/>
                    </w:rPr>
                    <w:t>&gt;</w:t>
                  </w:r>
                  <w:r w:rsidRPr="00D14360">
                    <w:rPr>
                      <w:rFonts w:ascii="Courier New" w:hAnsi="Courier New" w:cs="Courier New"/>
                      <w:color w:val="000000"/>
                      <w:sz w:val="16"/>
                    </w:rPr>
                    <w:br/>
                  </w:r>
                  <w:r w:rsidRPr="00D14360">
                    <w:rPr>
                      <w:rFonts w:ascii="Courier New" w:hAnsi="Courier New" w:cs="Courier New"/>
                      <w:color w:val="000000"/>
                      <w:sz w:val="16"/>
                    </w:rPr>
                    <w:t xml:space="preserve">  &lt;/recordTarget&gt;</w:t>
                  </w:r>
                </w:p>
              </w:tc>
            </w:tr>
          </w:tbl>
          <w:p w:rsidRPr="00A76075" w:rsidR="00CC0541" w:rsidP="00CC0541" w:rsidRDefault="00CC0541" w14:paraId="084BB4C1" w14:textId="77777777"/>
        </w:tc>
      </w:tr>
    </w:tbl>
    <w:p w:rsidRPr="00CC0541" w:rsidR="00CC0541" w:rsidP="00CC0541" w:rsidRDefault="00CC0541" w14:paraId="59A0CFFE" w14:textId="77777777"/>
    <w:p w:rsidRPr="00D14360" w:rsidR="00A10C4D" w:rsidP="005E7793" w:rsidRDefault="00A10C4D" w14:paraId="09582AE7" w14:textId="77777777">
      <w:pPr>
        <w:spacing w:after="240"/>
        <w:rPr>
          <w:rFonts w:cs="Calibri"/>
          <w:color w:val="000000"/>
        </w:rPr>
      </w:pPr>
      <w:bookmarkStart w:name="_d508cmuylgpv" w:colFirst="0" w:colLast="0" w:id="469"/>
      <w:bookmarkEnd w:id="469"/>
      <w:r w:rsidRPr="00D14360">
        <w:rPr>
          <w:rFonts w:cs="Calibri"/>
          <w:color w:val="000000"/>
        </w:rPr>
        <w:t xml:space="preserve">The CDA Examples Search tool provides useful examples showing the Patient Demographic data elements represented in a C-CDA document. </w:t>
      </w:r>
      <w:r w:rsidRPr="003A3D50" w:rsidR="00BB1A49">
        <w:rPr>
          <w:rFonts w:cs="Calibri"/>
          <w:color w:val="000000"/>
        </w:rPr>
        <w:t>The examples below show how to include information about a patient’s prior name or prior address in a C-CDA document. The relevance and pertinence of including this type of information in an exchange document remains a business decisi</w:t>
      </w:r>
      <w:r w:rsidRPr="00BF16F2" w:rsidR="00B17E3F">
        <w:rPr>
          <w:rFonts w:cs="Calibri"/>
          <w:color w:val="000000"/>
        </w:rPr>
        <w:t>o</w:t>
      </w:r>
      <w:r w:rsidRPr="003A3D50" w:rsidR="00BB1A49">
        <w:rPr>
          <w:rFonts w:cs="Calibri"/>
          <w:color w:val="000000"/>
        </w:rPr>
        <w:t>n to be made by organizations engaged in sharing information.</w:t>
      </w:r>
    </w:p>
    <w:p w:rsidR="00B17E3F" w:rsidP="00B17E3F" w:rsidRDefault="00B17E3F" w14:paraId="16729B6A" w14:textId="77777777">
      <w:bookmarkStart w:name="_Toc10634834" w:id="470"/>
    </w:p>
    <w:p w:rsidR="00B17E3F" w:rsidP="003A3D50" w:rsidRDefault="00B17E3F" w14:paraId="45C0ED86" w14:textId="7342E779">
      <w:pPr>
        <w:pStyle w:val="Caption"/>
        <w:keepNext/>
        <w:spacing w:after="0"/>
      </w:pPr>
      <w:bookmarkStart w:name="_Toc118898728" w:id="471"/>
      <w:bookmarkStart w:name="_Toc119939930" w:id="472"/>
      <w:bookmarkStart w:name="_Toc135312962" w:id="473"/>
      <w:r>
        <w:t xml:space="preserve">Example </w:t>
      </w:r>
      <w:r>
        <w:fldChar w:fldCharType="begin"/>
      </w:r>
      <w:r>
        <w:instrText>SEQ Example \* ARABIC</w:instrText>
      </w:r>
      <w:r>
        <w:fldChar w:fldCharType="separate"/>
      </w:r>
      <w:r w:rsidR="00DC1072">
        <w:rPr>
          <w:noProof/>
        </w:rPr>
        <w:t>7</w:t>
      </w:r>
      <w:r>
        <w:fldChar w:fldCharType="end"/>
      </w:r>
      <w:r>
        <w:t xml:space="preserve">: How to represent </w:t>
      </w:r>
      <w:r w:rsidRPr="007042DB">
        <w:t>Patient demographic Information</w:t>
      </w:r>
      <w:r>
        <w:rPr>
          <w:rStyle w:val="FootnoteReference"/>
        </w:rPr>
        <w:footnoteReference w:id="61"/>
      </w:r>
      <w:bookmarkEnd w:id="471"/>
      <w:bookmarkEnd w:id="472"/>
      <w:bookmarkEnd w:id="473"/>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00B17E3F" w:rsidTr="00254B4A" w14:paraId="7D034779" w14:textId="77777777">
        <w:tc>
          <w:tcPr>
            <w:tcW w:w="9576" w:type="dxa"/>
            <w:shd w:val="clear" w:color="auto" w:fill="auto"/>
          </w:tcPr>
          <w:p w:rsidRPr="00C07C6B" w:rsidR="00B17E3F" w:rsidP="00B17E3F" w:rsidRDefault="00B17E3F" w14:paraId="15651A7A" w14:textId="77777777">
            <w:pPr>
              <w:pStyle w:val="HTMLPreformatted"/>
              <w:rPr>
                <w:color w:val="000000"/>
                <w:sz w:val="16"/>
                <w:szCs w:val="16"/>
              </w:rPr>
            </w:pPr>
            <w:r w:rsidRPr="00C07C6B">
              <w:rPr>
                <w:color w:val="000000"/>
                <w:sz w:val="16"/>
                <w:szCs w:val="16"/>
              </w:rPr>
              <w:t>&lt;recordTarget&gt;</w:t>
            </w:r>
          </w:p>
          <w:p w:rsidRPr="00C07C6B" w:rsidR="00B17E3F" w:rsidP="00B17E3F" w:rsidRDefault="00B17E3F" w14:paraId="62B58A44" w14:textId="77777777">
            <w:pPr>
              <w:pStyle w:val="HTMLPreformatted"/>
              <w:rPr>
                <w:color w:val="000000"/>
                <w:sz w:val="16"/>
                <w:szCs w:val="16"/>
              </w:rPr>
            </w:pPr>
            <w:r w:rsidRPr="00C07C6B">
              <w:rPr>
                <w:color w:val="000000"/>
                <w:sz w:val="16"/>
                <w:szCs w:val="16"/>
              </w:rPr>
              <w:t xml:space="preserve">    &lt;patientRole&gt;</w:t>
            </w:r>
          </w:p>
          <w:p w:rsidRPr="00C07C6B" w:rsidR="00B17E3F" w:rsidP="00B17E3F" w:rsidRDefault="00B17E3F" w14:paraId="69864BA3" w14:textId="77777777">
            <w:pPr>
              <w:pStyle w:val="HTMLPreformatted"/>
              <w:rPr>
                <w:color w:val="000000"/>
                <w:sz w:val="16"/>
                <w:szCs w:val="16"/>
              </w:rPr>
            </w:pPr>
            <w:r w:rsidRPr="00C07C6B">
              <w:rPr>
                <w:color w:val="000000"/>
                <w:sz w:val="16"/>
                <w:szCs w:val="16"/>
              </w:rPr>
              <w:t xml:space="preserve">        &lt;!-- The @root OID below (which is fictional) would be specific to an institution's record identifier system. --&gt;  </w:t>
            </w:r>
          </w:p>
          <w:p w:rsidRPr="00C07C6B" w:rsidR="00B17E3F" w:rsidP="00B17E3F" w:rsidRDefault="00B17E3F" w14:paraId="60108C7F" w14:textId="77777777">
            <w:pPr>
              <w:pStyle w:val="HTMLPreformatted"/>
              <w:rPr>
                <w:color w:val="000000"/>
                <w:sz w:val="16"/>
                <w:szCs w:val="16"/>
              </w:rPr>
            </w:pPr>
            <w:r w:rsidRPr="00C07C6B">
              <w:rPr>
                <w:color w:val="000000"/>
                <w:sz w:val="16"/>
                <w:szCs w:val="16"/>
              </w:rPr>
              <w:t xml:space="preserve">        &lt;id root="2.16.840.1.113883.3.6132" extension="345678912-0154"/&gt;</w:t>
            </w:r>
          </w:p>
          <w:p w:rsidRPr="00C07C6B" w:rsidR="00B17E3F" w:rsidP="00B17E3F" w:rsidRDefault="00B17E3F" w14:paraId="75EACDA2" w14:textId="77777777">
            <w:pPr>
              <w:pStyle w:val="HTMLPreformatted"/>
              <w:rPr>
                <w:color w:val="000000"/>
                <w:sz w:val="16"/>
                <w:szCs w:val="16"/>
              </w:rPr>
            </w:pPr>
            <w:r w:rsidRPr="00C07C6B">
              <w:rPr>
                <w:color w:val="000000"/>
                <w:sz w:val="16"/>
                <w:szCs w:val="16"/>
              </w:rPr>
              <w:t xml:space="preserve">        &lt;!-- HP is "primary home" from valueSet 2.16.840.1.113883.1.11.10637 --&gt;</w:t>
            </w:r>
          </w:p>
          <w:p w:rsidRPr="00C07C6B" w:rsidR="00B17E3F" w:rsidP="00B17E3F" w:rsidRDefault="00B17E3F" w14:paraId="4BDFB676" w14:textId="77777777">
            <w:pPr>
              <w:pStyle w:val="HTMLPreformatted"/>
              <w:rPr>
                <w:color w:val="000000"/>
                <w:sz w:val="16"/>
                <w:szCs w:val="16"/>
              </w:rPr>
            </w:pPr>
            <w:r w:rsidRPr="00C07C6B">
              <w:rPr>
                <w:color w:val="000000"/>
                <w:sz w:val="16"/>
                <w:szCs w:val="16"/>
              </w:rPr>
              <w:t xml:space="preserve">        &lt;addr use="HP"&gt;</w:t>
            </w:r>
          </w:p>
          <w:p w:rsidRPr="00C07C6B" w:rsidR="00B17E3F" w:rsidP="00B17E3F" w:rsidRDefault="00B17E3F" w14:paraId="6067BB62" w14:textId="77777777">
            <w:pPr>
              <w:pStyle w:val="HTMLPreformatted"/>
              <w:rPr>
                <w:color w:val="000000"/>
                <w:sz w:val="16"/>
                <w:szCs w:val="16"/>
              </w:rPr>
            </w:pPr>
            <w:r w:rsidRPr="00C07C6B">
              <w:rPr>
                <w:color w:val="000000"/>
                <w:sz w:val="16"/>
                <w:szCs w:val="16"/>
              </w:rPr>
              <w:t xml:space="preserve">            &lt;!-- You can have multiple [1..4] streetAddressLine elements. Single shown below --&gt;</w:t>
            </w:r>
          </w:p>
          <w:p w:rsidRPr="00C07C6B" w:rsidR="00B17E3F" w:rsidP="00B17E3F" w:rsidRDefault="00B17E3F" w14:paraId="068C9BBC" w14:textId="77777777">
            <w:pPr>
              <w:pStyle w:val="HTMLPreformatted"/>
              <w:rPr>
                <w:color w:val="000000"/>
                <w:sz w:val="16"/>
                <w:szCs w:val="16"/>
              </w:rPr>
            </w:pPr>
            <w:r w:rsidRPr="00C07C6B">
              <w:rPr>
                <w:color w:val="000000"/>
                <w:sz w:val="16"/>
                <w:szCs w:val="16"/>
              </w:rPr>
              <w:t xml:space="preserve">            &lt;streetAddressLine&gt;1436 Jennyhill Ln.&lt;/streetAddressLine&gt;</w:t>
            </w:r>
          </w:p>
          <w:p w:rsidRPr="00C07C6B" w:rsidR="00B17E3F" w:rsidP="00B17E3F" w:rsidRDefault="00B17E3F" w14:paraId="5B3F3BCF" w14:textId="77777777">
            <w:pPr>
              <w:pStyle w:val="HTMLPreformatted"/>
              <w:rPr>
                <w:color w:val="000000"/>
                <w:sz w:val="16"/>
                <w:szCs w:val="16"/>
              </w:rPr>
            </w:pPr>
            <w:r w:rsidRPr="00C07C6B">
              <w:rPr>
                <w:color w:val="000000"/>
                <w:sz w:val="16"/>
                <w:szCs w:val="16"/>
              </w:rPr>
              <w:t xml:space="preserve">            &lt;city&gt;Hollywood&lt;/city&gt;</w:t>
            </w:r>
          </w:p>
          <w:p w:rsidRPr="00C07C6B" w:rsidR="00B17E3F" w:rsidP="00B17E3F" w:rsidRDefault="00B17E3F" w14:paraId="23E65D1A" w14:textId="77777777">
            <w:pPr>
              <w:pStyle w:val="HTMLPreformatted"/>
              <w:rPr>
                <w:color w:val="000000"/>
                <w:sz w:val="16"/>
                <w:szCs w:val="16"/>
              </w:rPr>
            </w:pPr>
            <w:r w:rsidRPr="00C07C6B">
              <w:rPr>
                <w:color w:val="000000"/>
                <w:sz w:val="16"/>
                <w:szCs w:val="16"/>
              </w:rPr>
              <w:t xml:space="preserve">            &lt;!-- 5 or 9 digit zip codes from valueSet 2.16.840.1.113883.3.88.12.80.2--&gt;</w:t>
            </w:r>
          </w:p>
          <w:p w:rsidRPr="00C07C6B" w:rsidR="00B17E3F" w:rsidP="00B17E3F" w:rsidRDefault="00B17E3F" w14:paraId="578E6D4F" w14:textId="77777777">
            <w:pPr>
              <w:pStyle w:val="HTMLPreformatted"/>
              <w:rPr>
                <w:color w:val="000000"/>
                <w:sz w:val="16"/>
                <w:szCs w:val="16"/>
              </w:rPr>
            </w:pPr>
            <w:r w:rsidRPr="00C07C6B">
              <w:rPr>
                <w:color w:val="000000"/>
                <w:sz w:val="16"/>
                <w:szCs w:val="16"/>
              </w:rPr>
              <w:t xml:space="preserve">            &lt;!-- PostalCode is required if the country is US. If country is not specified, it's assumed to be US. If country --&gt;</w:t>
            </w:r>
          </w:p>
          <w:p w:rsidRPr="00C07C6B" w:rsidR="00B17E3F" w:rsidP="00B17E3F" w:rsidRDefault="00B17E3F" w14:paraId="0E0458C1" w14:textId="77777777">
            <w:pPr>
              <w:pStyle w:val="HTMLPreformatted"/>
              <w:rPr>
                <w:color w:val="000000"/>
                <w:sz w:val="16"/>
                <w:szCs w:val="16"/>
              </w:rPr>
            </w:pPr>
            <w:r w:rsidRPr="00C07C6B">
              <w:rPr>
                <w:color w:val="000000"/>
                <w:sz w:val="16"/>
                <w:szCs w:val="16"/>
              </w:rPr>
              <w:t xml:space="preserve">            &lt;!-- is something other than US, the postalCode MAY be present but MAY be bound to different vocabularies --&gt;</w:t>
            </w:r>
          </w:p>
          <w:p w:rsidRPr="00C07C6B" w:rsidR="00B17E3F" w:rsidP="00B17E3F" w:rsidRDefault="00B17E3F" w14:paraId="57CD8A8D" w14:textId="77777777">
            <w:pPr>
              <w:pStyle w:val="HTMLPreformatted"/>
              <w:rPr>
                <w:color w:val="000000"/>
                <w:sz w:val="16"/>
                <w:szCs w:val="16"/>
              </w:rPr>
            </w:pPr>
            <w:r w:rsidRPr="00C07C6B">
              <w:rPr>
                <w:color w:val="000000"/>
                <w:sz w:val="16"/>
                <w:szCs w:val="16"/>
              </w:rPr>
              <w:t xml:space="preserve">            &lt;postalCode&gt;90068&lt;/postalCode&gt;</w:t>
            </w:r>
          </w:p>
          <w:p w:rsidRPr="00C07C6B" w:rsidR="00B17E3F" w:rsidP="00B17E3F" w:rsidRDefault="00B17E3F" w14:paraId="03492409" w14:textId="77777777">
            <w:pPr>
              <w:pStyle w:val="HTMLPreformatted"/>
              <w:rPr>
                <w:color w:val="000000"/>
                <w:sz w:val="16"/>
                <w:szCs w:val="16"/>
              </w:rPr>
            </w:pPr>
            <w:r w:rsidRPr="00C07C6B">
              <w:rPr>
                <w:color w:val="000000"/>
                <w:sz w:val="16"/>
                <w:szCs w:val="16"/>
              </w:rPr>
              <w:t xml:space="preserve">            &lt;!-- State is required if the country is US. If country is not specified, it's assumed to be US. --&gt;</w:t>
            </w:r>
          </w:p>
          <w:p w:rsidRPr="00C07C6B" w:rsidR="00B17E3F" w:rsidP="00B17E3F" w:rsidRDefault="00B17E3F" w14:paraId="27F81475" w14:textId="77777777">
            <w:pPr>
              <w:pStyle w:val="HTMLPreformatted"/>
              <w:rPr>
                <w:color w:val="000000"/>
                <w:sz w:val="16"/>
                <w:szCs w:val="16"/>
              </w:rPr>
            </w:pPr>
            <w:r w:rsidRPr="00C07C6B">
              <w:rPr>
                <w:color w:val="000000"/>
                <w:sz w:val="16"/>
                <w:szCs w:val="16"/>
              </w:rPr>
              <w:t xml:space="preserve">            &lt;!-- If country is something other than US, the state MAY be present but MAY be bound to different vocabularies --&gt;</w:t>
            </w:r>
          </w:p>
          <w:p w:rsidRPr="00C07C6B" w:rsidR="00B17E3F" w:rsidP="00B17E3F" w:rsidRDefault="00B17E3F" w14:paraId="7335A644" w14:textId="77777777">
            <w:pPr>
              <w:pStyle w:val="HTMLPreformatted"/>
              <w:rPr>
                <w:color w:val="000000"/>
                <w:sz w:val="16"/>
                <w:szCs w:val="16"/>
              </w:rPr>
            </w:pPr>
            <w:r w:rsidRPr="00C07C6B">
              <w:rPr>
                <w:color w:val="000000"/>
                <w:sz w:val="16"/>
                <w:szCs w:val="16"/>
              </w:rPr>
              <w:t xml:space="preserve">            &lt;!-- OR is "Oregon" from valueSet 2.16.840.1.113883.3.88.12.80.1 --&gt;</w:t>
            </w:r>
          </w:p>
          <w:p w:rsidRPr="00C07C6B" w:rsidR="00B17E3F" w:rsidP="00B17E3F" w:rsidRDefault="00B17E3F" w14:paraId="6C3886C5" w14:textId="77777777">
            <w:pPr>
              <w:pStyle w:val="HTMLPreformatted"/>
              <w:rPr>
                <w:color w:val="000000"/>
                <w:sz w:val="16"/>
                <w:szCs w:val="16"/>
              </w:rPr>
            </w:pPr>
            <w:r w:rsidRPr="00C07C6B">
              <w:rPr>
                <w:color w:val="000000"/>
                <w:sz w:val="16"/>
                <w:szCs w:val="16"/>
              </w:rPr>
              <w:t xml:space="preserve">            &lt;state&gt;CA&lt;/state&gt;</w:t>
            </w:r>
          </w:p>
          <w:p w:rsidRPr="00C07C6B" w:rsidR="00B17E3F" w:rsidP="00B17E3F" w:rsidRDefault="00B17E3F" w14:paraId="4F972E60" w14:textId="77777777">
            <w:pPr>
              <w:pStyle w:val="HTMLPreformatted"/>
              <w:rPr>
                <w:color w:val="000000"/>
                <w:sz w:val="16"/>
                <w:szCs w:val="16"/>
              </w:rPr>
            </w:pPr>
            <w:r w:rsidRPr="00C07C6B">
              <w:rPr>
                <w:color w:val="000000"/>
                <w:sz w:val="16"/>
                <w:szCs w:val="16"/>
              </w:rPr>
              <w:t xml:space="preserve">            &lt;!-- US is the two digit code for "United States" --&gt;</w:t>
            </w:r>
          </w:p>
          <w:p w:rsidRPr="00C07C6B" w:rsidR="00B17E3F" w:rsidP="00B17E3F" w:rsidRDefault="00B17E3F" w14:paraId="75DAE79F" w14:textId="77777777">
            <w:pPr>
              <w:pStyle w:val="HTMLPreformatted"/>
              <w:rPr>
                <w:color w:val="000000"/>
                <w:sz w:val="16"/>
                <w:szCs w:val="16"/>
              </w:rPr>
            </w:pPr>
            <w:r w:rsidRPr="00C07C6B">
              <w:rPr>
                <w:color w:val="000000"/>
                <w:sz w:val="16"/>
                <w:szCs w:val="16"/>
              </w:rPr>
              <w:t xml:space="preserve">            &lt;country&gt;US&lt;/country&gt;</w:t>
            </w:r>
          </w:p>
          <w:p w:rsidRPr="00C07C6B" w:rsidR="00B17E3F" w:rsidP="00B17E3F" w:rsidRDefault="00B17E3F" w14:paraId="69F4BB4A" w14:textId="77777777">
            <w:pPr>
              <w:pStyle w:val="HTMLPreformatted"/>
              <w:rPr>
                <w:color w:val="000000"/>
                <w:sz w:val="16"/>
                <w:szCs w:val="16"/>
              </w:rPr>
            </w:pPr>
            <w:r w:rsidRPr="00C07C6B">
              <w:rPr>
                <w:color w:val="000000"/>
                <w:sz w:val="16"/>
                <w:szCs w:val="16"/>
              </w:rPr>
              <w:t xml:space="preserve">        &lt;/addr&gt;</w:t>
            </w:r>
          </w:p>
          <w:p w:rsidRPr="00C07C6B" w:rsidR="00B17E3F" w:rsidP="00B17E3F" w:rsidRDefault="00B17E3F" w14:paraId="6CC201E3" w14:textId="77777777">
            <w:pPr>
              <w:pStyle w:val="HTMLPreformatted"/>
              <w:rPr>
                <w:color w:val="000000"/>
                <w:sz w:val="16"/>
                <w:szCs w:val="16"/>
              </w:rPr>
            </w:pPr>
            <w:r w:rsidRPr="00C07C6B">
              <w:rPr>
                <w:color w:val="000000"/>
                <w:sz w:val="16"/>
                <w:szCs w:val="16"/>
              </w:rPr>
              <w:t xml:space="preserve">        &lt;!-- MC is "mobile contact" from HL7 AddressUse 2.16.840.1.113883.5.1119 --&gt;</w:t>
            </w:r>
          </w:p>
          <w:p w:rsidRPr="00C07C6B" w:rsidR="00B17E3F" w:rsidP="00B17E3F" w:rsidRDefault="00B17E3F" w14:paraId="69CF52E7" w14:textId="77777777">
            <w:pPr>
              <w:pStyle w:val="HTMLPreformatted"/>
              <w:rPr>
                <w:color w:val="000000"/>
                <w:sz w:val="16"/>
                <w:szCs w:val="16"/>
              </w:rPr>
            </w:pPr>
            <w:r w:rsidRPr="00C07C6B">
              <w:rPr>
                <w:color w:val="000000"/>
                <w:sz w:val="16"/>
                <w:szCs w:val="16"/>
              </w:rPr>
              <w:t xml:space="preserve">        &lt;telecom value="tel:+1(565)867-5309" use="MC"/&gt;</w:t>
            </w:r>
          </w:p>
          <w:p w:rsidRPr="00C07C6B" w:rsidR="00B17E3F" w:rsidP="00B17E3F" w:rsidRDefault="00B17E3F" w14:paraId="51AC686B" w14:textId="77777777">
            <w:pPr>
              <w:pStyle w:val="HTMLPreformatted"/>
              <w:rPr>
                <w:color w:val="000000"/>
                <w:sz w:val="16"/>
                <w:szCs w:val="16"/>
              </w:rPr>
            </w:pPr>
            <w:r w:rsidRPr="00C07C6B">
              <w:rPr>
                <w:color w:val="000000"/>
                <w:sz w:val="16"/>
                <w:szCs w:val="16"/>
              </w:rPr>
              <w:t xml:space="preserve">        &lt;!-- Multiple telecoms are possible --&gt;</w:t>
            </w:r>
          </w:p>
          <w:p w:rsidRPr="00C07C6B" w:rsidR="00B17E3F" w:rsidP="00B17E3F" w:rsidRDefault="00B17E3F" w14:paraId="5E2EBE6A" w14:textId="77777777">
            <w:pPr>
              <w:pStyle w:val="HTMLPreformatted"/>
              <w:rPr>
                <w:color w:val="000000"/>
                <w:sz w:val="16"/>
                <w:szCs w:val="16"/>
              </w:rPr>
            </w:pPr>
            <w:r w:rsidRPr="00C07C6B">
              <w:rPr>
                <w:color w:val="000000"/>
                <w:sz w:val="16"/>
                <w:szCs w:val="16"/>
              </w:rPr>
              <w:t xml:space="preserve">        &lt;telecom value="mailto://adam@diameterhealth.com" use="WP"/&gt;</w:t>
            </w:r>
          </w:p>
          <w:p w:rsidRPr="00C07C6B" w:rsidR="00B17E3F" w:rsidP="00B17E3F" w:rsidRDefault="00B17E3F" w14:paraId="424BD7C7" w14:textId="77777777">
            <w:pPr>
              <w:pStyle w:val="HTMLPreformatted"/>
              <w:rPr>
                <w:color w:val="000000"/>
                <w:sz w:val="16"/>
                <w:szCs w:val="16"/>
              </w:rPr>
            </w:pPr>
            <w:r w:rsidRPr="00C07C6B">
              <w:rPr>
                <w:color w:val="000000"/>
                <w:sz w:val="16"/>
                <w:szCs w:val="16"/>
              </w:rPr>
              <w:t xml:space="preserve">        &lt;patient&gt;</w:t>
            </w:r>
          </w:p>
          <w:p w:rsidRPr="00C07C6B" w:rsidR="00B17E3F" w:rsidP="00B17E3F" w:rsidRDefault="00B17E3F" w14:paraId="72A1BD04" w14:textId="77777777">
            <w:pPr>
              <w:pStyle w:val="HTMLPreformatted"/>
              <w:rPr>
                <w:color w:val="000000"/>
                <w:sz w:val="16"/>
                <w:szCs w:val="16"/>
              </w:rPr>
            </w:pPr>
            <w:r w:rsidRPr="00C07C6B">
              <w:rPr>
                <w:color w:val="000000"/>
                <w:sz w:val="16"/>
                <w:szCs w:val="16"/>
              </w:rPr>
              <w:t xml:space="preserve">            &lt;name use="L"&gt;</w:t>
            </w:r>
          </w:p>
          <w:p w:rsidRPr="00C07C6B" w:rsidR="00B17E3F" w:rsidP="00B17E3F" w:rsidRDefault="00B17E3F" w14:paraId="41DD267C" w14:textId="77777777">
            <w:pPr>
              <w:pStyle w:val="HTMLPreformatted"/>
              <w:rPr>
                <w:color w:val="000000"/>
                <w:sz w:val="16"/>
                <w:szCs w:val="16"/>
              </w:rPr>
            </w:pPr>
            <w:r w:rsidRPr="00C07C6B">
              <w:rPr>
                <w:color w:val="000000"/>
                <w:sz w:val="16"/>
                <w:szCs w:val="16"/>
              </w:rPr>
              <w:t xml:space="preserve">                &lt;given&gt;Adam&lt;/given&gt;</w:t>
            </w:r>
          </w:p>
          <w:p w:rsidRPr="00C07C6B" w:rsidR="00B17E3F" w:rsidP="00B17E3F" w:rsidRDefault="00B17E3F" w14:paraId="5C1A2967" w14:textId="77777777">
            <w:pPr>
              <w:pStyle w:val="HTMLPreformatted"/>
              <w:rPr>
                <w:color w:val="000000"/>
                <w:sz w:val="16"/>
                <w:szCs w:val="16"/>
              </w:rPr>
            </w:pPr>
            <w:r w:rsidRPr="00C07C6B">
              <w:rPr>
                <w:color w:val="000000"/>
                <w:sz w:val="16"/>
                <w:szCs w:val="16"/>
              </w:rPr>
              <w:t xml:space="preserve">                &lt;family&gt;Everyman&lt;/family&gt;</w:t>
            </w:r>
          </w:p>
          <w:p w:rsidRPr="00C07C6B" w:rsidR="00B17E3F" w:rsidP="00B17E3F" w:rsidRDefault="00B17E3F" w14:paraId="72B343C2" w14:textId="77777777">
            <w:pPr>
              <w:pStyle w:val="HTMLPreformatted"/>
              <w:rPr>
                <w:color w:val="000000"/>
                <w:sz w:val="16"/>
                <w:szCs w:val="16"/>
              </w:rPr>
            </w:pPr>
            <w:r w:rsidRPr="00C07C6B">
              <w:rPr>
                <w:color w:val="000000"/>
                <w:sz w:val="16"/>
                <w:szCs w:val="16"/>
              </w:rPr>
              <w:t xml:space="preserve">            &lt;/name&gt;</w:t>
            </w:r>
          </w:p>
          <w:p w:rsidRPr="00C07C6B" w:rsidR="00B17E3F" w:rsidP="00B17E3F" w:rsidRDefault="00B17E3F" w14:paraId="623B6688" w14:textId="77777777">
            <w:pPr>
              <w:pStyle w:val="HTMLPreformatted"/>
              <w:rPr>
                <w:color w:val="000000"/>
                <w:sz w:val="16"/>
                <w:szCs w:val="16"/>
              </w:rPr>
            </w:pPr>
            <w:r w:rsidRPr="00C07C6B">
              <w:rPr>
                <w:color w:val="000000"/>
                <w:sz w:val="16"/>
                <w:szCs w:val="16"/>
              </w:rPr>
              <w:t xml:space="preserve">            &lt;!-- From CDA R2 on administrativeGender Code: This attribute does not include terms </w:t>
            </w:r>
            <w:r w:rsidRPr="00C07C6B">
              <w:rPr>
                <w:color w:val="000000"/>
                <w:sz w:val="16"/>
                <w:szCs w:val="16"/>
              </w:rPr>
              <w:t xml:space="preserve">related to clinical gender. </w:t>
            </w:r>
          </w:p>
          <w:p w:rsidRPr="00C07C6B" w:rsidR="00B17E3F" w:rsidP="00B17E3F" w:rsidRDefault="00B17E3F" w14:paraId="1BD94F64" w14:textId="77777777">
            <w:pPr>
              <w:pStyle w:val="HTMLPreformatted"/>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 xml:space="preserve">Gender is a complex physiological, genetic and sociological concept that requires multiple observations in order to be </w:t>
            </w:r>
          </w:p>
          <w:p w:rsidRPr="00C07C6B" w:rsidR="00B17E3F" w:rsidP="00B17E3F" w:rsidRDefault="00B17E3F" w14:paraId="7AC77CF3" w14:textId="77777777">
            <w:pPr>
              <w:pStyle w:val="HTMLPreformatted"/>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 xml:space="preserve">comprehensively described. The purpose of this attribute is to provide a high level classification that can additionally </w:t>
            </w:r>
          </w:p>
          <w:p w:rsidRPr="00C07C6B" w:rsidR="00B17E3F" w:rsidP="00B17E3F" w:rsidRDefault="00B17E3F" w14:paraId="52117D5F" w14:textId="77777777">
            <w:pPr>
              <w:pStyle w:val="HTMLPreformatted"/>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be used for the appropriate allocation of inpatient bed assignment.--&gt;</w:t>
            </w:r>
          </w:p>
          <w:p w:rsidRPr="00C07C6B" w:rsidR="00B17E3F" w:rsidP="00B17E3F" w:rsidRDefault="00B17E3F" w14:paraId="04039289" w14:textId="77777777">
            <w:pPr>
              <w:pStyle w:val="HTMLPreformatted"/>
              <w:rPr>
                <w:color w:val="000000"/>
                <w:sz w:val="16"/>
                <w:szCs w:val="16"/>
              </w:rPr>
            </w:pPr>
            <w:r w:rsidRPr="00C07C6B">
              <w:rPr>
                <w:color w:val="000000"/>
                <w:sz w:val="16"/>
                <w:szCs w:val="16"/>
              </w:rPr>
              <w:t xml:space="preserve">            &lt;!-- Sex at birth and gender identity may be specified in social history --&gt;</w:t>
            </w:r>
          </w:p>
          <w:p w:rsidRPr="00C07C6B" w:rsidR="00B17E3F" w:rsidP="00B17E3F" w:rsidRDefault="00B17E3F" w14:paraId="18195043" w14:textId="77777777">
            <w:pPr>
              <w:pStyle w:val="HTMLPreformatted"/>
              <w:rPr>
                <w:color w:val="000000"/>
                <w:sz w:val="16"/>
                <w:szCs w:val="16"/>
              </w:rPr>
            </w:pPr>
            <w:r w:rsidRPr="00C07C6B">
              <w:rPr>
                <w:color w:val="000000"/>
                <w:sz w:val="16"/>
                <w:szCs w:val="16"/>
              </w:rPr>
              <w:t xml:space="preserve">            &lt;administrativeGenderCode code="M" codeSystem="2.16.840.1.113883.5.1" displayName="Male" codeSystemName="AdministrativeGender"/&gt;</w:t>
            </w:r>
          </w:p>
          <w:p w:rsidRPr="00C07C6B" w:rsidR="00B17E3F" w:rsidP="00B17E3F" w:rsidRDefault="00B17E3F" w14:paraId="1E28E08D" w14:textId="77777777">
            <w:pPr>
              <w:pStyle w:val="HTMLPreformatted"/>
              <w:rPr>
                <w:color w:val="000000"/>
                <w:sz w:val="16"/>
                <w:szCs w:val="16"/>
              </w:rPr>
            </w:pPr>
            <w:r w:rsidRPr="00C07C6B">
              <w:rPr>
                <w:color w:val="000000"/>
                <w:sz w:val="16"/>
                <w:szCs w:val="16"/>
              </w:rPr>
              <w:t xml:space="preserve">            &lt;birthTime value="19621022"/&gt;</w:t>
            </w:r>
          </w:p>
          <w:p w:rsidRPr="00C07C6B" w:rsidR="00B17E3F" w:rsidP="00B17E3F" w:rsidRDefault="00B17E3F" w14:paraId="213B3C45" w14:textId="77777777">
            <w:pPr>
              <w:pStyle w:val="HTMLPreformatted"/>
              <w:rPr>
                <w:color w:val="000000"/>
                <w:sz w:val="16"/>
                <w:szCs w:val="16"/>
              </w:rPr>
            </w:pPr>
            <w:r w:rsidRPr="00C07C6B">
              <w:rPr>
                <w:color w:val="000000"/>
                <w:sz w:val="16"/>
                <w:szCs w:val="16"/>
              </w:rPr>
              <w:t xml:space="preserve">            &lt;maritalStatusCode code="M" displayName="Married" codeSystem="2.16.840.1.113883.5.2" codeSystemName="MaritalStatus"/&gt;</w:t>
            </w:r>
          </w:p>
          <w:p w:rsidRPr="00C07C6B" w:rsidR="00B17E3F" w:rsidP="00B17E3F" w:rsidRDefault="00B17E3F" w14:paraId="7883DBA2" w14:textId="77777777">
            <w:pPr>
              <w:pStyle w:val="HTMLPreformatted"/>
              <w:rPr>
                <w:color w:val="000000"/>
                <w:sz w:val="16"/>
                <w:szCs w:val="16"/>
              </w:rPr>
            </w:pPr>
            <w:r w:rsidRPr="00C07C6B">
              <w:rPr>
                <w:color w:val="000000"/>
                <w:sz w:val="16"/>
                <w:szCs w:val="16"/>
              </w:rPr>
              <w:t xml:space="preserve">            &lt;religiousAffiliationCode code="1013" displayName="Christian (non-Catholic, non-specific)" codeSystem="2.16.840.1.113883.5.1076" codeSystemName="HL7 Religious Affiliation"/&gt;</w:t>
            </w:r>
          </w:p>
          <w:p w:rsidRPr="00C07C6B" w:rsidR="00B17E3F" w:rsidP="00B17E3F" w:rsidRDefault="00B17E3F" w14:paraId="758DDB5F" w14:textId="181391E8">
            <w:pPr>
              <w:pStyle w:val="HTMLPreformatted"/>
              <w:rPr>
                <w:color w:val="000000"/>
                <w:sz w:val="16"/>
                <w:szCs w:val="16"/>
              </w:rPr>
            </w:pPr>
            <w:r w:rsidRPr="00C07C6B">
              <w:rPr>
                <w:color w:val="000000"/>
                <w:sz w:val="16"/>
                <w:szCs w:val="16"/>
              </w:rPr>
              <w:t xml:space="preserve">            </w:t>
            </w:r>
            <w:r w:rsidRPr="00C7233C" w:rsidR="00C7233C">
              <w:rPr>
                <w:color w:val="000000"/>
                <w:sz w:val="16"/>
                <w:szCs w:val="16"/>
              </w:rPr>
              <w:t>&lt;!-- CDC Race and Ethnicity code set contains the five minimum race and the two minimum ethnicity categories defined by OMB Standards --&gt;</w:t>
            </w:r>
          </w:p>
          <w:p w:rsidRPr="00C07C6B" w:rsidR="00B17E3F" w:rsidP="00B17E3F" w:rsidRDefault="00B17E3F" w14:paraId="5E25BFB9" w14:textId="77777777">
            <w:pPr>
              <w:pStyle w:val="HTMLPreformatted"/>
              <w:rPr>
                <w:color w:val="000000"/>
                <w:sz w:val="16"/>
                <w:szCs w:val="16"/>
              </w:rPr>
            </w:pPr>
            <w:r w:rsidRPr="00C07C6B">
              <w:rPr>
                <w:color w:val="000000"/>
                <w:sz w:val="16"/>
                <w:szCs w:val="16"/>
              </w:rPr>
              <w:t xml:space="preserve">            &lt;raceCode code="2106-3" displayName="White" codeSystem="2.16.840.1.113883.6.238" codeSystemName="OMB Standards for Race and Ethnicity"/&gt;</w:t>
            </w:r>
          </w:p>
          <w:p w:rsidRPr="00C07C6B" w:rsidR="00B17E3F" w:rsidP="00B17E3F" w:rsidRDefault="00B17E3F" w14:paraId="693911EB" w14:textId="77777777">
            <w:pPr>
              <w:pStyle w:val="HTMLPreformatted"/>
              <w:rPr>
                <w:color w:val="000000"/>
                <w:sz w:val="16"/>
                <w:szCs w:val="16"/>
              </w:rPr>
            </w:pPr>
            <w:r w:rsidRPr="00C07C6B">
              <w:rPr>
                <w:color w:val="000000"/>
                <w:sz w:val="16"/>
                <w:szCs w:val="16"/>
              </w:rPr>
              <w:t xml:space="preserve">            &lt;ethnicGroupCode code="2186-5" displayName="Not Hispanic or Latino" codeSystem="2.16.840.1.113883.6.238" codeSystemName="OMB Standards for Race and Ethnicity"/&gt;</w:t>
            </w:r>
          </w:p>
          <w:p w:rsidRPr="00C07C6B" w:rsidR="00B17E3F" w:rsidP="00B17E3F" w:rsidRDefault="00B17E3F" w14:paraId="4D714BEC" w14:textId="77777777">
            <w:pPr>
              <w:pStyle w:val="HTMLPreformatted"/>
              <w:rPr>
                <w:color w:val="000000"/>
                <w:sz w:val="16"/>
                <w:szCs w:val="16"/>
              </w:rPr>
            </w:pPr>
            <w:r w:rsidRPr="00C07C6B">
              <w:rPr>
                <w:color w:val="000000"/>
                <w:sz w:val="16"/>
                <w:szCs w:val="16"/>
              </w:rPr>
              <w:t xml:space="preserve">            &lt;languageCommunication&gt;</w:t>
            </w:r>
          </w:p>
          <w:p w:rsidRPr="00C07C6B" w:rsidR="00B17E3F" w:rsidP="00B17E3F" w:rsidRDefault="00B17E3F" w14:paraId="0E7A77A0" w14:textId="77777777">
            <w:pPr>
              <w:pStyle w:val="HTMLPreformatted"/>
              <w:rPr>
                <w:color w:val="000000"/>
                <w:sz w:val="16"/>
                <w:szCs w:val="16"/>
              </w:rPr>
            </w:pPr>
            <w:r w:rsidRPr="00C07C6B">
              <w:rPr>
                <w:color w:val="000000"/>
                <w:sz w:val="16"/>
                <w:szCs w:val="16"/>
              </w:rPr>
              <w:t xml:space="preserve">                &lt;languageCode code="eng"/&gt;</w:t>
            </w:r>
          </w:p>
          <w:p w:rsidRPr="00C07C6B" w:rsidR="00B17E3F" w:rsidP="00B17E3F" w:rsidRDefault="00B17E3F" w14:paraId="0B4BF544" w14:textId="77777777">
            <w:pPr>
              <w:pStyle w:val="HTMLPreformatted"/>
              <w:rPr>
                <w:color w:val="000000"/>
                <w:sz w:val="16"/>
                <w:szCs w:val="16"/>
              </w:rPr>
            </w:pPr>
            <w:r w:rsidRPr="00C07C6B">
              <w:rPr>
                <w:color w:val="000000"/>
                <w:sz w:val="16"/>
                <w:szCs w:val="16"/>
              </w:rPr>
              <w:t xml:space="preserve">                &lt;!-- "eng" is ISO 639-2 alpha-3 code for "English" --&gt;</w:t>
            </w:r>
          </w:p>
          <w:p w:rsidRPr="00C07C6B" w:rsidR="00B17E3F" w:rsidP="00B17E3F" w:rsidRDefault="00B17E3F" w14:paraId="7C0CF7C2" w14:textId="77777777">
            <w:pPr>
              <w:pStyle w:val="HTMLPreformatted"/>
              <w:rPr>
                <w:color w:val="000000"/>
                <w:sz w:val="16"/>
                <w:szCs w:val="16"/>
              </w:rPr>
            </w:pPr>
            <w:r w:rsidRPr="00C07C6B">
              <w:rPr>
                <w:color w:val="000000"/>
                <w:sz w:val="16"/>
                <w:szCs w:val="16"/>
              </w:rPr>
              <w:t xml:space="preserve">                &lt;modeCode code="ESP" displayName="Expressed spoken" codeSystem="2.16.840.1.113883.5.60" codeSystemName="LanguageAbilityMode"/&gt;</w:t>
            </w:r>
          </w:p>
          <w:p w:rsidRPr="00C07C6B" w:rsidR="00B17E3F" w:rsidP="00B17E3F" w:rsidRDefault="00B17E3F" w14:paraId="1889C750" w14:textId="77777777">
            <w:pPr>
              <w:pStyle w:val="HTMLPreformatted"/>
              <w:rPr>
                <w:color w:val="000000"/>
                <w:sz w:val="16"/>
                <w:szCs w:val="16"/>
              </w:rPr>
            </w:pPr>
            <w:r w:rsidRPr="00C07C6B">
              <w:rPr>
                <w:color w:val="000000"/>
                <w:sz w:val="16"/>
                <w:szCs w:val="16"/>
              </w:rPr>
              <w:t xml:space="preserve">                &lt;proficiencyLevelCode code="E" displayName="Excellent" codeSystem="2.16.840.1.113883.5.61" codeSystemName="LanguageAbilityProficiency"/&gt;</w:t>
            </w:r>
          </w:p>
          <w:p w:rsidRPr="00C07C6B" w:rsidR="00B17E3F" w:rsidP="00B17E3F" w:rsidRDefault="00B17E3F" w14:paraId="78B00906" w14:textId="77777777">
            <w:pPr>
              <w:pStyle w:val="HTMLPreformatted"/>
              <w:rPr>
                <w:color w:val="000000"/>
                <w:sz w:val="16"/>
                <w:szCs w:val="16"/>
              </w:rPr>
            </w:pPr>
            <w:r w:rsidRPr="00C07C6B">
              <w:rPr>
                <w:color w:val="000000"/>
                <w:sz w:val="16"/>
                <w:szCs w:val="16"/>
              </w:rPr>
              <w:t xml:space="preserve">                &lt;preferenceInd value="true"/&gt;</w:t>
            </w:r>
          </w:p>
          <w:p w:rsidRPr="00C07C6B" w:rsidR="00B17E3F" w:rsidP="00B17E3F" w:rsidRDefault="00B17E3F" w14:paraId="14571787" w14:textId="77777777">
            <w:pPr>
              <w:pStyle w:val="HTMLPreformatted"/>
              <w:rPr>
                <w:color w:val="000000"/>
                <w:sz w:val="16"/>
                <w:szCs w:val="16"/>
              </w:rPr>
            </w:pPr>
            <w:r w:rsidRPr="00C07C6B">
              <w:rPr>
                <w:color w:val="000000"/>
                <w:sz w:val="16"/>
                <w:szCs w:val="16"/>
              </w:rPr>
              <w:t xml:space="preserve">            &lt;/languageCommunication&gt;</w:t>
            </w:r>
          </w:p>
          <w:p w:rsidRPr="00C07C6B" w:rsidR="00B17E3F" w:rsidP="00B17E3F" w:rsidRDefault="00B17E3F" w14:paraId="6C2E62B1" w14:textId="77777777">
            <w:pPr>
              <w:pStyle w:val="HTMLPreformatted"/>
              <w:rPr>
                <w:color w:val="000000"/>
                <w:sz w:val="16"/>
                <w:szCs w:val="16"/>
              </w:rPr>
            </w:pPr>
            <w:r w:rsidRPr="00C07C6B">
              <w:rPr>
                <w:color w:val="000000"/>
                <w:sz w:val="16"/>
                <w:szCs w:val="16"/>
              </w:rPr>
              <w:t xml:space="preserve">            &lt;!-- Multiple languages are permitted. Only one should have a preferenceInd = true --&gt; </w:t>
            </w:r>
          </w:p>
          <w:p w:rsidRPr="00C07C6B" w:rsidR="00B17E3F" w:rsidP="00B17E3F" w:rsidRDefault="00B17E3F" w14:paraId="4A8D1989" w14:textId="77777777">
            <w:pPr>
              <w:pStyle w:val="HTMLPreformatted"/>
              <w:rPr>
                <w:color w:val="000000"/>
                <w:sz w:val="16"/>
                <w:szCs w:val="16"/>
              </w:rPr>
            </w:pPr>
            <w:r w:rsidRPr="00C07C6B">
              <w:rPr>
                <w:color w:val="000000"/>
                <w:sz w:val="16"/>
                <w:szCs w:val="16"/>
              </w:rPr>
              <w:t xml:space="preserve">            &lt;languageCommunication&gt;</w:t>
            </w:r>
          </w:p>
          <w:p w:rsidRPr="00C07C6B" w:rsidR="00B17E3F" w:rsidP="00B17E3F" w:rsidRDefault="00B17E3F" w14:paraId="221972B7" w14:textId="77777777">
            <w:pPr>
              <w:pStyle w:val="HTMLPreformatted"/>
              <w:rPr>
                <w:color w:val="000000"/>
                <w:sz w:val="16"/>
                <w:szCs w:val="16"/>
              </w:rPr>
            </w:pPr>
            <w:r w:rsidRPr="00C07C6B">
              <w:rPr>
                <w:color w:val="000000"/>
                <w:sz w:val="16"/>
                <w:szCs w:val="16"/>
              </w:rPr>
              <w:t xml:space="preserve">                &lt;languageCode code="ita"/&gt;</w:t>
            </w:r>
          </w:p>
          <w:p w:rsidRPr="00C07C6B" w:rsidR="00B17E3F" w:rsidP="00B17E3F" w:rsidRDefault="00B17E3F" w14:paraId="45529712" w14:textId="77777777">
            <w:pPr>
              <w:pStyle w:val="HTMLPreformatted"/>
              <w:rPr>
                <w:color w:val="000000"/>
                <w:sz w:val="16"/>
                <w:szCs w:val="16"/>
              </w:rPr>
            </w:pPr>
            <w:r w:rsidRPr="00C07C6B">
              <w:rPr>
                <w:color w:val="000000"/>
                <w:sz w:val="16"/>
                <w:szCs w:val="16"/>
              </w:rPr>
              <w:t xml:space="preserve">                &lt;!-- "ita" is ISO 639-2 alpha-3 code for "Italian" --&gt;</w:t>
            </w:r>
          </w:p>
          <w:p w:rsidRPr="00C07C6B" w:rsidR="00B17E3F" w:rsidP="00B17E3F" w:rsidRDefault="00B17E3F" w14:paraId="0C7A570C" w14:textId="77777777">
            <w:pPr>
              <w:pStyle w:val="HTMLPreformatted"/>
              <w:rPr>
                <w:color w:val="000000"/>
                <w:sz w:val="16"/>
                <w:szCs w:val="16"/>
              </w:rPr>
            </w:pPr>
            <w:r w:rsidRPr="00C07C6B">
              <w:rPr>
                <w:color w:val="000000"/>
                <w:sz w:val="16"/>
                <w:szCs w:val="16"/>
              </w:rPr>
              <w:t xml:space="preserve">                &lt;modeCode code="ESP" displayName="Expressed spoken" codeSystem="2.16.840.1.113883.5.60" codeSystemName="LanguageAbilityMode"/&gt;</w:t>
            </w:r>
          </w:p>
          <w:p w:rsidRPr="00C07C6B" w:rsidR="00B17E3F" w:rsidP="00B17E3F" w:rsidRDefault="00B17E3F" w14:paraId="4C6A221A" w14:textId="77777777">
            <w:pPr>
              <w:pStyle w:val="HTMLPreformatted"/>
              <w:rPr>
                <w:color w:val="000000"/>
                <w:sz w:val="16"/>
                <w:szCs w:val="16"/>
              </w:rPr>
            </w:pPr>
            <w:r w:rsidRPr="00C07C6B">
              <w:rPr>
                <w:color w:val="000000"/>
                <w:sz w:val="16"/>
                <w:szCs w:val="16"/>
              </w:rPr>
              <w:t xml:space="preserve">                &lt;proficiencyLevelCode code="G" displayName="Good" codeSystem="2.16.840.1.113883.5.61" codeSystemName="LanguageAbilityProficiency"/&gt;</w:t>
            </w:r>
          </w:p>
          <w:p w:rsidRPr="00C07C6B" w:rsidR="00B17E3F" w:rsidP="00B17E3F" w:rsidRDefault="00B17E3F" w14:paraId="1EAB28DF" w14:textId="77777777">
            <w:pPr>
              <w:pStyle w:val="HTMLPreformatted"/>
              <w:rPr>
                <w:color w:val="000000"/>
                <w:sz w:val="16"/>
                <w:szCs w:val="16"/>
              </w:rPr>
            </w:pPr>
            <w:r w:rsidRPr="00C07C6B">
              <w:rPr>
                <w:color w:val="000000"/>
                <w:sz w:val="16"/>
                <w:szCs w:val="16"/>
              </w:rPr>
              <w:t xml:space="preserve">                &lt;!-- Patient's preferred language --&gt;</w:t>
            </w:r>
          </w:p>
          <w:p w:rsidRPr="00C07C6B" w:rsidR="00B17E3F" w:rsidP="00B17E3F" w:rsidRDefault="00B17E3F" w14:paraId="274BBC4B" w14:textId="77777777">
            <w:pPr>
              <w:pStyle w:val="HTMLPreformatted"/>
              <w:rPr>
                <w:color w:val="000000"/>
                <w:sz w:val="16"/>
                <w:szCs w:val="16"/>
              </w:rPr>
            </w:pPr>
            <w:r w:rsidRPr="00C07C6B">
              <w:rPr>
                <w:color w:val="000000"/>
                <w:sz w:val="16"/>
                <w:szCs w:val="16"/>
              </w:rPr>
              <w:t xml:space="preserve">                &lt;preferenceInd value="false"/&gt;</w:t>
            </w:r>
          </w:p>
          <w:p w:rsidRPr="00C07C6B" w:rsidR="00B17E3F" w:rsidP="00B17E3F" w:rsidRDefault="00B17E3F" w14:paraId="1F835573" w14:textId="77777777">
            <w:pPr>
              <w:pStyle w:val="HTMLPreformatted"/>
              <w:rPr>
                <w:color w:val="000000"/>
                <w:sz w:val="16"/>
                <w:szCs w:val="16"/>
              </w:rPr>
            </w:pPr>
            <w:r w:rsidRPr="00C07C6B">
              <w:rPr>
                <w:color w:val="000000"/>
                <w:sz w:val="16"/>
                <w:szCs w:val="16"/>
              </w:rPr>
              <w:t xml:space="preserve">            &lt;/languageCommunication&gt;</w:t>
            </w:r>
          </w:p>
          <w:p w:rsidRPr="00C07C6B" w:rsidR="00B17E3F" w:rsidP="00B17E3F" w:rsidRDefault="00B17E3F" w14:paraId="0C71EC34" w14:textId="77777777">
            <w:pPr>
              <w:pStyle w:val="HTMLPreformatted"/>
              <w:rPr>
                <w:color w:val="000000"/>
                <w:sz w:val="16"/>
                <w:szCs w:val="16"/>
              </w:rPr>
            </w:pPr>
            <w:r w:rsidRPr="00C07C6B">
              <w:rPr>
                <w:color w:val="000000"/>
                <w:sz w:val="16"/>
                <w:szCs w:val="16"/>
              </w:rPr>
              <w:t xml:space="preserve">        &lt;/patient&gt;</w:t>
            </w:r>
          </w:p>
          <w:p w:rsidRPr="00C07C6B" w:rsidR="00B17E3F" w:rsidP="00B17E3F" w:rsidRDefault="00B17E3F" w14:paraId="097F4F0D" w14:textId="77777777">
            <w:pPr>
              <w:pStyle w:val="HTMLPreformatted"/>
              <w:rPr>
                <w:color w:val="000000"/>
                <w:sz w:val="16"/>
                <w:szCs w:val="16"/>
              </w:rPr>
            </w:pPr>
            <w:r w:rsidRPr="00C07C6B">
              <w:rPr>
                <w:color w:val="000000"/>
                <w:sz w:val="16"/>
                <w:szCs w:val="16"/>
              </w:rPr>
              <w:t xml:space="preserve">    &lt;/patientRole&gt;</w:t>
            </w:r>
          </w:p>
          <w:p w:rsidRPr="00C07C6B" w:rsidR="00B17E3F" w:rsidP="00B17E3F" w:rsidRDefault="00B17E3F" w14:paraId="74085620" w14:textId="77777777">
            <w:pPr>
              <w:pStyle w:val="HTMLPreformatted"/>
              <w:rPr>
                <w:color w:val="000000"/>
                <w:sz w:val="16"/>
                <w:szCs w:val="16"/>
              </w:rPr>
            </w:pPr>
            <w:r w:rsidRPr="00C07C6B">
              <w:rPr>
                <w:color w:val="000000"/>
                <w:sz w:val="16"/>
                <w:szCs w:val="16"/>
              </w:rPr>
              <w:t>&lt;/recordTarget&gt;</w:t>
            </w:r>
          </w:p>
          <w:p w:rsidR="00B17E3F" w:rsidP="00B17E3F" w:rsidRDefault="00B17E3F" w14:paraId="7EDCF07F" w14:textId="77777777"/>
        </w:tc>
      </w:tr>
    </w:tbl>
    <w:p w:rsidR="00B17E3F" w:rsidP="00B17E3F" w:rsidRDefault="00B17E3F" w14:paraId="01D9D93C" w14:textId="77777777"/>
    <w:p w:rsidR="00B17E3F" w:rsidP="003A3D50" w:rsidRDefault="00B17E3F" w14:paraId="1D6F720B" w14:textId="7F8A53E7">
      <w:pPr>
        <w:pStyle w:val="Caption"/>
        <w:keepNext/>
        <w:spacing w:after="0"/>
      </w:pPr>
      <w:bookmarkStart w:name="_Toc118898729" w:id="474"/>
      <w:bookmarkStart w:name="_Toc119939931" w:id="475"/>
      <w:bookmarkStart w:name="_Toc135312963" w:id="476"/>
      <w:r>
        <w:t xml:space="preserve">Example </w:t>
      </w:r>
      <w:r>
        <w:fldChar w:fldCharType="begin"/>
      </w:r>
      <w:r>
        <w:instrText>SEQ Example \* ARABIC</w:instrText>
      </w:r>
      <w:r>
        <w:fldChar w:fldCharType="separate"/>
      </w:r>
      <w:r w:rsidR="00DC1072">
        <w:rPr>
          <w:noProof/>
        </w:rPr>
        <w:t>8</w:t>
      </w:r>
      <w:r>
        <w:fldChar w:fldCharType="end"/>
      </w:r>
      <w:r>
        <w:t xml:space="preserve">: </w:t>
      </w:r>
      <w:r w:rsidRPr="003346EA">
        <w:t>How to represent Patient with Previous Name</w:t>
      </w:r>
      <w:r w:rsidRPr="00DA6F28">
        <w:rPr>
          <w:rStyle w:val="FootnoteReference"/>
          <w:rFonts w:ascii="Calibri Light" w:hAnsi="Calibri Light" w:cs="Calibri Light"/>
          <w:color w:val="0000FF"/>
          <w:sz w:val="20"/>
          <w:szCs w:val="20"/>
          <w:u w:val="single"/>
        </w:rPr>
        <w:footnoteReference w:id="62"/>
      </w:r>
      <w:bookmarkEnd w:id="474"/>
      <w:bookmarkEnd w:id="475"/>
      <w:bookmarkEnd w:id="476"/>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00B17E3F" w:rsidTr="00254B4A" w14:paraId="0381D081" w14:textId="77777777">
        <w:tc>
          <w:tcPr>
            <w:tcW w:w="9576" w:type="dxa"/>
            <w:shd w:val="clear" w:color="auto" w:fill="auto"/>
          </w:tcPr>
          <w:p w:rsidRPr="00C07C6B" w:rsidR="00B17E3F" w:rsidP="00B17E3F" w:rsidRDefault="00B17E3F" w14:paraId="5776E005" w14:textId="77777777">
            <w:pPr>
              <w:pStyle w:val="HTMLPreformatted"/>
              <w:rPr>
                <w:color w:val="000000"/>
                <w:sz w:val="16"/>
                <w:szCs w:val="16"/>
              </w:rPr>
            </w:pPr>
            <w:r w:rsidRPr="00C07C6B">
              <w:rPr>
                <w:color w:val="000000"/>
                <w:sz w:val="16"/>
                <w:szCs w:val="16"/>
              </w:rPr>
              <w:t>&lt;recordTarget&gt;</w:t>
            </w:r>
          </w:p>
          <w:p w:rsidRPr="00C07C6B" w:rsidR="00B17E3F" w:rsidP="00B17E3F" w:rsidRDefault="00B17E3F" w14:paraId="067D105D" w14:textId="77777777">
            <w:pPr>
              <w:pStyle w:val="HTMLPreformatted"/>
              <w:rPr>
                <w:color w:val="000000"/>
                <w:sz w:val="16"/>
                <w:szCs w:val="16"/>
              </w:rPr>
            </w:pPr>
            <w:r w:rsidRPr="00C07C6B">
              <w:rPr>
                <w:color w:val="000000"/>
                <w:sz w:val="16"/>
                <w:szCs w:val="16"/>
              </w:rPr>
              <w:t xml:space="preserve">    &lt;!-- Note: several other data elements (telecom, address, etc.) are required to meet C-CDA R2.1 requirements --&gt;</w:t>
            </w:r>
          </w:p>
          <w:p w:rsidRPr="00C07C6B" w:rsidR="00B17E3F" w:rsidP="00B17E3F" w:rsidRDefault="00B17E3F" w14:paraId="06E96C85" w14:textId="77777777">
            <w:pPr>
              <w:pStyle w:val="HTMLPreformatted"/>
              <w:rPr>
                <w:color w:val="000000"/>
                <w:sz w:val="16"/>
                <w:szCs w:val="16"/>
              </w:rPr>
            </w:pPr>
            <w:r w:rsidRPr="00C07C6B">
              <w:rPr>
                <w:color w:val="000000"/>
                <w:sz w:val="16"/>
                <w:szCs w:val="16"/>
              </w:rPr>
              <w:t xml:space="preserve">    &lt;patientRole&gt;</w:t>
            </w:r>
          </w:p>
          <w:p w:rsidRPr="00C07C6B" w:rsidR="00B17E3F" w:rsidP="003A3D50" w:rsidRDefault="00B17E3F" w14:paraId="43F4EEA7" w14:textId="77777777">
            <w:pPr>
              <w:pStyle w:val="HTMLPreformatted"/>
              <w:tabs>
                <w:tab w:val="clear" w:pos="916"/>
                <w:tab w:val="left" w:pos="900"/>
              </w:tabs>
              <w:rPr>
                <w:color w:val="000000"/>
                <w:sz w:val="16"/>
                <w:szCs w:val="16"/>
              </w:rPr>
            </w:pPr>
            <w:r w:rsidRPr="00C07C6B">
              <w:rPr>
                <w:color w:val="000000"/>
                <w:sz w:val="16"/>
                <w:szCs w:val="16"/>
              </w:rPr>
              <w:t xml:space="preserve">        &lt;id extension="444222222" root="2.16.840.1.113883.4.1"/&gt;</w:t>
            </w:r>
          </w:p>
          <w:p w:rsidRPr="00C07C6B" w:rsidR="00B17E3F" w:rsidP="00B17E3F" w:rsidRDefault="00B17E3F" w14:paraId="26744952" w14:textId="77777777">
            <w:pPr>
              <w:pStyle w:val="HTMLPreformatted"/>
              <w:rPr>
                <w:color w:val="000000"/>
                <w:sz w:val="16"/>
                <w:szCs w:val="16"/>
              </w:rPr>
            </w:pPr>
            <w:r w:rsidRPr="00C07C6B">
              <w:rPr>
                <w:color w:val="000000"/>
                <w:sz w:val="16"/>
                <w:szCs w:val="16"/>
              </w:rPr>
              <w:t xml:space="preserve">        &lt;patient&gt;</w:t>
            </w:r>
          </w:p>
          <w:p w:rsidRPr="00C07C6B" w:rsidR="00B17E3F" w:rsidP="00B17E3F" w:rsidRDefault="00B17E3F" w14:paraId="562DA1A9" w14:textId="77777777">
            <w:pPr>
              <w:pStyle w:val="HTMLPreformatted"/>
              <w:rPr>
                <w:color w:val="000000"/>
                <w:sz w:val="16"/>
                <w:szCs w:val="16"/>
              </w:rPr>
            </w:pPr>
            <w:r w:rsidRPr="00C07C6B">
              <w:rPr>
                <w:color w:val="000000"/>
                <w:sz w:val="16"/>
                <w:szCs w:val="16"/>
              </w:rPr>
              <w:t xml:space="preserve">            &lt;!-- SDWG reviewed and approved approach for recording a birth name and legal name --&gt;</w:t>
            </w:r>
          </w:p>
          <w:p w:rsidRPr="00C07C6B" w:rsidR="00B17E3F" w:rsidP="00B17E3F" w:rsidRDefault="00B17E3F" w14:paraId="2F9FA630" w14:textId="77777777">
            <w:pPr>
              <w:pStyle w:val="HTMLPreformatted"/>
              <w:rPr>
                <w:color w:val="000000"/>
                <w:sz w:val="16"/>
                <w:szCs w:val="16"/>
              </w:rPr>
            </w:pPr>
            <w:r w:rsidRPr="00C07C6B">
              <w:rPr>
                <w:color w:val="000000"/>
                <w:sz w:val="16"/>
                <w:szCs w:val="16"/>
              </w:rPr>
              <w:t xml:space="preserve">            &lt;name use="L"&gt;</w:t>
            </w:r>
          </w:p>
          <w:p w:rsidRPr="00C07C6B" w:rsidR="00B17E3F" w:rsidP="00B17E3F" w:rsidRDefault="00B17E3F" w14:paraId="1AB75874" w14:textId="77777777">
            <w:pPr>
              <w:pStyle w:val="HTMLPreformatted"/>
              <w:rPr>
                <w:color w:val="000000"/>
                <w:sz w:val="16"/>
                <w:szCs w:val="16"/>
              </w:rPr>
            </w:pPr>
            <w:r w:rsidRPr="00C07C6B">
              <w:rPr>
                <w:color w:val="000000"/>
                <w:sz w:val="16"/>
                <w:szCs w:val="16"/>
              </w:rPr>
              <w:t xml:space="preserve">                &lt;given&gt;Alice&lt;/given&gt;</w:t>
            </w:r>
          </w:p>
          <w:p w:rsidRPr="00C07C6B" w:rsidR="00B17E3F" w:rsidP="00B17E3F" w:rsidRDefault="00B17E3F" w14:paraId="06C92BE4" w14:textId="77777777">
            <w:pPr>
              <w:pStyle w:val="HTMLPreformatted"/>
              <w:rPr>
                <w:color w:val="000000"/>
                <w:sz w:val="16"/>
                <w:szCs w:val="16"/>
              </w:rPr>
            </w:pPr>
            <w:r w:rsidRPr="00C07C6B">
              <w:rPr>
                <w:color w:val="000000"/>
                <w:sz w:val="16"/>
                <w:szCs w:val="16"/>
              </w:rPr>
              <w:t xml:space="preserve">                &lt;given&gt;Jones&lt;/given&gt;</w:t>
            </w:r>
          </w:p>
          <w:p w:rsidRPr="00C07C6B" w:rsidR="00B17E3F" w:rsidP="00B17E3F" w:rsidRDefault="00B17E3F" w14:paraId="6EA583D2" w14:textId="77777777">
            <w:pPr>
              <w:pStyle w:val="HTMLPreformatted"/>
              <w:rPr>
                <w:color w:val="000000"/>
                <w:sz w:val="16"/>
                <w:szCs w:val="16"/>
              </w:rPr>
            </w:pPr>
            <w:r w:rsidRPr="00C07C6B">
              <w:rPr>
                <w:color w:val="000000"/>
                <w:sz w:val="16"/>
                <w:szCs w:val="16"/>
              </w:rPr>
              <w:t xml:space="preserve">                &lt;family&gt;Newman&lt;/family&gt;</w:t>
            </w:r>
          </w:p>
          <w:p w:rsidRPr="00C07C6B" w:rsidR="00B17E3F" w:rsidP="00B17E3F" w:rsidRDefault="00B17E3F" w14:paraId="5EBEFFC1" w14:textId="77777777">
            <w:pPr>
              <w:pStyle w:val="HTMLPreformatted"/>
              <w:rPr>
                <w:color w:val="000000"/>
                <w:sz w:val="16"/>
                <w:szCs w:val="16"/>
              </w:rPr>
            </w:pPr>
            <w:r w:rsidRPr="00C07C6B">
              <w:rPr>
                <w:color w:val="000000"/>
                <w:sz w:val="16"/>
                <w:szCs w:val="16"/>
              </w:rPr>
              <w:t xml:space="preserve">            &lt;/name&gt;</w:t>
            </w:r>
          </w:p>
          <w:p w:rsidRPr="00C07C6B" w:rsidR="00B17E3F" w:rsidP="00B17E3F" w:rsidRDefault="00B17E3F" w14:paraId="606681AD" w14:textId="77777777">
            <w:pPr>
              <w:pStyle w:val="HTMLPreformatted"/>
              <w:rPr>
                <w:color w:val="000000"/>
                <w:sz w:val="16"/>
                <w:szCs w:val="16"/>
              </w:rPr>
            </w:pPr>
            <w:r w:rsidRPr="00C07C6B">
              <w:rPr>
                <w:color w:val="000000"/>
                <w:sz w:val="16"/>
                <w:szCs w:val="16"/>
              </w:rPr>
              <w:t xml:space="preserve">            &lt;name&gt; </w:t>
            </w:r>
          </w:p>
          <w:p w:rsidRPr="00C07C6B" w:rsidR="00B17E3F" w:rsidP="00B17E3F" w:rsidRDefault="00B17E3F" w14:paraId="5789BFA2" w14:textId="77777777">
            <w:pPr>
              <w:pStyle w:val="HTMLPreformatted"/>
              <w:rPr>
                <w:color w:val="000000"/>
                <w:sz w:val="16"/>
                <w:szCs w:val="16"/>
              </w:rPr>
            </w:pPr>
            <w:r w:rsidRPr="00C07C6B">
              <w:rPr>
                <w:color w:val="000000"/>
                <w:sz w:val="16"/>
                <w:szCs w:val="16"/>
              </w:rPr>
              <w:t xml:space="preserve">                &lt;given qualifier="BR"&gt;Alicia&lt;/given&gt; &lt;!-- BR = Birth name--&gt;</w:t>
            </w:r>
          </w:p>
          <w:p w:rsidRPr="00C07C6B" w:rsidR="00B17E3F" w:rsidP="00B17E3F" w:rsidRDefault="00B17E3F" w14:paraId="5A89985F" w14:textId="77777777">
            <w:pPr>
              <w:pStyle w:val="HTMLPreformatted"/>
              <w:rPr>
                <w:color w:val="000000"/>
                <w:sz w:val="16"/>
                <w:szCs w:val="16"/>
              </w:rPr>
            </w:pPr>
            <w:r w:rsidRPr="00C07C6B">
              <w:rPr>
                <w:color w:val="000000"/>
                <w:sz w:val="16"/>
                <w:szCs w:val="16"/>
              </w:rPr>
              <w:t xml:space="preserve">                &lt;given&gt;Jones&lt;/given&gt;</w:t>
            </w:r>
          </w:p>
          <w:p w:rsidRPr="00C07C6B" w:rsidR="00B17E3F" w:rsidP="00B17E3F" w:rsidRDefault="00B17E3F" w14:paraId="6BA74B47" w14:textId="77777777">
            <w:pPr>
              <w:pStyle w:val="HTMLPreformatted"/>
              <w:rPr>
                <w:color w:val="000000"/>
                <w:sz w:val="16"/>
                <w:szCs w:val="16"/>
              </w:rPr>
            </w:pPr>
            <w:r w:rsidRPr="00C07C6B">
              <w:rPr>
                <w:color w:val="000000"/>
                <w:sz w:val="16"/>
                <w:szCs w:val="16"/>
              </w:rPr>
              <w:t xml:space="preserve">                &lt;family qualifier="BR"&gt;Newman&lt;/family&gt; &lt;!-- BR = Birth name--&gt;</w:t>
            </w:r>
          </w:p>
          <w:p w:rsidRPr="00C07C6B" w:rsidR="00B17E3F" w:rsidP="00B17E3F" w:rsidRDefault="00B17E3F" w14:paraId="0BFFC9AC" w14:textId="77777777">
            <w:pPr>
              <w:pStyle w:val="HTMLPreformatted"/>
              <w:rPr>
                <w:color w:val="000000"/>
                <w:sz w:val="16"/>
                <w:szCs w:val="16"/>
              </w:rPr>
            </w:pPr>
            <w:r w:rsidRPr="00C07C6B">
              <w:rPr>
                <w:color w:val="000000"/>
                <w:sz w:val="16"/>
                <w:szCs w:val="16"/>
              </w:rPr>
              <w:t xml:space="preserve">                &lt;!-- Optional valid time - best practice --&gt;</w:t>
            </w:r>
          </w:p>
          <w:p w:rsidRPr="00C07C6B" w:rsidR="00B17E3F" w:rsidP="00B17E3F" w:rsidRDefault="00B17E3F" w14:paraId="6EE88E18" w14:textId="77777777">
            <w:pPr>
              <w:pStyle w:val="HTMLPreformatted"/>
              <w:rPr>
                <w:color w:val="000000"/>
                <w:sz w:val="16"/>
                <w:szCs w:val="16"/>
              </w:rPr>
            </w:pPr>
            <w:r w:rsidRPr="00C07C6B">
              <w:rPr>
                <w:color w:val="000000"/>
                <w:sz w:val="16"/>
                <w:szCs w:val="16"/>
              </w:rPr>
              <w:t xml:space="preserve">                &lt;validTime&gt;</w:t>
            </w:r>
          </w:p>
          <w:p w:rsidRPr="00C07C6B" w:rsidR="00B17E3F" w:rsidP="00B17E3F" w:rsidRDefault="00B17E3F" w14:paraId="6AA01AEA" w14:textId="77777777">
            <w:pPr>
              <w:pStyle w:val="HTMLPreformatted"/>
              <w:rPr>
                <w:color w:val="000000"/>
                <w:sz w:val="16"/>
                <w:szCs w:val="16"/>
              </w:rPr>
            </w:pPr>
            <w:r w:rsidRPr="00C07C6B">
              <w:rPr>
                <w:color w:val="000000"/>
                <w:sz w:val="16"/>
                <w:szCs w:val="16"/>
              </w:rPr>
              <w:t xml:space="preserve">                    &lt;low value="20010505"/&gt;</w:t>
            </w:r>
          </w:p>
          <w:p w:rsidRPr="00C07C6B" w:rsidR="00B17E3F" w:rsidP="00B17E3F" w:rsidRDefault="00B17E3F" w14:paraId="1B3567F0" w14:textId="77777777">
            <w:pPr>
              <w:pStyle w:val="HTMLPreformatted"/>
              <w:rPr>
                <w:color w:val="000000"/>
                <w:sz w:val="16"/>
                <w:szCs w:val="16"/>
              </w:rPr>
            </w:pPr>
            <w:r w:rsidRPr="00C07C6B">
              <w:rPr>
                <w:color w:val="000000"/>
                <w:sz w:val="16"/>
                <w:szCs w:val="16"/>
              </w:rPr>
              <w:t xml:space="preserve">                    &lt;high value="20010510"/&gt;</w:t>
            </w:r>
          </w:p>
          <w:p w:rsidRPr="00C07C6B" w:rsidR="00B17E3F" w:rsidP="00B17E3F" w:rsidRDefault="00B17E3F" w14:paraId="6AE12F5D" w14:textId="77777777">
            <w:pPr>
              <w:pStyle w:val="HTMLPreformatted"/>
              <w:rPr>
                <w:color w:val="000000"/>
                <w:sz w:val="16"/>
                <w:szCs w:val="16"/>
              </w:rPr>
            </w:pPr>
            <w:r w:rsidRPr="00C07C6B">
              <w:rPr>
                <w:color w:val="000000"/>
                <w:sz w:val="16"/>
                <w:szCs w:val="16"/>
              </w:rPr>
              <w:t xml:space="preserve">                &lt;/validTime&gt;</w:t>
            </w:r>
          </w:p>
          <w:p w:rsidRPr="00C07C6B" w:rsidR="00B17E3F" w:rsidP="00B17E3F" w:rsidRDefault="00B17E3F" w14:paraId="5BE2E012" w14:textId="77777777">
            <w:pPr>
              <w:pStyle w:val="HTMLPreformatted"/>
              <w:rPr>
                <w:color w:val="000000"/>
                <w:sz w:val="16"/>
                <w:szCs w:val="16"/>
              </w:rPr>
            </w:pPr>
            <w:r w:rsidRPr="00C07C6B">
              <w:rPr>
                <w:color w:val="000000"/>
                <w:sz w:val="16"/>
                <w:szCs w:val="16"/>
              </w:rPr>
              <w:t xml:space="preserve">            &lt;/name&gt;</w:t>
            </w:r>
            <w:r w:rsidRPr="00C07C6B">
              <w:rPr>
                <w:color w:val="000000"/>
                <w:sz w:val="16"/>
                <w:szCs w:val="16"/>
              </w:rPr>
              <w:tab/>
            </w:r>
            <w:r w:rsidRPr="00C07C6B">
              <w:rPr>
                <w:color w:val="000000"/>
                <w:sz w:val="16"/>
                <w:szCs w:val="16"/>
              </w:rPr>
              <w:tab/>
            </w:r>
          </w:p>
          <w:p w:rsidRPr="00C07C6B" w:rsidR="00B17E3F" w:rsidP="00B17E3F" w:rsidRDefault="00B17E3F" w14:paraId="29BAF1ED" w14:textId="77777777">
            <w:pPr>
              <w:pStyle w:val="HTMLPreformatted"/>
              <w:rPr>
                <w:color w:val="000000"/>
                <w:sz w:val="16"/>
                <w:szCs w:val="16"/>
              </w:rPr>
            </w:pPr>
            <w:r w:rsidRPr="00C07C6B">
              <w:rPr>
                <w:color w:val="000000"/>
                <w:sz w:val="16"/>
                <w:szCs w:val="16"/>
              </w:rPr>
              <w:t xml:space="preserve">        &lt;/patient&gt;</w:t>
            </w:r>
          </w:p>
          <w:p w:rsidRPr="00C07C6B" w:rsidR="00B17E3F" w:rsidP="00B17E3F" w:rsidRDefault="00B17E3F" w14:paraId="03DFCD58" w14:textId="77777777">
            <w:pPr>
              <w:pStyle w:val="HTMLPreformatted"/>
              <w:rPr>
                <w:color w:val="000000"/>
                <w:sz w:val="16"/>
                <w:szCs w:val="16"/>
              </w:rPr>
            </w:pPr>
            <w:r w:rsidRPr="00C07C6B">
              <w:rPr>
                <w:color w:val="000000"/>
                <w:sz w:val="16"/>
                <w:szCs w:val="16"/>
              </w:rPr>
              <w:t xml:space="preserve">    &lt;/patientRole&gt;</w:t>
            </w:r>
          </w:p>
          <w:p w:rsidRPr="00C07C6B" w:rsidR="00B17E3F" w:rsidP="00BF16F2" w:rsidRDefault="00B17E3F" w14:paraId="3BD55DF2" w14:textId="77777777">
            <w:pPr>
              <w:pStyle w:val="HTMLPreformatted"/>
              <w:rPr>
                <w:color w:val="000000"/>
                <w:sz w:val="16"/>
                <w:szCs w:val="16"/>
              </w:rPr>
            </w:pPr>
            <w:r w:rsidRPr="00C07C6B">
              <w:rPr>
                <w:color w:val="000000"/>
                <w:sz w:val="16"/>
                <w:szCs w:val="16"/>
              </w:rPr>
              <w:t>&lt;/recordTarget&gt;</w:t>
            </w:r>
          </w:p>
        </w:tc>
      </w:tr>
    </w:tbl>
    <w:p w:rsidR="00B17E3F" w:rsidP="00B17E3F" w:rsidRDefault="00B17E3F" w14:paraId="26289232" w14:textId="77777777"/>
    <w:p w:rsidR="00B17E3F" w:rsidP="003A3D50" w:rsidRDefault="00B17E3F" w14:paraId="7D7D5DE1" w14:textId="5EBF9A7A">
      <w:pPr>
        <w:pStyle w:val="Caption"/>
        <w:keepNext/>
        <w:spacing w:after="0"/>
      </w:pPr>
      <w:bookmarkStart w:name="_Toc118898730" w:id="477"/>
      <w:bookmarkStart w:name="_Toc119939932" w:id="478"/>
      <w:bookmarkStart w:name="_Toc135312964" w:id="479"/>
      <w:r>
        <w:t xml:space="preserve">Example </w:t>
      </w:r>
      <w:r>
        <w:fldChar w:fldCharType="begin"/>
      </w:r>
      <w:r>
        <w:instrText>SEQ Example \* ARABIC</w:instrText>
      </w:r>
      <w:r>
        <w:fldChar w:fldCharType="separate"/>
      </w:r>
      <w:r w:rsidR="00DC1072">
        <w:rPr>
          <w:noProof/>
        </w:rPr>
        <w:t>9</w:t>
      </w:r>
      <w:r>
        <w:fldChar w:fldCharType="end"/>
      </w:r>
      <w:r>
        <w:t xml:space="preserve">: </w:t>
      </w:r>
      <w:r w:rsidRPr="00FF1F70">
        <w:t>How to represent Patient with Prior Address</w:t>
      </w:r>
      <w:r w:rsidRPr="00DA6F28">
        <w:rPr>
          <w:rStyle w:val="FootnoteReference"/>
          <w:rFonts w:ascii="Calibri Light" w:hAnsi="Calibri Light" w:cs="Calibri Light"/>
          <w:color w:val="0000FF"/>
          <w:sz w:val="20"/>
          <w:u w:val="single"/>
        </w:rPr>
        <w:footnoteReference w:id="63"/>
      </w:r>
      <w:bookmarkEnd w:id="477"/>
      <w:bookmarkEnd w:id="478"/>
      <w:bookmarkEnd w:id="479"/>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00B17E3F" w:rsidTr="00254B4A" w14:paraId="5EDA367A" w14:textId="77777777">
        <w:tc>
          <w:tcPr>
            <w:tcW w:w="9576" w:type="dxa"/>
            <w:shd w:val="clear" w:color="auto" w:fill="auto"/>
          </w:tcPr>
          <w:p w:rsidRPr="00C07C6B" w:rsidR="00B17E3F" w:rsidP="00B17E3F" w:rsidRDefault="00B17E3F" w14:paraId="4D877926" w14:textId="77777777">
            <w:pPr>
              <w:pStyle w:val="HTMLPreformatted"/>
              <w:rPr>
                <w:color w:val="000000"/>
                <w:sz w:val="16"/>
                <w:szCs w:val="16"/>
              </w:rPr>
            </w:pPr>
            <w:r w:rsidRPr="00C07C6B">
              <w:rPr>
                <w:color w:val="000000"/>
                <w:sz w:val="16"/>
                <w:szCs w:val="16"/>
              </w:rPr>
              <w:t xml:space="preserve">&lt;!-- recordTarget example from C-CDA-Examples/Header/Patient Demographic Information </w:t>
            </w:r>
          </w:p>
          <w:p w:rsidRPr="00C07C6B" w:rsidR="00B17E3F" w:rsidP="00B17E3F" w:rsidRDefault="00B17E3F" w14:paraId="613F7CBF" w14:textId="77777777">
            <w:pPr>
              <w:pStyle w:val="HTMLPreformatted"/>
              <w:rPr>
                <w:color w:val="000000"/>
                <w:sz w:val="16"/>
                <w:szCs w:val="16"/>
              </w:rPr>
            </w:pPr>
            <w:r w:rsidRPr="00C07C6B">
              <w:rPr>
                <w:color w:val="000000"/>
                <w:sz w:val="16"/>
                <w:szCs w:val="16"/>
              </w:rPr>
              <w:t xml:space="preserve">    added multiple home addresses</w:t>
            </w:r>
          </w:p>
          <w:p w:rsidRPr="00C07C6B" w:rsidR="00B17E3F" w:rsidP="00B17E3F" w:rsidRDefault="00B17E3F" w14:paraId="5BA19256" w14:textId="77777777">
            <w:pPr>
              <w:pStyle w:val="HTMLPreformatted"/>
              <w:rPr>
                <w:color w:val="000000"/>
                <w:sz w:val="16"/>
                <w:szCs w:val="16"/>
              </w:rPr>
            </w:pPr>
            <w:r w:rsidRPr="00C07C6B">
              <w:rPr>
                <w:color w:val="000000"/>
                <w:sz w:val="16"/>
                <w:szCs w:val="16"/>
              </w:rPr>
              <w:t>--&gt;</w:t>
            </w:r>
          </w:p>
          <w:p w:rsidRPr="00C07C6B" w:rsidR="00B17E3F" w:rsidP="00B17E3F" w:rsidRDefault="00B17E3F" w14:paraId="6077DD1C" w14:textId="77777777">
            <w:pPr>
              <w:pStyle w:val="HTMLPreformatted"/>
              <w:rPr>
                <w:color w:val="000000"/>
                <w:sz w:val="16"/>
                <w:szCs w:val="16"/>
              </w:rPr>
            </w:pPr>
            <w:r w:rsidRPr="00C07C6B">
              <w:rPr>
                <w:color w:val="000000"/>
                <w:sz w:val="16"/>
                <w:szCs w:val="16"/>
              </w:rPr>
              <w:t>&lt;recordTarget&gt;</w:t>
            </w:r>
          </w:p>
          <w:p w:rsidRPr="00C07C6B" w:rsidR="00B17E3F" w:rsidP="00B17E3F" w:rsidRDefault="00B17E3F" w14:paraId="716A5C47" w14:textId="77777777">
            <w:pPr>
              <w:pStyle w:val="HTMLPreformatted"/>
              <w:rPr>
                <w:color w:val="000000"/>
                <w:sz w:val="16"/>
                <w:szCs w:val="16"/>
              </w:rPr>
            </w:pPr>
            <w:r w:rsidRPr="00C07C6B">
              <w:rPr>
                <w:color w:val="000000"/>
                <w:sz w:val="16"/>
                <w:szCs w:val="16"/>
              </w:rPr>
              <w:t xml:space="preserve">    &lt;patientRole&gt;</w:t>
            </w:r>
          </w:p>
          <w:p w:rsidRPr="00C07C6B" w:rsidR="00B17E3F" w:rsidP="00B17E3F" w:rsidRDefault="00B17E3F" w14:paraId="1862F938" w14:textId="77777777">
            <w:pPr>
              <w:pStyle w:val="HTMLPreformatted"/>
              <w:rPr>
                <w:color w:val="000000"/>
                <w:sz w:val="16"/>
                <w:szCs w:val="16"/>
              </w:rPr>
            </w:pPr>
            <w:r w:rsidRPr="00C07C6B">
              <w:rPr>
                <w:color w:val="000000"/>
                <w:sz w:val="16"/>
                <w:szCs w:val="16"/>
              </w:rPr>
              <w:t xml:space="preserve">        &lt;id root="2.16.840.1.113883.3.6132" extension="345678912-0154"/&gt;</w:t>
            </w:r>
          </w:p>
          <w:p w:rsidRPr="00C07C6B" w:rsidR="00B17E3F" w:rsidP="00B17E3F" w:rsidRDefault="00B17E3F" w14:paraId="27FFA2B3" w14:textId="77777777">
            <w:pPr>
              <w:pStyle w:val="HTMLPreformatted"/>
              <w:rPr>
                <w:color w:val="000000"/>
                <w:sz w:val="16"/>
                <w:szCs w:val="16"/>
              </w:rPr>
            </w:pPr>
            <w:r w:rsidRPr="00C07C6B">
              <w:rPr>
                <w:color w:val="000000"/>
                <w:sz w:val="16"/>
                <w:szCs w:val="16"/>
              </w:rPr>
              <w:t xml:space="preserve">        &lt;!-- HP is "primary home" from valueSet 2.16.840.1.113883.1.11.10637 </w:t>
            </w:r>
          </w:p>
          <w:p w:rsidRPr="00C07C6B" w:rsidR="00B17E3F" w:rsidP="00B17E3F" w:rsidRDefault="00B17E3F" w14:paraId="15118033" w14:textId="77777777">
            <w:pPr>
              <w:pStyle w:val="HTMLPreformatted"/>
              <w:rPr>
                <w:color w:val="000000"/>
                <w:sz w:val="16"/>
                <w:szCs w:val="16"/>
              </w:rPr>
            </w:pPr>
            <w:r w:rsidRPr="00C07C6B">
              <w:rPr>
                <w:color w:val="000000"/>
                <w:sz w:val="16"/>
                <w:szCs w:val="16"/>
              </w:rPr>
              <w:t xml:space="preserve">             and in this instance represents patient's current address --&gt;</w:t>
            </w:r>
          </w:p>
          <w:p w:rsidRPr="00C07C6B" w:rsidR="00B17E3F" w:rsidP="00B17E3F" w:rsidRDefault="00B17E3F" w14:paraId="5B6FEFD4" w14:textId="77777777">
            <w:pPr>
              <w:pStyle w:val="HTMLPreformatted"/>
              <w:rPr>
                <w:color w:val="000000"/>
                <w:sz w:val="16"/>
                <w:szCs w:val="16"/>
              </w:rPr>
            </w:pPr>
            <w:r w:rsidRPr="00C07C6B">
              <w:rPr>
                <w:color w:val="000000"/>
                <w:sz w:val="16"/>
                <w:szCs w:val="16"/>
              </w:rPr>
              <w:t xml:space="preserve">        &lt;addr use="HP"&gt;</w:t>
            </w:r>
          </w:p>
          <w:p w:rsidRPr="00C07C6B" w:rsidR="00B17E3F" w:rsidP="00B17E3F" w:rsidRDefault="00B17E3F" w14:paraId="705086E8" w14:textId="77777777">
            <w:pPr>
              <w:pStyle w:val="HTMLPreformatted"/>
              <w:rPr>
                <w:color w:val="000000"/>
                <w:sz w:val="16"/>
                <w:szCs w:val="16"/>
              </w:rPr>
            </w:pPr>
            <w:r w:rsidRPr="00C07C6B">
              <w:rPr>
                <w:color w:val="000000"/>
                <w:sz w:val="16"/>
                <w:szCs w:val="16"/>
              </w:rPr>
              <w:t xml:space="preserve">            &lt;streetAddressLine&gt;152 Creek Lane&lt;/streetAddressLine&gt;</w:t>
            </w:r>
          </w:p>
          <w:p w:rsidRPr="00C07C6B" w:rsidR="00B17E3F" w:rsidP="00B17E3F" w:rsidRDefault="00B17E3F" w14:paraId="5C546BE3" w14:textId="77777777">
            <w:pPr>
              <w:pStyle w:val="HTMLPreformatted"/>
              <w:rPr>
                <w:color w:val="000000"/>
                <w:sz w:val="16"/>
                <w:szCs w:val="16"/>
              </w:rPr>
            </w:pPr>
            <w:r w:rsidRPr="00C07C6B">
              <w:rPr>
                <w:color w:val="000000"/>
                <w:sz w:val="16"/>
                <w:szCs w:val="16"/>
              </w:rPr>
              <w:t xml:space="preserve">            &lt;city&gt;Shelburne&lt;/city&gt;</w:t>
            </w:r>
          </w:p>
          <w:p w:rsidRPr="00C07C6B" w:rsidR="00B17E3F" w:rsidP="00B17E3F" w:rsidRDefault="00B17E3F" w14:paraId="2DBBDC2D" w14:textId="77777777">
            <w:pPr>
              <w:pStyle w:val="HTMLPreformatted"/>
              <w:rPr>
                <w:color w:val="000000"/>
                <w:sz w:val="16"/>
                <w:szCs w:val="16"/>
              </w:rPr>
            </w:pPr>
            <w:r w:rsidRPr="00C07C6B">
              <w:rPr>
                <w:color w:val="000000"/>
                <w:sz w:val="16"/>
                <w:szCs w:val="16"/>
              </w:rPr>
              <w:t xml:space="preserve">            &lt;state&gt;VT&lt;/state&gt;</w:t>
            </w:r>
          </w:p>
          <w:p w:rsidRPr="00C07C6B" w:rsidR="00B17E3F" w:rsidP="00B17E3F" w:rsidRDefault="00B17E3F" w14:paraId="1AFA75BA" w14:textId="77777777">
            <w:pPr>
              <w:pStyle w:val="HTMLPreformatted"/>
              <w:rPr>
                <w:color w:val="000000"/>
                <w:sz w:val="16"/>
                <w:szCs w:val="16"/>
              </w:rPr>
            </w:pPr>
            <w:r w:rsidRPr="00C07C6B">
              <w:rPr>
                <w:color w:val="000000"/>
                <w:sz w:val="16"/>
                <w:szCs w:val="16"/>
              </w:rPr>
              <w:t xml:space="preserve">            &lt;postalCode&gt;05455&lt;/postalCode&gt;</w:t>
            </w:r>
          </w:p>
          <w:p w:rsidRPr="00C07C6B" w:rsidR="00B17E3F" w:rsidP="00B17E3F" w:rsidRDefault="00B17E3F" w14:paraId="15833012" w14:textId="77777777">
            <w:pPr>
              <w:pStyle w:val="HTMLPreformatted"/>
              <w:rPr>
                <w:color w:val="000000"/>
                <w:sz w:val="16"/>
                <w:szCs w:val="16"/>
              </w:rPr>
            </w:pPr>
            <w:r w:rsidRPr="00C07C6B">
              <w:rPr>
                <w:color w:val="000000"/>
                <w:sz w:val="16"/>
                <w:szCs w:val="16"/>
              </w:rPr>
              <w:t xml:space="preserve">            &lt;country&gt;US&lt;/country&gt;</w:t>
            </w:r>
          </w:p>
          <w:p w:rsidRPr="00C07C6B" w:rsidR="00B17E3F" w:rsidP="00B17E3F" w:rsidRDefault="00B17E3F" w14:paraId="64D7F1A9" w14:textId="77777777">
            <w:pPr>
              <w:pStyle w:val="HTMLPreformatted"/>
              <w:rPr>
                <w:color w:val="000000"/>
                <w:sz w:val="16"/>
                <w:szCs w:val="16"/>
              </w:rPr>
            </w:pPr>
            <w:r w:rsidRPr="00C07C6B">
              <w:rPr>
                <w:color w:val="000000"/>
                <w:sz w:val="16"/>
                <w:szCs w:val="16"/>
              </w:rPr>
              <w:t xml:space="preserve">            &lt;useablePeriod xmlns:xsi="http://www.w3.org/2001/XMLSchema-instance" xsi:type="IVL_TS"&gt;</w:t>
            </w:r>
          </w:p>
          <w:p w:rsidRPr="00C07C6B" w:rsidR="00B17E3F" w:rsidP="00B17E3F" w:rsidRDefault="00B17E3F" w14:paraId="4B5ED967" w14:textId="77777777">
            <w:pPr>
              <w:pStyle w:val="HTMLPreformatted"/>
              <w:rPr>
                <w:color w:val="000000"/>
                <w:sz w:val="16"/>
                <w:szCs w:val="16"/>
              </w:rPr>
            </w:pPr>
            <w:r w:rsidRPr="00C07C6B">
              <w:rPr>
                <w:color w:val="000000"/>
                <w:sz w:val="16"/>
                <w:szCs w:val="16"/>
              </w:rPr>
              <w:t xml:space="preserve">                &lt;low value="20110822"/&gt;</w:t>
            </w:r>
          </w:p>
          <w:p w:rsidRPr="00C07C6B" w:rsidR="00B17E3F" w:rsidP="00B17E3F" w:rsidRDefault="00B17E3F" w14:paraId="10C72BAC" w14:textId="77777777">
            <w:pPr>
              <w:pStyle w:val="HTMLPreformatted"/>
              <w:rPr>
                <w:color w:val="000000"/>
                <w:sz w:val="16"/>
                <w:szCs w:val="16"/>
              </w:rPr>
            </w:pPr>
            <w:r w:rsidRPr="00C07C6B">
              <w:rPr>
                <w:color w:val="000000"/>
                <w:sz w:val="16"/>
                <w:szCs w:val="16"/>
              </w:rPr>
              <w:t xml:space="preserve">            &lt;/useablePeriod&gt;</w:t>
            </w:r>
          </w:p>
          <w:p w:rsidRPr="00C07C6B" w:rsidR="00B17E3F" w:rsidP="00B17E3F" w:rsidRDefault="00B17E3F" w14:paraId="43E32480" w14:textId="77777777">
            <w:pPr>
              <w:pStyle w:val="HTMLPreformatted"/>
              <w:rPr>
                <w:color w:val="000000"/>
                <w:sz w:val="16"/>
                <w:szCs w:val="16"/>
              </w:rPr>
            </w:pPr>
            <w:r w:rsidRPr="00C07C6B">
              <w:rPr>
                <w:color w:val="000000"/>
                <w:sz w:val="16"/>
                <w:szCs w:val="16"/>
              </w:rPr>
              <w:t xml:space="preserve">            &lt;!-- It is permissible to omit a low element to indicate current residence --&gt;</w:t>
            </w:r>
          </w:p>
          <w:p w:rsidRPr="00C07C6B" w:rsidR="00B17E3F" w:rsidP="00B17E3F" w:rsidRDefault="00B17E3F" w14:paraId="7BFC131F" w14:textId="77777777">
            <w:pPr>
              <w:pStyle w:val="HTMLPreformatted"/>
              <w:rPr>
                <w:color w:val="000000"/>
                <w:sz w:val="16"/>
                <w:szCs w:val="16"/>
              </w:rPr>
            </w:pPr>
            <w:r w:rsidRPr="00C07C6B">
              <w:rPr>
                <w:color w:val="000000"/>
                <w:sz w:val="16"/>
                <w:szCs w:val="16"/>
              </w:rPr>
              <w:t xml:space="preserve">            &lt;!-- It is permissible to omit a high element or use nullFlavor='NA' --&gt;</w:t>
            </w:r>
          </w:p>
          <w:p w:rsidRPr="00C07C6B" w:rsidR="00B17E3F" w:rsidP="00B17E3F" w:rsidRDefault="00B17E3F" w14:paraId="10767730" w14:textId="77777777">
            <w:pPr>
              <w:pStyle w:val="HTMLPreformatted"/>
              <w:rPr>
                <w:color w:val="000000"/>
                <w:sz w:val="16"/>
                <w:szCs w:val="16"/>
              </w:rPr>
            </w:pPr>
            <w:r w:rsidRPr="00C07C6B">
              <w:rPr>
                <w:color w:val="000000"/>
                <w:sz w:val="16"/>
                <w:szCs w:val="16"/>
              </w:rPr>
              <w:t xml:space="preserve">        &lt;/addr&gt;</w:t>
            </w:r>
          </w:p>
          <w:p w:rsidRPr="00C07C6B" w:rsidR="00B17E3F" w:rsidP="00B17E3F" w:rsidRDefault="00B17E3F" w14:paraId="2BC727B5" w14:textId="77777777">
            <w:pPr>
              <w:pStyle w:val="HTMLPreformatted"/>
              <w:rPr>
                <w:color w:val="000000"/>
                <w:sz w:val="16"/>
                <w:szCs w:val="16"/>
              </w:rPr>
            </w:pPr>
            <w:r w:rsidRPr="00C07C6B">
              <w:rPr>
                <w:color w:val="000000"/>
                <w:sz w:val="16"/>
                <w:szCs w:val="16"/>
              </w:rPr>
              <w:t xml:space="preserve">        &lt;addr use="H"&gt;</w:t>
            </w:r>
          </w:p>
          <w:p w:rsidRPr="00C07C6B" w:rsidR="00B17E3F" w:rsidP="00B17E3F" w:rsidRDefault="00B17E3F" w14:paraId="124B183C" w14:textId="77777777">
            <w:pPr>
              <w:pStyle w:val="HTMLPreformatted"/>
              <w:rPr>
                <w:color w:val="000000"/>
                <w:sz w:val="16"/>
                <w:szCs w:val="16"/>
              </w:rPr>
            </w:pPr>
            <w:r w:rsidRPr="00C07C6B">
              <w:rPr>
                <w:color w:val="000000"/>
                <w:sz w:val="16"/>
                <w:szCs w:val="16"/>
              </w:rPr>
              <w:t xml:space="preserve">            &lt;streetAddressLine&gt;191 S OAK AVE&lt;/streetAddressLine&gt;</w:t>
            </w:r>
          </w:p>
          <w:p w:rsidRPr="00C07C6B" w:rsidR="00B17E3F" w:rsidP="00B17E3F" w:rsidRDefault="00B17E3F" w14:paraId="65ED623A" w14:textId="77777777">
            <w:pPr>
              <w:pStyle w:val="HTMLPreformatted"/>
              <w:rPr>
                <w:color w:val="000000"/>
                <w:sz w:val="16"/>
                <w:szCs w:val="16"/>
              </w:rPr>
            </w:pPr>
            <w:r w:rsidRPr="00C07C6B">
              <w:rPr>
                <w:color w:val="000000"/>
                <w:sz w:val="16"/>
                <w:szCs w:val="16"/>
              </w:rPr>
              <w:t xml:space="preserve">            &lt;city&gt;BURLINGTON&lt;/city&gt;</w:t>
            </w:r>
          </w:p>
          <w:p w:rsidRPr="00C07C6B" w:rsidR="00B17E3F" w:rsidP="00B17E3F" w:rsidRDefault="00B17E3F" w14:paraId="5EDE4042" w14:textId="77777777">
            <w:pPr>
              <w:pStyle w:val="HTMLPreformatted"/>
              <w:rPr>
                <w:color w:val="000000"/>
                <w:sz w:val="16"/>
                <w:szCs w:val="16"/>
              </w:rPr>
            </w:pPr>
            <w:r w:rsidRPr="00C07C6B">
              <w:rPr>
                <w:color w:val="000000"/>
                <w:sz w:val="16"/>
                <w:szCs w:val="16"/>
              </w:rPr>
              <w:t xml:space="preserve">            &lt;state&gt;VT&lt;/state&gt;</w:t>
            </w:r>
          </w:p>
          <w:p w:rsidRPr="00C07C6B" w:rsidR="00B17E3F" w:rsidP="00B17E3F" w:rsidRDefault="00B17E3F" w14:paraId="0F54011E" w14:textId="77777777">
            <w:pPr>
              <w:pStyle w:val="HTMLPreformatted"/>
              <w:rPr>
                <w:color w:val="000000"/>
                <w:sz w:val="16"/>
                <w:szCs w:val="16"/>
              </w:rPr>
            </w:pPr>
            <w:r w:rsidRPr="00C07C6B">
              <w:rPr>
                <w:color w:val="000000"/>
                <w:sz w:val="16"/>
                <w:szCs w:val="16"/>
              </w:rPr>
              <w:t xml:space="preserve">            &lt;postalCode&gt;05422&lt;/postalCode&gt;</w:t>
            </w:r>
          </w:p>
          <w:p w:rsidRPr="00C07C6B" w:rsidR="00B17E3F" w:rsidP="00B17E3F" w:rsidRDefault="00B17E3F" w14:paraId="24BB86E9" w14:textId="77777777">
            <w:pPr>
              <w:pStyle w:val="HTMLPreformatted"/>
              <w:rPr>
                <w:color w:val="000000"/>
                <w:sz w:val="16"/>
                <w:szCs w:val="16"/>
              </w:rPr>
            </w:pPr>
            <w:r w:rsidRPr="00C07C6B">
              <w:rPr>
                <w:color w:val="000000"/>
                <w:sz w:val="16"/>
                <w:szCs w:val="16"/>
              </w:rPr>
              <w:t xml:space="preserve">            &lt;country&gt;US&lt;/country&gt;</w:t>
            </w:r>
          </w:p>
          <w:p w:rsidRPr="00C07C6B" w:rsidR="00B17E3F" w:rsidP="00B17E3F" w:rsidRDefault="00B17E3F" w14:paraId="49335629" w14:textId="77777777">
            <w:pPr>
              <w:pStyle w:val="HTMLPreformatted"/>
              <w:rPr>
                <w:color w:val="000000"/>
                <w:sz w:val="16"/>
                <w:szCs w:val="16"/>
              </w:rPr>
            </w:pPr>
            <w:r w:rsidRPr="00C07C6B">
              <w:rPr>
                <w:color w:val="000000"/>
                <w:sz w:val="16"/>
                <w:szCs w:val="16"/>
              </w:rPr>
              <w:t xml:space="preserve">            &lt;useablePeriod xmlns:xsi="http://www.w3.org/2001/XMLSchema-instance" xsi:type="IVL_TS"&gt;</w:t>
            </w:r>
          </w:p>
          <w:p w:rsidRPr="00C07C6B" w:rsidR="00B17E3F" w:rsidP="00B17E3F" w:rsidRDefault="00B17E3F" w14:paraId="517D419A" w14:textId="77777777">
            <w:pPr>
              <w:pStyle w:val="HTMLPreformatted"/>
              <w:rPr>
                <w:color w:val="000000"/>
                <w:sz w:val="16"/>
                <w:szCs w:val="16"/>
              </w:rPr>
            </w:pPr>
            <w:r w:rsidRPr="00C07C6B">
              <w:rPr>
                <w:color w:val="000000"/>
                <w:sz w:val="16"/>
                <w:szCs w:val="16"/>
              </w:rPr>
              <w:t xml:space="preserve">                &lt;low value="20110131"/&gt;</w:t>
            </w:r>
          </w:p>
          <w:p w:rsidRPr="00C07C6B" w:rsidR="00B17E3F" w:rsidP="00B17E3F" w:rsidRDefault="00B17E3F" w14:paraId="4D4AA190" w14:textId="77777777">
            <w:pPr>
              <w:pStyle w:val="HTMLPreformatted"/>
              <w:rPr>
                <w:color w:val="000000"/>
                <w:sz w:val="16"/>
                <w:szCs w:val="16"/>
              </w:rPr>
            </w:pPr>
            <w:r w:rsidRPr="00C07C6B">
              <w:rPr>
                <w:color w:val="000000"/>
                <w:sz w:val="16"/>
                <w:szCs w:val="16"/>
              </w:rPr>
              <w:t xml:space="preserve">                &lt;high value="20110821"/&gt;</w:t>
            </w:r>
          </w:p>
          <w:p w:rsidRPr="00C07C6B" w:rsidR="00B17E3F" w:rsidP="00B17E3F" w:rsidRDefault="00B17E3F" w14:paraId="4324EB60" w14:textId="77777777">
            <w:pPr>
              <w:pStyle w:val="HTMLPreformatted"/>
              <w:rPr>
                <w:color w:val="000000"/>
                <w:sz w:val="16"/>
                <w:szCs w:val="16"/>
              </w:rPr>
            </w:pPr>
            <w:r w:rsidRPr="00C07C6B">
              <w:rPr>
                <w:color w:val="000000"/>
                <w:sz w:val="16"/>
                <w:szCs w:val="16"/>
              </w:rPr>
              <w:t xml:space="preserve">            &lt;/useablePeriod&gt;</w:t>
            </w:r>
          </w:p>
          <w:p w:rsidRPr="00C07C6B" w:rsidR="00B17E3F" w:rsidP="00B17E3F" w:rsidRDefault="00B17E3F" w14:paraId="7A66A873" w14:textId="77777777">
            <w:pPr>
              <w:pStyle w:val="HTMLPreformatted"/>
              <w:rPr>
                <w:color w:val="000000"/>
                <w:sz w:val="16"/>
                <w:szCs w:val="16"/>
              </w:rPr>
            </w:pPr>
            <w:r w:rsidRPr="00C07C6B">
              <w:rPr>
                <w:color w:val="000000"/>
                <w:sz w:val="16"/>
                <w:szCs w:val="16"/>
              </w:rPr>
              <w:t xml:space="preserve">        &lt;/addr&gt;</w:t>
            </w:r>
          </w:p>
          <w:p w:rsidRPr="00C07C6B" w:rsidR="00B17E3F" w:rsidP="00B17E3F" w:rsidRDefault="00B17E3F" w14:paraId="4F59372B" w14:textId="77777777">
            <w:pPr>
              <w:pStyle w:val="HTMLPreformatted"/>
              <w:rPr>
                <w:color w:val="000000"/>
                <w:sz w:val="16"/>
                <w:szCs w:val="16"/>
              </w:rPr>
            </w:pPr>
            <w:r w:rsidRPr="00C07C6B">
              <w:rPr>
                <w:color w:val="000000"/>
                <w:sz w:val="16"/>
                <w:szCs w:val="16"/>
              </w:rPr>
              <w:t xml:space="preserve">        &lt;addr use="H"&gt;</w:t>
            </w:r>
          </w:p>
          <w:p w:rsidRPr="00C07C6B" w:rsidR="00B17E3F" w:rsidP="00B17E3F" w:rsidRDefault="00B17E3F" w14:paraId="2CA63BF9" w14:textId="77777777">
            <w:pPr>
              <w:pStyle w:val="HTMLPreformatted"/>
              <w:rPr>
                <w:color w:val="000000"/>
                <w:sz w:val="16"/>
                <w:szCs w:val="16"/>
              </w:rPr>
            </w:pPr>
            <w:r w:rsidRPr="00C07C6B">
              <w:rPr>
                <w:color w:val="000000"/>
                <w:sz w:val="16"/>
                <w:szCs w:val="16"/>
              </w:rPr>
              <w:t xml:space="preserve">            &lt;streetAddressLine&gt;1141 W MAIN AVE&lt;/streetAddressLine&gt;</w:t>
            </w:r>
          </w:p>
          <w:p w:rsidRPr="00C07C6B" w:rsidR="00B17E3F" w:rsidP="00B17E3F" w:rsidRDefault="00B17E3F" w14:paraId="005780A6" w14:textId="77777777">
            <w:pPr>
              <w:pStyle w:val="HTMLPreformatted"/>
              <w:rPr>
                <w:color w:val="000000"/>
                <w:sz w:val="16"/>
                <w:szCs w:val="16"/>
              </w:rPr>
            </w:pPr>
            <w:r w:rsidRPr="00C07C6B">
              <w:rPr>
                <w:color w:val="000000"/>
                <w:sz w:val="16"/>
                <w:szCs w:val="16"/>
              </w:rPr>
              <w:t xml:space="preserve">            &lt;city&gt;CHICAGO&lt;/city&gt;</w:t>
            </w:r>
          </w:p>
          <w:p w:rsidRPr="00C07C6B" w:rsidR="00B17E3F" w:rsidP="00B17E3F" w:rsidRDefault="00B17E3F" w14:paraId="37EF14D5" w14:textId="77777777">
            <w:pPr>
              <w:pStyle w:val="HTMLPreformatted"/>
              <w:rPr>
                <w:color w:val="000000"/>
                <w:sz w:val="16"/>
                <w:szCs w:val="16"/>
              </w:rPr>
            </w:pPr>
            <w:r w:rsidRPr="00C07C6B">
              <w:rPr>
                <w:color w:val="000000"/>
                <w:sz w:val="16"/>
                <w:szCs w:val="16"/>
              </w:rPr>
              <w:t xml:space="preserve">            &lt;state&gt;IL&lt;/state&gt;</w:t>
            </w:r>
          </w:p>
          <w:p w:rsidRPr="00C07C6B" w:rsidR="00B17E3F" w:rsidP="00B17E3F" w:rsidRDefault="00B17E3F" w14:paraId="69FEEF84" w14:textId="77777777">
            <w:pPr>
              <w:pStyle w:val="HTMLPreformatted"/>
              <w:rPr>
                <w:color w:val="000000"/>
                <w:sz w:val="16"/>
                <w:szCs w:val="16"/>
              </w:rPr>
            </w:pPr>
            <w:r w:rsidRPr="00C07C6B">
              <w:rPr>
                <w:color w:val="000000"/>
                <w:sz w:val="16"/>
                <w:szCs w:val="16"/>
              </w:rPr>
              <w:t xml:space="preserve">            &lt;postalCode&gt;60613&lt;/postalCode&gt;</w:t>
            </w:r>
          </w:p>
          <w:p w:rsidRPr="00C07C6B" w:rsidR="00B17E3F" w:rsidP="00B17E3F" w:rsidRDefault="00B17E3F" w14:paraId="743795C2" w14:textId="77777777">
            <w:pPr>
              <w:pStyle w:val="HTMLPreformatted"/>
              <w:rPr>
                <w:color w:val="000000"/>
                <w:sz w:val="16"/>
                <w:szCs w:val="16"/>
              </w:rPr>
            </w:pPr>
            <w:r w:rsidRPr="00C07C6B">
              <w:rPr>
                <w:color w:val="000000"/>
                <w:sz w:val="16"/>
                <w:szCs w:val="16"/>
              </w:rPr>
              <w:t xml:space="preserve">            &lt;country&gt;US&lt;/country&gt;</w:t>
            </w:r>
          </w:p>
          <w:p w:rsidRPr="00C07C6B" w:rsidR="00B17E3F" w:rsidP="00B17E3F" w:rsidRDefault="00B17E3F" w14:paraId="13792885" w14:textId="77777777">
            <w:pPr>
              <w:pStyle w:val="HTMLPreformatted"/>
              <w:rPr>
                <w:color w:val="000000"/>
                <w:sz w:val="16"/>
                <w:szCs w:val="16"/>
              </w:rPr>
            </w:pPr>
            <w:r w:rsidRPr="00C07C6B">
              <w:rPr>
                <w:color w:val="000000"/>
                <w:sz w:val="16"/>
                <w:szCs w:val="16"/>
              </w:rPr>
              <w:t xml:space="preserve">            &lt;useablePeriod xmlns:xsi="http://www.w3.org/2001/XMLSchema-instance" xsi:type="IVL_TS"&gt;</w:t>
            </w:r>
          </w:p>
          <w:p w:rsidRPr="00C07C6B" w:rsidR="00B17E3F" w:rsidP="00B17E3F" w:rsidRDefault="00B17E3F" w14:paraId="2A141F4E" w14:textId="77777777">
            <w:pPr>
              <w:pStyle w:val="HTMLPreformatted"/>
              <w:rPr>
                <w:color w:val="000000"/>
                <w:sz w:val="16"/>
                <w:szCs w:val="16"/>
              </w:rPr>
            </w:pPr>
            <w:r w:rsidRPr="00C07C6B">
              <w:rPr>
                <w:color w:val="000000"/>
                <w:sz w:val="16"/>
                <w:szCs w:val="16"/>
              </w:rPr>
              <w:t xml:space="preserve">                &lt;low value="20070513"/&gt;</w:t>
            </w:r>
          </w:p>
          <w:p w:rsidRPr="00C07C6B" w:rsidR="00B17E3F" w:rsidP="00B17E3F" w:rsidRDefault="00B17E3F" w14:paraId="6101B486" w14:textId="77777777">
            <w:pPr>
              <w:pStyle w:val="HTMLPreformatted"/>
              <w:rPr>
                <w:color w:val="000000"/>
                <w:sz w:val="16"/>
                <w:szCs w:val="16"/>
              </w:rPr>
            </w:pPr>
            <w:r w:rsidRPr="00C07C6B">
              <w:rPr>
                <w:color w:val="000000"/>
                <w:sz w:val="16"/>
                <w:szCs w:val="16"/>
              </w:rPr>
              <w:t xml:space="preserve">                &lt;high value="20110130"/&gt;</w:t>
            </w:r>
          </w:p>
          <w:p w:rsidRPr="00C07C6B" w:rsidR="00B17E3F" w:rsidP="00B17E3F" w:rsidRDefault="00B17E3F" w14:paraId="19775392" w14:textId="77777777">
            <w:pPr>
              <w:pStyle w:val="HTMLPreformatted"/>
              <w:rPr>
                <w:color w:val="000000"/>
                <w:sz w:val="16"/>
                <w:szCs w:val="16"/>
              </w:rPr>
            </w:pPr>
            <w:r w:rsidRPr="00C07C6B">
              <w:rPr>
                <w:color w:val="000000"/>
                <w:sz w:val="16"/>
                <w:szCs w:val="16"/>
              </w:rPr>
              <w:t xml:space="preserve">            &lt;/useablePeriod&gt;</w:t>
            </w:r>
          </w:p>
          <w:p w:rsidRPr="00C07C6B" w:rsidR="00B17E3F" w:rsidP="00B17E3F" w:rsidRDefault="00B17E3F" w14:paraId="11CDC82E" w14:textId="77777777">
            <w:pPr>
              <w:pStyle w:val="HTMLPreformatted"/>
              <w:rPr>
                <w:color w:val="000000"/>
                <w:sz w:val="16"/>
                <w:szCs w:val="16"/>
              </w:rPr>
            </w:pPr>
            <w:r w:rsidRPr="00C07C6B">
              <w:rPr>
                <w:color w:val="000000"/>
                <w:sz w:val="16"/>
                <w:szCs w:val="16"/>
              </w:rPr>
              <w:t xml:space="preserve">        &lt;/addr&gt;</w:t>
            </w:r>
          </w:p>
          <w:p w:rsidRPr="00C07C6B" w:rsidR="00B17E3F" w:rsidP="00B17E3F" w:rsidRDefault="00B17E3F" w14:paraId="1E8552C5" w14:textId="77777777">
            <w:pPr>
              <w:pStyle w:val="HTMLPreformatted"/>
              <w:rPr>
                <w:color w:val="000000"/>
                <w:sz w:val="16"/>
                <w:szCs w:val="16"/>
              </w:rPr>
            </w:pPr>
            <w:r w:rsidRPr="00C07C6B">
              <w:rPr>
                <w:color w:val="000000"/>
                <w:sz w:val="16"/>
                <w:szCs w:val="16"/>
              </w:rPr>
              <w:t xml:space="preserve">        &lt;telecom value="tel:+1(565)867-5309" use="MC"/&gt;</w:t>
            </w:r>
          </w:p>
          <w:p w:rsidRPr="00C07C6B" w:rsidR="00B17E3F" w:rsidP="00B17E3F" w:rsidRDefault="00B17E3F" w14:paraId="7BC52308" w14:textId="77777777">
            <w:pPr>
              <w:pStyle w:val="HTMLPreformatted"/>
              <w:rPr>
                <w:color w:val="000000"/>
                <w:sz w:val="16"/>
                <w:szCs w:val="16"/>
              </w:rPr>
            </w:pPr>
            <w:r w:rsidRPr="00C07C6B">
              <w:rPr>
                <w:color w:val="000000"/>
                <w:sz w:val="16"/>
                <w:szCs w:val="16"/>
              </w:rPr>
              <w:t xml:space="preserve">        &lt;telecom value="mailto://adam@diameterhealth.com" use="WP"/&gt;</w:t>
            </w:r>
          </w:p>
          <w:p w:rsidRPr="00C07C6B" w:rsidR="00B17E3F" w:rsidP="00B17E3F" w:rsidRDefault="00B17E3F" w14:paraId="54DDF772" w14:textId="77777777">
            <w:pPr>
              <w:pStyle w:val="HTMLPreformatted"/>
              <w:rPr>
                <w:color w:val="000000"/>
                <w:sz w:val="16"/>
                <w:szCs w:val="16"/>
              </w:rPr>
            </w:pPr>
            <w:r w:rsidRPr="00C07C6B">
              <w:rPr>
                <w:color w:val="000000"/>
                <w:sz w:val="16"/>
                <w:szCs w:val="16"/>
              </w:rPr>
              <w:t xml:space="preserve">        &lt;patient&gt;</w:t>
            </w:r>
          </w:p>
          <w:p w:rsidRPr="00C07C6B" w:rsidR="00B17E3F" w:rsidP="00B17E3F" w:rsidRDefault="00B17E3F" w14:paraId="626AAEE6" w14:textId="77777777">
            <w:pPr>
              <w:pStyle w:val="HTMLPreformatted"/>
              <w:rPr>
                <w:color w:val="000000"/>
                <w:sz w:val="16"/>
                <w:szCs w:val="16"/>
              </w:rPr>
            </w:pPr>
            <w:r w:rsidRPr="00C07C6B">
              <w:rPr>
                <w:color w:val="000000"/>
                <w:sz w:val="16"/>
                <w:szCs w:val="16"/>
              </w:rPr>
              <w:t xml:space="preserve">            &lt;name use="L"&gt;</w:t>
            </w:r>
          </w:p>
          <w:p w:rsidRPr="00C07C6B" w:rsidR="00B17E3F" w:rsidP="00B17E3F" w:rsidRDefault="00B17E3F" w14:paraId="31C48945" w14:textId="77777777">
            <w:pPr>
              <w:pStyle w:val="HTMLPreformatted"/>
              <w:rPr>
                <w:color w:val="000000"/>
                <w:sz w:val="16"/>
                <w:szCs w:val="16"/>
              </w:rPr>
            </w:pPr>
            <w:r w:rsidRPr="00C07C6B">
              <w:rPr>
                <w:color w:val="000000"/>
                <w:sz w:val="16"/>
                <w:szCs w:val="16"/>
              </w:rPr>
              <w:t xml:space="preserve">                &lt;given&gt;Adam&lt;/given&gt;</w:t>
            </w:r>
          </w:p>
          <w:p w:rsidRPr="00C07C6B" w:rsidR="00B17E3F" w:rsidP="00B17E3F" w:rsidRDefault="00B17E3F" w14:paraId="5BD2DC21" w14:textId="77777777">
            <w:pPr>
              <w:pStyle w:val="HTMLPreformatted"/>
              <w:rPr>
                <w:color w:val="000000"/>
                <w:sz w:val="16"/>
                <w:szCs w:val="16"/>
              </w:rPr>
            </w:pPr>
            <w:r w:rsidRPr="00C07C6B">
              <w:rPr>
                <w:color w:val="000000"/>
                <w:sz w:val="16"/>
                <w:szCs w:val="16"/>
              </w:rPr>
              <w:t xml:space="preserve">                &lt;family&gt;Everyman&lt;/family&gt;</w:t>
            </w:r>
          </w:p>
          <w:p w:rsidRPr="00C07C6B" w:rsidR="00B17E3F" w:rsidP="00B17E3F" w:rsidRDefault="00B17E3F" w14:paraId="4353C371" w14:textId="77777777">
            <w:pPr>
              <w:pStyle w:val="HTMLPreformatted"/>
              <w:rPr>
                <w:color w:val="000000"/>
                <w:sz w:val="16"/>
                <w:szCs w:val="16"/>
              </w:rPr>
            </w:pPr>
            <w:r w:rsidRPr="00C07C6B">
              <w:rPr>
                <w:color w:val="000000"/>
                <w:sz w:val="16"/>
                <w:szCs w:val="16"/>
              </w:rPr>
              <w:t xml:space="preserve">            &lt;/name&gt;</w:t>
            </w:r>
          </w:p>
          <w:p w:rsidRPr="00C07C6B" w:rsidR="00B17E3F" w:rsidP="00B17E3F" w:rsidRDefault="00B17E3F" w14:paraId="7F7D9DA3" w14:textId="77777777">
            <w:pPr>
              <w:pStyle w:val="HTMLPreformatted"/>
              <w:rPr>
                <w:color w:val="000000"/>
                <w:sz w:val="16"/>
                <w:szCs w:val="16"/>
              </w:rPr>
            </w:pPr>
            <w:r w:rsidRPr="00C07C6B">
              <w:rPr>
                <w:color w:val="000000"/>
                <w:sz w:val="16"/>
                <w:szCs w:val="16"/>
              </w:rPr>
              <w:t xml:space="preserve">            &lt;administrativeGenderCode code="M" codeSystem="2.16.840.1.113883.5.1" displayName="Male" codeSystemName="AdministrativeGender"/&gt;</w:t>
            </w:r>
          </w:p>
          <w:p w:rsidRPr="00C07C6B" w:rsidR="00B17E3F" w:rsidP="00B17E3F" w:rsidRDefault="00B17E3F" w14:paraId="11158362" w14:textId="77777777">
            <w:pPr>
              <w:pStyle w:val="HTMLPreformatted"/>
              <w:rPr>
                <w:color w:val="000000"/>
                <w:sz w:val="16"/>
                <w:szCs w:val="16"/>
              </w:rPr>
            </w:pPr>
            <w:r w:rsidRPr="00C07C6B">
              <w:rPr>
                <w:color w:val="000000"/>
                <w:sz w:val="16"/>
                <w:szCs w:val="16"/>
              </w:rPr>
              <w:t xml:space="preserve">            &lt;birthTime value="19621022"/&gt;</w:t>
            </w:r>
          </w:p>
          <w:p w:rsidRPr="00C07C6B" w:rsidR="00B17E3F" w:rsidP="00B17E3F" w:rsidRDefault="00B17E3F" w14:paraId="015E022C" w14:textId="77777777">
            <w:pPr>
              <w:pStyle w:val="HTMLPreformatted"/>
              <w:rPr>
                <w:color w:val="000000"/>
                <w:sz w:val="16"/>
                <w:szCs w:val="16"/>
              </w:rPr>
            </w:pPr>
            <w:r w:rsidRPr="00C07C6B">
              <w:rPr>
                <w:color w:val="000000"/>
                <w:sz w:val="16"/>
                <w:szCs w:val="16"/>
              </w:rPr>
              <w:t xml:space="preserve">            &lt;maritalStatusCode code="M" displayName="Married" codeSystem="2.16.840.1.113883.5.2" </w:t>
            </w:r>
            <w:r w:rsidRPr="00C07C6B">
              <w:rPr>
                <w:color w:val="000000"/>
                <w:sz w:val="16"/>
                <w:szCs w:val="16"/>
              </w:rPr>
              <w:t>codeSystemName="MaritalStatus"/&gt;</w:t>
            </w:r>
          </w:p>
          <w:p w:rsidRPr="00C07C6B" w:rsidR="00B17E3F" w:rsidP="00B17E3F" w:rsidRDefault="00B17E3F" w14:paraId="0E8614F9" w14:textId="77777777">
            <w:pPr>
              <w:pStyle w:val="HTMLPreformatted"/>
              <w:rPr>
                <w:color w:val="000000"/>
                <w:sz w:val="16"/>
                <w:szCs w:val="16"/>
              </w:rPr>
            </w:pPr>
            <w:r w:rsidRPr="00C07C6B">
              <w:rPr>
                <w:color w:val="000000"/>
                <w:sz w:val="16"/>
                <w:szCs w:val="16"/>
              </w:rPr>
              <w:t xml:space="preserve">            &lt;religiousAffiliationCode code="1013" displayName="Christian (non-Catholic, non-specific)" codeSystem="2.16.840.1.113883.5.1076" codeSystemName="HL7 Religious Affiliation"/&gt;</w:t>
            </w:r>
          </w:p>
          <w:p w:rsidRPr="00C07C6B" w:rsidR="00B17E3F" w:rsidP="00B17E3F" w:rsidRDefault="00B17E3F" w14:paraId="48DF56C5" w14:textId="77777777">
            <w:pPr>
              <w:pStyle w:val="HTMLPreformatted"/>
              <w:rPr>
                <w:color w:val="000000"/>
                <w:sz w:val="16"/>
                <w:szCs w:val="16"/>
              </w:rPr>
            </w:pPr>
            <w:r w:rsidRPr="00C07C6B">
              <w:rPr>
                <w:color w:val="000000"/>
                <w:sz w:val="16"/>
                <w:szCs w:val="16"/>
              </w:rPr>
              <w:t xml:space="preserve">            &lt;raceCode code="2106-3" displayName="White" codeSystem="2.16.840.1.113883.6.238" codeSystemName="OMB Standards for Race and Ethnicity"/&gt;</w:t>
            </w:r>
          </w:p>
          <w:p w:rsidRPr="00C07C6B" w:rsidR="00B17E3F" w:rsidP="00B17E3F" w:rsidRDefault="00B17E3F" w14:paraId="3B109F64" w14:textId="77777777">
            <w:pPr>
              <w:pStyle w:val="HTMLPreformatted"/>
              <w:rPr>
                <w:color w:val="000000"/>
                <w:sz w:val="16"/>
                <w:szCs w:val="16"/>
              </w:rPr>
            </w:pPr>
            <w:r w:rsidRPr="00C07C6B">
              <w:rPr>
                <w:color w:val="000000"/>
                <w:sz w:val="16"/>
                <w:szCs w:val="16"/>
              </w:rPr>
              <w:t xml:space="preserve">            &lt;ethnicGroupCode code="2186-5" displayName="Not Hispanic or Latino" codeSystem="2.16.840.1.113883.6.238" codeSystemName="OMB Standards for Race and Ethnicity"/&gt;</w:t>
            </w:r>
          </w:p>
          <w:p w:rsidRPr="00C07C6B" w:rsidR="00B17E3F" w:rsidP="00B17E3F" w:rsidRDefault="00B17E3F" w14:paraId="07BF9CFE" w14:textId="77777777">
            <w:pPr>
              <w:pStyle w:val="HTMLPreformatted"/>
              <w:rPr>
                <w:color w:val="000000"/>
                <w:sz w:val="16"/>
                <w:szCs w:val="16"/>
              </w:rPr>
            </w:pPr>
            <w:r w:rsidRPr="00C07C6B">
              <w:rPr>
                <w:color w:val="000000"/>
                <w:sz w:val="16"/>
                <w:szCs w:val="16"/>
              </w:rPr>
              <w:t xml:space="preserve">            &lt;languageCommunication&gt;</w:t>
            </w:r>
          </w:p>
          <w:p w:rsidRPr="00C07C6B" w:rsidR="00B17E3F" w:rsidP="00B17E3F" w:rsidRDefault="00B17E3F" w14:paraId="5CF671B2" w14:textId="77777777">
            <w:pPr>
              <w:pStyle w:val="HTMLPreformatted"/>
              <w:rPr>
                <w:color w:val="000000"/>
                <w:sz w:val="16"/>
                <w:szCs w:val="16"/>
              </w:rPr>
            </w:pPr>
            <w:r w:rsidRPr="00C07C6B">
              <w:rPr>
                <w:color w:val="000000"/>
                <w:sz w:val="16"/>
                <w:szCs w:val="16"/>
              </w:rPr>
              <w:t xml:space="preserve">                &lt;languageCode code="eng"/&gt;</w:t>
            </w:r>
          </w:p>
          <w:p w:rsidRPr="00C07C6B" w:rsidR="00B17E3F" w:rsidP="00B17E3F" w:rsidRDefault="00B17E3F" w14:paraId="7574A70E" w14:textId="77777777">
            <w:pPr>
              <w:pStyle w:val="HTMLPreformatted"/>
              <w:rPr>
                <w:color w:val="000000"/>
                <w:sz w:val="16"/>
                <w:szCs w:val="16"/>
              </w:rPr>
            </w:pPr>
            <w:r w:rsidRPr="00C07C6B">
              <w:rPr>
                <w:color w:val="000000"/>
                <w:sz w:val="16"/>
                <w:szCs w:val="16"/>
              </w:rPr>
              <w:t xml:space="preserve">                &lt;modeCode code="ESP" displayName="Expressed spoken" codeSystem="2.16.840.1.113883.5.60" codeSystemName="LanguageAbilityMode"/&gt;</w:t>
            </w:r>
          </w:p>
          <w:p w:rsidRPr="00C07C6B" w:rsidR="00B17E3F" w:rsidP="00B17E3F" w:rsidRDefault="00B17E3F" w14:paraId="1739CBC9" w14:textId="77777777">
            <w:pPr>
              <w:pStyle w:val="HTMLPreformatted"/>
              <w:rPr>
                <w:color w:val="000000"/>
                <w:sz w:val="16"/>
                <w:szCs w:val="16"/>
              </w:rPr>
            </w:pPr>
            <w:r w:rsidRPr="00C07C6B">
              <w:rPr>
                <w:color w:val="000000"/>
                <w:sz w:val="16"/>
                <w:szCs w:val="16"/>
              </w:rPr>
              <w:t xml:space="preserve">                &lt;proficiencyLevelCode code="E" displayName="Excellent" codeSystem="2.16.840.1.113883.5.61" codeSystemName="LanguageAbilityProficiency"/&gt;</w:t>
            </w:r>
          </w:p>
          <w:p w:rsidRPr="00C07C6B" w:rsidR="00B17E3F" w:rsidP="00B17E3F" w:rsidRDefault="00B17E3F" w14:paraId="1F4B8FB3" w14:textId="77777777">
            <w:pPr>
              <w:pStyle w:val="HTMLPreformatted"/>
              <w:rPr>
                <w:color w:val="000000"/>
                <w:sz w:val="16"/>
                <w:szCs w:val="16"/>
              </w:rPr>
            </w:pPr>
            <w:r w:rsidRPr="00C07C6B">
              <w:rPr>
                <w:color w:val="000000"/>
                <w:sz w:val="16"/>
                <w:szCs w:val="16"/>
              </w:rPr>
              <w:t xml:space="preserve">                &lt;preferenceInd value="true"/&gt;</w:t>
            </w:r>
          </w:p>
          <w:p w:rsidRPr="00C07C6B" w:rsidR="00B17E3F" w:rsidP="00B17E3F" w:rsidRDefault="00B17E3F" w14:paraId="30D489EA" w14:textId="77777777">
            <w:pPr>
              <w:pStyle w:val="HTMLPreformatted"/>
              <w:rPr>
                <w:color w:val="000000"/>
                <w:sz w:val="16"/>
                <w:szCs w:val="16"/>
              </w:rPr>
            </w:pPr>
            <w:r w:rsidRPr="00C07C6B">
              <w:rPr>
                <w:color w:val="000000"/>
                <w:sz w:val="16"/>
                <w:szCs w:val="16"/>
              </w:rPr>
              <w:t xml:space="preserve">            &lt;/languageCommunication&gt;</w:t>
            </w:r>
          </w:p>
          <w:p w:rsidRPr="00C07C6B" w:rsidR="00B17E3F" w:rsidP="00B17E3F" w:rsidRDefault="00B17E3F" w14:paraId="64BB9F36" w14:textId="77777777">
            <w:pPr>
              <w:pStyle w:val="HTMLPreformatted"/>
              <w:rPr>
                <w:color w:val="000000"/>
                <w:sz w:val="16"/>
                <w:szCs w:val="16"/>
              </w:rPr>
            </w:pPr>
            <w:r w:rsidRPr="00C07C6B">
              <w:rPr>
                <w:color w:val="000000"/>
                <w:sz w:val="16"/>
                <w:szCs w:val="16"/>
              </w:rPr>
              <w:t xml:space="preserve">            &lt;languageCommunication&gt;</w:t>
            </w:r>
          </w:p>
          <w:p w:rsidRPr="00C07C6B" w:rsidR="00B17E3F" w:rsidP="00B17E3F" w:rsidRDefault="00B17E3F" w14:paraId="0CD7C638" w14:textId="77777777">
            <w:pPr>
              <w:pStyle w:val="HTMLPreformatted"/>
              <w:rPr>
                <w:color w:val="000000"/>
                <w:sz w:val="16"/>
                <w:szCs w:val="16"/>
              </w:rPr>
            </w:pPr>
            <w:r w:rsidRPr="00C07C6B">
              <w:rPr>
                <w:color w:val="000000"/>
                <w:sz w:val="16"/>
                <w:szCs w:val="16"/>
              </w:rPr>
              <w:t xml:space="preserve">                &lt;languageCode code="ita"/&gt;</w:t>
            </w:r>
          </w:p>
          <w:p w:rsidRPr="00C07C6B" w:rsidR="00B17E3F" w:rsidP="00B17E3F" w:rsidRDefault="00B17E3F" w14:paraId="4CDBFF86" w14:textId="77777777">
            <w:pPr>
              <w:pStyle w:val="HTMLPreformatted"/>
              <w:rPr>
                <w:color w:val="000000"/>
                <w:sz w:val="16"/>
                <w:szCs w:val="16"/>
              </w:rPr>
            </w:pPr>
            <w:r w:rsidRPr="00C07C6B">
              <w:rPr>
                <w:color w:val="000000"/>
                <w:sz w:val="16"/>
                <w:szCs w:val="16"/>
              </w:rPr>
              <w:t xml:space="preserve">                &lt;modeCode code="ESP" displayName="Expressed spoken" codeSystem="2.16.840.1.113883.5.60" codeSystemName="LanguageAbilityMode"/&gt;</w:t>
            </w:r>
          </w:p>
          <w:p w:rsidRPr="00C07C6B" w:rsidR="00B17E3F" w:rsidP="00B17E3F" w:rsidRDefault="00B17E3F" w14:paraId="2EE6A5D3" w14:textId="77777777">
            <w:pPr>
              <w:pStyle w:val="HTMLPreformatted"/>
              <w:rPr>
                <w:color w:val="000000"/>
                <w:sz w:val="16"/>
                <w:szCs w:val="16"/>
              </w:rPr>
            </w:pPr>
            <w:r w:rsidRPr="00C07C6B">
              <w:rPr>
                <w:color w:val="000000"/>
                <w:sz w:val="16"/>
                <w:szCs w:val="16"/>
              </w:rPr>
              <w:t xml:space="preserve">                &lt;proficiencyLevelCode code="G" displayName="Good" codeSystem="2.16.840.1.113883.5.61" codeSystemName="LanguageAbilityProficiency"/&gt;</w:t>
            </w:r>
          </w:p>
          <w:p w:rsidRPr="00C07C6B" w:rsidR="00B17E3F" w:rsidP="00B17E3F" w:rsidRDefault="00B17E3F" w14:paraId="617469F0" w14:textId="77777777">
            <w:pPr>
              <w:pStyle w:val="HTMLPreformatted"/>
              <w:rPr>
                <w:color w:val="000000"/>
                <w:sz w:val="16"/>
                <w:szCs w:val="16"/>
              </w:rPr>
            </w:pPr>
            <w:r w:rsidRPr="00C07C6B">
              <w:rPr>
                <w:color w:val="000000"/>
                <w:sz w:val="16"/>
                <w:szCs w:val="16"/>
              </w:rPr>
              <w:t xml:space="preserve">                &lt;preferenceInd value="false"/&gt;</w:t>
            </w:r>
          </w:p>
          <w:p w:rsidRPr="00C07C6B" w:rsidR="00B17E3F" w:rsidP="00B17E3F" w:rsidRDefault="00B17E3F" w14:paraId="4A1117AB" w14:textId="77777777">
            <w:pPr>
              <w:pStyle w:val="HTMLPreformatted"/>
              <w:rPr>
                <w:color w:val="000000"/>
                <w:sz w:val="16"/>
                <w:szCs w:val="16"/>
              </w:rPr>
            </w:pPr>
            <w:r w:rsidRPr="00C07C6B">
              <w:rPr>
                <w:color w:val="000000"/>
                <w:sz w:val="16"/>
                <w:szCs w:val="16"/>
              </w:rPr>
              <w:t xml:space="preserve">            &lt;/languageCommunication&gt;</w:t>
            </w:r>
          </w:p>
          <w:p w:rsidRPr="00C07C6B" w:rsidR="00B17E3F" w:rsidP="00B17E3F" w:rsidRDefault="00B17E3F" w14:paraId="0CC5E227" w14:textId="77777777">
            <w:pPr>
              <w:pStyle w:val="HTMLPreformatted"/>
              <w:rPr>
                <w:color w:val="000000"/>
                <w:sz w:val="16"/>
                <w:szCs w:val="16"/>
              </w:rPr>
            </w:pPr>
            <w:r w:rsidRPr="00C07C6B">
              <w:rPr>
                <w:color w:val="000000"/>
                <w:sz w:val="16"/>
                <w:szCs w:val="16"/>
              </w:rPr>
              <w:t xml:space="preserve">        &lt;/patient&gt;</w:t>
            </w:r>
          </w:p>
          <w:p w:rsidRPr="00C07C6B" w:rsidR="00B17E3F" w:rsidP="00B17E3F" w:rsidRDefault="00B17E3F" w14:paraId="1E819C48" w14:textId="77777777">
            <w:pPr>
              <w:pStyle w:val="HTMLPreformatted"/>
              <w:rPr>
                <w:color w:val="000000"/>
                <w:sz w:val="16"/>
                <w:szCs w:val="16"/>
              </w:rPr>
            </w:pPr>
            <w:r w:rsidRPr="00C07C6B">
              <w:rPr>
                <w:color w:val="000000"/>
                <w:sz w:val="16"/>
                <w:szCs w:val="16"/>
              </w:rPr>
              <w:t xml:space="preserve">    &lt;/patientRole&gt;</w:t>
            </w:r>
          </w:p>
          <w:p w:rsidRPr="00C07C6B" w:rsidR="00B17E3F" w:rsidP="00BF16F2" w:rsidRDefault="00B17E3F" w14:paraId="6D552CC7" w14:textId="77777777">
            <w:pPr>
              <w:pStyle w:val="HTMLPreformatted"/>
              <w:rPr>
                <w:color w:val="000000"/>
                <w:sz w:val="16"/>
                <w:szCs w:val="16"/>
              </w:rPr>
            </w:pPr>
            <w:r w:rsidRPr="00C07C6B">
              <w:rPr>
                <w:color w:val="000000"/>
                <w:sz w:val="16"/>
                <w:szCs w:val="16"/>
              </w:rPr>
              <w:t>&lt;/recordTarget&gt;</w:t>
            </w:r>
          </w:p>
          <w:p w:rsidR="00B17E3F" w:rsidP="00B17E3F" w:rsidRDefault="00B17E3F" w14:paraId="77A3B817" w14:textId="77777777"/>
        </w:tc>
      </w:tr>
    </w:tbl>
    <w:p w:rsidRPr="00B17E3F" w:rsidR="00B17E3F" w:rsidP="003A3D50" w:rsidRDefault="00B17E3F" w14:paraId="7468C45A" w14:textId="77777777"/>
    <w:p w:rsidRPr="00C64922" w:rsidR="00A10C4D" w:rsidP="004C76D9" w:rsidRDefault="00A10C4D" w14:paraId="7241AF52" w14:textId="77777777">
      <w:pPr>
        <w:pStyle w:val="Heading4"/>
      </w:pPr>
      <w:bookmarkStart w:name="_Toc11043571" w:id="480"/>
      <w:bookmarkEnd w:id="470"/>
      <w:r w:rsidRPr="00C64922">
        <w:t>@use and @qualifier attributes for Patient name</w:t>
      </w:r>
      <w:bookmarkEnd w:id="480"/>
    </w:p>
    <w:p w:rsidRPr="007770C6" w:rsidR="00A10C4D" w:rsidP="00B505D2" w:rsidRDefault="00A10C4D" w14:paraId="5CEFDC17" w14:textId="77777777">
      <w:pPr>
        <w:pStyle w:val="Default"/>
        <w:spacing w:after="120"/>
        <w:rPr>
          <w:sz w:val="20"/>
        </w:rPr>
      </w:pPr>
      <w:r w:rsidRPr="007770C6">
        <w:rPr>
          <w:rFonts w:eastAsia="Times New Roman"/>
          <w:sz w:val="20"/>
        </w:rPr>
        <w:t>The US Realm Patient Name template (</w:t>
      </w:r>
      <w:r w:rsidRPr="007770C6">
        <w:rPr>
          <w:sz w:val="20"/>
        </w:rPr>
        <w:t xml:space="preserve">2.16.840.1.113883.10.20.22.5.1) supports the @use attribute on the name tag. This template also supports the @qualifier attribute on the given and family tags. </w:t>
      </w:r>
    </w:p>
    <w:p w:rsidRPr="007770C6" w:rsidR="00A10C4D" w:rsidP="00B505D2" w:rsidRDefault="00A10C4D" w14:paraId="78DB4F92" w14:textId="695C777A">
      <w:pPr>
        <w:pStyle w:val="Default"/>
        <w:spacing w:after="120"/>
        <w:rPr>
          <w:sz w:val="20"/>
        </w:rPr>
      </w:pPr>
      <w:r w:rsidRPr="007770C6">
        <w:rPr>
          <w:sz w:val="20"/>
        </w:rPr>
        <w:t>These value sets are available in the C-CDA Value Set Release Package available from the Downloads page of the Value Set Authority Center</w:t>
      </w:r>
      <w:r w:rsidRPr="007770C6" w:rsidR="00CA3E84">
        <w:rPr>
          <w:sz w:val="20"/>
        </w:rPr>
        <w:t>.</w:t>
      </w:r>
      <w:r w:rsidRPr="007770C6" w:rsidR="00CA3E84">
        <w:rPr>
          <w:rStyle w:val="FootnoteReference"/>
          <w:sz w:val="20"/>
        </w:rPr>
        <w:footnoteReference w:id="64"/>
      </w:r>
      <w:r w:rsidRPr="007770C6">
        <w:rPr>
          <w:sz w:val="20"/>
        </w:rPr>
        <w:t xml:space="preserve"> </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517"/>
      </w:tblGrid>
      <w:tr w:rsidRPr="00C64922" w:rsidR="002F491A" w:rsidTr="00254B4A" w14:paraId="16A7EDF2" w14:textId="77777777">
        <w:tc>
          <w:tcPr>
            <w:tcW w:w="725" w:type="dxa"/>
            <w:tcBorders>
              <w:right w:val="nil"/>
            </w:tcBorders>
            <w:shd w:val="clear" w:color="auto" w:fill="C6D9F1"/>
          </w:tcPr>
          <w:p w:rsidRPr="00C64922" w:rsidR="002F491A" w:rsidP="0007159E" w:rsidRDefault="002F491A" w14:paraId="78B06024" w14:textId="77777777">
            <w:pPr>
              <w:pStyle w:val="BodyText"/>
              <w:rPr>
                <w:noProof/>
              </w:rPr>
            </w:pPr>
            <w:r>
              <w:rPr>
                <w:noProof/>
              </w:rPr>
              <w:drawing>
                <wp:inline distT="0" distB="0" distL="0" distR="0" wp14:anchorId="5A045F3B" wp14:editId="74C638FD">
                  <wp:extent cx="323215" cy="323215"/>
                  <wp:effectExtent l="0" t="0" r="0" b="635"/>
                  <wp:docPr id="3151"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rsidRPr="00C64922" w:rsidR="002F491A" w:rsidP="007770C6" w:rsidRDefault="002F491A" w14:paraId="448753D5" w14:textId="4A98E71C">
            <w:pPr>
              <w:pStyle w:val="BodyText"/>
            </w:pPr>
            <w:r w:rsidRPr="00D14360">
              <w:rPr>
                <w:color w:val="000000"/>
                <w:szCs w:val="22"/>
              </w:rPr>
              <w:t>Concepts available for use with the @use attribute</w:t>
            </w:r>
            <w:r>
              <w:rPr>
                <w:color w:val="000000"/>
                <w:szCs w:val="22"/>
              </w:rPr>
              <w:t xml:space="preserve"> of the name element</w:t>
            </w:r>
            <w:r w:rsidRPr="00D14360">
              <w:rPr>
                <w:color w:val="000000"/>
                <w:szCs w:val="22"/>
              </w:rPr>
              <w:t xml:space="preserve"> SHALL be selected from the EntityNameUse value set (2.16.840.1.113883.1.11.15913 ). </w:t>
            </w:r>
            <w:r w:rsidRPr="00D14360">
              <w:rPr>
                <w:b/>
                <w:bCs/>
              </w:rPr>
              <w:t xml:space="preserve"> [CONF-</w:t>
            </w:r>
            <w:r>
              <w:rPr>
                <w:b/>
                <w:bCs/>
              </w:rPr>
              <w:t>032</w:t>
            </w:r>
            <w:r w:rsidRPr="00D14360">
              <w:rPr>
                <w:b/>
                <w:bCs/>
              </w:rPr>
              <w:t>]</w:t>
            </w:r>
          </w:p>
        </w:tc>
      </w:tr>
      <w:tr w:rsidRPr="00C64922" w:rsidR="002F491A" w:rsidTr="00254B4A" w14:paraId="1603CD5C" w14:textId="77777777">
        <w:tc>
          <w:tcPr>
            <w:tcW w:w="725" w:type="dxa"/>
            <w:tcBorders>
              <w:right w:val="nil"/>
            </w:tcBorders>
            <w:shd w:val="clear" w:color="auto" w:fill="C6D9F1"/>
          </w:tcPr>
          <w:p w:rsidR="002F491A" w:rsidP="0007159E" w:rsidRDefault="002F491A" w14:paraId="43600F0B" w14:textId="77777777">
            <w:pPr>
              <w:pStyle w:val="BodyText"/>
              <w:rPr>
                <w:noProof/>
              </w:rPr>
            </w:pPr>
            <w:r>
              <w:rPr>
                <w:noProof/>
              </w:rPr>
              <w:drawing>
                <wp:inline distT="0" distB="0" distL="0" distR="0" wp14:anchorId="73854AF4" wp14:editId="5B995505">
                  <wp:extent cx="323215" cy="323215"/>
                  <wp:effectExtent l="0" t="0" r="0" b="635"/>
                  <wp:docPr id="3152"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rsidRPr="00D14360" w:rsidR="002F491A" w:rsidP="0007159E" w:rsidRDefault="002F491A" w14:paraId="572DE054" w14:textId="45FF40EB">
            <w:pPr>
              <w:pStyle w:val="BodyText"/>
              <w:rPr>
                <w:color w:val="000000"/>
              </w:rPr>
            </w:pPr>
            <w:r w:rsidRPr="00CD76EA">
              <w:t xml:space="preserve">Concepts available for use with the @qualifier attribute of the name element SHALL be selected from the EntityPersonNamePartQualifier value set (2.16.840.1.113883.11.20.9.26 ). </w:t>
            </w:r>
            <w:r w:rsidRPr="00CD76EA">
              <w:rPr>
                <w:b/>
                <w:bCs/>
              </w:rPr>
              <w:t>[CONF-033]</w:t>
            </w:r>
          </w:p>
        </w:tc>
      </w:tr>
    </w:tbl>
    <w:p w:rsidRPr="00D14360" w:rsidR="002F491A" w:rsidP="00B505D2" w:rsidRDefault="002F491A" w14:paraId="4E2B92ED" w14:textId="77777777">
      <w:pPr>
        <w:pStyle w:val="Default"/>
        <w:spacing w:after="120"/>
        <w:rPr>
          <w:szCs w:val="22"/>
        </w:rPr>
      </w:pPr>
    </w:p>
    <w:p w:rsidR="00CC03A6" w:rsidP="00C65E25" w:rsidRDefault="00CC03A6" w14:paraId="2F6A040F" w14:textId="1492AF35">
      <w:pPr>
        <w:pStyle w:val="Caption"/>
        <w:keepNext/>
        <w:spacing w:after="0"/>
        <w:ind w:left="90"/>
      </w:pPr>
      <w:bookmarkStart w:name="_Toc118898731" w:id="481"/>
      <w:bookmarkStart w:name="_Toc119939933" w:id="482"/>
      <w:bookmarkStart w:name="_Toc135312965" w:id="483"/>
      <w:r>
        <w:t xml:space="preserve">Example </w:t>
      </w:r>
      <w:r>
        <w:fldChar w:fldCharType="begin"/>
      </w:r>
      <w:r>
        <w:instrText>SEQ Example \* ARABIC</w:instrText>
      </w:r>
      <w:r>
        <w:fldChar w:fldCharType="separate"/>
      </w:r>
      <w:r w:rsidR="00DC1072">
        <w:rPr>
          <w:noProof/>
        </w:rPr>
        <w:t>10</w:t>
      </w:r>
      <w:r>
        <w:fldChar w:fldCharType="end"/>
      </w:r>
      <w:r>
        <w:t xml:space="preserve">: </w:t>
      </w:r>
      <w:r w:rsidR="009D1583">
        <w:t>Logical display order of name pieces</w:t>
      </w:r>
      <w:bookmarkEnd w:id="481"/>
      <w:bookmarkEnd w:id="482"/>
      <w:bookmarkEnd w:id="483"/>
    </w:p>
    <w:p w:rsidRPr="0018603D" w:rsidR="005632F7" w:rsidRDefault="00616B12" w14:paraId="7CAD23E0" w14:textId="0A6D33F3">
      <w:pPr>
        <w:ind w:left="90"/>
        <w:rPr>
          <w:rFonts w:cs="Calibri"/>
          <w:i/>
          <w:iCs/>
          <w:color w:val="2F5496"/>
          <w:sz w:val="18"/>
          <w:szCs w:val="18"/>
        </w:rPr>
      </w:pPr>
      <w:r w:rsidRPr="0018603D">
        <w:rPr>
          <w:rFonts w:cs="Calibri"/>
          <w:i/>
          <w:iCs/>
          <w:color w:val="2F5496"/>
          <w:sz w:val="18"/>
          <w:szCs w:val="18"/>
        </w:rPr>
        <w:t>(i</w:t>
      </w:r>
      <w:r>
        <w:rPr>
          <w:rFonts w:cs="Calibri"/>
          <w:i/>
          <w:iCs/>
          <w:color w:val="2F5496"/>
          <w:sz w:val="18"/>
          <w:szCs w:val="18"/>
        </w:rPr>
        <w:t>.</w:t>
      </w:r>
      <w:r w:rsidRPr="0018603D">
        <w:rPr>
          <w:rFonts w:cs="Calibri"/>
          <w:i/>
          <w:iCs/>
          <w:color w:val="2F5496"/>
          <w:sz w:val="18"/>
          <w:szCs w:val="18"/>
        </w:rPr>
        <w:t>e. such that a receiver which only extracts the text and ignores the markup around &lt;given&gt;, &lt;family&gt;, etc. would still display the name in a way a human would interpret correctly).</w:t>
      </w:r>
    </w:p>
    <w:tbl>
      <w:tblPr>
        <w:tblW w:w="957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Pr="003414CA" w:rsidR="00CC03A6" w:rsidTr="00254B4A" w14:paraId="1CC2CA3B" w14:textId="77777777">
        <w:tc>
          <w:tcPr>
            <w:tcW w:w="9576" w:type="dxa"/>
            <w:shd w:val="clear" w:color="auto" w:fill="auto"/>
          </w:tcPr>
          <w:p w:rsidRPr="005E1ED2" w:rsidR="00CC03A6" w:rsidP="003414CA" w:rsidRDefault="00CC03A6" w14:paraId="2616DD1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E1ED2">
              <w:rPr>
                <w:rFonts w:ascii="Courier New" w:hAnsi="Courier New" w:cs="Courier New"/>
                <w:color w:val="000000"/>
                <w:sz w:val="16"/>
                <w:szCs w:val="16"/>
              </w:rPr>
              <w:t>&lt;recordTarget&gt;</w:t>
            </w:r>
          </w:p>
          <w:p w:rsidRPr="00916D2D" w:rsidR="00CC03A6" w:rsidP="003414CA" w:rsidRDefault="00CC03A6" w14:paraId="562D034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Examples of how systems send names and logical display order --&gt;</w:t>
            </w:r>
          </w:p>
          <w:p w:rsidRPr="00916D2D" w:rsidR="00CC03A6" w:rsidP="003414CA" w:rsidRDefault="00CC03A6" w14:paraId="17E312D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Note: This snippet omits other data elements required to meet C-CDA R2.1 requirements (telecom, address, etc.) --&gt;</w:t>
            </w:r>
          </w:p>
          <w:p w:rsidRPr="00916D2D" w:rsidR="00CC03A6" w:rsidP="003414CA" w:rsidRDefault="00CC03A6" w14:paraId="7D573C8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&lt;patientRole&gt;</w:t>
            </w:r>
          </w:p>
          <w:p w:rsidRPr="00916D2D" w:rsidR="00CC03A6" w:rsidP="003414CA" w:rsidRDefault="00CC03A6" w14:paraId="16B96F7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&lt;id nullFlavor="NI" /&gt;</w:t>
            </w:r>
          </w:p>
          <w:p w:rsidRPr="00916D2D" w:rsidR="00CC03A6" w:rsidP="003414CA" w:rsidRDefault="00CC03A6" w14:paraId="62F513A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rsidRPr="00916D2D" w:rsidR="00CC03A6" w:rsidP="003414CA" w:rsidRDefault="00CC03A6" w14:paraId="6EFF99B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"Robin Taylor" is a logical display order --&gt;</w:t>
            </w:r>
          </w:p>
          <w:p w:rsidRPr="00916D2D" w:rsidR="00CC03A6" w:rsidP="003414CA" w:rsidRDefault="00CC03A6" w14:paraId="5EB946E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rsidRPr="00916D2D" w:rsidR="00CC03A6" w:rsidP="003414CA" w:rsidRDefault="00CC03A6" w14:paraId="04E270D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rsidRPr="00916D2D" w:rsidR="00CC03A6" w:rsidP="003414CA" w:rsidRDefault="00CC03A6" w14:paraId="7E0F251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rsidRPr="00916D2D" w:rsidR="00CC03A6" w:rsidP="003414CA" w:rsidRDefault="00CC03A6" w14:paraId="260FE14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rsidRPr="00916D2D" w:rsidR="00CC03A6" w:rsidP="003414CA" w:rsidRDefault="00CC03A6" w14:paraId="4A41C0C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"Taylor, Robin" implies Lastname, Firstname ordering in the US --&gt;</w:t>
            </w:r>
          </w:p>
          <w:p w:rsidRPr="00916D2D" w:rsidR="00CC03A6" w:rsidP="003414CA" w:rsidRDefault="00CC03A6" w14:paraId="578E3CC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rsidRPr="00916D2D" w:rsidR="00CC03A6" w:rsidP="003414CA" w:rsidRDefault="00CC03A6" w14:paraId="06BF9DD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rsidRPr="00916D2D" w:rsidR="00CC03A6" w:rsidP="003414CA" w:rsidRDefault="00CC03A6" w14:paraId="0017871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&lt;delimiter&gt;, &lt;/delimiter&gt;</w:t>
            </w:r>
          </w:p>
          <w:p w:rsidRPr="00916D2D" w:rsidR="00CC03A6" w:rsidP="003414CA" w:rsidRDefault="00CC03A6" w14:paraId="21A56CF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rsidRPr="00916D2D" w:rsidR="00CC03A6" w:rsidP="003414CA" w:rsidRDefault="00CC03A6" w14:paraId="62523F1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rsidRPr="00916D2D" w:rsidR="00CC03A6" w:rsidP="003414CA" w:rsidRDefault="00CC03A6" w14:paraId="084BF48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"Dr. Robin Taylor" is a logical display order --&gt;</w:t>
            </w:r>
          </w:p>
          <w:p w:rsidRPr="00916D2D" w:rsidR="00CC03A6" w:rsidP="003414CA" w:rsidRDefault="00CC03A6" w14:paraId="64F1CE3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rsidRPr="00916D2D" w:rsidR="00CC03A6" w:rsidP="003414CA" w:rsidRDefault="00CC03A6" w14:paraId="2B80092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&lt;prefix qualifier="AC TITLE"&gt;Dr. &lt;/prefix&gt;&lt;!-- Space in element is intentional (see CDA R2.0 Section 2.23.4) --&gt;</w:t>
            </w:r>
          </w:p>
          <w:p w:rsidRPr="00916D2D" w:rsidR="00CC03A6" w:rsidP="003414CA" w:rsidRDefault="00CC03A6" w14:paraId="69EB6DA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rsidRPr="00916D2D" w:rsidR="00CC03A6" w:rsidP="003414CA" w:rsidRDefault="00CC03A6" w14:paraId="07DAE67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rsidRPr="00916D2D" w:rsidR="00CC03A6" w:rsidP="003414CA" w:rsidRDefault="00CC03A6" w14:paraId="73C7C5D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rsidRPr="00916D2D" w:rsidR="00CC03A6" w:rsidP="003414CA" w:rsidRDefault="00CC03A6" w14:paraId="51FE5AF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"Robin Taylor MD" is a logical display order --&gt;</w:t>
            </w:r>
          </w:p>
          <w:p w:rsidRPr="00916D2D" w:rsidR="00CC03A6" w:rsidP="003414CA" w:rsidRDefault="00CC03A6" w14:paraId="25F4B20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rsidRPr="00916D2D" w:rsidR="00CC03A6" w:rsidP="003414CA" w:rsidRDefault="00CC03A6" w14:paraId="375EEA3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rsidRPr="00916D2D" w:rsidR="00CC03A6" w:rsidP="003414CA" w:rsidRDefault="00CC03A6" w14:paraId="4F4C563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rsidRPr="00916D2D" w:rsidR="00CC03A6" w:rsidP="003414CA" w:rsidRDefault="00CC03A6" w14:paraId="3E9436B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&lt;suffix qualifier="AC TITLE"&gt; MD&lt;/suffix&gt;&lt;!-- Space in element is intentional (see CDA R2.0 Section 2.23.4) --&gt;</w:t>
            </w:r>
          </w:p>
          <w:p w:rsidRPr="00916D2D" w:rsidR="00CC03A6" w:rsidP="003414CA" w:rsidRDefault="00CC03A6" w14:paraId="570440A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rsidRPr="00916D2D" w:rsidR="00CC03A6" w:rsidP="003414CA" w:rsidRDefault="00CC03A6" w14:paraId="5930502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Don't do this; "Robin Taylor Dr." isn't a logical display order --&gt;</w:t>
            </w:r>
          </w:p>
          <w:p w:rsidRPr="00916D2D" w:rsidR="00CC03A6" w:rsidP="003414CA" w:rsidRDefault="00CC03A6" w14:paraId="2D7EF48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rsidRPr="00916D2D" w:rsidR="00CC03A6" w:rsidP="003414CA" w:rsidRDefault="00CC03A6" w14:paraId="7A78BB0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rsidRPr="00916D2D" w:rsidR="00CC03A6" w:rsidP="003414CA" w:rsidRDefault="00CC03A6" w14:paraId="04AB2A4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rsidRPr="00916D2D" w:rsidR="00CC03A6" w:rsidP="003414CA" w:rsidRDefault="00CC03A6" w14:paraId="358089B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&lt;prefix qualifier="AC TITLE"&gt;Dr. &lt;/prefix&gt;&lt;!-- Space in element is intentional --&gt;</w:t>
            </w:r>
          </w:p>
          <w:p w:rsidRPr="00916D2D" w:rsidR="00CC03A6" w:rsidP="003414CA" w:rsidRDefault="00CC03A6" w14:paraId="1F30926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            </w:t>
            </w:r>
          </w:p>
          <w:p w:rsidRPr="00916D2D" w:rsidR="00CC03A6" w:rsidP="003414CA" w:rsidRDefault="00CC03A6" w14:paraId="256DD14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Don't do this; "Taylor Robin" is confusing (is Taylor the given name?) --&gt;</w:t>
            </w:r>
          </w:p>
          <w:p w:rsidRPr="00916D2D" w:rsidR="00CC03A6" w:rsidP="003414CA" w:rsidRDefault="00CC03A6" w14:paraId="0102C32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rsidRPr="00916D2D" w:rsidR="00CC03A6" w:rsidP="003414CA" w:rsidRDefault="00CC03A6" w14:paraId="620461C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rsidRPr="00916D2D" w:rsidR="00CC03A6" w:rsidP="003414CA" w:rsidRDefault="00CC03A6" w14:paraId="5D2860F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rsidRPr="00916D2D" w:rsidR="00CC03A6" w:rsidP="003414CA" w:rsidRDefault="00CC03A6" w14:paraId="711BEBB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rsidRPr="00916D2D" w:rsidR="00CC03A6" w:rsidP="003414CA" w:rsidRDefault="00CC03A6" w14:paraId="572DE5F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rsidRPr="00916D2D" w:rsidR="00CC03A6" w:rsidP="003414CA" w:rsidRDefault="00CC03A6" w14:paraId="16DB96D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&lt;/patientRole&gt;</w:t>
            </w:r>
          </w:p>
          <w:p w:rsidRPr="00916D2D" w:rsidR="00CC03A6" w:rsidP="003414CA" w:rsidRDefault="00CC03A6" w14:paraId="0136576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916D2D">
              <w:rPr>
                <w:rFonts w:ascii="Courier New" w:hAnsi="Courier New" w:cs="Courier New"/>
                <w:color w:val="000000"/>
                <w:sz w:val="16"/>
                <w:szCs w:val="16"/>
              </w:rPr>
              <w:t>&lt;/recordTarget&gt;</w:t>
            </w:r>
          </w:p>
        </w:tc>
      </w:tr>
    </w:tbl>
    <w:p w:rsidR="00CC03A6" w:rsidP="00B505D2" w:rsidRDefault="00CC03A6" w14:paraId="77D4F06E" w14:textId="77777777">
      <w:pPr>
        <w:pStyle w:val="Default"/>
        <w:spacing w:after="120"/>
        <w:rPr>
          <w:szCs w:val="22"/>
        </w:rPr>
      </w:pPr>
    </w:p>
    <w:p w:rsidRPr="003A3D50" w:rsidR="00CC03A6" w:rsidP="00CC03A6" w:rsidRDefault="00CC03A6" w14:paraId="3F189DB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color w:val="000000"/>
        </w:rPr>
      </w:pPr>
      <w:r w:rsidRPr="003A3D50">
        <w:rPr>
          <w:rFonts w:cs="Calibri"/>
          <w:color w:val="000000"/>
        </w:rPr>
        <w:t xml:space="preserve">Some systems may collect a patient’s Social Security number but organizational business rules prohibit distribution of the full number and require that all but the final four digits of the identifier to be masked when distributing this information to data sharing partners. </w:t>
      </w:r>
    </w:p>
    <w:p w:rsidR="00CC03A6" w:rsidP="00CC03A6" w:rsidRDefault="00CC03A6" w14:paraId="2E6841F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8CCE4"/>
        <w:tblLook w:val="04A0" w:firstRow="1" w:lastRow="0" w:firstColumn="1" w:lastColumn="0" w:noHBand="0" w:noVBand="1"/>
      </w:tblPr>
      <w:tblGrid>
        <w:gridCol w:w="725"/>
        <w:gridCol w:w="8725"/>
      </w:tblGrid>
      <w:tr w:rsidRPr="00D14360" w:rsidR="00CC03A6" w:rsidTr="003A3D50" w14:paraId="63FE48D5" w14:textId="77777777">
        <w:tc>
          <w:tcPr>
            <w:tcW w:w="625" w:type="dxa"/>
            <w:tcBorders>
              <w:right w:val="nil"/>
            </w:tcBorders>
            <w:shd w:val="clear" w:color="auto" w:fill="B8CCE4"/>
          </w:tcPr>
          <w:p w:rsidRPr="00D14360" w:rsidR="00CC03A6" w:rsidP="003414CA" w:rsidRDefault="00634398" w14:paraId="70B66BB3" w14:textId="77777777">
            <w:pPr>
              <w:spacing w:after="120"/>
              <w:rPr>
                <w:rFonts w:cs="Calibri"/>
                <w:color w:val="000000"/>
                <w:shd w:val="clear" w:color="auto" w:fill="FFFFFF"/>
              </w:rPr>
            </w:pPr>
            <w:r>
              <w:rPr>
                <w:noProof/>
              </w:rPr>
              <w:drawing>
                <wp:inline distT="0" distB="0" distL="0" distR="0" wp14:anchorId="739A80FC" wp14:editId="24437B19">
                  <wp:extent cx="323215" cy="323215"/>
                  <wp:effectExtent l="0" t="0" r="0" b="635"/>
                  <wp:docPr id="75" name="Graphic 1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2"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725" w:type="dxa"/>
            <w:tcBorders>
              <w:left w:val="nil"/>
            </w:tcBorders>
            <w:shd w:val="clear" w:color="auto" w:fill="B8CCE4"/>
          </w:tcPr>
          <w:p w:rsidRPr="00D14360" w:rsidR="00CC03A6" w:rsidP="003A3D50" w:rsidRDefault="00CC03A6" w14:paraId="214EB83A" w14:textId="7B7E79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sidRPr="003A3D50">
              <w:rPr>
                <w:rFonts w:cs="Calibri"/>
                <w:color w:val="000000"/>
              </w:rPr>
              <w:t>Content Consumers SHALL NOT treat id elements that include a nullFlavor attribute a</w:t>
            </w:r>
            <w:r w:rsidR="00C765ED">
              <w:rPr>
                <w:rFonts w:cs="Calibri"/>
                <w:color w:val="000000"/>
              </w:rPr>
              <w:t>s</w:t>
            </w:r>
            <w:r w:rsidRPr="003A3D50">
              <w:rPr>
                <w:rFonts w:cs="Calibri"/>
                <w:color w:val="000000"/>
              </w:rPr>
              <w:t xml:space="preserve"> globally unique identifiers. </w:t>
            </w:r>
            <w:r w:rsidRPr="00D14360">
              <w:rPr>
                <w:rFonts w:cs="Calibri"/>
              </w:rPr>
              <w:t xml:space="preserve"> </w:t>
            </w:r>
            <w:r w:rsidRPr="00AE350D">
              <w:rPr>
                <w:rFonts w:cs="Calibri"/>
                <w:b/>
                <w:bCs/>
                <w:szCs w:val="36"/>
              </w:rPr>
              <w:t>[</w:t>
            </w:r>
            <w:r>
              <w:rPr>
                <w:rFonts w:cs="Calibri"/>
                <w:b/>
                <w:bCs/>
                <w:szCs w:val="36"/>
              </w:rPr>
              <w:t>BP</w:t>
            </w:r>
            <w:r w:rsidRPr="00AE350D">
              <w:rPr>
                <w:rFonts w:cs="Calibri"/>
                <w:b/>
                <w:bCs/>
                <w:szCs w:val="36"/>
              </w:rPr>
              <w:t>-</w:t>
            </w:r>
            <w:r w:rsidR="00B3590A">
              <w:rPr>
                <w:rFonts w:cs="Calibri"/>
                <w:b/>
                <w:bCs/>
                <w:szCs w:val="36"/>
              </w:rPr>
              <w:t>034</w:t>
            </w:r>
            <w:r w:rsidRPr="00AE350D">
              <w:rPr>
                <w:rFonts w:cs="Calibri"/>
                <w:b/>
                <w:bCs/>
                <w:szCs w:val="36"/>
              </w:rPr>
              <w:t>]</w:t>
            </w:r>
          </w:p>
        </w:tc>
      </w:tr>
    </w:tbl>
    <w:p w:rsidR="00CC03A6" w:rsidP="00B505D2" w:rsidRDefault="00CC03A6" w14:paraId="2D3D0353" w14:textId="77777777">
      <w:pPr>
        <w:pStyle w:val="Default"/>
        <w:spacing w:after="120"/>
        <w:rPr>
          <w:szCs w:val="22"/>
        </w:rPr>
      </w:pPr>
    </w:p>
    <w:p w:rsidR="00CC03A6" w:rsidP="00C65E25" w:rsidRDefault="00CC03A6" w14:paraId="18B548DE" w14:textId="2B5A17FC">
      <w:pPr>
        <w:pStyle w:val="Caption"/>
        <w:keepNext/>
        <w:spacing w:after="0"/>
        <w:ind w:firstLine="90"/>
      </w:pPr>
      <w:bookmarkStart w:name="_Toc118898732" w:id="484"/>
      <w:bookmarkStart w:name="_Toc119939934" w:id="485"/>
      <w:bookmarkStart w:name="_Toc135312966" w:id="486"/>
      <w:r>
        <w:t xml:space="preserve">Example </w:t>
      </w:r>
      <w:r>
        <w:fldChar w:fldCharType="begin"/>
      </w:r>
      <w:r>
        <w:instrText>SEQ Example \* ARABIC</w:instrText>
      </w:r>
      <w:r>
        <w:fldChar w:fldCharType="separate"/>
      </w:r>
      <w:r w:rsidR="00DC1072">
        <w:rPr>
          <w:noProof/>
        </w:rPr>
        <w:t>11</w:t>
      </w:r>
      <w:r>
        <w:fldChar w:fldCharType="end"/>
      </w:r>
      <w:r>
        <w:t>: H</w:t>
      </w:r>
      <w:r w:rsidRPr="00954BCD">
        <w:t>ow to represent a social security number (SSN) that has been masked to show only the last four digits</w:t>
      </w:r>
      <w:r>
        <w:t>.</w:t>
      </w:r>
      <w:bookmarkEnd w:id="484"/>
      <w:bookmarkEnd w:id="485"/>
      <w:bookmarkEnd w:id="486"/>
    </w:p>
    <w:tbl>
      <w:tblPr>
        <w:tblW w:w="957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Pr="003414CA" w:rsidR="00CC03A6" w:rsidTr="00254B4A" w14:paraId="6EC43360" w14:textId="77777777">
        <w:tc>
          <w:tcPr>
            <w:tcW w:w="9576" w:type="dxa"/>
            <w:shd w:val="clear" w:color="auto" w:fill="auto"/>
          </w:tcPr>
          <w:p w:rsidRPr="00916D2D" w:rsidR="00CC03A6" w:rsidP="003414CA" w:rsidRDefault="00CC03A6" w14:paraId="7DB92B9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E1ED2">
              <w:rPr>
                <w:rFonts w:ascii="Courier New" w:hAnsi="Courier New" w:cs="Courier New"/>
                <w:color w:val="000000"/>
                <w:sz w:val="16"/>
                <w:szCs w:val="16"/>
              </w:rPr>
              <w:t>&lt;?xml version="1.0" encoding="UTF-8"?&gt;</w:t>
            </w:r>
          </w:p>
          <w:p w:rsidRPr="00916D2D" w:rsidR="00CC03A6" w:rsidP="003414CA" w:rsidRDefault="00CC03A6" w14:paraId="43CA098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&lt;recordTarget&gt;</w:t>
            </w:r>
          </w:p>
          <w:p w:rsidRPr="00916D2D" w:rsidR="00CC03A6" w:rsidP="003414CA" w:rsidRDefault="00CC03A6" w14:paraId="38DBAF5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&lt;patientRole&gt;</w:t>
            </w:r>
          </w:p>
          <w:p w:rsidRPr="00916D2D" w:rsidR="00CC03A6" w:rsidP="003414CA" w:rsidRDefault="00CC03A6" w14:paraId="5EE2AB1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Example Social Security Number using the root for the Social Security Administ</w:t>
            </w:r>
            <w:r w:rsidR="00863460">
              <w:rPr>
                <w:rFonts w:ascii="Courier New" w:hAnsi="Courier New" w:cs="Courier New"/>
                <w:color w:val="000000"/>
                <w:sz w:val="16"/>
                <w:szCs w:val="16"/>
              </w:rPr>
              <w:t>rat</w:t>
            </w:r>
            <w:r w:rsidRPr="00916D2D">
              <w:rPr>
                <w:rFonts w:ascii="Courier New" w:hAnsi="Courier New" w:cs="Courier New"/>
                <w:color w:val="000000"/>
                <w:sz w:val="16"/>
                <w:szCs w:val="16"/>
              </w:rPr>
              <w:t>ion assigningAuthority. --&gt;</w:t>
            </w:r>
          </w:p>
          <w:p w:rsidRPr="00916D2D" w:rsidR="00CC03A6" w:rsidP="003414CA" w:rsidRDefault="00CC03A6" w14:paraId="38CB8A2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&lt;id assigningAuthorityName="US Social Security Administration" </w:t>
            </w:r>
          </w:p>
          <w:p w:rsidRPr="00916D2D" w:rsidR="00CC03A6" w:rsidP="003414CA" w:rsidRDefault="00CC03A6" w14:paraId="73807F8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root="2.16.840.1.113883.4.1" extension="414122222"/&gt;</w:t>
            </w:r>
          </w:p>
          <w:p w:rsidRPr="00916D2D" w:rsidR="00CC03A6" w:rsidP="003414CA" w:rsidRDefault="00CC03A6" w14:paraId="23A8DA6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SSN provided, but masked to include only the last 4 characters. --&gt;</w:t>
            </w:r>
          </w:p>
          <w:p w:rsidRPr="00916D2D" w:rsidR="00CC03A6" w:rsidP="003414CA" w:rsidRDefault="00CC03A6" w14:paraId="1FCE4C4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Note: both examples are shows for comparison. It would not make sense to use both of these options in a real C-CDA Document. --&gt;</w:t>
            </w:r>
          </w:p>
          <w:p w:rsidRPr="00916D2D" w:rsidR="00CC03A6" w:rsidP="003414CA" w:rsidRDefault="00CC03A6" w14:paraId="484FEFA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When recording SSN in the extension dashes (-) are permitted but not required" --&gt;</w:t>
            </w:r>
          </w:p>
          <w:p w:rsidRPr="00916D2D" w:rsidR="00CC03A6" w:rsidP="003414CA" w:rsidRDefault="00CC03A6" w14:paraId="3DA94FD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Receiving systems may decide whether to store the last 4 or discard --&gt;</w:t>
            </w:r>
          </w:p>
          <w:p w:rsidRPr="00916D2D" w:rsidR="00CC03A6" w:rsidP="003414CA" w:rsidRDefault="00CC03A6" w14:paraId="23693FE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an id with a nullFlavor SHALL NOT be used for matching or indexing --&gt;</w:t>
            </w:r>
          </w:p>
          <w:p w:rsidRPr="00916D2D" w:rsidR="00CC03A6" w:rsidP="003414CA" w:rsidRDefault="00CC03A6" w14:paraId="17C5555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&lt;id assigningAuthorityName="US Social Security Administration"         </w:t>
            </w:r>
          </w:p>
          <w:p w:rsidRPr="00916D2D" w:rsidR="00CC03A6" w:rsidP="003414CA" w:rsidRDefault="00CC03A6" w14:paraId="08689F7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root="2.16.840.1.113883.4.1" extension="***-**-2222" nullFlavor="MSK"/&gt;</w:t>
            </w:r>
          </w:p>
          <w:p w:rsidRPr="00916D2D" w:rsidR="00CC03A6" w:rsidP="003414CA" w:rsidRDefault="00CC03A6" w14:paraId="30BA411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&lt;addr use="HP"&gt;</w:t>
            </w:r>
          </w:p>
          <w:p w:rsidRPr="00916D2D" w:rsidR="00CC03A6" w:rsidP="003414CA" w:rsidRDefault="00CC03A6" w14:paraId="745F02C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HP is "primary home" from codeSystem 2.16.840.1.113883.5.1119 --&gt;</w:t>
            </w:r>
          </w:p>
          <w:p w:rsidRPr="00916D2D" w:rsidR="00CC03A6" w:rsidP="003414CA" w:rsidRDefault="00CC03A6" w14:paraId="7BFAE28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&lt;streetAddressLine&gt;1357 Amber Dr&lt;/streetAddressLine&gt;</w:t>
            </w:r>
          </w:p>
          <w:p w:rsidRPr="00916D2D" w:rsidR="00CC03A6" w:rsidP="003414CA" w:rsidRDefault="00CC03A6" w14:paraId="62D0A16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&lt;city&gt;Beaverton&lt;/city&gt;</w:t>
            </w:r>
          </w:p>
          <w:p w:rsidRPr="00916D2D" w:rsidR="00CC03A6" w:rsidP="003414CA" w:rsidRDefault="00CC03A6" w14:paraId="78CD5A0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&lt;state&gt;OR&lt;/state&gt;</w:t>
            </w:r>
          </w:p>
          <w:p w:rsidRPr="00916D2D" w:rsidR="00CC03A6" w:rsidP="003414CA" w:rsidRDefault="00CC03A6" w14:paraId="7903249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&lt;postalCode&gt;97006&lt;/postalCode&gt;</w:t>
            </w:r>
          </w:p>
          <w:p w:rsidRPr="00916D2D" w:rsidR="00CC03A6" w:rsidP="003414CA" w:rsidRDefault="00CC03A6" w14:paraId="08A0A13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&lt;country&gt;US&lt;/country&gt;</w:t>
            </w:r>
          </w:p>
          <w:p w:rsidRPr="00916D2D" w:rsidR="00CC03A6" w:rsidP="003414CA" w:rsidRDefault="00CC03A6" w14:paraId="15563A9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US is "United States" from ISO 3166-1 Country Codes: 1.0.3166.1 --&gt;</w:t>
            </w:r>
          </w:p>
          <w:p w:rsidRPr="00916D2D" w:rsidR="00CC03A6" w:rsidP="003414CA" w:rsidRDefault="00CC03A6" w14:paraId="28116FE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&lt;/addr&gt;</w:t>
            </w:r>
          </w:p>
          <w:p w:rsidRPr="00916D2D" w:rsidR="00CC03A6" w:rsidP="003414CA" w:rsidRDefault="00CC03A6" w14:paraId="3FFE65E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&lt;telecom value="tel:+1(555)-777-1234" use="MC"/&gt;</w:t>
            </w:r>
          </w:p>
          <w:p w:rsidRPr="00916D2D" w:rsidR="00CC03A6" w:rsidP="003414CA" w:rsidRDefault="00CC03A6" w14:paraId="1D98343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&lt;telecom value="tel:+1(555)-723-1544" use="HP"/&gt;</w:t>
            </w:r>
          </w:p>
          <w:p w:rsidRPr="00916D2D" w:rsidR="00CC03A6" w:rsidP="003414CA" w:rsidRDefault="00CC03A6" w14:paraId="7318385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HP is "primary home" from HL7 AddressUse 2.16.840.1.113883.5.1119 --&gt;</w:t>
            </w:r>
          </w:p>
          <w:p w:rsidRPr="00916D2D" w:rsidR="00CC03A6" w:rsidP="003414CA" w:rsidRDefault="00CC03A6" w14:paraId="0337107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rsidRPr="00916D2D" w:rsidR="00CC03A6" w:rsidP="003414CA" w:rsidRDefault="00CC03A6" w14:paraId="727F868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w:t>
            </w:r>
          </w:p>
          <w:p w:rsidRPr="00916D2D" w:rsidR="00CC03A6" w:rsidP="003414CA" w:rsidRDefault="00CC03A6" w14:paraId="215A1A4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rsidRPr="00916D2D" w:rsidR="00CC03A6" w:rsidP="003414CA" w:rsidRDefault="00CC03A6" w14:paraId="18AF102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&lt;providerOrganization&gt;</w:t>
            </w:r>
          </w:p>
          <w:p w:rsidRPr="00916D2D" w:rsidR="00CC03A6" w:rsidP="003414CA" w:rsidRDefault="00CC03A6" w14:paraId="0F0B736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w:t>
            </w:r>
          </w:p>
          <w:p w:rsidRPr="00916D2D" w:rsidR="00CC03A6" w:rsidP="003414CA" w:rsidRDefault="00CC03A6" w14:paraId="4556D19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&lt;/providerOrganization&gt;</w:t>
            </w:r>
          </w:p>
          <w:p w:rsidRPr="00916D2D" w:rsidR="00CC03A6" w:rsidP="003414CA" w:rsidRDefault="00CC03A6" w14:paraId="2EB471C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&lt;/patientRole&gt;</w:t>
            </w:r>
          </w:p>
          <w:p w:rsidRPr="00916D2D" w:rsidR="00CC03A6" w:rsidP="003414CA" w:rsidRDefault="00CC03A6" w14:paraId="5B7D3E1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916D2D">
              <w:rPr>
                <w:rFonts w:ascii="Courier New" w:hAnsi="Courier New" w:cs="Courier New"/>
                <w:color w:val="000000"/>
                <w:sz w:val="16"/>
                <w:szCs w:val="16"/>
              </w:rPr>
              <w:t>&lt;/recordTarget&gt;</w:t>
            </w:r>
          </w:p>
        </w:tc>
      </w:tr>
    </w:tbl>
    <w:p w:rsidRPr="00D14360" w:rsidR="00CC03A6" w:rsidP="00B505D2" w:rsidRDefault="00CC03A6" w14:paraId="77F3D219" w14:textId="77777777">
      <w:pPr>
        <w:pStyle w:val="Default"/>
        <w:spacing w:after="120"/>
        <w:rPr>
          <w:szCs w:val="22"/>
        </w:rPr>
      </w:pPr>
    </w:p>
    <w:p w:rsidRPr="00C64922" w:rsidR="00A10C4D" w:rsidP="004C76D9" w:rsidRDefault="00A10C4D" w14:paraId="5FCFFC65" w14:textId="77777777">
      <w:pPr>
        <w:pStyle w:val="Heading4"/>
      </w:pPr>
      <w:bookmarkStart w:name="_Toc11043572" w:id="487"/>
      <w:r w:rsidRPr="00C64922">
        <w:t>Representing Multiple Races or Multiple Ethnicities</w:t>
      </w:r>
      <w:bookmarkEnd w:id="487"/>
    </w:p>
    <w:p w:rsidRPr="00D14360" w:rsidR="00A10C4D" w:rsidP="00B505D2" w:rsidRDefault="00A10C4D" w14:paraId="49129D83" w14:textId="77777777">
      <w:pPr>
        <w:spacing w:after="120"/>
        <w:rPr>
          <w:rFonts w:cs="Calibri"/>
          <w:color w:val="000000"/>
        </w:rPr>
      </w:pPr>
      <w:r w:rsidRPr="00D14360">
        <w:rPr>
          <w:rFonts w:cs="Calibri"/>
          <w:color w:val="000000"/>
        </w:rPr>
        <w:t>The recordTarget utilizes two CDA R2 extensions for representing multiple races and multiple ethnicities.</w:t>
      </w:r>
    </w:p>
    <w:p w:rsidRPr="00D14360" w:rsidR="00A10C4D" w:rsidP="00B505D2" w:rsidRDefault="00A10C4D" w14:paraId="6A3176DD" w14:textId="77777777">
      <w:pPr>
        <w:spacing w:after="120"/>
        <w:rPr>
          <w:rFonts w:cs="Calibri"/>
          <w:color w:val="000000"/>
        </w:rPr>
      </w:pPr>
      <w:r w:rsidRPr="00D14360">
        <w:rPr>
          <w:rFonts w:cs="Calibri"/>
          <w:color w:val="000000"/>
        </w:rPr>
        <w:t>The following guidance in available in Chapter 1.1 of the HL7 C-CDA R2.1 Implementation Guide</w:t>
      </w:r>
      <w:r w:rsidRPr="00D14360">
        <w:rPr>
          <w:rStyle w:val="FootnoteReference"/>
          <w:rFonts w:cs="Calibri"/>
          <w:color w:val="000000"/>
        </w:rPr>
        <w:footnoteReference w:id="65"/>
      </w:r>
      <w:r w:rsidRPr="00D14360">
        <w:rPr>
          <w:rFonts w:cs="Calibri"/>
          <w:color w:val="000000"/>
        </w:rPr>
        <w:t>:</w:t>
      </w:r>
    </w:p>
    <w:tbl>
      <w:tblPr>
        <w:tblW w:w="9383" w:type="dxa"/>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58"/>
      </w:tblGrid>
      <w:tr w:rsidRPr="00C64922" w:rsidR="00254B4A" w:rsidTr="00254B4A" w14:paraId="12500D0D" w14:textId="77777777">
        <w:trPr>
          <w:cantSplit/>
          <w:trHeight w:val="818"/>
        </w:trPr>
        <w:tc>
          <w:tcPr>
            <w:tcW w:w="725" w:type="dxa"/>
            <w:tcBorders>
              <w:right w:val="nil"/>
            </w:tcBorders>
            <w:shd w:val="clear" w:color="auto" w:fill="C6D9F1"/>
          </w:tcPr>
          <w:p w:rsidRPr="00D14360" w:rsidR="00253D2B" w:rsidP="00D14360" w:rsidRDefault="00634398" w14:paraId="06A9F90B" w14:textId="77777777">
            <w:pPr>
              <w:autoSpaceDE w:val="0"/>
              <w:autoSpaceDN w:val="0"/>
              <w:adjustRightInd w:val="0"/>
              <w:spacing w:after="120"/>
              <w:rPr>
                <w:rFonts w:cs="Courier New"/>
                <w:color w:val="000000"/>
              </w:rPr>
            </w:pPr>
            <w:r>
              <w:rPr>
                <w:noProof/>
              </w:rPr>
              <w:drawing>
                <wp:inline distT="0" distB="0" distL="0" distR="0" wp14:anchorId="5AD3B49A" wp14:editId="55B35FA2">
                  <wp:extent cx="323215" cy="323215"/>
                  <wp:effectExtent l="0" t="0" r="0" b="635"/>
                  <wp:docPr id="74" name="Graphic 10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0"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58" w:type="dxa"/>
            <w:tcBorders>
              <w:left w:val="nil"/>
            </w:tcBorders>
            <w:shd w:val="clear" w:color="auto" w:fill="C6D9F1"/>
          </w:tcPr>
          <w:p w:rsidRPr="00D14360" w:rsidR="00253D2B" w:rsidP="00D14360" w:rsidRDefault="00253D2B" w14:paraId="41C3DF08" w14:textId="77777777">
            <w:pPr>
              <w:autoSpaceDE w:val="0"/>
              <w:autoSpaceDN w:val="0"/>
              <w:adjustRightInd w:val="0"/>
              <w:spacing w:after="120"/>
              <w:rPr>
                <w:rFonts w:cs="Courier New"/>
                <w:color w:val="000000"/>
              </w:rPr>
            </w:pPr>
            <w:r w:rsidRPr="00D14360">
              <w:rPr>
                <w:rFonts w:cs="Courier New"/>
                <w:color w:val="000000"/>
              </w:rPr>
              <w:t xml:space="preserve">This patient </w:t>
            </w:r>
            <w:r w:rsidRPr="00D14360">
              <w:rPr>
                <w:rFonts w:cs="Courier New"/>
                <w:b/>
                <w:bCs/>
                <w:color w:val="000000"/>
              </w:rPr>
              <w:t xml:space="preserve">SHALL </w:t>
            </w:r>
            <w:r w:rsidRPr="00D14360">
              <w:rPr>
                <w:rFonts w:cs="Courier New"/>
                <w:color w:val="000000"/>
              </w:rPr>
              <w:t xml:space="preserve">contain exactly one [1..1] </w:t>
            </w:r>
            <w:r w:rsidRPr="00D14360">
              <w:rPr>
                <w:rFonts w:cs="Courier New"/>
                <w:b/>
                <w:bCs/>
                <w:color w:val="000000"/>
              </w:rPr>
              <w:t>raceCode</w:t>
            </w:r>
            <w:r w:rsidRPr="00D14360">
              <w:rPr>
                <w:rFonts w:cs="Courier New"/>
                <w:color w:val="000000"/>
              </w:rPr>
              <w:t xml:space="preserve">, which </w:t>
            </w:r>
            <w:r w:rsidRPr="00D14360">
              <w:rPr>
                <w:rFonts w:cs="Courier New"/>
                <w:b/>
                <w:bCs/>
                <w:color w:val="000000"/>
              </w:rPr>
              <w:t xml:space="preserve">SHALL </w:t>
            </w:r>
            <w:r w:rsidRPr="00D14360">
              <w:rPr>
                <w:rFonts w:cs="Courier New"/>
                <w:color w:val="000000"/>
              </w:rPr>
              <w:t xml:space="preserve">be selected from ValueSet </w:t>
            </w:r>
            <w:r w:rsidRPr="00D14360">
              <w:rPr>
                <w:rFonts w:cs="Courier New"/>
                <w:b/>
                <w:bCs/>
                <w:color w:val="000000"/>
              </w:rPr>
              <w:t xml:space="preserve">Race Category Excluding Nulls </w:t>
            </w:r>
            <w:r w:rsidRPr="00D14360">
              <w:rPr>
                <w:rFonts w:cs="Courier New"/>
                <w:color w:val="000000"/>
              </w:rPr>
              <w:t xml:space="preserve">urn:oid:2.16.840.1.113883.3.2074.1.1.3 </w:t>
            </w:r>
            <w:r w:rsidRPr="00D14360">
              <w:rPr>
                <w:rFonts w:cs="Courier New"/>
                <w:b/>
                <w:bCs/>
                <w:color w:val="000000"/>
              </w:rPr>
              <w:t xml:space="preserve">DYNAMIC </w:t>
            </w:r>
            <w:r w:rsidRPr="00D14360" w:rsidR="00E2676D">
              <w:rPr>
                <w:rFonts w:cs="Courier New"/>
                <w:color w:val="000000"/>
              </w:rPr>
              <w:t>[</w:t>
            </w:r>
            <w:r w:rsidRPr="00D14360">
              <w:rPr>
                <w:rFonts w:cs="Courier New"/>
                <w:color w:val="000000"/>
              </w:rPr>
              <w:t>CONF:1198-5322</w:t>
            </w:r>
            <w:r w:rsidRPr="00D14360" w:rsidR="00E2676D">
              <w:rPr>
                <w:rFonts w:cs="Courier New"/>
                <w:color w:val="000000"/>
              </w:rPr>
              <w:t>]</w:t>
            </w:r>
            <w:r w:rsidRPr="00D14360">
              <w:rPr>
                <w:rFonts w:cs="Courier New"/>
                <w:color w:val="000000"/>
              </w:rPr>
              <w:t>.</w:t>
            </w:r>
          </w:p>
        </w:tc>
      </w:tr>
      <w:tr w:rsidRPr="00C64922" w:rsidR="00254B4A" w:rsidTr="00254B4A" w14:paraId="35BC7B08" w14:textId="77777777">
        <w:trPr>
          <w:cantSplit/>
        </w:trPr>
        <w:tc>
          <w:tcPr>
            <w:tcW w:w="725" w:type="dxa"/>
            <w:tcBorders>
              <w:right w:val="nil"/>
            </w:tcBorders>
            <w:shd w:val="clear" w:color="auto" w:fill="C6D9F1"/>
          </w:tcPr>
          <w:p w:rsidRPr="00C64922" w:rsidR="00E2676D" w:rsidP="00D14360" w:rsidRDefault="00634398" w14:paraId="241168B7" w14:textId="77777777">
            <w:pPr>
              <w:autoSpaceDE w:val="0"/>
              <w:autoSpaceDN w:val="0"/>
              <w:adjustRightInd w:val="0"/>
              <w:spacing w:after="120"/>
              <w:rPr>
                <w:noProof/>
              </w:rPr>
            </w:pPr>
            <w:r>
              <w:rPr>
                <w:noProof/>
              </w:rPr>
              <w:drawing>
                <wp:inline distT="0" distB="0" distL="0" distR="0" wp14:anchorId="3822D3EB" wp14:editId="343C9685">
                  <wp:extent cx="323215" cy="323215"/>
                  <wp:effectExtent l="0" t="0" r="0" b="635"/>
                  <wp:docPr id="73" name="Graphic 11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9"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58" w:type="dxa"/>
            <w:tcBorders>
              <w:left w:val="nil"/>
            </w:tcBorders>
            <w:shd w:val="clear" w:color="auto" w:fill="C6D9F1"/>
          </w:tcPr>
          <w:p w:rsidRPr="00D14360" w:rsidR="00E2676D" w:rsidP="00D14360" w:rsidRDefault="00E2676D" w14:paraId="4AEB08C6" w14:textId="77777777">
            <w:pPr>
              <w:autoSpaceDE w:val="0"/>
              <w:autoSpaceDN w:val="0"/>
              <w:adjustRightInd w:val="0"/>
              <w:spacing w:after="120"/>
              <w:rPr>
                <w:rFonts w:cs="Courier New"/>
                <w:color w:val="000000"/>
              </w:rPr>
            </w:pPr>
            <w:r w:rsidRPr="00D14360">
              <w:rPr>
                <w:rFonts w:cs="Courier New"/>
                <w:color w:val="000000"/>
              </w:rPr>
              <w:t xml:space="preserve">This patient </w:t>
            </w:r>
            <w:r w:rsidRPr="00D14360">
              <w:rPr>
                <w:rFonts w:cs="Courier New"/>
                <w:b/>
                <w:bCs/>
                <w:color w:val="000000"/>
              </w:rPr>
              <w:t xml:space="preserve">MAY </w:t>
            </w:r>
            <w:r w:rsidRPr="00D14360">
              <w:rPr>
                <w:rFonts w:cs="Courier New"/>
                <w:color w:val="000000"/>
              </w:rPr>
              <w:t xml:space="preserve">contain zero or more [0..*] </w:t>
            </w:r>
            <w:r w:rsidRPr="00D14360">
              <w:rPr>
                <w:rFonts w:cs="Courier New"/>
                <w:b/>
                <w:bCs/>
                <w:color w:val="000000"/>
              </w:rPr>
              <w:t>sdtc:raceCode</w:t>
            </w:r>
            <w:r w:rsidRPr="00D14360">
              <w:rPr>
                <w:rFonts w:cs="Courier New"/>
                <w:color w:val="000000"/>
              </w:rPr>
              <w:t xml:space="preserve">, which </w:t>
            </w:r>
            <w:r w:rsidRPr="00D14360">
              <w:rPr>
                <w:rFonts w:cs="Courier New"/>
                <w:b/>
                <w:bCs/>
                <w:color w:val="000000"/>
              </w:rPr>
              <w:t xml:space="preserve">SHALL </w:t>
            </w:r>
            <w:r w:rsidRPr="00D14360">
              <w:rPr>
                <w:rFonts w:cs="Courier New"/>
                <w:color w:val="000000"/>
              </w:rPr>
              <w:t xml:space="preserve">be selected from ValueSet </w:t>
            </w:r>
            <w:r w:rsidRPr="00D14360">
              <w:rPr>
                <w:rFonts w:cs="Courier New"/>
                <w:b/>
                <w:bCs/>
                <w:color w:val="000000"/>
              </w:rPr>
              <w:t xml:space="preserve">Race </w:t>
            </w:r>
            <w:r w:rsidRPr="00D14360">
              <w:rPr>
                <w:rFonts w:cs="Courier New"/>
                <w:color w:val="000000"/>
              </w:rPr>
              <w:t xml:space="preserve">urn:oid:2.16.840.1.113883.1.11.14914 </w:t>
            </w:r>
            <w:r w:rsidRPr="00D14360">
              <w:rPr>
                <w:rFonts w:cs="Courier New"/>
                <w:b/>
                <w:bCs/>
                <w:color w:val="000000"/>
              </w:rPr>
              <w:t xml:space="preserve">DYNAMIC </w:t>
            </w:r>
            <w:r w:rsidRPr="00D14360">
              <w:rPr>
                <w:rFonts w:cs="Courier New"/>
                <w:color w:val="000000"/>
              </w:rPr>
              <w:t xml:space="preserve">(CONF:1198-7263). Note: The sdtc:raceCode is only used to record additional values when the patient has indicated multiple races or additional race detail beyond the five categories required for Meaningful Use Stage 2. The prefix sdtc: SHALL be bound to the namespace “urn:hl7-org:sdtc”. The use of the namespace provides a necessary extension to CDA R2 for the use of the additional raceCode elements. a. If sdtc:raceCode is present, then the patient </w:t>
            </w:r>
            <w:r w:rsidRPr="00D14360">
              <w:rPr>
                <w:rFonts w:cs="Courier New"/>
                <w:b/>
                <w:bCs/>
                <w:color w:val="000000"/>
              </w:rPr>
              <w:t xml:space="preserve">SHALL </w:t>
            </w:r>
            <w:r w:rsidRPr="00D14360">
              <w:rPr>
                <w:rFonts w:cs="Courier New"/>
                <w:color w:val="000000"/>
              </w:rPr>
              <w:t xml:space="preserve">contain [1..1] raceCode [CONF:1198-31347]. </w:t>
            </w:r>
          </w:p>
        </w:tc>
      </w:tr>
      <w:tr w:rsidRPr="00C64922" w:rsidR="00254B4A" w:rsidTr="00254B4A" w14:paraId="15BFBC57" w14:textId="77777777">
        <w:trPr>
          <w:cantSplit/>
          <w:trHeight w:val="746"/>
        </w:trPr>
        <w:tc>
          <w:tcPr>
            <w:tcW w:w="725" w:type="dxa"/>
            <w:tcBorders>
              <w:right w:val="nil"/>
            </w:tcBorders>
            <w:shd w:val="clear" w:color="auto" w:fill="C6D9F1"/>
          </w:tcPr>
          <w:p w:rsidRPr="00D14360" w:rsidR="00E2676D" w:rsidP="00D14360" w:rsidRDefault="00634398" w14:paraId="1AC8B95A" w14:textId="77777777">
            <w:pPr>
              <w:autoSpaceDE w:val="0"/>
              <w:autoSpaceDN w:val="0"/>
              <w:adjustRightInd w:val="0"/>
              <w:spacing w:after="120"/>
              <w:rPr>
                <w:noProof/>
                <w:color w:val="000000"/>
              </w:rPr>
            </w:pPr>
            <w:r>
              <w:rPr>
                <w:noProof/>
              </w:rPr>
              <w:drawing>
                <wp:inline distT="0" distB="0" distL="0" distR="0" wp14:anchorId="55DC0E05" wp14:editId="1677FAD4">
                  <wp:extent cx="323215" cy="323215"/>
                  <wp:effectExtent l="0" t="0" r="0" b="635"/>
                  <wp:docPr id="72" name="Graphic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0"/>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58" w:type="dxa"/>
            <w:tcBorders>
              <w:left w:val="nil"/>
            </w:tcBorders>
            <w:shd w:val="clear" w:color="auto" w:fill="C6D9F1"/>
          </w:tcPr>
          <w:p w:rsidRPr="00D14360" w:rsidR="00E2676D" w:rsidP="00D14360" w:rsidRDefault="00E2676D" w14:paraId="217B6433" w14:textId="77777777">
            <w:pPr>
              <w:autoSpaceDE w:val="0"/>
              <w:autoSpaceDN w:val="0"/>
              <w:adjustRightInd w:val="0"/>
              <w:spacing w:after="120"/>
              <w:rPr>
                <w:rFonts w:cs="Courier New"/>
                <w:color w:val="000000"/>
              </w:rPr>
            </w:pPr>
            <w:r w:rsidRPr="00D14360">
              <w:rPr>
                <w:rFonts w:cs="Courier New"/>
                <w:color w:val="000000"/>
              </w:rPr>
              <w:t xml:space="preserve">This patient </w:t>
            </w:r>
            <w:r w:rsidRPr="00D14360">
              <w:rPr>
                <w:rFonts w:cs="Courier New"/>
                <w:b/>
                <w:bCs/>
                <w:color w:val="000000"/>
              </w:rPr>
              <w:t xml:space="preserve">SHALL </w:t>
            </w:r>
            <w:r w:rsidRPr="00D14360">
              <w:rPr>
                <w:rFonts w:cs="Courier New"/>
                <w:color w:val="000000"/>
              </w:rPr>
              <w:t xml:space="preserve">contain exactly one [1..1] </w:t>
            </w:r>
            <w:r w:rsidRPr="00D14360">
              <w:rPr>
                <w:rFonts w:cs="Courier New"/>
                <w:b/>
                <w:bCs/>
                <w:color w:val="000000"/>
              </w:rPr>
              <w:t>ethnicGroupCode</w:t>
            </w:r>
            <w:r w:rsidRPr="00D14360">
              <w:rPr>
                <w:rFonts w:cs="Courier New"/>
                <w:color w:val="000000"/>
              </w:rPr>
              <w:t xml:space="preserve">, which </w:t>
            </w:r>
            <w:r w:rsidRPr="00D14360">
              <w:rPr>
                <w:rFonts w:cs="Courier New"/>
                <w:b/>
                <w:bCs/>
                <w:color w:val="000000"/>
              </w:rPr>
              <w:t xml:space="preserve">SHALL </w:t>
            </w:r>
            <w:r w:rsidRPr="00D14360">
              <w:rPr>
                <w:rFonts w:cs="Courier New"/>
                <w:color w:val="000000"/>
              </w:rPr>
              <w:t xml:space="preserve">be selected from ValueSet </w:t>
            </w:r>
            <w:r w:rsidRPr="00D14360">
              <w:rPr>
                <w:rFonts w:cs="Courier New"/>
                <w:b/>
                <w:bCs/>
                <w:color w:val="000000"/>
              </w:rPr>
              <w:t xml:space="preserve">Ethnicity </w:t>
            </w:r>
            <w:r w:rsidRPr="00D14360">
              <w:rPr>
                <w:rFonts w:cs="Courier New"/>
                <w:color w:val="000000"/>
              </w:rPr>
              <w:t xml:space="preserve">urn:oid:2.16.840.1.114222.4.11.837 </w:t>
            </w:r>
            <w:r w:rsidRPr="00D14360">
              <w:rPr>
                <w:rFonts w:cs="Courier New"/>
                <w:b/>
                <w:bCs/>
                <w:color w:val="000000"/>
              </w:rPr>
              <w:t xml:space="preserve">DYNAMIC </w:t>
            </w:r>
            <w:r w:rsidRPr="00AE350D">
              <w:rPr>
                <w:rFonts w:cs="Courier New"/>
                <w:color w:val="000000"/>
              </w:rPr>
              <w:t>[</w:t>
            </w:r>
            <w:r w:rsidRPr="00D14360">
              <w:rPr>
                <w:rFonts w:cs="Courier New"/>
                <w:color w:val="000000"/>
              </w:rPr>
              <w:t>CONF:1198-5323].</w:t>
            </w:r>
          </w:p>
        </w:tc>
      </w:tr>
      <w:tr w:rsidRPr="00C64922" w:rsidR="00254B4A" w:rsidTr="00254B4A" w14:paraId="3D9E68D4" w14:textId="77777777">
        <w:trPr>
          <w:cantSplit/>
          <w:trHeight w:val="296"/>
        </w:trPr>
        <w:tc>
          <w:tcPr>
            <w:tcW w:w="725" w:type="dxa"/>
            <w:tcBorders>
              <w:right w:val="nil"/>
            </w:tcBorders>
            <w:shd w:val="clear" w:color="auto" w:fill="C6D9F1"/>
          </w:tcPr>
          <w:p w:rsidRPr="00D14360" w:rsidR="00E2676D" w:rsidP="00D14360" w:rsidRDefault="00634398" w14:paraId="77A917D7" w14:textId="77777777">
            <w:pPr>
              <w:autoSpaceDE w:val="0"/>
              <w:autoSpaceDN w:val="0"/>
              <w:adjustRightInd w:val="0"/>
              <w:spacing w:after="120"/>
              <w:rPr>
                <w:noProof/>
                <w:color w:val="000000"/>
              </w:rPr>
            </w:pPr>
            <w:r>
              <w:rPr>
                <w:noProof/>
              </w:rPr>
              <w:drawing>
                <wp:inline distT="0" distB="0" distL="0" distR="0" wp14:anchorId="45CFB2DE" wp14:editId="1522BE0E">
                  <wp:extent cx="323215" cy="323215"/>
                  <wp:effectExtent l="0" t="0" r="0" b="635"/>
                  <wp:docPr id="71" name="Graphic 12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1"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58" w:type="dxa"/>
            <w:tcBorders>
              <w:left w:val="nil"/>
            </w:tcBorders>
            <w:shd w:val="clear" w:color="auto" w:fill="C6D9F1"/>
          </w:tcPr>
          <w:p w:rsidRPr="00AE350D" w:rsidR="00AC0293" w:rsidP="00AC0293" w:rsidRDefault="00AC0293" w14:paraId="2D0482D3" w14:textId="77777777">
            <w:pPr>
              <w:rPr>
                <w:rFonts w:cs="Calibri"/>
              </w:rPr>
            </w:pPr>
            <w:r w:rsidRPr="00AE350D">
              <w:rPr>
                <w:rFonts w:cs="Calibri"/>
                <w:color w:val="000000"/>
              </w:rPr>
              <w:t xml:space="preserve">This patient MAY contain zero or more [0..*] sdtc:ethnicGroupCode, which </w:t>
            </w:r>
            <w:r w:rsidRPr="00AE350D">
              <w:rPr>
                <w:rFonts w:cs="Calibri"/>
                <w:b/>
                <w:bCs/>
                <w:color w:val="000000"/>
              </w:rPr>
              <w:t>SHALL</w:t>
            </w:r>
            <w:r w:rsidRPr="00AE350D">
              <w:rPr>
                <w:rFonts w:cs="Calibri"/>
                <w:color w:val="000000"/>
              </w:rPr>
              <w:t xml:space="preserve"> be selected from ValueSet Detailed Ethnicity urn:oid:2.16.840.1.114222.4.11.877 DYNAMIC (CONF:1198-32901). </w:t>
            </w:r>
          </w:p>
          <w:p w:rsidRPr="00D14360" w:rsidR="00E2676D" w:rsidP="00637DBE" w:rsidRDefault="00E2676D" w14:paraId="211BABE6" w14:textId="77777777">
            <w:pPr>
              <w:rPr>
                <w:color w:val="000000"/>
              </w:rPr>
            </w:pPr>
          </w:p>
        </w:tc>
      </w:tr>
    </w:tbl>
    <w:p w:rsidRPr="00C64922" w:rsidR="00A10C4D" w:rsidP="004C76D9" w:rsidRDefault="00A10C4D" w14:paraId="0128516E" w14:textId="77777777">
      <w:pPr>
        <w:pStyle w:val="Heading4"/>
      </w:pPr>
      <w:bookmarkStart w:name="_Toc11043573" w:id="488"/>
      <w:r w:rsidRPr="00C64922">
        <w:t>Patient Identifiers</w:t>
      </w:r>
      <w:bookmarkEnd w:id="488"/>
    </w:p>
    <w:p w:rsidRPr="00D14360" w:rsidR="00A10C4D" w:rsidP="005E7793" w:rsidRDefault="00A10C4D" w14:paraId="02C89639" w14:textId="77777777">
      <w:pPr>
        <w:spacing w:after="240"/>
        <w:rPr>
          <w:rFonts w:cs="Calibri"/>
          <w:color w:val="000000"/>
        </w:rPr>
      </w:pPr>
      <w:r w:rsidRPr="00D14360">
        <w:rPr>
          <w:rFonts w:cs="Calibri"/>
          <w:color w:val="000000"/>
        </w:rPr>
        <w:t xml:space="preserve">Patient identifiers are included in a C-CDA within the patientRole structure of the recordTarget. The @extension attribute </w:t>
      </w:r>
      <w:r w:rsidRPr="00D14360" w:rsidR="00F8349F">
        <w:rPr>
          <w:rFonts w:cs="Calibri"/>
          <w:color w:val="000000"/>
        </w:rPr>
        <w:t>o</w:t>
      </w:r>
      <w:r w:rsidRPr="00D14360">
        <w:rPr>
          <w:rFonts w:cs="Calibri"/>
          <w:color w:val="000000"/>
        </w:rPr>
        <w:t xml:space="preserve">f the id tag holds the identifier. The @root attribute holds an OID associated with the assigning authority of the identifier. The @assigningAuthorityName attribute holds the name of the assigning authority.  Many organizations that assign trusted identifiers exist today and have registered OIDs to support exchange of the identifiers they assign. </w:t>
      </w:r>
      <w:r w:rsidRPr="00D14360" w:rsidR="00FD2557">
        <w:rPr>
          <w:rFonts w:cs="Calibri"/>
          <w:color w:val="000000"/>
        </w:rPr>
        <w:t>The t</w:t>
      </w:r>
      <w:r w:rsidRPr="00D14360">
        <w:rPr>
          <w:rFonts w:cs="Calibri"/>
          <w:color w:val="000000"/>
        </w:rPr>
        <w:t xml:space="preserve">able </w:t>
      </w:r>
      <w:r w:rsidRPr="00D14360" w:rsidR="00FD2557">
        <w:rPr>
          <w:rFonts w:cs="Calibri"/>
          <w:color w:val="000000"/>
        </w:rPr>
        <w:t>below</w:t>
      </w:r>
      <w:r w:rsidRPr="00D14360">
        <w:rPr>
          <w:rFonts w:cs="Calibri"/>
          <w:color w:val="000000"/>
        </w:rPr>
        <w:t xml:space="preserve"> includes some examples.</w:t>
      </w:r>
    </w:p>
    <w:tbl>
      <w:tblPr>
        <w:tblW w:w="9360" w:type="dxa"/>
        <w:tblInd w:w="115" w:type="dxa"/>
        <w:tblBorders>
          <w:top w:val="single" w:color="4F81BD" w:sz="4" w:space="0"/>
          <w:left w:val="single" w:color="4F81BD" w:sz="4" w:space="0"/>
          <w:bottom w:val="single" w:color="4F81BD" w:sz="4" w:space="0"/>
          <w:right w:val="single" w:color="4F81BD" w:sz="4" w:space="0"/>
        </w:tblBorders>
        <w:tblCellMar>
          <w:left w:w="115" w:type="dxa"/>
          <w:right w:w="115" w:type="dxa"/>
        </w:tblCellMar>
        <w:tblLook w:val="04A0" w:firstRow="1" w:lastRow="0" w:firstColumn="1" w:lastColumn="0" w:noHBand="0" w:noVBand="1"/>
      </w:tblPr>
      <w:tblGrid>
        <w:gridCol w:w="5065"/>
        <w:gridCol w:w="4295"/>
      </w:tblGrid>
      <w:tr w:rsidRPr="00C64922" w:rsidR="008E236E" w:rsidTr="00254B4A" w14:paraId="3E9AEE24" w14:textId="77777777">
        <w:tc>
          <w:tcPr>
            <w:tcW w:w="5065" w:type="dxa"/>
            <w:tcBorders>
              <w:bottom w:val="nil"/>
              <w:right w:val="nil"/>
            </w:tcBorders>
            <w:shd w:val="clear" w:color="auto" w:fill="4F81BD"/>
          </w:tcPr>
          <w:p w:rsidRPr="00D14360" w:rsidR="00A10C4D" w:rsidP="00D14360" w:rsidRDefault="00A10C4D" w14:paraId="6437B118" w14:textId="77777777">
            <w:pPr>
              <w:spacing w:after="120"/>
              <w:rPr>
                <w:rFonts w:cs="Calibri"/>
                <w:b/>
                <w:bCs/>
                <w:color w:val="FFFFFF"/>
              </w:rPr>
            </w:pPr>
            <w:r w:rsidRPr="00D14360">
              <w:rPr>
                <w:rFonts w:cs="Calibri"/>
                <w:b/>
                <w:bCs/>
                <w:color w:val="FFFFFF"/>
              </w:rPr>
              <w:t>Assigning Authority Name</w:t>
            </w:r>
          </w:p>
        </w:tc>
        <w:tc>
          <w:tcPr>
            <w:tcW w:w="4295" w:type="dxa"/>
            <w:shd w:val="clear" w:color="auto" w:fill="4F81BD"/>
          </w:tcPr>
          <w:p w:rsidRPr="00D14360" w:rsidR="00A10C4D" w:rsidP="00D14360" w:rsidRDefault="00A10C4D" w14:paraId="4791C763" w14:textId="77777777">
            <w:pPr>
              <w:spacing w:after="120"/>
              <w:rPr>
                <w:rFonts w:cs="Calibri"/>
                <w:b/>
                <w:bCs/>
                <w:color w:val="FFFFFF"/>
              </w:rPr>
            </w:pPr>
            <w:r w:rsidRPr="00D14360">
              <w:rPr>
                <w:rFonts w:cs="Calibri"/>
                <w:b/>
                <w:bCs/>
                <w:color w:val="FFFFFF"/>
              </w:rPr>
              <w:t>Assigning Authority OID identifier</w:t>
            </w:r>
          </w:p>
        </w:tc>
      </w:tr>
      <w:tr w:rsidRPr="00C64922" w:rsidR="008E236E" w:rsidTr="00254B4A" w14:paraId="558E1F5B" w14:textId="77777777">
        <w:tc>
          <w:tcPr>
            <w:tcW w:w="5065" w:type="dxa"/>
            <w:tcBorders>
              <w:top w:val="single" w:color="4F81BD" w:sz="4" w:space="0"/>
              <w:bottom w:val="single" w:color="4F81BD" w:sz="4" w:space="0"/>
              <w:right w:val="nil"/>
            </w:tcBorders>
            <w:shd w:val="clear" w:color="auto" w:fill="FFFFFF"/>
          </w:tcPr>
          <w:p w:rsidRPr="00D14360" w:rsidR="00A10C4D" w:rsidP="008E236E" w:rsidRDefault="00A10C4D" w14:paraId="58AEB85D" w14:textId="77777777">
            <w:pPr>
              <w:spacing w:after="120"/>
              <w:rPr>
                <w:rFonts w:cs="Calibri Light"/>
                <w:b/>
                <w:bCs/>
                <w:color w:val="000000"/>
              </w:rPr>
            </w:pPr>
            <w:r w:rsidRPr="00D14360">
              <w:rPr>
                <w:rFonts w:cs="Calibri Light"/>
                <w:b/>
                <w:bCs/>
                <w:color w:val="000000"/>
              </w:rPr>
              <w:t>U.S. Social Security Administration</w:t>
            </w:r>
          </w:p>
        </w:tc>
        <w:tc>
          <w:tcPr>
            <w:tcW w:w="4295" w:type="dxa"/>
            <w:tcBorders>
              <w:top w:val="single" w:color="4F81BD" w:sz="4" w:space="0"/>
              <w:bottom w:val="single" w:color="4F81BD" w:sz="4" w:space="0"/>
            </w:tcBorders>
            <w:shd w:val="clear" w:color="auto" w:fill="auto"/>
          </w:tcPr>
          <w:p w:rsidRPr="00D14360" w:rsidR="00A10C4D" w:rsidP="00D14360" w:rsidRDefault="00A10C4D" w14:paraId="41E3A718" w14:textId="77777777">
            <w:pPr>
              <w:spacing w:after="120"/>
              <w:rPr>
                <w:rFonts w:ascii="Calibri Light" w:hAnsi="Calibri Light" w:cs="Calibri Light"/>
                <w:color w:val="000000"/>
                <w:szCs w:val="18"/>
              </w:rPr>
            </w:pPr>
            <w:r w:rsidRPr="00D14360">
              <w:rPr>
                <w:rFonts w:ascii="Calibri Light" w:hAnsi="Calibri Light" w:cs="Calibri Light"/>
                <w:color w:val="000000"/>
                <w:szCs w:val="18"/>
              </w:rPr>
              <w:t>2.16.840.1.113883.4.1</w:t>
            </w:r>
          </w:p>
        </w:tc>
      </w:tr>
      <w:tr w:rsidRPr="00C64922" w:rsidR="008E236E" w:rsidTr="00254B4A" w14:paraId="69100C42" w14:textId="77777777">
        <w:tc>
          <w:tcPr>
            <w:tcW w:w="5065" w:type="dxa"/>
            <w:tcBorders>
              <w:right w:val="nil"/>
            </w:tcBorders>
            <w:shd w:val="clear" w:color="auto" w:fill="FFFFFF"/>
          </w:tcPr>
          <w:p w:rsidRPr="00D14360" w:rsidR="00A10C4D" w:rsidP="00D14360" w:rsidRDefault="00A10C4D" w14:paraId="4855C584" w14:textId="77777777">
            <w:pPr>
              <w:spacing w:after="120"/>
              <w:rPr>
                <w:rFonts w:cs="Calibri Light"/>
                <w:b/>
                <w:bCs/>
                <w:color w:val="000000"/>
              </w:rPr>
            </w:pPr>
            <w:r w:rsidRPr="00D14360">
              <w:rPr>
                <w:rFonts w:cs="Calibri Light"/>
                <w:b/>
                <w:bCs/>
                <w:color w:val="000000"/>
              </w:rPr>
              <w:t>Driver’s license issuing authority</w:t>
            </w:r>
          </w:p>
        </w:tc>
        <w:tc>
          <w:tcPr>
            <w:tcW w:w="4295" w:type="dxa"/>
            <w:shd w:val="clear" w:color="auto" w:fill="auto"/>
          </w:tcPr>
          <w:p w:rsidRPr="00D14360" w:rsidR="00A10C4D" w:rsidP="00D14360" w:rsidRDefault="00A10C4D" w14:paraId="1D874288" w14:textId="77777777">
            <w:pPr>
              <w:spacing w:after="120"/>
              <w:rPr>
                <w:rFonts w:ascii="Calibri Light" w:hAnsi="Calibri Light" w:cs="Calibri Light"/>
                <w:color w:val="000000"/>
                <w:szCs w:val="18"/>
              </w:rPr>
            </w:pPr>
            <w:r w:rsidRPr="00D14360">
              <w:rPr>
                <w:rFonts w:ascii="Calibri Light" w:hAnsi="Calibri Light" w:cs="Calibri Light"/>
                <w:color w:val="000000"/>
                <w:szCs w:val="18"/>
              </w:rPr>
              <w:t>2.16.840.1.113883.12.333</w:t>
            </w:r>
          </w:p>
        </w:tc>
      </w:tr>
      <w:tr w:rsidRPr="00C64922" w:rsidR="008E236E" w:rsidTr="00254B4A" w14:paraId="57F51EEB" w14:textId="77777777">
        <w:tc>
          <w:tcPr>
            <w:tcW w:w="5065" w:type="dxa"/>
            <w:tcBorders>
              <w:top w:val="single" w:color="4F81BD" w:sz="4" w:space="0"/>
              <w:bottom w:val="single" w:color="4F81BD" w:sz="4" w:space="0"/>
              <w:right w:val="nil"/>
            </w:tcBorders>
            <w:shd w:val="clear" w:color="auto" w:fill="FFFFFF"/>
          </w:tcPr>
          <w:p w:rsidRPr="00D14360" w:rsidR="00A10C4D" w:rsidP="00D14360" w:rsidRDefault="00A10C4D" w14:paraId="27B32A4D" w14:textId="77777777">
            <w:pPr>
              <w:spacing w:after="120"/>
              <w:rPr>
                <w:rFonts w:cs="Calibri Light"/>
                <w:b/>
                <w:bCs/>
                <w:color w:val="000000"/>
              </w:rPr>
            </w:pPr>
            <w:r w:rsidRPr="00D14360">
              <w:rPr>
                <w:rFonts w:cs="Calibri Light"/>
                <w:b/>
                <w:bCs/>
                <w:color w:val="000000"/>
                <w:shd w:val="clear" w:color="auto" w:fill="FFFFFF"/>
              </w:rPr>
              <w:t>DT.org PATIENT (DirectTrust assigned identity for Consumer entity)</w:t>
            </w:r>
          </w:p>
        </w:tc>
        <w:tc>
          <w:tcPr>
            <w:tcW w:w="4295" w:type="dxa"/>
            <w:tcBorders>
              <w:top w:val="single" w:color="4F81BD" w:sz="4" w:space="0"/>
              <w:bottom w:val="single" w:color="4F81BD" w:sz="4" w:space="0"/>
            </w:tcBorders>
            <w:shd w:val="clear" w:color="auto" w:fill="auto"/>
          </w:tcPr>
          <w:p w:rsidRPr="00D14360" w:rsidR="00A10C4D" w:rsidP="00D14360" w:rsidRDefault="00A10C4D" w14:paraId="1F6A9C26" w14:textId="77777777">
            <w:pPr>
              <w:keepNext/>
              <w:spacing w:after="120"/>
              <w:ind w:right="1242"/>
              <w:rPr>
                <w:rFonts w:ascii="Calibri Light" w:hAnsi="Calibri Light" w:cs="Calibri Light"/>
                <w:color w:val="000000"/>
                <w:szCs w:val="18"/>
              </w:rPr>
            </w:pPr>
            <w:r w:rsidRPr="00D14360">
              <w:rPr>
                <w:rFonts w:ascii="Calibri Light" w:hAnsi="Calibri Light" w:cs="Calibri Light"/>
                <w:color w:val="000000"/>
                <w:szCs w:val="18"/>
              </w:rPr>
              <w:t>1.3.6.1.4.1.41179.2.4</w:t>
            </w:r>
          </w:p>
        </w:tc>
      </w:tr>
    </w:tbl>
    <w:p w:rsidR="00E73A9F" w:rsidRDefault="00CA5B48" w14:paraId="71AFF14A" w14:textId="1CD1F0A4">
      <w:pPr>
        <w:pStyle w:val="Caption"/>
      </w:pPr>
      <w:bookmarkStart w:name="_Toc10634835" w:id="489"/>
      <w:r>
        <w:t xml:space="preserve">  </w:t>
      </w:r>
      <w:bookmarkStart w:name="_Toc118898797" w:id="490"/>
      <w:bookmarkStart w:name="_Toc119940000" w:id="491"/>
      <w:bookmarkStart w:name="_Toc135313032" w:id="492"/>
      <w:r w:rsidRPr="00C64922" w:rsidR="00E73A9F">
        <w:t xml:space="preserve">Table </w:t>
      </w:r>
      <w:r>
        <w:fldChar w:fldCharType="begin"/>
      </w:r>
      <w:r>
        <w:instrText>SEQ Table \* ARABIC</w:instrText>
      </w:r>
      <w:r>
        <w:fldChar w:fldCharType="separate"/>
      </w:r>
      <w:r w:rsidR="00DC1072">
        <w:rPr>
          <w:noProof/>
        </w:rPr>
        <w:t>11</w:t>
      </w:r>
      <w:r>
        <w:fldChar w:fldCharType="end"/>
      </w:r>
      <w:r w:rsidRPr="00C64922" w:rsidR="00E73A9F">
        <w:t>: Patient Identifiers</w:t>
      </w:r>
      <w:bookmarkEnd w:id="490"/>
      <w:bookmarkEnd w:id="491"/>
      <w:bookmarkEnd w:id="492"/>
    </w:p>
    <w:p w:rsidR="00840ED9" w:rsidP="00840ED9" w:rsidRDefault="00840ED9" w14:paraId="05C88E82" w14:textId="77777777"/>
    <w:p w:rsidR="00510672" w:rsidP="00C65E25" w:rsidRDefault="00510672" w14:paraId="7A0FD6FB" w14:textId="22D50CB8">
      <w:pPr>
        <w:pStyle w:val="Caption"/>
        <w:keepNext/>
        <w:spacing w:after="0"/>
        <w:ind w:firstLine="90"/>
      </w:pPr>
      <w:bookmarkStart w:name="_Toc118898733" w:id="493"/>
      <w:bookmarkStart w:name="_Toc119939935" w:id="494"/>
      <w:bookmarkStart w:name="_Toc135312967" w:id="495"/>
      <w:r>
        <w:t xml:space="preserve">Example </w:t>
      </w:r>
      <w:r>
        <w:fldChar w:fldCharType="begin"/>
      </w:r>
      <w:r>
        <w:instrText>SEQ Example \* ARABIC</w:instrText>
      </w:r>
      <w:r>
        <w:fldChar w:fldCharType="separate"/>
      </w:r>
      <w:r w:rsidR="00DC1072">
        <w:rPr>
          <w:noProof/>
        </w:rPr>
        <w:t>12</w:t>
      </w:r>
      <w:r>
        <w:fldChar w:fldCharType="end"/>
      </w:r>
      <w:r>
        <w:t xml:space="preserve">: </w:t>
      </w:r>
      <w:r w:rsidRPr="000B77E4">
        <w:t xml:space="preserve">How to </w:t>
      </w:r>
      <w:r w:rsidRPr="000B77E4" w:rsidR="007D7146">
        <w:t>represe</w:t>
      </w:r>
      <w:r w:rsidR="007D7146">
        <w:t>nt</w:t>
      </w:r>
      <w:r w:rsidRPr="000B77E4">
        <w:t xml:space="preserve"> a patient's social security number</w:t>
      </w:r>
      <w:bookmarkEnd w:id="493"/>
      <w:bookmarkEnd w:id="494"/>
      <w:bookmarkEnd w:id="495"/>
    </w:p>
    <w:tbl>
      <w:tblPr>
        <w:tblW w:w="935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00D54C53" w:rsidTr="00254B4A" w14:paraId="76F67E69" w14:textId="77777777">
        <w:tc>
          <w:tcPr>
            <w:tcW w:w="9350" w:type="dxa"/>
            <w:shd w:val="clear" w:color="auto" w:fill="auto"/>
          </w:tcPr>
          <w:p w:rsidRPr="00D14360" w:rsidR="00D54C53" w:rsidP="00D14360" w:rsidRDefault="00D54C53" w14:paraId="4CB75F82" w14:textId="77777777">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&lt;recordTarget&gt;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&lt;patientRole&gt;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&lt;id assigningAuthorityName="EPI" </w:t>
            </w:r>
          </w:p>
          <w:p w:rsidRPr="00D14360" w:rsidR="00D54C53" w:rsidP="00D14360" w:rsidRDefault="00D54C53" w14:paraId="31D7CFAD" w14:textId="77777777">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extension="700000305" root="1.2.840.114350.1.13.6289.1.7.5.737384.14"/&gt;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&lt;id assigningAuthorityName="US Social Security Administration"         </w:t>
            </w:r>
          </w:p>
          <w:p w:rsidRPr="00D14360" w:rsidR="00D54C53" w:rsidP="00D14360" w:rsidRDefault="00D54C53" w14:paraId="3F46E455" w14:textId="77777777">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root="2.16.840.1.113883.4.1" extension="999-99-9999"/&gt;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&lt;id assigningAuthorityName="Driver’s license issuing authority" </w:t>
            </w:r>
          </w:p>
          <w:p w:rsidRPr="00D14360" w:rsidR="00D54C53" w:rsidP="00D14360" w:rsidRDefault="00D54C53" w14:paraId="1DB26B78" w14:textId="77777777">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extension="43721-643" root="2.16.840.1.113883.4.3.24"/&gt;</w:t>
            </w:r>
          </w:p>
          <w:p w:rsidRPr="00D14360" w:rsidR="00D54C53" w:rsidP="00D14360" w:rsidRDefault="00D54C53" w14:paraId="60D1A538" w14:textId="77777777">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&lt;patient&gt;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&lt;name use="L"&gt;&lt;given&gt;Barbara&lt;/given&gt;&lt;family&gt;Epic&lt;/family&gt;&lt;/name&gt;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 . .</w:t>
            </w:r>
            <w:r w:rsidRPr="00D14360">
              <w:rPr>
                <w:rFonts w:ascii="Courier New" w:hAnsi="Courier New" w:cs="Courier New"/>
                <w:color w:val="000000"/>
                <w:sz w:val="16"/>
                <w:szCs w:val="16"/>
                <w:highlight w:val="white"/>
              </w:rPr>
              <w:tab/>
            </w:r>
          </w:p>
          <w:p w:rsidRPr="00D14360" w:rsidR="00D54C53" w:rsidP="00D14360" w:rsidRDefault="00D54C53" w14:paraId="65BC523F" w14:textId="77777777">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&lt;/patient&gt;</w:t>
            </w:r>
          </w:p>
          <w:p w:rsidRPr="00D14360" w:rsidR="00D54C53" w:rsidP="00D14360" w:rsidRDefault="00D54C53" w14:paraId="04AC333A" w14:textId="77777777">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 .</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&lt;/patientRole&gt;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&lt;/recordTarget&gt;</w:t>
            </w:r>
          </w:p>
          <w:p w:rsidRPr="00D14360" w:rsidR="00D54C53" w:rsidDel="00D54C53" w:rsidP="00D14360" w:rsidRDefault="00D54C53" w14:paraId="5D35E09B" w14:textId="77777777">
            <w:pPr>
              <w:shd w:val="clear" w:color="auto" w:fill="FFFFFF"/>
              <w:autoSpaceDE w:val="0"/>
              <w:autoSpaceDN w:val="0"/>
              <w:adjustRightInd w:val="0"/>
              <w:rPr>
                <w:rFonts w:ascii="Courier New" w:hAnsi="Courier New" w:cs="Courier New"/>
                <w:color w:val="000000"/>
                <w:sz w:val="16"/>
                <w:szCs w:val="16"/>
                <w:highlight w:val="white"/>
              </w:rPr>
            </w:pPr>
          </w:p>
        </w:tc>
      </w:tr>
    </w:tbl>
    <w:p w:rsidRPr="00C64922" w:rsidR="00A10C4D" w:rsidP="004C76D9" w:rsidRDefault="00C32D0D" w14:paraId="695C75C2" w14:textId="77777777">
      <w:pPr>
        <w:pStyle w:val="Heading4"/>
      </w:pPr>
      <w:bookmarkStart w:name="_Toc11043574" w:id="496"/>
      <w:bookmarkEnd w:id="489"/>
      <w:r>
        <w:t>r</w:t>
      </w:r>
      <w:r w:rsidR="00840ED9">
        <w:t xml:space="preserve">ecordTarget </w:t>
      </w:r>
      <w:r w:rsidRPr="00C64922" w:rsidR="00A10C4D">
        <w:t>Provider Organization</w:t>
      </w:r>
      <w:bookmarkEnd w:id="496"/>
    </w:p>
    <w:p w:rsidRPr="00D14360" w:rsidR="00A10C4D" w:rsidP="00B505D2" w:rsidRDefault="00A10C4D" w14:paraId="1B1E77CF" w14:textId="77777777">
      <w:pPr>
        <w:spacing w:after="120"/>
        <w:rPr>
          <w:rFonts w:cs="Calibri"/>
          <w:color w:val="000000"/>
          <w:shd w:val="clear" w:color="auto" w:fill="FFFFFF"/>
        </w:rPr>
      </w:pPr>
      <w:r w:rsidRPr="00D14360">
        <w:rPr>
          <w:rFonts w:cs="Calibri"/>
          <w:color w:val="000000"/>
          <w:shd w:val="clear" w:color="auto" w:fill="FFFFFF"/>
        </w:rPr>
        <w:t xml:space="preserve">While the recordTarget represents the medical record that this document belongs to, the providerOrganization within the recordTarget represents the provider organization to which the medical record belongs. </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8CCE4"/>
        <w:tblLook w:val="04A0" w:firstRow="1" w:lastRow="0" w:firstColumn="1" w:lastColumn="0" w:noHBand="0" w:noVBand="1"/>
      </w:tblPr>
      <w:tblGrid>
        <w:gridCol w:w="725"/>
        <w:gridCol w:w="8623"/>
      </w:tblGrid>
      <w:tr w:rsidR="00254B4A" w:rsidTr="00683E9B" w14:paraId="56AB82A5" w14:textId="77777777">
        <w:tc>
          <w:tcPr>
            <w:tcW w:w="619" w:type="dxa"/>
            <w:tcBorders>
              <w:right w:val="nil"/>
            </w:tcBorders>
            <w:shd w:val="clear" w:color="auto" w:fill="B8CCE4"/>
          </w:tcPr>
          <w:p w:rsidRPr="00D14360" w:rsidR="00510672" w:rsidP="00D14360" w:rsidRDefault="00634398" w14:paraId="7AE6FBFD" w14:textId="77777777">
            <w:pPr>
              <w:spacing w:after="120"/>
              <w:rPr>
                <w:rFonts w:cs="Calibri"/>
                <w:color w:val="000000"/>
                <w:shd w:val="clear" w:color="auto" w:fill="FFFFFF"/>
              </w:rPr>
            </w:pPr>
            <w:r>
              <w:rPr>
                <w:noProof/>
              </w:rPr>
              <w:drawing>
                <wp:inline distT="0" distB="0" distL="0" distR="0" wp14:anchorId="4791F7ED" wp14:editId="3C65A74F">
                  <wp:extent cx="323215" cy="323215"/>
                  <wp:effectExtent l="0" t="0" r="0" b="635"/>
                  <wp:docPr id="70" name="Graphic 1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2"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23" w:type="dxa"/>
            <w:tcBorders>
              <w:left w:val="nil"/>
              <w:bottom w:val="single" w:color="auto" w:sz="4" w:space="0"/>
            </w:tcBorders>
            <w:shd w:val="clear" w:color="auto" w:fill="B8CCE4"/>
          </w:tcPr>
          <w:p w:rsidRPr="007770C6" w:rsidR="00510672" w:rsidP="00D14360" w:rsidRDefault="00510672" w14:paraId="0A5E172B" w14:textId="77777777">
            <w:pPr>
              <w:pStyle w:val="BodyText0"/>
              <w:ind w:left="-31"/>
              <w:rPr>
                <w:rFonts w:ascii="Calibri" w:hAnsi="Calibri" w:cs="Calibri"/>
              </w:rPr>
            </w:pPr>
            <w:r w:rsidRPr="007770C6">
              <w:rPr>
                <w:rFonts w:ascii="Calibri" w:hAnsi="Calibri" w:cs="Calibri"/>
              </w:rPr>
              <w:t xml:space="preserve">C-CDA Content Creators SHOULD populate the providerOrganization within the recordTarget when the document represents information from a provider’s medical record system. </w:t>
            </w:r>
            <w:r w:rsidRPr="007770C6" w:rsidR="00A12DC0">
              <w:rPr>
                <w:rFonts w:ascii="Calibri" w:hAnsi="Calibri" w:cs="Calibri"/>
                <w:b/>
                <w:bCs/>
              </w:rPr>
              <w:t>[CONF-</w:t>
            </w:r>
            <w:r w:rsidRPr="007770C6" w:rsidR="00B3590A">
              <w:rPr>
                <w:rFonts w:ascii="Calibri" w:hAnsi="Calibri" w:cs="Calibri"/>
                <w:b/>
                <w:bCs/>
              </w:rPr>
              <w:t>035</w:t>
            </w:r>
            <w:r w:rsidRPr="007770C6" w:rsidR="00A12DC0">
              <w:rPr>
                <w:rFonts w:ascii="Calibri" w:hAnsi="Calibri" w:cs="Calibri"/>
                <w:b/>
                <w:bCs/>
              </w:rPr>
              <w:t>]</w:t>
            </w:r>
          </w:p>
        </w:tc>
      </w:tr>
      <w:tr w:rsidR="00254B4A" w:rsidTr="00683E9B" w14:paraId="3457EAFC" w14:textId="77777777">
        <w:tc>
          <w:tcPr>
            <w:tcW w:w="619" w:type="dxa"/>
            <w:tcBorders>
              <w:right w:val="nil"/>
            </w:tcBorders>
            <w:shd w:val="clear" w:color="auto" w:fill="B8CCE4"/>
          </w:tcPr>
          <w:p w:rsidRPr="00D14360" w:rsidR="00510672" w:rsidP="00D14360" w:rsidRDefault="00634398" w14:paraId="0CBFCC5C" w14:textId="77777777">
            <w:pPr>
              <w:spacing w:after="120"/>
              <w:rPr>
                <w:rFonts w:cs="Calibri"/>
                <w:color w:val="000000"/>
                <w:shd w:val="clear" w:color="auto" w:fill="FFFFFF"/>
              </w:rPr>
            </w:pPr>
            <w:r>
              <w:rPr>
                <w:noProof/>
              </w:rPr>
              <w:drawing>
                <wp:inline distT="0" distB="0" distL="0" distR="0" wp14:anchorId="698BE994" wp14:editId="314AC8A2">
                  <wp:extent cx="323215" cy="323215"/>
                  <wp:effectExtent l="0" t="0" r="0" b="635"/>
                  <wp:docPr id="69" name="Graphic 11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3"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23" w:type="dxa"/>
            <w:tcBorders>
              <w:left w:val="nil"/>
              <w:bottom w:val="single" w:color="auto" w:sz="4" w:space="0"/>
            </w:tcBorders>
            <w:shd w:val="clear" w:color="auto" w:fill="B8CCE4"/>
          </w:tcPr>
          <w:p w:rsidRPr="007770C6" w:rsidR="00510672" w:rsidP="00D14360" w:rsidRDefault="00510672" w14:paraId="350FA5C9" w14:textId="77777777">
            <w:pPr>
              <w:pStyle w:val="BodyText0"/>
              <w:ind w:left="-31"/>
              <w:rPr>
                <w:rFonts w:ascii="Calibri" w:hAnsi="Calibri" w:cs="Calibri"/>
              </w:rPr>
            </w:pPr>
            <w:r w:rsidRPr="007770C6">
              <w:rPr>
                <w:rFonts w:ascii="Calibri" w:hAnsi="Calibri" w:cs="Calibri"/>
              </w:rPr>
              <w:t>C-CDA Content Creators SHOULD include an identifier for th</w:t>
            </w:r>
            <w:r w:rsidRPr="007770C6" w:rsidR="00B3590A">
              <w:rPr>
                <w:rFonts w:ascii="Calibri" w:hAnsi="Calibri" w:cs="Calibri"/>
              </w:rPr>
              <w:t>e provider</w:t>
            </w:r>
            <w:r w:rsidRPr="007770C6">
              <w:rPr>
                <w:rFonts w:ascii="Calibri" w:hAnsi="Calibri" w:cs="Calibri"/>
              </w:rPr>
              <w:t xml:space="preserve"> organization in the id/@extension attribute and SHOULD identify the assigning authority for the identifier using a globally unique identifier (GUID or OID) in the id/@root attribute.</w:t>
            </w:r>
            <w:r w:rsidRPr="00DF5244" w:rsidR="00A12DC0">
              <w:rPr>
                <w:b/>
                <w:bCs/>
              </w:rPr>
              <w:t xml:space="preserve"> </w:t>
            </w:r>
            <w:r w:rsidRPr="007770C6" w:rsidR="003D5288">
              <w:rPr>
                <w:rFonts w:ascii="Calibri" w:hAnsi="Calibri" w:cs="Calibri"/>
                <w:b/>
                <w:bCs/>
              </w:rPr>
              <w:t>[CONF-</w:t>
            </w:r>
            <w:r w:rsidRPr="007770C6" w:rsidR="00B3590A">
              <w:rPr>
                <w:rFonts w:ascii="Calibri" w:hAnsi="Calibri" w:cs="Calibri"/>
                <w:b/>
                <w:bCs/>
              </w:rPr>
              <w:t>036</w:t>
            </w:r>
            <w:r w:rsidRPr="007770C6" w:rsidR="003D5288">
              <w:rPr>
                <w:rFonts w:ascii="Calibri" w:hAnsi="Calibri" w:cs="Calibri"/>
                <w:b/>
                <w:bCs/>
              </w:rPr>
              <w:t>]</w:t>
            </w:r>
          </w:p>
        </w:tc>
      </w:tr>
    </w:tbl>
    <w:p w:rsidRPr="00D14360" w:rsidR="00C32D0D" w:rsidP="00B505D2" w:rsidRDefault="00C32D0D" w14:paraId="681E5DD7" w14:textId="77777777">
      <w:pPr>
        <w:spacing w:after="120"/>
        <w:rPr>
          <w:rFonts w:cs="Calibri"/>
          <w:color w:val="000000"/>
          <w:shd w:val="clear" w:color="auto" w:fill="FFFFFF"/>
        </w:rPr>
      </w:pPr>
    </w:p>
    <w:p w:rsidR="009D1583" w:rsidP="00B505D2" w:rsidRDefault="00C32D0D" w14:paraId="7002F145" w14:textId="507BECCF">
      <w:pPr>
        <w:spacing w:after="120"/>
        <w:rPr>
          <w:rFonts w:cs="Calibri"/>
          <w:b/>
          <w:bCs/>
          <w:color w:val="000000"/>
          <w:shd w:val="clear" w:color="auto" w:fill="FFFFFF"/>
        </w:rPr>
      </w:pPr>
      <w:r w:rsidRPr="00D14360">
        <w:rPr>
          <w:rFonts w:cs="Calibri"/>
          <w:b/>
          <w:bCs/>
          <w:color w:val="000000"/>
          <w:shd w:val="clear" w:color="auto" w:fill="FFFFFF"/>
        </w:rPr>
        <w:t>Reference:</w:t>
      </w:r>
      <w:r w:rsidR="00863460">
        <w:rPr>
          <w:rFonts w:cs="Calibri"/>
          <w:b/>
          <w:bCs/>
          <w:color w:val="000000"/>
          <w:shd w:val="clear" w:color="auto" w:fill="FFFFFF"/>
        </w:rPr>
        <w:t xml:space="preserve"> </w:t>
      </w:r>
      <w:r w:rsidRPr="00AD08FB" w:rsidR="00596CA4">
        <w:rPr>
          <w:rFonts w:cs="Calibri"/>
          <w:b/>
          <w:bCs/>
          <w:color w:val="000000"/>
          <w:shd w:val="clear" w:color="auto" w:fill="FFFFFF"/>
        </w:rPr>
        <w:fldChar w:fldCharType="begin"/>
      </w:r>
      <w:r w:rsidRPr="00AD08FB" w:rsidR="00596CA4">
        <w:rPr>
          <w:rFonts w:cs="Calibri"/>
          <w:b/>
          <w:bCs/>
          <w:color w:val="000000"/>
          <w:shd w:val="clear" w:color="auto" w:fill="FFFFFF"/>
        </w:rPr>
        <w:instrText xml:space="preserve"> REF _Ref21853899 \h  \* MERGEFORMAT </w:instrText>
      </w:r>
      <w:r w:rsidRPr="00AD08FB" w:rsidR="00596CA4">
        <w:rPr>
          <w:rFonts w:cs="Calibri"/>
          <w:b/>
          <w:bCs/>
          <w:color w:val="000000"/>
          <w:shd w:val="clear" w:color="auto" w:fill="FFFFFF"/>
        </w:rPr>
      </w:r>
      <w:r w:rsidRPr="00AD08FB" w:rsidR="00596CA4">
        <w:rPr>
          <w:rFonts w:cs="Calibri"/>
          <w:b/>
          <w:bCs/>
          <w:color w:val="000000"/>
          <w:shd w:val="clear" w:color="auto" w:fill="FFFFFF"/>
        </w:rPr>
        <w:fldChar w:fldCharType="separate"/>
      </w:r>
      <w:r w:rsidRPr="00DC1072" w:rsidR="00DC1072">
        <w:rPr>
          <w:rFonts w:cs="Calibri"/>
        </w:rPr>
        <w:t xml:space="preserve">  </w:t>
      </w:r>
      <w:r w:rsidRPr="00254B4A" w:rsidR="00DC1072">
        <w:rPr>
          <w:rFonts w:cs="Calibri"/>
          <w:color w:val="0000FF"/>
          <w:u w:val="single"/>
        </w:rPr>
        <w:t>Example</w:t>
      </w:r>
      <w:r w:rsidRPr="00254B4A" w:rsidR="00DC1072">
        <w:rPr>
          <w:rFonts w:cs="Calibri"/>
          <w:noProof/>
          <w:color w:val="0000FF"/>
          <w:u w:val="single"/>
        </w:rPr>
        <w:t xml:space="preserve"> </w:t>
      </w:r>
      <w:r w:rsidRPr="00254B4A" w:rsidR="00DC1072">
        <w:rPr>
          <w:rFonts w:cs="Calibri"/>
          <w:color w:val="0000FF"/>
          <w:u w:val="single"/>
        </w:rPr>
        <w:t xml:space="preserve">5: recordTarget with demographic </w:t>
      </w:r>
      <w:r w:rsidRPr="00254B4A" w:rsidR="00DC1072">
        <w:rPr>
          <w:color w:val="0000FF"/>
          <w:u w:val="single"/>
        </w:rPr>
        <w:t>data</w:t>
      </w:r>
      <w:r w:rsidRPr="00AD08FB" w:rsidR="00596CA4">
        <w:rPr>
          <w:rFonts w:cs="Calibri"/>
          <w:b/>
          <w:bCs/>
          <w:color w:val="000000"/>
          <w:shd w:val="clear" w:color="auto" w:fill="FFFFFF"/>
        </w:rPr>
        <w:fldChar w:fldCharType="end"/>
      </w:r>
      <w:r w:rsidRPr="00AD08FB" w:rsidR="00596CA4">
        <w:rPr>
          <w:rFonts w:cs="Calibri"/>
          <w:b/>
          <w:bCs/>
          <w:color w:val="000000"/>
          <w:shd w:val="clear" w:color="auto" w:fill="FFFFFF"/>
        </w:rPr>
        <w:t xml:space="preserve">, </w:t>
      </w:r>
      <w:r w:rsidRPr="007770C6" w:rsidR="00596CA4">
        <w:rPr>
          <w:rFonts w:cs="Calibri"/>
          <w:b/>
          <w:bCs/>
          <w:color w:val="0000FF"/>
          <w:u w:val="single"/>
          <w:shd w:val="clear" w:color="auto" w:fill="FFFFFF"/>
        </w:rPr>
        <w:fldChar w:fldCharType="begin"/>
      </w:r>
      <w:r w:rsidRPr="007770C6" w:rsidR="00596CA4">
        <w:rPr>
          <w:rFonts w:cs="Calibri"/>
          <w:b/>
          <w:bCs/>
          <w:color w:val="0000FF"/>
          <w:u w:val="single"/>
          <w:shd w:val="clear" w:color="auto" w:fill="FFFFFF"/>
        </w:rPr>
        <w:instrText xml:space="preserve"> REF Example4 \h  \* MERGEFORMAT </w:instrText>
      </w:r>
      <w:r w:rsidRPr="007770C6" w:rsidR="00596CA4">
        <w:rPr>
          <w:rFonts w:cs="Calibri"/>
          <w:b/>
          <w:bCs/>
          <w:color w:val="0000FF"/>
          <w:u w:val="single"/>
          <w:shd w:val="clear" w:color="auto" w:fill="FFFFFF"/>
        </w:rPr>
      </w:r>
      <w:r w:rsidRPr="007770C6" w:rsidR="00596CA4">
        <w:rPr>
          <w:rFonts w:cs="Calibri"/>
          <w:b/>
          <w:bCs/>
          <w:color w:val="0000FF"/>
          <w:u w:val="single"/>
          <w:shd w:val="clear" w:color="auto" w:fill="FFFFFF"/>
        </w:rPr>
        <w:fldChar w:fldCharType="separate"/>
      </w:r>
      <w:r w:rsidRPr="00254B4A" w:rsidR="00DC1072">
        <w:rPr>
          <w:rFonts w:cs="Calibri"/>
          <w:color w:val="0000FF"/>
        </w:rPr>
        <w:t xml:space="preserve">  </w:t>
      </w:r>
      <w:r w:rsidRPr="00254B4A" w:rsidR="00DC1072">
        <w:rPr>
          <w:rFonts w:cs="Calibri"/>
          <w:color w:val="0000FF"/>
          <w:u w:val="single"/>
        </w:rPr>
        <w:t>Example</w:t>
      </w:r>
      <w:r w:rsidRPr="00254B4A" w:rsidR="00DC1072">
        <w:rPr>
          <w:rFonts w:cs="Calibri"/>
          <w:noProof/>
          <w:color w:val="0000FF"/>
          <w:u w:val="single"/>
        </w:rPr>
        <w:t xml:space="preserve"> </w:t>
      </w:r>
      <w:r w:rsidRPr="00254B4A" w:rsidR="00DC1072">
        <w:rPr>
          <w:rFonts w:cs="Calibri"/>
          <w:color w:val="0000FF"/>
          <w:u w:val="single"/>
        </w:rPr>
        <w:t xml:space="preserve">6: recordTarget including the provider organization context for the clinical </w:t>
      </w:r>
      <w:r w:rsidRPr="00254B4A" w:rsidR="00DC1072">
        <w:rPr>
          <w:color w:val="0000FF"/>
          <w:u w:val="single"/>
        </w:rPr>
        <w:t>documentation</w:t>
      </w:r>
      <w:r w:rsidRPr="007770C6" w:rsidR="00596CA4">
        <w:rPr>
          <w:rFonts w:cs="Calibri"/>
          <w:b/>
          <w:bCs/>
          <w:color w:val="0000FF"/>
          <w:u w:val="single"/>
          <w:shd w:val="clear" w:color="auto" w:fill="FFFFFF"/>
        </w:rPr>
        <w:fldChar w:fldCharType="end"/>
      </w:r>
      <w:r w:rsidRPr="00AD08FB" w:rsidR="009D1583">
        <w:rPr>
          <w:rFonts w:cs="Calibri"/>
          <w:b/>
          <w:bCs/>
          <w:color w:val="000000"/>
          <w:shd w:val="clear" w:color="auto" w:fill="FFFFFF"/>
        </w:rPr>
        <w:t xml:space="preserve"> </w:t>
      </w:r>
    </w:p>
    <w:p w:rsidRPr="00C64922" w:rsidR="00A10C4D" w:rsidP="00FD31AC" w:rsidRDefault="00A10C4D" w14:paraId="3BEEE10C" w14:textId="77777777">
      <w:pPr>
        <w:pStyle w:val="Heading3"/>
      </w:pPr>
      <w:bookmarkStart w:name="_Toc21871866" w:id="497"/>
      <w:bookmarkStart w:name="_Toc21872322" w:id="498"/>
      <w:bookmarkStart w:name="_Toc21880093" w:id="499"/>
      <w:bookmarkStart w:name="_Toc21889923" w:id="500"/>
      <w:bookmarkStart w:name="_Toc21894066" w:id="501"/>
      <w:bookmarkStart w:name="_Toc21897994" w:id="502"/>
      <w:bookmarkStart w:name="_Toc21926741" w:id="503"/>
      <w:bookmarkStart w:name="_daxj1nuvz8q0" w:colFirst="0" w:colLast="0" w:id="504"/>
      <w:bookmarkStart w:name="_Toc10690835" w:id="505"/>
      <w:bookmarkStart w:name="_Toc11043575" w:id="506"/>
      <w:bookmarkStart w:name="_Toc11045569" w:id="507"/>
      <w:bookmarkStart w:name="_Toc11391239" w:id="508"/>
      <w:bookmarkStart w:name="_Toc119939802" w:id="509"/>
      <w:bookmarkStart w:name="_Toc135312833" w:id="510"/>
      <w:bookmarkStart w:name="_Hlk10869185" w:id="511"/>
      <w:bookmarkEnd w:id="497"/>
      <w:bookmarkEnd w:id="498"/>
      <w:bookmarkEnd w:id="499"/>
      <w:bookmarkEnd w:id="500"/>
      <w:bookmarkEnd w:id="501"/>
      <w:bookmarkEnd w:id="502"/>
      <w:bookmarkEnd w:id="503"/>
      <w:bookmarkEnd w:id="504"/>
      <w:r w:rsidRPr="00C64922">
        <w:t>Author</w:t>
      </w:r>
      <w:r w:rsidRPr="00C64922" w:rsidR="00F9096E">
        <w:t>s</w:t>
      </w:r>
      <w:r w:rsidRPr="00C64922">
        <w:t xml:space="preserve"> </w:t>
      </w:r>
      <w:r w:rsidR="006F5EDD">
        <w:t>V</w:t>
      </w:r>
      <w:r w:rsidRPr="00C64922">
        <w:t>ersus Performer</w:t>
      </w:r>
      <w:bookmarkEnd w:id="505"/>
      <w:r w:rsidRPr="00C64922" w:rsidR="00F9096E">
        <w:t>s</w:t>
      </w:r>
      <w:bookmarkEnd w:id="506"/>
      <w:bookmarkEnd w:id="507"/>
      <w:bookmarkEnd w:id="508"/>
      <w:bookmarkEnd w:id="509"/>
      <w:bookmarkEnd w:id="510"/>
    </w:p>
    <w:p w:rsidRPr="00D14360" w:rsidR="00CB74A7" w:rsidP="00CB74A7" w:rsidRDefault="00CB74A7" w14:paraId="563C624C" w14:textId="77777777">
      <w:pPr>
        <w:shd w:val="clear" w:color="auto" w:fill="FFFFFF"/>
        <w:spacing w:after="120"/>
        <w:rPr>
          <w:rFonts w:cs="Calibri"/>
          <w:color w:val="000000"/>
          <w:shd w:val="clear" w:color="auto" w:fill="FFFFFF"/>
        </w:rPr>
      </w:pPr>
      <w:r w:rsidRPr="00D14360">
        <w:rPr>
          <w:rFonts w:cs="Calibri"/>
          <w:color w:val="000000"/>
          <w:shd w:val="clear" w:color="auto" w:fill="FFFFFF"/>
        </w:rPr>
        <w:t>CDA includes structures to record the author of information, and separately, the performer of a service. It is important for implementers to avoid recording a performer as an author, if that performer was not the individual who authored content.</w:t>
      </w:r>
    </w:p>
    <w:p w:rsidRPr="00D14360" w:rsidR="00CB74A7" w:rsidP="00CB74A7" w:rsidRDefault="00CB74A7" w14:paraId="6593EEC0" w14:textId="77777777">
      <w:pPr>
        <w:shd w:val="clear" w:color="auto" w:fill="FFFFFF"/>
        <w:spacing w:after="120"/>
        <w:rPr>
          <w:rFonts w:cs="Calibri"/>
          <w:color w:val="000000"/>
        </w:rPr>
      </w:pPr>
      <w:r w:rsidRPr="00D14360">
        <w:rPr>
          <w:rFonts w:cs="Calibri"/>
          <w:color w:val="000000"/>
          <w:shd w:val="clear" w:color="auto" w:fill="FFFFFF"/>
        </w:rPr>
        <w:t>A performer participant represents a clinician who actually and principally carried out a service. A performer participation indicated at one location in a document does not conduct throughout the document and must be repeated at each entry to indicate involvement.  For example, the performer indicated in the serviceEvent in the CDA header is not automatically implied to be the performer in procedures or medication activities represented by the entries in the document. An author represents the human or machine that authored content. A</w:t>
      </w:r>
      <w:r w:rsidRPr="00D14360">
        <w:rPr>
          <w:rFonts w:cs="Calibri"/>
          <w:color w:val="000000"/>
        </w:rPr>
        <w:t xml:space="preserve">uthors listed in the header are responsible for all content in the document, while authors recorded in a section or entry are only responsible for content within that structure and override the author in the header. Section authorship applies to the full content of a section, including both the narrative block and any entries. Entry authorship applies only to the specific entry. </w:t>
      </w:r>
    </w:p>
    <w:p w:rsidRPr="00D14360" w:rsidR="00CB74A7" w:rsidP="00CB74A7" w:rsidRDefault="00CB74A7" w14:paraId="773B203A" w14:textId="77777777">
      <w:pPr>
        <w:shd w:val="clear" w:color="auto" w:fill="FFFFFF"/>
        <w:spacing w:after="120"/>
        <w:rPr>
          <w:rFonts w:cs="Calibri"/>
          <w:color w:val="000000"/>
        </w:rPr>
      </w:pPr>
      <w:r w:rsidRPr="00D14360">
        <w:rPr>
          <w:rFonts w:cs="Calibri"/>
          <w:color w:val="000000"/>
        </w:rPr>
        <w:t xml:space="preserve">One example where confusion between these roles might arise for implementers is related to quality measurement use cases, which require clinical documentation to indicate who diagnosed a patient’s condition and when a clinician made or re-confirmed the diagnosis. </w:t>
      </w:r>
      <w:r w:rsidRPr="00D14360" w:rsidR="009B14AB">
        <w:rPr>
          <w:rFonts w:cs="Calibri"/>
          <w:color w:val="000000"/>
        </w:rPr>
        <w:t>The provider who documents the diagnosis (data enterer or author) may not be the provider who makes the diagnosis (performer).</w:t>
      </w:r>
    </w:p>
    <w:p w:rsidRPr="007770C6" w:rsidR="00CB74A7" w:rsidP="00CB74A7" w:rsidRDefault="00CB74A7" w14:paraId="3250412A" w14:textId="643463E2">
      <w:pPr>
        <w:pStyle w:val="Default"/>
        <w:spacing w:after="120"/>
        <w:rPr>
          <w:sz w:val="20"/>
        </w:rPr>
      </w:pPr>
      <w:r w:rsidRPr="007770C6">
        <w:rPr>
          <w:sz w:val="20"/>
          <w:shd w:val="clear" w:color="auto" w:fill="FFFFFF"/>
        </w:rPr>
        <w:t>The Author Participation template (</w:t>
      </w:r>
      <w:r w:rsidRPr="007770C6">
        <w:rPr>
          <w:sz w:val="20"/>
        </w:rPr>
        <w:t>2.16.840.1.113883.10.20.22.4.119</w:t>
      </w:r>
      <w:r w:rsidRPr="007770C6">
        <w:rPr>
          <w:sz w:val="20"/>
          <w:shd w:val="clear" w:color="auto" w:fill="FFFFFF"/>
        </w:rPr>
        <w:t xml:space="preserve">) is used to explicitly indicate an Author in a section or entry. The template provides conformance rules for representing the author and author.time elements </w:t>
      </w:r>
      <w:r w:rsidRPr="007770C6">
        <w:rPr>
          <w:sz w:val="20"/>
          <w:shd w:val="clear" w:color="auto" w:fill="FFFFFF"/>
        </w:rPr>
        <w:t xml:space="preserve">associated with individual entries. </w:t>
      </w:r>
      <w:r w:rsidRPr="007770C6">
        <w:rPr>
          <w:sz w:val="20"/>
        </w:rPr>
        <w:t>The HL7 Basic Provenance project</w:t>
      </w:r>
      <w:r w:rsidRPr="007770C6">
        <w:rPr>
          <w:rStyle w:val="FootnoteReference"/>
          <w:sz w:val="20"/>
        </w:rPr>
        <w:footnoteReference w:id="66"/>
      </w:r>
      <w:r w:rsidRPr="007770C6">
        <w:rPr>
          <w:sz w:val="20"/>
        </w:rPr>
        <w:t xml:space="preserve"> </w:t>
      </w:r>
      <w:r w:rsidRPr="007770C6" w:rsidR="007A30A1">
        <w:rPr>
          <w:sz w:val="20"/>
        </w:rPr>
        <w:t>also developed</w:t>
      </w:r>
      <w:r w:rsidRPr="007770C6">
        <w:rPr>
          <w:sz w:val="20"/>
        </w:rPr>
        <w:t xml:space="preserve"> additional guidance </w:t>
      </w:r>
      <w:r w:rsidRPr="007770C6" w:rsidR="007A30A1">
        <w:rPr>
          <w:sz w:val="20"/>
        </w:rPr>
        <w:t xml:space="preserve">on </w:t>
      </w:r>
      <w:r w:rsidRPr="007770C6">
        <w:rPr>
          <w:sz w:val="20"/>
        </w:rPr>
        <w:t xml:space="preserve">sharing the Author in the Provenance - Author Participation template in Appendix </w:t>
      </w:r>
      <w:r w:rsidRPr="007770C6" w:rsidR="00F175BD">
        <w:rPr>
          <w:sz w:val="20"/>
        </w:rPr>
        <w:t>A.</w:t>
      </w:r>
    </w:p>
    <w:p w:rsidRPr="007770C6" w:rsidR="00CB74A7" w:rsidP="00CB74A7" w:rsidRDefault="00CB74A7" w14:paraId="4BE0B7E8" w14:textId="77777777">
      <w:pPr>
        <w:pStyle w:val="Default"/>
        <w:spacing w:after="120"/>
        <w:rPr>
          <w:sz w:val="20"/>
        </w:rPr>
      </w:pPr>
      <w:r w:rsidRPr="007770C6">
        <w:rPr>
          <w:sz w:val="20"/>
        </w:rPr>
        <w:t>The C-CDA R2.1 specification requires the following:</w:t>
      </w:r>
    </w:p>
    <w:tbl>
      <w:tblPr>
        <w:tblW w:w="935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30"/>
      </w:tblGrid>
      <w:tr w:rsidRPr="00C64922" w:rsidR="00CB74A7" w:rsidTr="00254B4A" w14:paraId="0E2DF870" w14:textId="77777777">
        <w:tc>
          <w:tcPr>
            <w:tcW w:w="725" w:type="dxa"/>
            <w:tcBorders>
              <w:right w:val="nil"/>
            </w:tcBorders>
            <w:shd w:val="clear" w:color="auto" w:fill="C6D9F1"/>
          </w:tcPr>
          <w:p w:rsidRPr="00D14360" w:rsidR="00CB74A7" w:rsidP="00D14360" w:rsidRDefault="00634398" w14:paraId="06FC1C59" w14:textId="77777777">
            <w:pPr>
              <w:autoSpaceDE w:val="0"/>
              <w:autoSpaceDN w:val="0"/>
              <w:adjustRightInd w:val="0"/>
              <w:spacing w:after="120"/>
              <w:rPr>
                <w:rFonts w:cs="Calibri"/>
                <w:bCs/>
                <w:color w:val="000000"/>
                <w:sz w:val="21"/>
                <w:szCs w:val="21"/>
              </w:rPr>
            </w:pPr>
            <w:r>
              <w:rPr>
                <w:noProof/>
              </w:rPr>
              <w:drawing>
                <wp:inline distT="0" distB="0" distL="0" distR="0" wp14:anchorId="2817565A" wp14:editId="71646FCF">
                  <wp:extent cx="323215" cy="323215"/>
                  <wp:effectExtent l="0" t="0" r="0" b="635"/>
                  <wp:docPr id="67" name="Graphic 1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0" w:type="dxa"/>
            <w:tcBorders>
              <w:left w:val="nil"/>
            </w:tcBorders>
            <w:shd w:val="clear" w:color="auto" w:fill="C6D9F1"/>
          </w:tcPr>
          <w:p w:rsidRPr="007770C6" w:rsidR="00CB74A7" w:rsidP="00D14360" w:rsidRDefault="00CB74A7" w14:paraId="10D82660" w14:textId="77777777">
            <w:pPr>
              <w:autoSpaceDE w:val="0"/>
              <w:autoSpaceDN w:val="0"/>
              <w:adjustRightInd w:val="0"/>
              <w:spacing w:after="120"/>
              <w:rPr>
                <w:rFonts w:cs="Calibri"/>
                <w:color w:val="000000"/>
              </w:rPr>
            </w:pPr>
            <w:r w:rsidRPr="00D14360">
              <w:rPr>
                <w:rFonts w:cs="Calibri"/>
                <w:bCs/>
                <w:color w:val="000000"/>
                <w:sz w:val="21"/>
                <w:szCs w:val="21"/>
              </w:rPr>
              <w:t>1</w:t>
            </w:r>
            <w:r w:rsidRPr="00CC7455">
              <w:rPr>
                <w:rFonts w:cs="Calibri"/>
                <w:bCs/>
                <w:color w:val="000000"/>
              </w:rPr>
              <w:t>.</w:t>
            </w:r>
            <w:r w:rsidRPr="00CC7455">
              <w:rPr>
                <w:rFonts w:cs="Calibri"/>
                <w:b/>
                <w:bCs/>
                <w:color w:val="000000"/>
              </w:rPr>
              <w:t xml:space="preserve"> SHALL </w:t>
            </w:r>
            <w:r w:rsidRPr="00CC7455">
              <w:rPr>
                <w:rFonts w:cs="Calibri"/>
                <w:color w:val="000000"/>
              </w:rPr>
              <w:t xml:space="preserve">contain exactly one [1..1] </w:t>
            </w:r>
            <w:r w:rsidRPr="00CC7455">
              <w:rPr>
                <w:rFonts w:cs="Calibri"/>
                <w:b/>
                <w:bCs/>
                <w:color w:val="000000"/>
              </w:rPr>
              <w:t xml:space="preserve">templateId </w:t>
            </w:r>
            <w:r w:rsidRPr="007770C6">
              <w:rPr>
                <w:rFonts w:cs="Calibri"/>
                <w:color w:val="000000"/>
              </w:rPr>
              <w:t xml:space="preserve">(CONF:1098-32017) such that it </w:t>
            </w:r>
          </w:p>
          <w:p w:rsidRPr="007770C6" w:rsidR="00CB74A7" w:rsidP="00D14360" w:rsidRDefault="00CB74A7" w14:paraId="4F44F283" w14:textId="77777777">
            <w:pPr>
              <w:autoSpaceDE w:val="0"/>
              <w:autoSpaceDN w:val="0"/>
              <w:adjustRightInd w:val="0"/>
              <w:spacing w:after="120"/>
              <w:ind w:left="880" w:hanging="180"/>
              <w:rPr>
                <w:rFonts w:cs="Calibri"/>
                <w:color w:val="000000"/>
              </w:rPr>
            </w:pPr>
            <w:r w:rsidRPr="007770C6">
              <w:rPr>
                <w:rFonts w:cs="Calibri"/>
                <w:color w:val="000000"/>
              </w:rPr>
              <w:t xml:space="preserve">a. </w:t>
            </w:r>
            <w:r w:rsidRPr="007770C6">
              <w:rPr>
                <w:rFonts w:cs="Calibri"/>
                <w:b/>
                <w:bCs/>
                <w:color w:val="000000"/>
              </w:rPr>
              <w:t xml:space="preserve">SHALL </w:t>
            </w:r>
            <w:r w:rsidRPr="007770C6">
              <w:rPr>
                <w:rFonts w:cs="Calibri"/>
                <w:color w:val="000000"/>
              </w:rPr>
              <w:t>contain exactly one [</w:t>
            </w:r>
            <w:r w:rsidRPr="007770C6" w:rsidR="00890FBD">
              <w:rPr>
                <w:rFonts w:cs="Calibri"/>
                <w:color w:val="000000"/>
              </w:rPr>
              <w:t>”</w:t>
            </w:r>
            <w:r w:rsidRPr="007770C6">
              <w:rPr>
                <w:rFonts w:cs="Calibri"/>
                <w:color w:val="000000"/>
              </w:rPr>
              <w:t xml:space="preserve">..1] </w:t>
            </w:r>
            <w:r w:rsidRPr="007770C6">
              <w:rPr>
                <w:rFonts w:cs="Calibri"/>
                <w:b/>
                <w:bCs/>
                <w:color w:val="000000"/>
              </w:rPr>
              <w:t>@root</w:t>
            </w:r>
            <w:r w:rsidRPr="007770C6">
              <w:rPr>
                <w:rFonts w:cs="Calibri"/>
                <w:color w:val="000000"/>
              </w:rPr>
              <w:t>="2.16.840.1.113883.10</w:t>
            </w:r>
            <w:r w:rsidRPr="007770C6" w:rsidR="00890FBD">
              <w:rPr>
                <w:rFonts w:cs="Calibri"/>
                <w:color w:val="000000"/>
              </w:rPr>
              <w:t>”</w:t>
            </w:r>
            <w:r w:rsidRPr="007770C6">
              <w:rPr>
                <w:rFonts w:cs="Calibri"/>
                <w:color w:val="000000"/>
              </w:rPr>
              <w:t xml:space="preserve">20.22.4.119" (CONF:1098-32018). </w:t>
            </w:r>
          </w:p>
          <w:p w:rsidRPr="007770C6" w:rsidR="00CB74A7" w:rsidP="00D14360" w:rsidRDefault="00CB74A7" w14:paraId="231869ED" w14:textId="77777777">
            <w:pPr>
              <w:autoSpaceDE w:val="0"/>
              <w:autoSpaceDN w:val="0"/>
              <w:adjustRightInd w:val="0"/>
              <w:spacing w:after="120"/>
              <w:rPr>
                <w:rFonts w:cs="Calibri"/>
                <w:color w:val="000000"/>
              </w:rPr>
            </w:pPr>
            <w:r w:rsidRPr="007770C6">
              <w:rPr>
                <w:rFonts w:cs="Calibri"/>
                <w:color w:val="000000"/>
              </w:rPr>
              <w:t xml:space="preserve">2. </w:t>
            </w:r>
            <w:r w:rsidRPr="007770C6">
              <w:rPr>
                <w:rFonts w:cs="Calibri"/>
                <w:b/>
                <w:bCs/>
                <w:color w:val="000000"/>
              </w:rPr>
              <w:t xml:space="preserve">SHALL </w:t>
            </w:r>
            <w:r w:rsidRPr="007770C6">
              <w:rPr>
                <w:rFonts w:cs="Calibri"/>
                <w:color w:val="000000"/>
              </w:rPr>
              <w:t xml:space="preserve">contain exactly one [1..1] </w:t>
            </w:r>
            <w:r w:rsidRPr="007770C6">
              <w:rPr>
                <w:rFonts w:cs="Calibri"/>
                <w:b/>
                <w:bCs/>
                <w:color w:val="000000"/>
              </w:rPr>
              <w:t xml:space="preserve">time </w:t>
            </w:r>
            <w:r w:rsidRPr="007770C6">
              <w:rPr>
                <w:rFonts w:cs="Calibri"/>
                <w:color w:val="000000"/>
              </w:rPr>
              <w:t xml:space="preserve">(CONF:1098-31471). </w:t>
            </w:r>
          </w:p>
          <w:p w:rsidRPr="007770C6" w:rsidR="00CB74A7" w:rsidP="00D14360" w:rsidRDefault="00CB74A7" w14:paraId="7AA476DF" w14:textId="77777777">
            <w:pPr>
              <w:pStyle w:val="Default"/>
              <w:spacing w:after="120"/>
              <w:rPr>
                <w:sz w:val="20"/>
              </w:rPr>
            </w:pPr>
            <w:r w:rsidRPr="007770C6">
              <w:rPr>
                <w:sz w:val="20"/>
              </w:rPr>
              <w:t xml:space="preserve">3. </w:t>
            </w:r>
            <w:r w:rsidRPr="007770C6">
              <w:rPr>
                <w:b/>
                <w:bCs/>
                <w:sz w:val="20"/>
              </w:rPr>
              <w:t xml:space="preserve">SHALL </w:t>
            </w:r>
            <w:r w:rsidRPr="007770C6">
              <w:rPr>
                <w:sz w:val="20"/>
              </w:rPr>
              <w:t xml:space="preserve">contain exactly one [1..1] </w:t>
            </w:r>
            <w:r w:rsidRPr="007770C6">
              <w:rPr>
                <w:b/>
                <w:bCs/>
                <w:sz w:val="20"/>
              </w:rPr>
              <w:t xml:space="preserve">assignedAuthor </w:t>
            </w:r>
            <w:r w:rsidRPr="007770C6">
              <w:rPr>
                <w:sz w:val="20"/>
              </w:rPr>
              <w:t xml:space="preserve">(CONF:1098-31472). </w:t>
            </w:r>
          </w:p>
          <w:p w:rsidRPr="007770C6" w:rsidR="00CB74A7" w:rsidP="00D14360" w:rsidRDefault="00CB74A7" w14:paraId="127137AF" w14:textId="77777777">
            <w:pPr>
              <w:pStyle w:val="Default"/>
              <w:spacing w:after="120"/>
              <w:ind w:left="880" w:hanging="880"/>
              <w:rPr>
                <w:sz w:val="20"/>
              </w:rPr>
            </w:pPr>
            <w:r w:rsidRPr="007770C6">
              <w:rPr>
                <w:sz w:val="20"/>
              </w:rPr>
              <w:t xml:space="preserve">              a. This assignedAuthor </w:t>
            </w:r>
            <w:r w:rsidRPr="007770C6">
              <w:rPr>
                <w:b/>
                <w:bCs/>
                <w:sz w:val="20"/>
              </w:rPr>
              <w:t xml:space="preserve">SHALL </w:t>
            </w:r>
            <w:r w:rsidRPr="007770C6">
              <w:rPr>
                <w:sz w:val="20"/>
              </w:rPr>
              <w:t xml:space="preserve">contain at least one [1..*] </w:t>
            </w:r>
            <w:r w:rsidRPr="007770C6">
              <w:rPr>
                <w:b/>
                <w:bCs/>
                <w:sz w:val="20"/>
              </w:rPr>
              <w:t xml:space="preserve">id </w:t>
            </w:r>
            <w:r w:rsidRPr="007770C6">
              <w:rPr>
                <w:sz w:val="20"/>
              </w:rPr>
              <w:t xml:space="preserve">(CONF:1098-31473). </w:t>
            </w:r>
          </w:p>
          <w:p w:rsidRPr="007770C6" w:rsidR="00CB74A7" w:rsidP="00D14360" w:rsidRDefault="00CB74A7" w14:paraId="1C71F2FE" w14:textId="77777777">
            <w:pPr>
              <w:pStyle w:val="Default"/>
              <w:spacing w:after="120"/>
              <w:ind w:left="-20" w:firstLine="20"/>
              <w:rPr>
                <w:sz w:val="20"/>
              </w:rPr>
            </w:pPr>
            <w:r w:rsidRPr="007770C6">
              <w:rPr>
                <w:sz w:val="20"/>
              </w:rPr>
              <w:t xml:space="preserve">Note: This id may be set equal to (a pointer to) an id on a participant elsewhere in the document (header or entries) or a new author participant can be described here. If the id is pointing to a participant already described elsewhere in the document, assignedAuthor/id is sufficient to identify this participant and none of the remaining details of assignedAuthor are required to be set. Application Software must be responsible for resolving the identifier back to its original object and then rendering the information in the correct place in the containing section's narrative text. This id must be a pointer to another author participant. </w:t>
            </w:r>
          </w:p>
          <w:p w:rsidRPr="00DF5244" w:rsidR="00CB74A7" w:rsidP="00D14360" w:rsidRDefault="00CB74A7" w14:paraId="5A83B983" w14:textId="77777777">
            <w:pPr>
              <w:autoSpaceDE w:val="0"/>
              <w:autoSpaceDN w:val="0"/>
              <w:adjustRightInd w:val="0"/>
              <w:spacing w:after="120"/>
              <w:rPr>
                <w:rFonts w:cs="Calibri"/>
                <w:color w:val="000000"/>
              </w:rPr>
            </w:pPr>
            <w:r w:rsidRPr="00DF5244">
              <w:rPr>
                <w:rFonts w:cs="Calibri"/>
                <w:color w:val="000000"/>
              </w:rPr>
              <w:t>If</w:t>
            </w:r>
            <w:r w:rsidRPr="00DF5244" w:rsidR="00890FBD">
              <w:rPr>
                <w:rFonts w:cs="Calibri"/>
                <w:color w:val="000000"/>
              </w:rPr>
              <w:t>’</w:t>
            </w:r>
            <w:r w:rsidRPr="00DF5244">
              <w:rPr>
                <w:rFonts w:cs="Calibri"/>
                <w:color w:val="000000"/>
              </w:rPr>
              <w:t xml:space="preserve"> the ID isn't referencing an author described elsewhere in the document, then the author components required in US Realm Header are required here as well (CONF:1098-32628). </w:t>
            </w:r>
          </w:p>
          <w:p w:rsidRPr="00DF5244" w:rsidR="00CB74A7" w:rsidP="00D14360" w:rsidRDefault="00CB74A7" w14:paraId="0A70BC1F" w14:textId="77777777">
            <w:pPr>
              <w:autoSpaceDE w:val="0"/>
              <w:autoSpaceDN w:val="0"/>
              <w:adjustRightInd w:val="0"/>
              <w:spacing w:after="120"/>
              <w:ind w:left="970" w:hanging="270"/>
              <w:rPr>
                <w:rFonts w:cs="Calibri"/>
                <w:color w:val="000000"/>
              </w:rPr>
            </w:pPr>
            <w:r w:rsidRPr="00DF5244">
              <w:rPr>
                <w:rFonts w:cs="Calibri"/>
                <w:color w:val="000000"/>
              </w:rPr>
              <w:t xml:space="preserve"> b. This assignedAuthor </w:t>
            </w:r>
            <w:r w:rsidRPr="00DF5244">
              <w:rPr>
                <w:rFonts w:cs="Calibri"/>
                <w:b/>
                <w:bCs/>
                <w:color w:val="000000"/>
              </w:rPr>
              <w:t xml:space="preserve">SHOULD </w:t>
            </w:r>
            <w:r w:rsidRPr="00DF5244">
              <w:rPr>
                <w:rFonts w:cs="Calibri"/>
                <w:color w:val="000000"/>
              </w:rPr>
              <w:t xml:space="preserve">contain zero or one [0..1] </w:t>
            </w:r>
            <w:r w:rsidRPr="00DF5244">
              <w:rPr>
                <w:rFonts w:cs="Calibri"/>
                <w:b/>
                <w:bCs/>
                <w:color w:val="000000"/>
              </w:rPr>
              <w:t>code</w:t>
            </w:r>
            <w:r w:rsidRPr="00DF5244">
              <w:rPr>
                <w:rFonts w:cs="Calibri"/>
                <w:color w:val="000000"/>
              </w:rPr>
              <w:t xml:space="preserve">, which </w:t>
            </w:r>
            <w:r w:rsidRPr="00DF5244">
              <w:rPr>
                <w:rFonts w:cs="Calibri"/>
                <w:b/>
                <w:bCs/>
                <w:color w:val="000000"/>
              </w:rPr>
              <w:t xml:space="preserve">SHOULD </w:t>
            </w:r>
            <w:r w:rsidRPr="00DF5244">
              <w:rPr>
                <w:rFonts w:cs="Calibri"/>
                <w:color w:val="000000"/>
              </w:rPr>
              <w:t xml:space="preserve">be selected from ValueSet </w:t>
            </w:r>
            <w:r w:rsidRPr="00DF5244">
              <w:rPr>
                <w:rFonts w:cs="Calibri"/>
                <w:b/>
                <w:bCs/>
                <w:color w:val="000000"/>
              </w:rPr>
              <w:t xml:space="preserve">Healthcare Provider Taxonomy (HIPAA) </w:t>
            </w:r>
            <w:r w:rsidRPr="00DF5244">
              <w:rPr>
                <w:rFonts w:cs="Calibri"/>
                <w:color w:val="000000"/>
              </w:rPr>
              <w:t xml:space="preserve">urn:oid:2.16.840.1.114222.4.11.1066 </w:t>
            </w:r>
            <w:r w:rsidRPr="00DF5244">
              <w:rPr>
                <w:rFonts w:cs="Calibri"/>
                <w:b/>
                <w:bCs/>
                <w:color w:val="000000"/>
              </w:rPr>
              <w:t xml:space="preserve">DYNAMIC </w:t>
            </w:r>
            <w:r w:rsidRPr="00DF5244">
              <w:rPr>
                <w:rFonts w:cs="Calibri"/>
                <w:color w:val="000000"/>
              </w:rPr>
              <w:t xml:space="preserve">(CONF:1098-31671). i. If the content is patient authored the code </w:t>
            </w:r>
            <w:r w:rsidRPr="00DF5244">
              <w:rPr>
                <w:rFonts w:cs="Calibri"/>
                <w:b/>
                <w:bCs/>
                <w:color w:val="000000"/>
              </w:rPr>
              <w:t xml:space="preserve">SHOULD </w:t>
            </w:r>
            <w:r w:rsidRPr="00DF5244">
              <w:rPr>
                <w:rFonts w:cs="Calibri"/>
                <w:color w:val="000000"/>
              </w:rPr>
              <w:t xml:space="preserve">be selected from Personal And Legal Relationship Role Type (2.16.840.1.113883.11.20.12.1) (CONF:1098-32315). </w:t>
            </w:r>
          </w:p>
          <w:p w:rsidRPr="00DF5244" w:rsidR="00CB74A7" w:rsidP="00D14360" w:rsidRDefault="00CB74A7" w14:paraId="21EDA976" w14:textId="77777777">
            <w:pPr>
              <w:autoSpaceDE w:val="0"/>
              <w:autoSpaceDN w:val="0"/>
              <w:adjustRightInd w:val="0"/>
              <w:spacing w:after="120"/>
              <w:ind w:left="970" w:hanging="270"/>
              <w:rPr>
                <w:rFonts w:cs="Calibri"/>
                <w:color w:val="000000"/>
              </w:rPr>
            </w:pPr>
            <w:r w:rsidRPr="00DF5244">
              <w:rPr>
                <w:rFonts w:cs="Calibri"/>
                <w:color w:val="000000"/>
              </w:rPr>
              <w:t xml:space="preserve">c. This assignedAuthor </w:t>
            </w:r>
            <w:r w:rsidRPr="00DF5244">
              <w:rPr>
                <w:rFonts w:cs="Calibri"/>
                <w:b/>
                <w:bCs/>
                <w:color w:val="000000"/>
              </w:rPr>
              <w:t xml:space="preserve">MAY </w:t>
            </w:r>
            <w:r w:rsidRPr="00DF5244">
              <w:rPr>
                <w:rFonts w:cs="Calibri"/>
                <w:color w:val="000000"/>
              </w:rPr>
              <w:t xml:space="preserve">contain zero or one [0..1] </w:t>
            </w:r>
            <w:r w:rsidRPr="00DF5244">
              <w:rPr>
                <w:rFonts w:cs="Calibri"/>
                <w:b/>
                <w:bCs/>
                <w:color w:val="000000"/>
              </w:rPr>
              <w:t xml:space="preserve">assignedPerson </w:t>
            </w:r>
            <w:r w:rsidRPr="00DF5244">
              <w:rPr>
                <w:rFonts w:cs="Calibri"/>
                <w:color w:val="000000"/>
              </w:rPr>
              <w:t xml:space="preserve">(CONF:1098-31474). i. The assignedPerson, if present, </w:t>
            </w:r>
            <w:r w:rsidRPr="00DF5244">
              <w:rPr>
                <w:rFonts w:cs="Calibri"/>
                <w:b/>
                <w:bCs/>
                <w:color w:val="000000"/>
              </w:rPr>
              <w:t xml:space="preserve">MAY </w:t>
            </w:r>
            <w:r w:rsidRPr="00DF5244">
              <w:rPr>
                <w:rFonts w:cs="Calibri"/>
                <w:color w:val="000000"/>
              </w:rPr>
              <w:t xml:space="preserve">contain zero or more [0..*] </w:t>
            </w:r>
            <w:r w:rsidRPr="00DF5244">
              <w:rPr>
                <w:rFonts w:cs="Calibri"/>
                <w:b/>
                <w:bCs/>
                <w:color w:val="000000"/>
              </w:rPr>
              <w:t xml:space="preserve">name </w:t>
            </w:r>
            <w:r w:rsidRPr="00DF5244">
              <w:rPr>
                <w:rFonts w:cs="Calibri"/>
                <w:color w:val="000000"/>
              </w:rPr>
              <w:t xml:space="preserve">(CONF:1098-31475). </w:t>
            </w:r>
          </w:p>
          <w:p w:rsidRPr="00DF5244" w:rsidR="00CB74A7" w:rsidP="00D14360" w:rsidRDefault="00CB74A7" w14:paraId="358AD02F" w14:textId="77777777">
            <w:pPr>
              <w:autoSpaceDE w:val="0"/>
              <w:autoSpaceDN w:val="0"/>
              <w:adjustRightInd w:val="0"/>
              <w:spacing w:after="120"/>
              <w:ind w:left="970" w:hanging="270"/>
              <w:rPr>
                <w:rFonts w:cs="Calibri"/>
                <w:color w:val="000000"/>
              </w:rPr>
            </w:pPr>
            <w:r w:rsidRPr="00DF5244">
              <w:rPr>
                <w:rFonts w:cs="Calibri"/>
                <w:color w:val="000000"/>
              </w:rPr>
              <w:t xml:space="preserve">d. This assignedAuthor </w:t>
            </w:r>
            <w:r w:rsidRPr="00DF5244">
              <w:rPr>
                <w:rFonts w:cs="Calibri"/>
                <w:b/>
                <w:bCs/>
                <w:color w:val="000000"/>
              </w:rPr>
              <w:t xml:space="preserve">MAY </w:t>
            </w:r>
            <w:r w:rsidRPr="00DF5244">
              <w:rPr>
                <w:rFonts w:cs="Calibri"/>
                <w:color w:val="000000"/>
              </w:rPr>
              <w:t xml:space="preserve">contain zero or one [0..1] </w:t>
            </w:r>
            <w:r w:rsidRPr="00DF5244">
              <w:rPr>
                <w:rFonts w:cs="Calibri"/>
                <w:b/>
                <w:bCs/>
                <w:color w:val="000000"/>
              </w:rPr>
              <w:t xml:space="preserve">representedOrganization </w:t>
            </w:r>
            <w:r w:rsidRPr="00DF5244">
              <w:rPr>
                <w:rFonts w:cs="Calibri"/>
                <w:color w:val="000000"/>
              </w:rPr>
              <w:t>(</w:t>
            </w:r>
            <w:r w:rsidRPr="00DF5244" w:rsidR="00203749">
              <w:rPr>
                <w:rFonts w:cs="Calibri"/>
              </w:rPr>
              <w:t>CONF:1098-31476</w:t>
            </w:r>
            <w:r w:rsidRPr="00DF5244">
              <w:rPr>
                <w:rFonts w:cs="Calibri"/>
                <w:color w:val="000000"/>
              </w:rPr>
              <w:t xml:space="preserve">). </w:t>
            </w:r>
          </w:p>
          <w:p w:rsidRPr="00DF5244" w:rsidR="00CB74A7" w:rsidP="00D14360" w:rsidRDefault="00CB74A7" w14:paraId="29617D62" w14:textId="77777777">
            <w:pPr>
              <w:autoSpaceDE w:val="0"/>
              <w:autoSpaceDN w:val="0"/>
              <w:adjustRightInd w:val="0"/>
              <w:spacing w:after="120"/>
              <w:ind w:left="1330" w:hanging="90"/>
              <w:rPr>
                <w:rFonts w:cs="Calibri"/>
                <w:color w:val="000000"/>
              </w:rPr>
            </w:pPr>
            <w:r w:rsidRPr="00DF5244">
              <w:rPr>
                <w:rFonts w:cs="Calibri"/>
                <w:color w:val="000000"/>
              </w:rPr>
              <w:t xml:space="preserve">i. The representedOrganization, if present, </w:t>
            </w:r>
            <w:r w:rsidRPr="00DF5244">
              <w:rPr>
                <w:rFonts w:cs="Calibri"/>
                <w:b/>
                <w:bCs/>
                <w:color w:val="000000"/>
              </w:rPr>
              <w:t xml:space="preserve">MAY </w:t>
            </w:r>
            <w:r w:rsidRPr="00DF5244">
              <w:rPr>
                <w:rFonts w:cs="Calibri"/>
                <w:color w:val="000000"/>
              </w:rPr>
              <w:t xml:space="preserve">contain zero or more [0..*] </w:t>
            </w:r>
            <w:r w:rsidRPr="00DF5244">
              <w:rPr>
                <w:rFonts w:cs="Calibri"/>
                <w:b/>
                <w:bCs/>
                <w:color w:val="000000"/>
              </w:rPr>
              <w:t xml:space="preserve">id </w:t>
            </w:r>
            <w:r w:rsidRPr="00DF5244">
              <w:rPr>
                <w:rFonts w:cs="Calibri"/>
                <w:color w:val="000000"/>
              </w:rPr>
              <w:t xml:space="preserve">(CONF:1098-31478). </w:t>
            </w:r>
          </w:p>
          <w:p w:rsidRPr="00DF5244" w:rsidR="00CB74A7" w:rsidP="00D14360" w:rsidRDefault="00CB74A7" w14:paraId="1C13D811" w14:textId="77777777">
            <w:pPr>
              <w:autoSpaceDE w:val="0"/>
              <w:autoSpaceDN w:val="0"/>
              <w:adjustRightInd w:val="0"/>
              <w:spacing w:after="120"/>
              <w:ind w:left="1330" w:hanging="90"/>
              <w:rPr>
                <w:rFonts w:cs="Calibri"/>
                <w:color w:val="000000"/>
              </w:rPr>
            </w:pPr>
            <w:r w:rsidRPr="00DF5244">
              <w:rPr>
                <w:rFonts w:cs="Calibri"/>
                <w:color w:val="000000"/>
              </w:rPr>
              <w:t xml:space="preserve">ii. The representedOrganization, if present, </w:t>
            </w:r>
            <w:r w:rsidRPr="00DF5244">
              <w:rPr>
                <w:rFonts w:cs="Calibri"/>
                <w:b/>
                <w:bCs/>
                <w:color w:val="000000"/>
              </w:rPr>
              <w:t xml:space="preserve">MAY </w:t>
            </w:r>
            <w:r w:rsidRPr="00DF5244">
              <w:rPr>
                <w:rFonts w:cs="Calibri"/>
                <w:color w:val="000000"/>
              </w:rPr>
              <w:t xml:space="preserve">contain zero or more [0..*] </w:t>
            </w:r>
            <w:r w:rsidRPr="00DF5244">
              <w:rPr>
                <w:rFonts w:cs="Calibri"/>
                <w:b/>
                <w:bCs/>
                <w:color w:val="000000"/>
              </w:rPr>
              <w:t xml:space="preserve">name </w:t>
            </w:r>
            <w:r w:rsidRPr="00DF5244">
              <w:rPr>
                <w:rFonts w:cs="Calibri"/>
                <w:color w:val="000000"/>
              </w:rPr>
              <w:t xml:space="preserve">(CONF:1098-31479). </w:t>
            </w:r>
          </w:p>
          <w:p w:rsidRPr="00DF5244" w:rsidR="00CB74A7" w:rsidP="00D14360" w:rsidRDefault="00CB74A7" w14:paraId="4054D83F" w14:textId="77777777">
            <w:pPr>
              <w:autoSpaceDE w:val="0"/>
              <w:autoSpaceDN w:val="0"/>
              <w:adjustRightInd w:val="0"/>
              <w:spacing w:after="120"/>
              <w:ind w:left="1330" w:hanging="90"/>
              <w:rPr>
                <w:rFonts w:cs="Calibri"/>
                <w:color w:val="000000"/>
              </w:rPr>
            </w:pPr>
            <w:r w:rsidRPr="00DF5244">
              <w:rPr>
                <w:rFonts w:cs="Calibri"/>
                <w:color w:val="000000"/>
              </w:rPr>
              <w:t xml:space="preserve">iii. The representedOrganization, if present, </w:t>
            </w:r>
            <w:r w:rsidRPr="00DF5244">
              <w:rPr>
                <w:rFonts w:cs="Calibri"/>
                <w:b/>
                <w:bCs/>
                <w:color w:val="000000"/>
              </w:rPr>
              <w:t xml:space="preserve">MAY </w:t>
            </w:r>
            <w:r w:rsidRPr="00DF5244">
              <w:rPr>
                <w:rFonts w:cs="Calibri"/>
                <w:color w:val="000000"/>
              </w:rPr>
              <w:t xml:space="preserve">contain zero or more [0..*] </w:t>
            </w:r>
            <w:r w:rsidRPr="00DF5244">
              <w:rPr>
                <w:rFonts w:cs="Calibri"/>
                <w:b/>
                <w:bCs/>
                <w:color w:val="000000"/>
              </w:rPr>
              <w:t xml:space="preserve">telecom </w:t>
            </w:r>
            <w:r w:rsidRPr="00DF5244">
              <w:rPr>
                <w:rFonts w:cs="Calibri"/>
                <w:color w:val="000000"/>
              </w:rPr>
              <w:t xml:space="preserve">(CONF:1098-31480). </w:t>
            </w:r>
          </w:p>
          <w:p w:rsidRPr="00D14360" w:rsidR="00CB74A7" w:rsidP="00D14360" w:rsidRDefault="00CB74A7" w14:paraId="11F8BB16" w14:textId="77777777">
            <w:pPr>
              <w:keepNext/>
              <w:autoSpaceDE w:val="0"/>
              <w:autoSpaceDN w:val="0"/>
              <w:adjustRightInd w:val="0"/>
              <w:spacing w:after="120"/>
              <w:ind w:left="1330" w:hanging="90"/>
              <w:rPr>
                <w:rFonts w:cs="Calibri"/>
                <w:color w:val="000000"/>
                <w:sz w:val="21"/>
                <w:szCs w:val="21"/>
              </w:rPr>
            </w:pPr>
            <w:r w:rsidRPr="00DF5244">
              <w:rPr>
                <w:rFonts w:cs="Calibri"/>
                <w:color w:val="000000"/>
              </w:rPr>
              <w:t xml:space="preserve">iv. The representedOrganization, if present, </w:t>
            </w:r>
            <w:r w:rsidRPr="00DF5244">
              <w:rPr>
                <w:rFonts w:cs="Calibri"/>
                <w:b/>
                <w:bCs/>
                <w:color w:val="000000"/>
              </w:rPr>
              <w:t xml:space="preserve">MAY </w:t>
            </w:r>
            <w:r w:rsidRPr="00DF5244">
              <w:rPr>
                <w:rFonts w:cs="Calibri"/>
                <w:color w:val="000000"/>
              </w:rPr>
              <w:t xml:space="preserve">contain zero or more [0..*] </w:t>
            </w:r>
            <w:r w:rsidRPr="00DF5244">
              <w:rPr>
                <w:rFonts w:cs="Calibri"/>
                <w:b/>
                <w:bCs/>
                <w:color w:val="000000"/>
              </w:rPr>
              <w:t xml:space="preserve">addr </w:t>
            </w:r>
            <w:r w:rsidRPr="00DF5244">
              <w:rPr>
                <w:rFonts w:cs="Calibri"/>
                <w:color w:val="000000"/>
              </w:rPr>
              <w:t xml:space="preserve">(CONF:1098-31481). </w:t>
            </w:r>
          </w:p>
        </w:tc>
      </w:tr>
    </w:tbl>
    <w:p w:rsidRPr="003A3D50" w:rsidR="00CB74A7" w:rsidP="00CB74A7" w:rsidRDefault="00CA5B48" w14:paraId="14A09211" w14:textId="4F114C5B">
      <w:pPr>
        <w:pStyle w:val="Caption"/>
        <w:spacing w:after="120"/>
        <w:rPr>
          <w:rFonts w:cs="Calibri"/>
          <w:szCs w:val="22"/>
        </w:rPr>
      </w:pPr>
      <w:bookmarkStart w:name="_Toc11660161" w:id="512"/>
      <w:r>
        <w:rPr>
          <w:rFonts w:cs="Calibri"/>
          <w:szCs w:val="22"/>
        </w:rPr>
        <w:t xml:space="preserve">  </w:t>
      </w:r>
      <w:bookmarkStart w:name="_Toc119939918" w:id="513"/>
      <w:bookmarkStart w:name="_Toc135312950" w:id="514"/>
      <w:r w:rsidRPr="003A3D50" w:rsidR="00CB74A7">
        <w:rPr>
          <w:rFonts w:cs="Calibri"/>
          <w:szCs w:val="22"/>
        </w:rPr>
        <w:t xml:space="preserve">Figure </w:t>
      </w:r>
      <w:r w:rsidR="00B852E7">
        <w:rPr>
          <w:rFonts w:cs="Calibri"/>
          <w:szCs w:val="22"/>
        </w:rPr>
        <w:fldChar w:fldCharType="begin"/>
      </w:r>
      <w:r w:rsidR="00B852E7">
        <w:rPr>
          <w:rFonts w:cs="Calibri"/>
          <w:szCs w:val="22"/>
        </w:rPr>
        <w:instrText xml:space="preserve"> SEQ Figure \* ARABIC </w:instrText>
      </w:r>
      <w:r w:rsidR="00B852E7">
        <w:rPr>
          <w:rFonts w:cs="Calibri"/>
          <w:szCs w:val="22"/>
        </w:rPr>
        <w:fldChar w:fldCharType="separate"/>
      </w:r>
      <w:r w:rsidR="00DC1072">
        <w:rPr>
          <w:rFonts w:cs="Calibri"/>
          <w:noProof/>
          <w:szCs w:val="22"/>
        </w:rPr>
        <w:t>4</w:t>
      </w:r>
      <w:r w:rsidR="00B852E7">
        <w:rPr>
          <w:rFonts w:cs="Calibri"/>
          <w:szCs w:val="22"/>
        </w:rPr>
        <w:fldChar w:fldCharType="end"/>
      </w:r>
      <w:r w:rsidRPr="003A3D50" w:rsidR="00CB74A7">
        <w:rPr>
          <w:rFonts w:cs="Calibri"/>
          <w:szCs w:val="22"/>
        </w:rPr>
        <w:t>: Author Participation</w:t>
      </w:r>
      <w:bookmarkEnd w:id="512"/>
      <w:bookmarkEnd w:id="513"/>
      <w:bookmarkEnd w:id="514"/>
    </w:p>
    <w:p w:rsidRPr="00D14360" w:rsidR="00157204" w:rsidP="00CB74A7" w:rsidRDefault="005A1675" w14:paraId="6F10648C" w14:textId="70BBA683">
      <w:pPr>
        <w:shd w:val="clear" w:color="auto" w:fill="FFFFFF"/>
        <w:spacing w:after="240"/>
        <w:rPr>
          <w:rFonts w:cs="Calibri"/>
          <w:color w:val="000000"/>
        </w:rPr>
      </w:pPr>
      <w:r w:rsidRPr="00D14360">
        <w:rPr>
          <w:rFonts w:cs="Calibri"/>
          <w:color w:val="000000"/>
        </w:rPr>
        <w:t xml:space="preserve">Inclusion of an entry-level author is allowed in open entry templates in C-CDA where use of entry-level authors has not explicitly been prohibited. </w:t>
      </w:r>
      <w:r w:rsidRPr="00D14360" w:rsidR="00CB74A7">
        <w:rPr>
          <w:rFonts w:cs="Calibri"/>
          <w:color w:val="000000"/>
        </w:rPr>
        <w:t xml:space="preserve">Its use is required on only one entry </w:t>
      </w:r>
      <w:r w:rsidRPr="00D14360" w:rsidR="00157204">
        <w:rPr>
          <w:rFonts w:cs="Calibri"/>
          <w:color w:val="000000"/>
        </w:rPr>
        <w:t>template, the Handoff Communication Participants template (2.16.840.1.113883.10.20.22.4.141).</w:t>
      </w:r>
      <w:r w:rsidRPr="00D14360" w:rsidR="00157204">
        <w:rPr>
          <w:rStyle w:val="FootnoteReference"/>
          <w:rFonts w:cs="Calibri"/>
          <w:color w:val="000000"/>
        </w:rPr>
        <w:footnoteReference w:id="67"/>
      </w:r>
    </w:p>
    <w:tbl>
      <w:tblPr>
        <w:tblpPr w:leftFromText="180" w:rightFromText="180" w:vertAnchor="text" w:horzAnchor="margin" w:tblpY="105"/>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157204" w:rsidTr="00157204" w14:paraId="6B562AD1" w14:textId="77777777">
        <w:tc>
          <w:tcPr>
            <w:tcW w:w="9350" w:type="dxa"/>
            <w:shd w:val="clear" w:color="auto" w:fill="C6D9F1"/>
          </w:tcPr>
          <w:p w:rsidRPr="005607EE" w:rsidR="00157204" w:rsidP="00157204" w:rsidRDefault="00634398" w14:paraId="62EE4EE9" w14:textId="449C012C">
            <w:pPr>
              <w:pStyle w:val="BodyText"/>
              <w:rPr>
                <w:b/>
              </w:rPr>
            </w:pPr>
            <w:r>
              <w:rPr>
                <w:noProof/>
              </w:rPr>
              <w:drawing>
                <wp:anchor distT="0" distB="0" distL="114300" distR="114300" simplePos="0" relativeHeight="251656704" behindDoc="0" locked="0" layoutInCell="1" allowOverlap="1" wp14:anchorId="3B249EFE" wp14:editId="06F45AC2">
                  <wp:simplePos x="0" y="0"/>
                  <wp:positionH relativeFrom="column">
                    <wp:posOffset>-32385</wp:posOffset>
                  </wp:positionH>
                  <wp:positionV relativeFrom="paragraph">
                    <wp:posOffset>24765</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66" name="Graphic 1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4922" w:rsidR="00157204">
              <w:t xml:space="preserve">C-CDA Content Creators </w:t>
            </w:r>
            <w:r w:rsidR="00157204">
              <w:t>MAY</w:t>
            </w:r>
            <w:r w:rsidRPr="00C64922" w:rsidR="00157204">
              <w:t xml:space="preserve"> explicitly indicate the performer for observations and acts, not just the author who document</w:t>
            </w:r>
            <w:r w:rsidR="00157204">
              <w:t>s</w:t>
            </w:r>
            <w:r w:rsidRPr="00C64922" w:rsidR="00157204">
              <w:t xml:space="preserve"> those activities.  </w:t>
            </w:r>
            <w:r w:rsidRPr="00D14360" w:rsidR="00157204">
              <w:rPr>
                <w:b/>
              </w:rPr>
              <w:t>[</w:t>
            </w:r>
            <w:r w:rsidR="00B3590A">
              <w:rPr>
                <w:b/>
              </w:rPr>
              <w:t>BP-038</w:t>
            </w:r>
            <w:r w:rsidRPr="00D14360" w:rsidR="00157204">
              <w:rPr>
                <w:b/>
              </w:rPr>
              <w:t>]</w:t>
            </w:r>
          </w:p>
        </w:tc>
      </w:tr>
    </w:tbl>
    <w:p w:rsidRPr="00C64922" w:rsidR="00157204" w:rsidP="004C76D9" w:rsidRDefault="00157204" w14:paraId="63B57C86" w14:textId="77777777">
      <w:pPr>
        <w:pStyle w:val="Heading4"/>
      </w:pPr>
      <w:r>
        <w:t xml:space="preserve">Identifying Practitioners </w:t>
      </w:r>
    </w:p>
    <w:p w:rsidRPr="003A3D50" w:rsidR="00157204" w:rsidP="00157204" w:rsidRDefault="00157204" w14:paraId="44771066" w14:textId="68FA369C">
      <w:pPr>
        <w:rPr>
          <w:rFonts w:cs="Calibri"/>
        </w:rPr>
      </w:pPr>
      <w:r w:rsidRPr="003A3D50">
        <w:rPr>
          <w:rFonts w:cs="Calibri"/>
        </w:rPr>
        <w:t>The example below shows how to identify a practitioner playing the role of author, performer or other roles such at authenticator, legal authenticator.  It shows how to represent the provider’s</w:t>
      </w:r>
      <w:r w:rsidR="00F200C6">
        <w:rPr>
          <w:rFonts w:cs="Calibri"/>
        </w:rPr>
        <w:t xml:space="preserve"> </w:t>
      </w:r>
      <w:r w:rsidRPr="00F200C6" w:rsidR="00F200C6">
        <w:rPr>
          <w:rFonts w:cs="Calibri"/>
        </w:rPr>
        <w:t>National Provider Identifier</w:t>
      </w:r>
      <w:r w:rsidRPr="003A3D50">
        <w:rPr>
          <w:rFonts w:cs="Calibri"/>
        </w:rPr>
        <w:t xml:space="preserve"> </w:t>
      </w:r>
      <w:r w:rsidR="00F200C6">
        <w:rPr>
          <w:rFonts w:cs="Calibri"/>
        </w:rPr>
        <w:t>(</w:t>
      </w:r>
      <w:r w:rsidRPr="003A3D50">
        <w:rPr>
          <w:rFonts w:cs="Calibri"/>
        </w:rPr>
        <w:t>NPI</w:t>
      </w:r>
      <w:r w:rsidR="00F200C6">
        <w:rPr>
          <w:rFonts w:cs="Calibri"/>
        </w:rPr>
        <w:t>)</w:t>
      </w:r>
      <w:r w:rsidRPr="003A3D50">
        <w:rPr>
          <w:rFonts w:cs="Calibri"/>
        </w:rPr>
        <w:t xml:space="preserve"> number and his or her Direct Address. It also shows how to represent a provider Organization’s NPI number and Direct Address. It includes how to indicate the preferred telecom addresses for various forms of communication.  </w:t>
      </w:r>
    </w:p>
    <w:p w:rsidR="00157204" w:rsidP="00157204" w:rsidRDefault="00157204" w14:paraId="26BCEC3A" w14:textId="77777777">
      <w:pPr>
        <w:pStyle w:val="Caption"/>
        <w:keepNext/>
      </w:pPr>
    </w:p>
    <w:p w:rsidR="00C12940" w:rsidP="00157204" w:rsidRDefault="00157204" w14:paraId="38BF3860" w14:textId="461D0AC3">
      <w:pPr>
        <w:pStyle w:val="Caption"/>
        <w:keepNext/>
        <w:spacing w:after="0"/>
        <w:rPr>
          <w:rStyle w:val="BodyTextChar0"/>
        </w:rPr>
      </w:pPr>
      <w:bookmarkStart w:name="_Toc118898734" w:id="515"/>
      <w:bookmarkStart w:name="_Toc119939936" w:id="516"/>
      <w:bookmarkStart w:name="_Toc135312968" w:id="517"/>
      <w:r>
        <w:t xml:space="preserve">Example </w:t>
      </w:r>
      <w:r>
        <w:fldChar w:fldCharType="begin"/>
      </w:r>
      <w:r>
        <w:instrText>SEQ Example \* ARABIC</w:instrText>
      </w:r>
      <w:r>
        <w:fldChar w:fldCharType="separate"/>
      </w:r>
      <w:r w:rsidR="00DC1072">
        <w:rPr>
          <w:noProof/>
        </w:rPr>
        <w:t>13</w:t>
      </w:r>
      <w:r>
        <w:fldChar w:fldCharType="end"/>
      </w:r>
      <w:r>
        <w:t xml:space="preserve">: </w:t>
      </w:r>
      <w:r w:rsidRPr="000C6323">
        <w:t>How to represent a provider and the provider’s organization in the role of author</w:t>
      </w:r>
      <w:r w:rsidRPr="003A3D50">
        <w:rPr>
          <w:rStyle w:val="BodyTextChar0"/>
        </w:rPr>
        <w:t>.</w:t>
      </w:r>
      <w:bookmarkEnd w:id="515"/>
      <w:bookmarkEnd w:id="516"/>
      <w:bookmarkEnd w:id="517"/>
      <w:r w:rsidRPr="003A3D50">
        <w:rPr>
          <w:rStyle w:val="BodyTextChar0"/>
        </w:rPr>
        <w:t xml:space="preserve"> </w:t>
      </w:r>
    </w:p>
    <w:p w:rsidRPr="00AD08FB" w:rsidR="00157204" w:rsidP="003B0179" w:rsidRDefault="00157204" w14:paraId="1AE28368" w14:textId="77777777">
      <w:pPr>
        <w:pStyle w:val="Caption"/>
        <w:keepNext/>
        <w:spacing w:after="0"/>
        <w:ind w:left="900"/>
        <w:rPr>
          <w:rStyle w:val="BodyTextChar0"/>
          <w:rFonts w:ascii="Calibri Light" w:hAnsi="Calibri Light" w:cs="Calibri Light"/>
          <w:i w:val="0"/>
          <w:iCs w:val="0"/>
          <w:color w:val="000000"/>
        </w:rPr>
      </w:pPr>
      <w:r w:rsidRPr="00AD08FB">
        <w:rPr>
          <w:rStyle w:val="BodyTextChar0"/>
          <w:rFonts w:ascii="Calibri Light" w:hAnsi="Calibri Light" w:cs="Calibri Light"/>
          <w:i w:val="0"/>
          <w:iCs w:val="0"/>
          <w:color w:val="000000"/>
        </w:rPr>
        <w:t>This representation pattern is applicable for other roles such as performer, authenticator, legal authenticator, etc. The example shows how to represent NPI information for the provider and for the provider organization. It also shows how to represent Direct address information and how to indicate the preferred telecom address to use.</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Pr="009F13BB" w:rsidR="00157204" w:rsidTr="009F13BB" w14:paraId="75E28E99" w14:textId="77777777">
        <w:tc>
          <w:tcPr>
            <w:tcW w:w="9576" w:type="dxa"/>
            <w:shd w:val="clear" w:color="auto" w:fill="auto"/>
          </w:tcPr>
          <w:p w:rsidRPr="005A615D" w:rsidR="00157204" w:rsidP="00157204" w:rsidRDefault="00157204" w14:paraId="7ED80006" w14:textId="77777777">
            <w:pPr>
              <w:rPr>
                <w:rFonts w:ascii="Courier New" w:hAnsi="Courier New" w:cs="Courier New"/>
                <w:sz w:val="16"/>
                <w:szCs w:val="16"/>
              </w:rPr>
            </w:pPr>
            <w:r w:rsidRPr="0083506C">
              <w:rPr>
                <w:rFonts w:ascii="Courier New" w:hAnsi="Courier New" w:cs="Courier New"/>
                <w:sz w:val="16"/>
                <w:szCs w:val="16"/>
              </w:rPr>
              <w:t>&lt;</w:t>
            </w:r>
            <w:r w:rsidRPr="005A615D">
              <w:rPr>
                <w:rFonts w:ascii="Courier New" w:hAnsi="Courier New" w:cs="Courier New"/>
                <w:sz w:val="16"/>
                <w:szCs w:val="16"/>
              </w:rPr>
              <w:t>!-- an appropriate participation such as author/assignedAuthor --&gt;</w:t>
            </w:r>
          </w:p>
          <w:p w:rsidRPr="005A615D" w:rsidR="00157204" w:rsidP="00157204" w:rsidRDefault="00157204" w14:paraId="3F85DED1" w14:textId="77777777">
            <w:pPr>
              <w:rPr>
                <w:rFonts w:ascii="Courier New" w:hAnsi="Courier New" w:cs="Courier New"/>
                <w:sz w:val="16"/>
                <w:szCs w:val="16"/>
              </w:rPr>
            </w:pPr>
            <w:r w:rsidRPr="005A615D">
              <w:rPr>
                <w:rFonts w:ascii="Courier New" w:hAnsi="Courier New" w:cs="Courier New"/>
                <w:sz w:val="16"/>
                <w:szCs w:val="16"/>
              </w:rPr>
              <w:t>&lt;author&gt;</w:t>
            </w:r>
          </w:p>
          <w:p w:rsidRPr="005A615D" w:rsidR="00157204" w:rsidP="00157204" w:rsidRDefault="00157204" w14:paraId="0DC1BC7D" w14:textId="77777777">
            <w:pPr>
              <w:rPr>
                <w:rFonts w:ascii="Courier New" w:hAnsi="Courier New" w:cs="Courier New"/>
                <w:sz w:val="16"/>
                <w:szCs w:val="16"/>
              </w:rPr>
            </w:pPr>
            <w:r w:rsidRPr="005A615D">
              <w:rPr>
                <w:rFonts w:ascii="Courier New" w:hAnsi="Courier New" w:cs="Courier New"/>
                <w:sz w:val="16"/>
                <w:szCs w:val="16"/>
              </w:rPr>
              <w:t xml:space="preserve">  &lt;time value="20180801095245-0400"/&gt;</w:t>
            </w:r>
          </w:p>
          <w:p w:rsidRPr="005A615D" w:rsidR="00157204" w:rsidP="00157204" w:rsidRDefault="00157204" w14:paraId="5C68C29A" w14:textId="77777777">
            <w:pPr>
              <w:rPr>
                <w:rFonts w:ascii="Courier New" w:hAnsi="Courier New" w:cs="Courier New"/>
                <w:sz w:val="16"/>
                <w:szCs w:val="16"/>
              </w:rPr>
            </w:pPr>
            <w:r w:rsidRPr="005A615D">
              <w:rPr>
                <w:rFonts w:ascii="Courier New" w:hAnsi="Courier New" w:cs="Courier New"/>
                <w:sz w:val="16"/>
                <w:szCs w:val="16"/>
              </w:rPr>
              <w:t xml:space="preserve">  &lt;assignedAuthor&gt;</w:t>
            </w:r>
          </w:p>
          <w:p w:rsidRPr="005A615D" w:rsidR="00157204" w:rsidP="00157204" w:rsidRDefault="00157204" w14:paraId="39FE7AD1" w14:textId="77777777">
            <w:pPr>
              <w:rPr>
                <w:rFonts w:ascii="Courier New" w:hAnsi="Courier New" w:cs="Courier New"/>
                <w:sz w:val="16"/>
                <w:szCs w:val="16"/>
              </w:rPr>
            </w:pPr>
            <w:r w:rsidRPr="005A615D">
              <w:rPr>
                <w:rFonts w:ascii="Courier New" w:hAnsi="Courier New" w:cs="Courier New"/>
                <w:sz w:val="16"/>
                <w:szCs w:val="16"/>
              </w:rPr>
              <w:t xml:space="preserve">    &lt;!-- This is a public id where the root is registered to indicate the National Provider ID --&gt;</w:t>
            </w:r>
          </w:p>
          <w:p w:rsidRPr="005A615D" w:rsidR="00157204" w:rsidP="00157204" w:rsidRDefault="00157204" w14:paraId="72BA7AD7" w14:textId="77777777">
            <w:pPr>
              <w:rPr>
                <w:rFonts w:ascii="Courier New" w:hAnsi="Courier New" w:cs="Courier New"/>
                <w:sz w:val="16"/>
                <w:szCs w:val="16"/>
              </w:rPr>
            </w:pPr>
            <w:r w:rsidRPr="005A615D">
              <w:rPr>
                <w:rFonts w:ascii="Courier New" w:hAnsi="Courier New" w:cs="Courier New"/>
                <w:sz w:val="16"/>
                <w:szCs w:val="16"/>
              </w:rPr>
              <w:t xml:space="preserve">    &lt;id root="2.16.840.1.113883.4.6" extension="1417947383"</w:t>
            </w:r>
          </w:p>
          <w:p w:rsidRPr="005A615D" w:rsidR="00157204" w:rsidP="00157204" w:rsidRDefault="00157204" w14:paraId="77077EEA" w14:textId="77777777">
            <w:pPr>
              <w:rPr>
                <w:rFonts w:ascii="Courier New" w:hAnsi="Courier New" w:cs="Courier New"/>
                <w:sz w:val="16"/>
                <w:szCs w:val="16"/>
              </w:rPr>
            </w:pPr>
            <w:r w:rsidRPr="005A615D">
              <w:rPr>
                <w:rFonts w:ascii="Courier New" w:hAnsi="Courier New" w:cs="Courier New"/>
                <w:sz w:val="16"/>
                <w:szCs w:val="16"/>
              </w:rPr>
              <w:t xml:space="preserve">      assigningAuthorityName="National Provider ID"/&gt;</w:t>
            </w:r>
          </w:p>
          <w:p w:rsidRPr="005A615D" w:rsidR="00157204" w:rsidP="00157204" w:rsidRDefault="00157204" w14:paraId="759CDE1A" w14:textId="77777777">
            <w:pPr>
              <w:rPr>
                <w:rFonts w:ascii="Courier New" w:hAnsi="Courier New" w:cs="Courier New"/>
                <w:sz w:val="16"/>
                <w:szCs w:val="16"/>
              </w:rPr>
            </w:pPr>
            <w:r w:rsidRPr="005A615D">
              <w:rPr>
                <w:rFonts w:ascii="Courier New" w:hAnsi="Courier New" w:cs="Courier New"/>
                <w:sz w:val="16"/>
                <w:szCs w:val="16"/>
              </w:rPr>
              <w:t xml:space="preserve">    &lt;!-- This is a public id where the root indicates this is a Provider Direct Address. --&gt;</w:t>
            </w:r>
          </w:p>
          <w:p w:rsidRPr="005A615D" w:rsidR="00157204" w:rsidP="00157204" w:rsidRDefault="00157204" w14:paraId="1E017878" w14:textId="3E10E88E">
            <w:pPr>
              <w:rPr>
                <w:rFonts w:ascii="Courier New" w:hAnsi="Courier New" w:cs="Courier New"/>
                <w:sz w:val="16"/>
                <w:szCs w:val="16"/>
              </w:rPr>
            </w:pPr>
            <w:r w:rsidRPr="005A615D">
              <w:rPr>
                <w:rFonts w:ascii="Courier New" w:hAnsi="Courier New" w:cs="Courier New"/>
                <w:sz w:val="16"/>
                <w:szCs w:val="16"/>
              </w:rPr>
              <w:t xml:space="preserve">    &lt;!-- root="1.3.6.1.4.1.41179.2.1" is the assigning</w:t>
            </w:r>
            <w:r w:rsidR="00C765ED">
              <w:rPr>
                <w:rFonts w:ascii="Courier New" w:hAnsi="Courier New" w:cs="Courier New"/>
                <w:sz w:val="16"/>
                <w:szCs w:val="16"/>
              </w:rPr>
              <w:t>Authority</w:t>
            </w:r>
            <w:r w:rsidRPr="005A615D">
              <w:rPr>
                <w:rFonts w:ascii="Courier New" w:hAnsi="Courier New" w:cs="Courier New"/>
                <w:sz w:val="16"/>
                <w:szCs w:val="16"/>
              </w:rPr>
              <w:t xml:space="preserve">Name for </w:t>
            </w:r>
          </w:p>
          <w:p w:rsidRPr="005A615D" w:rsidR="00157204" w:rsidP="00157204" w:rsidRDefault="00157204" w14:paraId="39775229" w14:textId="77777777">
            <w:pPr>
              <w:rPr>
                <w:rFonts w:ascii="Courier New" w:hAnsi="Courier New" w:cs="Courier New"/>
                <w:sz w:val="16"/>
                <w:szCs w:val="16"/>
              </w:rPr>
            </w:pPr>
            <w:r w:rsidRPr="005A615D">
              <w:rPr>
                <w:rFonts w:ascii="Courier New" w:hAnsi="Courier New" w:cs="Courier New"/>
                <w:sz w:val="16"/>
                <w:szCs w:val="16"/>
              </w:rPr>
              <w:t xml:space="preserve">         Direct Trust's Covered Entity addresses "DT.org CE" --&gt;</w:t>
            </w:r>
          </w:p>
          <w:p w:rsidRPr="005A615D" w:rsidR="00157204" w:rsidP="00157204" w:rsidRDefault="00157204" w14:paraId="3197BC12" w14:textId="29B65F89">
            <w:pPr>
              <w:rPr>
                <w:rFonts w:ascii="Courier New" w:hAnsi="Courier New" w:cs="Courier New"/>
                <w:sz w:val="16"/>
                <w:szCs w:val="16"/>
              </w:rPr>
            </w:pPr>
            <w:r w:rsidRPr="005A615D">
              <w:rPr>
                <w:rFonts w:ascii="Courier New" w:hAnsi="Courier New" w:cs="Courier New"/>
                <w:sz w:val="16"/>
                <w:szCs w:val="16"/>
              </w:rPr>
              <w:t xml:space="preserve">    &lt;id root="1.3.6.1.4.1.41179.2.1" extension="rvhs@rvhs.direct.md" assigning</w:t>
            </w:r>
            <w:r w:rsidR="00C765ED">
              <w:rPr>
                <w:rFonts w:ascii="Courier New" w:hAnsi="Courier New" w:cs="Courier New"/>
                <w:sz w:val="16"/>
                <w:szCs w:val="16"/>
              </w:rPr>
              <w:t>Authority</w:t>
            </w:r>
            <w:r w:rsidRPr="005A615D">
              <w:rPr>
                <w:rFonts w:ascii="Courier New" w:hAnsi="Courier New" w:cs="Courier New"/>
                <w:sz w:val="16"/>
                <w:szCs w:val="16"/>
              </w:rPr>
              <w:t>Name="DT.org CE (Covered Entity)"/&gt;</w:t>
            </w:r>
          </w:p>
          <w:p w:rsidRPr="005A615D" w:rsidR="00157204" w:rsidP="00157204" w:rsidRDefault="00157204" w14:paraId="2516DBD4" w14:textId="77777777">
            <w:pPr>
              <w:rPr>
                <w:rFonts w:ascii="Courier New" w:hAnsi="Courier New" w:cs="Courier New"/>
                <w:sz w:val="16"/>
                <w:szCs w:val="16"/>
              </w:rPr>
            </w:pPr>
            <w:r w:rsidRPr="005A615D">
              <w:rPr>
                <w:rFonts w:ascii="Courier New" w:hAnsi="Courier New" w:cs="Courier New"/>
                <w:sz w:val="16"/>
                <w:szCs w:val="16"/>
              </w:rPr>
              <w:t xml:space="preserve">    &lt;addr&gt;</w:t>
            </w:r>
          </w:p>
          <w:p w:rsidRPr="005A615D" w:rsidR="00157204" w:rsidP="00157204" w:rsidRDefault="00157204" w14:paraId="78FC0CF5" w14:textId="77777777">
            <w:pPr>
              <w:rPr>
                <w:rFonts w:ascii="Courier New" w:hAnsi="Courier New" w:cs="Courier New"/>
                <w:sz w:val="16"/>
                <w:szCs w:val="16"/>
              </w:rPr>
            </w:pPr>
            <w:r w:rsidRPr="005A615D">
              <w:rPr>
                <w:rFonts w:ascii="Courier New" w:hAnsi="Courier New" w:cs="Courier New"/>
                <w:sz w:val="16"/>
                <w:szCs w:val="16"/>
              </w:rPr>
              <w:t xml:space="preserve">      &lt;streetAddressLine&gt;823 Main Street&lt;/streetAddressLine&gt;</w:t>
            </w:r>
          </w:p>
          <w:p w:rsidRPr="005A615D" w:rsidR="00157204" w:rsidP="00157204" w:rsidRDefault="00157204" w14:paraId="788A1500" w14:textId="77777777">
            <w:pPr>
              <w:rPr>
                <w:rFonts w:ascii="Courier New" w:hAnsi="Courier New" w:cs="Courier New"/>
                <w:sz w:val="16"/>
                <w:szCs w:val="16"/>
              </w:rPr>
            </w:pPr>
            <w:r w:rsidRPr="005A615D">
              <w:rPr>
                <w:rFonts w:ascii="Courier New" w:hAnsi="Courier New" w:cs="Courier New"/>
                <w:sz w:val="16"/>
                <w:szCs w:val="16"/>
              </w:rPr>
              <w:t xml:space="preserve">      &lt;city&gt;River Valley&lt;/city&gt;</w:t>
            </w:r>
          </w:p>
          <w:p w:rsidRPr="005A615D" w:rsidR="00157204" w:rsidP="00157204" w:rsidRDefault="00157204" w14:paraId="6454A6E5" w14:textId="77777777">
            <w:pPr>
              <w:rPr>
                <w:rFonts w:ascii="Courier New" w:hAnsi="Courier New" w:cs="Courier New"/>
                <w:sz w:val="16"/>
                <w:szCs w:val="16"/>
              </w:rPr>
            </w:pPr>
            <w:r w:rsidRPr="005A615D">
              <w:rPr>
                <w:rFonts w:ascii="Courier New" w:hAnsi="Courier New" w:cs="Courier New"/>
                <w:sz w:val="16"/>
                <w:szCs w:val="16"/>
              </w:rPr>
              <w:t xml:space="preserve">      &lt;state&gt;RI&lt;/state&gt;</w:t>
            </w:r>
          </w:p>
          <w:p w:rsidRPr="005A615D" w:rsidR="00157204" w:rsidP="00157204" w:rsidRDefault="00157204" w14:paraId="1E938FD0" w14:textId="77777777">
            <w:pPr>
              <w:rPr>
                <w:rFonts w:ascii="Courier New" w:hAnsi="Courier New" w:cs="Courier New"/>
                <w:sz w:val="16"/>
                <w:szCs w:val="16"/>
              </w:rPr>
            </w:pPr>
            <w:r w:rsidRPr="005A615D">
              <w:rPr>
                <w:rFonts w:ascii="Courier New" w:hAnsi="Courier New" w:cs="Courier New"/>
                <w:sz w:val="16"/>
                <w:szCs w:val="16"/>
              </w:rPr>
              <w:t xml:space="preserve">      &lt;postalCode&gt;028321&lt;/postalCode&gt;</w:t>
            </w:r>
          </w:p>
          <w:p w:rsidRPr="005A615D" w:rsidR="00157204" w:rsidP="00157204" w:rsidRDefault="00157204" w14:paraId="1E00D244" w14:textId="77777777">
            <w:pPr>
              <w:rPr>
                <w:rFonts w:ascii="Courier New" w:hAnsi="Courier New" w:cs="Courier New"/>
                <w:sz w:val="16"/>
                <w:szCs w:val="16"/>
              </w:rPr>
            </w:pPr>
            <w:r w:rsidRPr="005A615D">
              <w:rPr>
                <w:rFonts w:ascii="Courier New" w:hAnsi="Courier New" w:cs="Courier New"/>
                <w:sz w:val="16"/>
                <w:szCs w:val="16"/>
              </w:rPr>
              <w:t xml:space="preserve">      &lt;country&gt;US&lt;/country&gt;</w:t>
            </w:r>
          </w:p>
          <w:p w:rsidRPr="005A615D" w:rsidR="00157204" w:rsidP="00157204" w:rsidRDefault="00157204" w14:paraId="208F3AEB" w14:textId="77777777">
            <w:pPr>
              <w:rPr>
                <w:rFonts w:ascii="Courier New" w:hAnsi="Courier New" w:cs="Courier New"/>
                <w:sz w:val="16"/>
                <w:szCs w:val="16"/>
              </w:rPr>
            </w:pPr>
            <w:r w:rsidRPr="005A615D">
              <w:rPr>
                <w:rFonts w:ascii="Courier New" w:hAnsi="Courier New" w:cs="Courier New"/>
                <w:sz w:val="16"/>
                <w:szCs w:val="16"/>
              </w:rPr>
              <w:t xml:space="preserve">    &lt;/addr&gt;</w:t>
            </w:r>
          </w:p>
          <w:p w:rsidRPr="005A615D" w:rsidR="00157204" w:rsidP="00157204" w:rsidRDefault="00157204" w14:paraId="31D41666" w14:textId="77777777">
            <w:pPr>
              <w:rPr>
                <w:rFonts w:ascii="Courier New" w:hAnsi="Courier New" w:cs="Courier New"/>
                <w:sz w:val="16"/>
                <w:szCs w:val="16"/>
              </w:rPr>
            </w:pPr>
            <w:r w:rsidRPr="005A615D">
              <w:rPr>
                <w:rFonts w:ascii="Courier New" w:hAnsi="Courier New" w:cs="Courier New"/>
                <w:sz w:val="16"/>
                <w:szCs w:val="16"/>
              </w:rPr>
              <w:t xml:space="preserve">    &lt;telecom use="WP" value="tel:+1-(401)539-4321"/&gt;</w:t>
            </w:r>
          </w:p>
          <w:p w:rsidRPr="005A615D" w:rsidR="00157204" w:rsidP="00157204" w:rsidRDefault="00157204" w14:paraId="306C1668" w14:textId="77777777">
            <w:pPr>
              <w:rPr>
                <w:rFonts w:ascii="Courier New" w:hAnsi="Courier New" w:cs="Courier New"/>
                <w:sz w:val="16"/>
                <w:szCs w:val="16"/>
              </w:rPr>
            </w:pPr>
            <w:r w:rsidRPr="005A615D">
              <w:rPr>
                <w:rFonts w:ascii="Courier New" w:hAnsi="Courier New" w:cs="Courier New"/>
                <w:sz w:val="16"/>
                <w:szCs w:val="16"/>
              </w:rPr>
              <w:t xml:space="preserve">    &lt;!-- The provider's preferred Direct Address is the address identified with his practice. See below.--&gt;</w:t>
            </w:r>
          </w:p>
          <w:p w:rsidRPr="005A615D" w:rsidR="00157204" w:rsidP="00157204" w:rsidRDefault="00157204" w14:paraId="3DA454F8" w14:textId="77777777">
            <w:pPr>
              <w:rPr>
                <w:rFonts w:ascii="Courier New" w:hAnsi="Courier New" w:cs="Courier New"/>
                <w:sz w:val="16"/>
                <w:szCs w:val="16"/>
              </w:rPr>
            </w:pPr>
            <w:r w:rsidRPr="005A615D">
              <w:rPr>
                <w:rFonts w:ascii="Courier New" w:hAnsi="Courier New" w:cs="Courier New"/>
                <w:sz w:val="16"/>
                <w:szCs w:val="16"/>
              </w:rPr>
              <w:t xml:space="preserve">    &lt;telecom use="WP" value="mailto:rvhs@rvhs.direct.md"/&gt;</w:t>
            </w:r>
          </w:p>
          <w:p w:rsidRPr="005A615D" w:rsidR="00157204" w:rsidP="00157204" w:rsidRDefault="00157204" w14:paraId="645C88FB" w14:textId="77777777">
            <w:pPr>
              <w:rPr>
                <w:rFonts w:ascii="Courier New" w:hAnsi="Courier New" w:cs="Courier New"/>
                <w:sz w:val="16"/>
                <w:szCs w:val="16"/>
              </w:rPr>
            </w:pPr>
            <w:r w:rsidRPr="005A615D">
              <w:rPr>
                <w:rFonts w:ascii="Courier New" w:hAnsi="Courier New" w:cs="Courier New"/>
                <w:sz w:val="16"/>
                <w:szCs w:val="16"/>
              </w:rPr>
              <w:t xml:space="preserve">    &lt;assignedPerson&gt;</w:t>
            </w:r>
          </w:p>
          <w:p w:rsidRPr="005A615D" w:rsidR="00157204" w:rsidP="00157204" w:rsidRDefault="00157204" w14:paraId="4CFFEBAF" w14:textId="77777777">
            <w:pPr>
              <w:rPr>
                <w:rFonts w:ascii="Courier New" w:hAnsi="Courier New" w:cs="Courier New"/>
                <w:sz w:val="16"/>
                <w:szCs w:val="16"/>
              </w:rPr>
            </w:pPr>
            <w:r w:rsidRPr="005A615D">
              <w:rPr>
                <w:rFonts w:ascii="Courier New" w:hAnsi="Courier New" w:cs="Courier New"/>
                <w:sz w:val="16"/>
                <w:szCs w:val="16"/>
              </w:rPr>
              <w:t xml:space="preserve">        &lt;name&gt;</w:t>
            </w:r>
          </w:p>
          <w:p w:rsidRPr="005A615D" w:rsidR="00157204" w:rsidP="00157204" w:rsidRDefault="00157204" w14:paraId="11018500" w14:textId="77777777">
            <w:pPr>
              <w:rPr>
                <w:rFonts w:ascii="Courier New" w:hAnsi="Courier New" w:cs="Courier New"/>
                <w:sz w:val="16"/>
                <w:szCs w:val="16"/>
              </w:rPr>
            </w:pPr>
            <w:r w:rsidRPr="005A615D">
              <w:rPr>
                <w:rFonts w:ascii="Courier New" w:hAnsi="Courier New" w:cs="Courier New"/>
                <w:sz w:val="16"/>
                <w:szCs w:val="16"/>
              </w:rPr>
              <w:t xml:space="preserve">            &lt;given&gt;Terry&lt;/given&gt;</w:t>
            </w:r>
          </w:p>
          <w:p w:rsidRPr="005A615D" w:rsidR="00157204" w:rsidP="00157204" w:rsidRDefault="00157204" w14:paraId="0257FE1C" w14:textId="77777777">
            <w:pPr>
              <w:rPr>
                <w:rFonts w:ascii="Courier New" w:hAnsi="Courier New" w:cs="Courier New"/>
                <w:sz w:val="16"/>
                <w:szCs w:val="16"/>
              </w:rPr>
            </w:pPr>
            <w:r w:rsidRPr="005A615D">
              <w:rPr>
                <w:rFonts w:ascii="Courier New" w:hAnsi="Courier New" w:cs="Courier New"/>
                <w:sz w:val="16"/>
                <w:szCs w:val="16"/>
              </w:rPr>
              <w:t xml:space="preserve">            &lt;given&gt;A&lt;/given&gt;</w:t>
            </w:r>
          </w:p>
          <w:p w:rsidRPr="005A615D" w:rsidR="00157204" w:rsidP="00157204" w:rsidRDefault="00157204" w14:paraId="04BC38FD" w14:textId="77777777">
            <w:pPr>
              <w:rPr>
                <w:rFonts w:ascii="Courier New" w:hAnsi="Courier New" w:cs="Courier New"/>
                <w:sz w:val="16"/>
                <w:szCs w:val="16"/>
              </w:rPr>
            </w:pPr>
            <w:r w:rsidRPr="005A615D">
              <w:rPr>
                <w:rFonts w:ascii="Courier New" w:hAnsi="Courier New" w:cs="Courier New"/>
                <w:sz w:val="16"/>
                <w:szCs w:val="16"/>
              </w:rPr>
              <w:t xml:space="preserve">            &lt;family&gt;Manning&lt;/family&gt;</w:t>
            </w:r>
          </w:p>
          <w:p w:rsidRPr="005A615D" w:rsidR="00157204" w:rsidP="00157204" w:rsidRDefault="00157204" w14:paraId="43E2F9F5" w14:textId="77777777">
            <w:pPr>
              <w:rPr>
                <w:rFonts w:ascii="Courier New" w:hAnsi="Courier New" w:cs="Courier New"/>
                <w:sz w:val="16"/>
                <w:szCs w:val="16"/>
              </w:rPr>
            </w:pPr>
            <w:r w:rsidRPr="005A615D">
              <w:rPr>
                <w:rFonts w:ascii="Courier New" w:hAnsi="Courier New" w:cs="Courier New"/>
                <w:sz w:val="16"/>
                <w:szCs w:val="16"/>
              </w:rPr>
              <w:t xml:space="preserve">            &lt;delimiter&gt;, &lt;/delimeter&gt;</w:t>
            </w:r>
          </w:p>
          <w:p w:rsidRPr="005A615D" w:rsidR="00157204" w:rsidP="00157204" w:rsidRDefault="00157204" w14:paraId="759C17BD" w14:textId="77777777">
            <w:pPr>
              <w:rPr>
                <w:rFonts w:ascii="Courier New" w:hAnsi="Courier New" w:cs="Courier New"/>
                <w:sz w:val="16"/>
                <w:szCs w:val="16"/>
              </w:rPr>
            </w:pPr>
            <w:r w:rsidRPr="005A615D">
              <w:rPr>
                <w:rFonts w:ascii="Courier New" w:hAnsi="Courier New" w:cs="Courier New"/>
                <w:sz w:val="16"/>
                <w:szCs w:val="16"/>
              </w:rPr>
              <w:t xml:space="preserve">            &lt;suffix&gt;MD&lt;/suffix&gt;</w:t>
            </w:r>
          </w:p>
          <w:p w:rsidRPr="005A615D" w:rsidR="00157204" w:rsidP="00157204" w:rsidRDefault="00157204" w14:paraId="0047A639" w14:textId="77777777">
            <w:pPr>
              <w:rPr>
                <w:rFonts w:ascii="Courier New" w:hAnsi="Courier New" w:cs="Courier New"/>
                <w:sz w:val="16"/>
                <w:szCs w:val="16"/>
              </w:rPr>
            </w:pPr>
            <w:r w:rsidRPr="005A615D">
              <w:rPr>
                <w:rFonts w:ascii="Courier New" w:hAnsi="Courier New" w:cs="Courier New"/>
                <w:sz w:val="16"/>
                <w:szCs w:val="16"/>
              </w:rPr>
              <w:t xml:space="preserve">        &lt;/name&gt;</w:t>
            </w:r>
          </w:p>
          <w:p w:rsidRPr="005A615D" w:rsidR="00157204" w:rsidP="00157204" w:rsidRDefault="00157204" w14:paraId="57C09639" w14:textId="77777777">
            <w:pPr>
              <w:rPr>
                <w:rFonts w:ascii="Courier New" w:hAnsi="Courier New" w:cs="Courier New"/>
                <w:sz w:val="16"/>
                <w:szCs w:val="16"/>
              </w:rPr>
            </w:pPr>
            <w:r w:rsidRPr="005A615D">
              <w:rPr>
                <w:rFonts w:ascii="Courier New" w:hAnsi="Courier New" w:cs="Courier New"/>
                <w:sz w:val="16"/>
                <w:szCs w:val="16"/>
              </w:rPr>
              <w:t xml:space="preserve">     &lt;/assignedPerson&gt;</w:t>
            </w:r>
          </w:p>
          <w:p w:rsidRPr="005A615D" w:rsidR="00157204" w:rsidP="00157204" w:rsidRDefault="00157204" w14:paraId="124FE76C" w14:textId="77777777">
            <w:pPr>
              <w:rPr>
                <w:rFonts w:ascii="Courier New" w:hAnsi="Courier New" w:cs="Courier New"/>
                <w:sz w:val="16"/>
                <w:szCs w:val="16"/>
              </w:rPr>
            </w:pPr>
            <w:r w:rsidRPr="005A615D">
              <w:rPr>
                <w:rFonts w:ascii="Courier New" w:hAnsi="Courier New" w:cs="Courier New"/>
                <w:sz w:val="16"/>
                <w:szCs w:val="16"/>
              </w:rPr>
              <w:t xml:space="preserve">     &lt;representedOrganization&gt;</w:t>
            </w:r>
          </w:p>
          <w:p w:rsidRPr="005A615D" w:rsidR="00157204" w:rsidP="00157204" w:rsidRDefault="00157204" w14:paraId="1E6DCC83" w14:textId="77777777">
            <w:pPr>
              <w:rPr>
                <w:rFonts w:ascii="Courier New" w:hAnsi="Courier New" w:cs="Courier New"/>
                <w:sz w:val="16"/>
                <w:szCs w:val="16"/>
              </w:rPr>
            </w:pPr>
            <w:r w:rsidRPr="005A615D">
              <w:rPr>
                <w:rFonts w:ascii="Courier New" w:hAnsi="Courier New" w:cs="Courier New"/>
                <w:sz w:val="16"/>
                <w:szCs w:val="16"/>
              </w:rPr>
              <w:t xml:space="preserve">        &lt;id extension="334" root="1.3.6.1.4.1.22812.4.222.334"/&gt;</w:t>
            </w:r>
          </w:p>
          <w:p w:rsidRPr="005A615D" w:rsidR="00157204" w:rsidP="00157204" w:rsidRDefault="00157204" w14:paraId="754B92DB" w14:textId="77777777">
            <w:pPr>
              <w:rPr>
                <w:rFonts w:ascii="Courier New" w:hAnsi="Courier New" w:cs="Courier New"/>
                <w:sz w:val="16"/>
                <w:szCs w:val="16"/>
              </w:rPr>
            </w:pPr>
            <w:r w:rsidRPr="005A615D">
              <w:rPr>
                <w:rFonts w:ascii="Courier New" w:hAnsi="Courier New" w:cs="Courier New"/>
                <w:sz w:val="16"/>
                <w:szCs w:val="16"/>
              </w:rPr>
              <w:t xml:space="preserve">        &lt;!-- This is a public id where the root is registered to indicate the National Provider ID --&gt;</w:t>
            </w:r>
          </w:p>
          <w:p w:rsidRPr="005A615D" w:rsidR="00157204" w:rsidP="00157204" w:rsidRDefault="00157204" w14:paraId="6F4DD085" w14:textId="77777777">
            <w:pPr>
              <w:rPr>
                <w:rFonts w:ascii="Courier New" w:hAnsi="Courier New" w:cs="Courier New"/>
                <w:sz w:val="16"/>
                <w:szCs w:val="16"/>
              </w:rPr>
            </w:pPr>
            <w:r w:rsidRPr="005A615D">
              <w:rPr>
                <w:rFonts w:ascii="Courier New" w:hAnsi="Courier New" w:cs="Courier New"/>
                <w:sz w:val="16"/>
                <w:szCs w:val="16"/>
              </w:rPr>
              <w:t xml:space="preserve">        &lt;!-- Based on context, this is the NPI of the organization --&gt;</w:t>
            </w:r>
          </w:p>
          <w:p w:rsidRPr="005A615D" w:rsidR="00157204" w:rsidP="00157204" w:rsidRDefault="00157204" w14:paraId="17456CFD" w14:textId="77777777">
            <w:pPr>
              <w:rPr>
                <w:rFonts w:ascii="Courier New" w:hAnsi="Courier New" w:cs="Courier New"/>
                <w:sz w:val="16"/>
                <w:szCs w:val="16"/>
              </w:rPr>
            </w:pPr>
            <w:r w:rsidRPr="005A615D">
              <w:rPr>
                <w:rFonts w:ascii="Courier New" w:hAnsi="Courier New" w:cs="Courier New"/>
                <w:sz w:val="16"/>
                <w:szCs w:val="16"/>
              </w:rPr>
              <w:t xml:space="preserve">        &lt;id root="2.16.840.1.113883.4.6" extension="9999999999"</w:t>
            </w:r>
          </w:p>
          <w:p w:rsidRPr="005A615D" w:rsidR="00157204" w:rsidP="00157204" w:rsidRDefault="00157204" w14:paraId="5D72E453" w14:textId="77777777">
            <w:pPr>
              <w:rPr>
                <w:rFonts w:ascii="Courier New" w:hAnsi="Courier New" w:cs="Courier New"/>
                <w:sz w:val="16"/>
                <w:szCs w:val="16"/>
              </w:rPr>
            </w:pPr>
            <w:r w:rsidRPr="005A615D">
              <w:rPr>
                <w:rFonts w:ascii="Courier New" w:hAnsi="Courier New" w:cs="Courier New"/>
                <w:sz w:val="16"/>
                <w:szCs w:val="16"/>
              </w:rPr>
              <w:t xml:space="preserve">              assigningAuthorityName="National Provider ID"/&gt;</w:t>
            </w:r>
          </w:p>
          <w:p w:rsidRPr="005A615D" w:rsidR="00157204" w:rsidP="00157204" w:rsidRDefault="00157204" w14:paraId="1BAE29C2" w14:textId="77777777">
            <w:pPr>
              <w:rPr>
                <w:rFonts w:ascii="Courier New" w:hAnsi="Courier New" w:cs="Courier New"/>
                <w:sz w:val="16"/>
                <w:szCs w:val="16"/>
              </w:rPr>
            </w:pPr>
            <w:r w:rsidRPr="005A615D">
              <w:rPr>
                <w:rFonts w:ascii="Courier New" w:hAnsi="Courier New" w:cs="Courier New"/>
                <w:sz w:val="16"/>
                <w:szCs w:val="16"/>
              </w:rPr>
              <w:t xml:space="preserve">        &lt;!-- This is a public id where the root indicates this is a Provider Direct Address. --&gt;</w:t>
            </w:r>
          </w:p>
          <w:p w:rsidRPr="005A615D" w:rsidR="00157204" w:rsidP="00157204" w:rsidRDefault="00157204" w14:paraId="0384B6A5" w14:textId="547BDD57">
            <w:pPr>
              <w:rPr>
                <w:rFonts w:ascii="Courier New" w:hAnsi="Courier New" w:cs="Courier New"/>
                <w:sz w:val="16"/>
                <w:szCs w:val="16"/>
              </w:rPr>
            </w:pPr>
            <w:r w:rsidRPr="005A615D">
              <w:rPr>
                <w:rFonts w:ascii="Courier New" w:hAnsi="Courier New" w:cs="Courier New"/>
                <w:sz w:val="16"/>
                <w:szCs w:val="16"/>
              </w:rPr>
              <w:t xml:space="preserve">        &lt;!-- root="1.3.6.1.4.1.41179.2.1" is the assigning</w:t>
            </w:r>
            <w:r w:rsidR="00C765ED">
              <w:rPr>
                <w:rFonts w:ascii="Courier New" w:hAnsi="Courier New" w:cs="Courier New"/>
                <w:sz w:val="16"/>
                <w:szCs w:val="16"/>
              </w:rPr>
              <w:t>Authority</w:t>
            </w:r>
            <w:r w:rsidRPr="005A615D">
              <w:rPr>
                <w:rFonts w:ascii="Courier New" w:hAnsi="Courier New" w:cs="Courier New"/>
                <w:sz w:val="16"/>
                <w:szCs w:val="16"/>
              </w:rPr>
              <w:t xml:space="preserve">Name for </w:t>
            </w:r>
          </w:p>
          <w:p w:rsidRPr="005A615D" w:rsidR="00157204" w:rsidP="00157204" w:rsidRDefault="00157204" w14:paraId="155F9024" w14:textId="77777777">
            <w:pPr>
              <w:rPr>
                <w:rFonts w:ascii="Courier New" w:hAnsi="Courier New" w:cs="Courier New"/>
                <w:sz w:val="16"/>
                <w:szCs w:val="16"/>
              </w:rPr>
            </w:pPr>
            <w:r w:rsidRPr="005A615D">
              <w:rPr>
                <w:rFonts w:ascii="Courier New" w:hAnsi="Courier New" w:cs="Courier New"/>
                <w:sz w:val="16"/>
                <w:szCs w:val="16"/>
              </w:rPr>
              <w:t xml:space="preserve">         Direct Trust's Covered Entity addresses "DT.org CE" --&gt;</w:t>
            </w:r>
          </w:p>
          <w:p w:rsidRPr="005A615D" w:rsidR="00157204" w:rsidP="00157204" w:rsidRDefault="00157204" w14:paraId="0E297166" w14:textId="769817F6">
            <w:pPr>
              <w:rPr>
                <w:rFonts w:ascii="Courier New" w:hAnsi="Courier New" w:cs="Courier New"/>
                <w:sz w:val="16"/>
                <w:szCs w:val="16"/>
              </w:rPr>
            </w:pPr>
            <w:r w:rsidRPr="005A615D">
              <w:rPr>
                <w:rFonts w:ascii="Courier New" w:hAnsi="Courier New" w:cs="Courier New"/>
                <w:sz w:val="16"/>
                <w:szCs w:val="16"/>
              </w:rPr>
              <w:t xml:space="preserve">        &lt;id root="1.3.6.1.4.1.41179.2.1" extension="rvhs@rvhs.direct.md" assigning</w:t>
            </w:r>
            <w:r w:rsidR="00C765ED">
              <w:rPr>
                <w:rFonts w:ascii="Courier New" w:hAnsi="Courier New" w:cs="Courier New"/>
                <w:sz w:val="16"/>
                <w:szCs w:val="16"/>
              </w:rPr>
              <w:t>Authority</w:t>
            </w:r>
            <w:r w:rsidRPr="005A615D">
              <w:rPr>
                <w:rFonts w:ascii="Courier New" w:hAnsi="Courier New" w:cs="Courier New"/>
                <w:sz w:val="16"/>
                <w:szCs w:val="16"/>
              </w:rPr>
              <w:t>Name="DT.org CE (Covered Entity)"/&gt;</w:t>
            </w:r>
          </w:p>
          <w:p w:rsidRPr="005A615D" w:rsidR="00157204" w:rsidP="00157204" w:rsidRDefault="00157204" w14:paraId="66F011FF" w14:textId="77777777">
            <w:pPr>
              <w:rPr>
                <w:rFonts w:ascii="Courier New" w:hAnsi="Courier New" w:cs="Courier New"/>
                <w:sz w:val="16"/>
                <w:szCs w:val="16"/>
              </w:rPr>
            </w:pPr>
            <w:r w:rsidRPr="005A615D">
              <w:rPr>
                <w:rFonts w:ascii="Courier New" w:hAnsi="Courier New" w:cs="Courier New"/>
                <w:sz w:val="16"/>
                <w:szCs w:val="16"/>
              </w:rPr>
              <w:t xml:space="preserve">        &lt;name&gt;River View Health Services&lt;/name&gt;</w:t>
            </w:r>
          </w:p>
          <w:p w:rsidRPr="005A615D" w:rsidR="00157204" w:rsidP="00157204" w:rsidRDefault="00157204" w14:paraId="22EF4977" w14:textId="77777777">
            <w:pPr>
              <w:rPr>
                <w:rFonts w:ascii="Courier New" w:hAnsi="Courier New" w:cs="Courier New"/>
                <w:sz w:val="16"/>
                <w:szCs w:val="16"/>
              </w:rPr>
            </w:pPr>
            <w:r w:rsidRPr="005A615D">
              <w:rPr>
                <w:rFonts w:ascii="Courier New" w:hAnsi="Courier New" w:cs="Courier New"/>
                <w:sz w:val="16"/>
                <w:szCs w:val="16"/>
              </w:rPr>
              <w:t xml:space="preserve">        &lt;telecom use="WP" value="tel:+1-(401)539-4321"/&gt;</w:t>
            </w:r>
          </w:p>
          <w:p w:rsidRPr="005A615D" w:rsidR="00157204" w:rsidP="00157204" w:rsidRDefault="00157204" w14:paraId="50E22E4D" w14:textId="77777777">
            <w:pPr>
              <w:rPr>
                <w:rFonts w:ascii="Courier New" w:hAnsi="Courier New" w:cs="Courier New"/>
                <w:sz w:val="16"/>
                <w:szCs w:val="16"/>
              </w:rPr>
            </w:pPr>
            <w:r w:rsidRPr="005A615D">
              <w:rPr>
                <w:rFonts w:ascii="Courier New" w:hAnsi="Courier New" w:cs="Courier New"/>
                <w:sz w:val="16"/>
                <w:szCs w:val="16"/>
              </w:rPr>
              <w:t xml:space="preserve">        &lt;telecom use="WP" value="mailto:rvhs@rvhs.direct.md"/&gt;</w:t>
            </w:r>
          </w:p>
          <w:p w:rsidRPr="005A615D" w:rsidR="00157204" w:rsidP="00157204" w:rsidRDefault="00157204" w14:paraId="1017122C" w14:textId="77777777">
            <w:pPr>
              <w:rPr>
                <w:rFonts w:ascii="Courier New" w:hAnsi="Courier New" w:cs="Courier New"/>
                <w:sz w:val="16"/>
                <w:szCs w:val="16"/>
              </w:rPr>
            </w:pPr>
            <w:r w:rsidRPr="005A615D">
              <w:rPr>
                <w:rFonts w:ascii="Courier New" w:hAnsi="Courier New" w:cs="Courier New"/>
                <w:sz w:val="16"/>
                <w:szCs w:val="16"/>
              </w:rPr>
              <w:t xml:space="preserve">        &lt;addr&gt;</w:t>
            </w:r>
          </w:p>
          <w:p w:rsidRPr="005A615D" w:rsidR="00157204" w:rsidP="00157204" w:rsidRDefault="00157204" w14:paraId="6020DF6D" w14:textId="77777777">
            <w:pPr>
              <w:rPr>
                <w:rFonts w:ascii="Courier New" w:hAnsi="Courier New" w:cs="Courier New"/>
                <w:sz w:val="16"/>
                <w:szCs w:val="16"/>
              </w:rPr>
            </w:pPr>
            <w:r w:rsidRPr="005A615D">
              <w:rPr>
                <w:rFonts w:ascii="Courier New" w:hAnsi="Courier New" w:cs="Courier New"/>
                <w:sz w:val="16"/>
                <w:szCs w:val="16"/>
              </w:rPr>
              <w:t xml:space="preserve">          &lt;streetAddressLine&gt;823 Main Street&lt;/streetAddressLine&gt;</w:t>
            </w:r>
          </w:p>
          <w:p w:rsidRPr="005A615D" w:rsidR="00157204" w:rsidP="00157204" w:rsidRDefault="00157204" w14:paraId="68283056" w14:textId="77777777">
            <w:pPr>
              <w:rPr>
                <w:rFonts w:ascii="Courier New" w:hAnsi="Courier New" w:cs="Courier New"/>
                <w:sz w:val="16"/>
                <w:szCs w:val="16"/>
              </w:rPr>
            </w:pPr>
            <w:r w:rsidRPr="005A615D">
              <w:rPr>
                <w:rFonts w:ascii="Courier New" w:hAnsi="Courier New" w:cs="Courier New"/>
                <w:sz w:val="16"/>
                <w:szCs w:val="16"/>
              </w:rPr>
              <w:t xml:space="preserve">          &lt;city&gt;River Valley&lt;/city&gt;</w:t>
            </w:r>
          </w:p>
          <w:p w:rsidRPr="005A615D" w:rsidR="00157204" w:rsidP="00157204" w:rsidRDefault="00157204" w14:paraId="68D347FA" w14:textId="77777777">
            <w:pPr>
              <w:rPr>
                <w:rFonts w:ascii="Courier New" w:hAnsi="Courier New" w:cs="Courier New"/>
                <w:sz w:val="16"/>
                <w:szCs w:val="16"/>
              </w:rPr>
            </w:pPr>
            <w:r w:rsidRPr="005A615D">
              <w:rPr>
                <w:rFonts w:ascii="Courier New" w:hAnsi="Courier New" w:cs="Courier New"/>
                <w:sz w:val="16"/>
                <w:szCs w:val="16"/>
              </w:rPr>
              <w:t xml:space="preserve">          &lt;state&gt;RI&lt;/state&gt;</w:t>
            </w:r>
          </w:p>
          <w:p w:rsidRPr="005A615D" w:rsidR="00157204" w:rsidP="00157204" w:rsidRDefault="00157204" w14:paraId="0C7D41E0" w14:textId="77777777">
            <w:pPr>
              <w:rPr>
                <w:rFonts w:ascii="Courier New" w:hAnsi="Courier New" w:cs="Courier New"/>
                <w:sz w:val="16"/>
                <w:szCs w:val="16"/>
              </w:rPr>
            </w:pPr>
            <w:r w:rsidRPr="005A615D">
              <w:rPr>
                <w:rFonts w:ascii="Courier New" w:hAnsi="Courier New" w:cs="Courier New"/>
                <w:sz w:val="16"/>
                <w:szCs w:val="16"/>
              </w:rPr>
              <w:t xml:space="preserve">          &lt;postalCode&gt;028321&lt;/postalCode&gt;</w:t>
            </w:r>
          </w:p>
          <w:p w:rsidRPr="005A615D" w:rsidR="00157204" w:rsidP="00157204" w:rsidRDefault="00157204" w14:paraId="3C54F21C" w14:textId="77777777">
            <w:pPr>
              <w:rPr>
                <w:rFonts w:ascii="Courier New" w:hAnsi="Courier New" w:cs="Courier New"/>
                <w:sz w:val="16"/>
                <w:szCs w:val="16"/>
              </w:rPr>
            </w:pPr>
            <w:r w:rsidRPr="005A615D">
              <w:rPr>
                <w:rFonts w:ascii="Courier New" w:hAnsi="Courier New" w:cs="Courier New"/>
                <w:sz w:val="16"/>
                <w:szCs w:val="16"/>
              </w:rPr>
              <w:t xml:space="preserve">          &lt;country&gt;US&lt;/country&gt;</w:t>
            </w:r>
          </w:p>
          <w:p w:rsidRPr="005A615D" w:rsidR="00157204" w:rsidP="00157204" w:rsidRDefault="00157204" w14:paraId="21D8FDCE" w14:textId="77777777">
            <w:pPr>
              <w:rPr>
                <w:rFonts w:ascii="Courier New" w:hAnsi="Courier New" w:cs="Courier New"/>
                <w:sz w:val="16"/>
                <w:szCs w:val="16"/>
              </w:rPr>
            </w:pPr>
            <w:r w:rsidRPr="005A615D">
              <w:rPr>
                <w:rFonts w:ascii="Courier New" w:hAnsi="Courier New" w:cs="Courier New"/>
                <w:sz w:val="16"/>
                <w:szCs w:val="16"/>
              </w:rPr>
              <w:t xml:space="preserve">        &lt;/addr&gt;</w:t>
            </w:r>
          </w:p>
          <w:p w:rsidRPr="005A615D" w:rsidR="00157204" w:rsidP="00157204" w:rsidRDefault="00157204" w14:paraId="1C8D9550" w14:textId="77777777">
            <w:pPr>
              <w:rPr>
                <w:rFonts w:ascii="Courier New" w:hAnsi="Courier New" w:cs="Courier New"/>
                <w:sz w:val="16"/>
                <w:szCs w:val="16"/>
              </w:rPr>
            </w:pPr>
            <w:r w:rsidRPr="005A615D">
              <w:rPr>
                <w:rFonts w:ascii="Courier New" w:hAnsi="Courier New" w:cs="Courier New"/>
                <w:sz w:val="16"/>
                <w:szCs w:val="16"/>
              </w:rPr>
              <w:t xml:space="preserve">      &lt;/representedOrganization&gt;</w:t>
            </w:r>
          </w:p>
          <w:p w:rsidRPr="005A615D" w:rsidR="00157204" w:rsidP="00157204" w:rsidRDefault="00157204" w14:paraId="7EA5F0DB" w14:textId="77777777">
            <w:pPr>
              <w:rPr>
                <w:rFonts w:ascii="Courier New" w:hAnsi="Courier New" w:cs="Courier New"/>
                <w:sz w:val="16"/>
                <w:szCs w:val="16"/>
              </w:rPr>
            </w:pPr>
            <w:r w:rsidRPr="005A615D">
              <w:rPr>
                <w:rFonts w:ascii="Courier New" w:hAnsi="Courier New" w:cs="Courier New"/>
                <w:sz w:val="16"/>
                <w:szCs w:val="16"/>
              </w:rPr>
              <w:t xml:space="preserve">   &lt;/assignedAuthor&gt;</w:t>
            </w:r>
          </w:p>
          <w:p w:rsidRPr="005A615D" w:rsidR="00157204" w:rsidP="00157204" w:rsidRDefault="00157204" w14:paraId="3F15F6BF" w14:textId="77777777">
            <w:pPr>
              <w:rPr>
                <w:rFonts w:ascii="Courier New" w:hAnsi="Courier New" w:cs="Courier New"/>
                <w:sz w:val="16"/>
                <w:szCs w:val="16"/>
              </w:rPr>
            </w:pPr>
            <w:r w:rsidRPr="005A615D">
              <w:rPr>
                <w:rFonts w:ascii="Courier New" w:hAnsi="Courier New" w:cs="Courier New"/>
                <w:sz w:val="16"/>
                <w:szCs w:val="16"/>
              </w:rPr>
              <w:t>&lt;/author&gt;</w:t>
            </w:r>
          </w:p>
          <w:p w:rsidRPr="005A615D" w:rsidR="00157204" w:rsidP="00157204" w:rsidRDefault="00157204" w14:paraId="48A7DA86" w14:textId="77777777">
            <w:pPr>
              <w:rPr>
                <w:rFonts w:ascii="Courier New" w:hAnsi="Courier New" w:cs="Courier New"/>
                <w:sz w:val="16"/>
                <w:szCs w:val="16"/>
              </w:rPr>
            </w:pPr>
            <w:r w:rsidRPr="005A615D">
              <w:rPr>
                <w:rFonts w:ascii="Courier New" w:hAnsi="Courier New" w:cs="Courier New"/>
                <w:sz w:val="16"/>
                <w:szCs w:val="16"/>
              </w:rPr>
              <w:t>&lt;!--  end of the appropriate role block --&gt;</w:t>
            </w:r>
          </w:p>
          <w:p w:rsidRPr="009F13BB" w:rsidR="00157204" w:rsidP="00157204" w:rsidRDefault="00157204" w14:paraId="6A77180D" w14:textId="77777777">
            <w:pPr>
              <w:rPr>
                <w:rFonts w:cs="Calibri"/>
                <w:color w:val="000000"/>
              </w:rPr>
            </w:pPr>
          </w:p>
        </w:tc>
      </w:tr>
    </w:tbl>
    <w:p w:rsidR="00157204" w:rsidP="00157204" w:rsidRDefault="00157204" w14:paraId="0F8588A8" w14:textId="77777777"/>
    <w:p w:rsidRPr="009F13BB" w:rsidR="00157204" w:rsidP="00157204" w:rsidRDefault="00157204" w14:paraId="10D85F4A" w14:textId="77777777">
      <w:pPr>
        <w:rPr>
          <w:rFonts w:cs="Calibri"/>
        </w:rPr>
      </w:pPr>
      <w:r w:rsidRPr="003A3D50">
        <w:rPr>
          <w:rFonts w:cs="Calibri"/>
        </w:rPr>
        <w:t>If a provider’s NPI number is not know</w:t>
      </w:r>
      <w:r w:rsidR="00863460">
        <w:rPr>
          <w:rFonts w:cs="Calibri"/>
        </w:rPr>
        <w:t>n</w:t>
      </w:r>
      <w:r w:rsidRPr="003A3D50">
        <w:rPr>
          <w:rFonts w:cs="Calibri"/>
        </w:rPr>
        <w:t>, it can be represented using a nullFlavor of UNK. However</w:t>
      </w:r>
      <w:r w:rsidR="00863460">
        <w:rPr>
          <w:rFonts w:cs="Calibri"/>
        </w:rPr>
        <w:t>,</w:t>
      </w:r>
      <w:r w:rsidRPr="003A3D50">
        <w:rPr>
          <w:rFonts w:cs="Calibri"/>
        </w:rPr>
        <w:t xml:space="preserve"> is it important to note the id’s populated with a nullFlavor cannot me used as a globally unique identifier.</w:t>
      </w:r>
    </w:p>
    <w:p w:rsidRPr="003A3D50" w:rsidR="00157204" w:rsidP="003A3D50" w:rsidRDefault="00157204" w14:paraId="57CC4D95" w14:textId="77777777">
      <w:pPr>
        <w:tabs>
          <w:tab w:val="left" w:pos="450"/>
        </w:tabs>
        <w:rPr>
          <w:rFonts w:cs="Calibri"/>
        </w:rPr>
      </w:pPr>
    </w:p>
    <w:p w:rsidR="00157204" w:rsidP="003A3D50" w:rsidRDefault="00157204" w14:paraId="53C933B4" w14:textId="01CFB93E">
      <w:pPr>
        <w:pStyle w:val="Caption"/>
        <w:keepNext/>
        <w:spacing w:after="0"/>
      </w:pPr>
      <w:bookmarkStart w:name="_Toc118898735" w:id="518"/>
      <w:bookmarkStart w:name="_Toc119939937" w:id="519"/>
      <w:bookmarkStart w:name="_Toc135312969" w:id="520"/>
      <w:r>
        <w:t xml:space="preserve">Example </w:t>
      </w:r>
      <w:r>
        <w:fldChar w:fldCharType="begin"/>
      </w:r>
      <w:r>
        <w:instrText>SEQ Example \* ARABIC</w:instrText>
      </w:r>
      <w:r>
        <w:fldChar w:fldCharType="separate"/>
      </w:r>
      <w:r w:rsidR="00DC1072">
        <w:rPr>
          <w:noProof/>
        </w:rPr>
        <w:t>14</w:t>
      </w:r>
      <w:r>
        <w:fldChar w:fldCharType="end"/>
      </w:r>
      <w:r>
        <w:t xml:space="preserve">: </w:t>
      </w:r>
      <w:r w:rsidRPr="00A66C06">
        <w:t>Provider with an unknown NPI number.</w:t>
      </w:r>
      <w:bookmarkEnd w:id="518"/>
      <w:bookmarkEnd w:id="519"/>
      <w:bookmarkEnd w:id="520"/>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Pr="009F13BB" w:rsidR="00157204" w:rsidTr="009F13BB" w14:paraId="67D7CE66" w14:textId="77777777">
        <w:tc>
          <w:tcPr>
            <w:tcW w:w="9576" w:type="dxa"/>
            <w:shd w:val="clear" w:color="auto" w:fill="auto"/>
          </w:tcPr>
          <w:p w:rsidRPr="005A615D" w:rsidR="00157204" w:rsidP="00157204" w:rsidRDefault="00157204" w14:paraId="68D173C7" w14:textId="77777777">
            <w:pPr>
              <w:rPr>
                <w:rFonts w:ascii="Courier New" w:hAnsi="Courier New" w:cs="Courier New"/>
                <w:sz w:val="16"/>
                <w:szCs w:val="16"/>
              </w:rPr>
            </w:pPr>
            <w:r w:rsidRPr="0083506C">
              <w:rPr>
                <w:rFonts w:ascii="Courier New" w:hAnsi="Courier New" w:cs="Courier New"/>
                <w:sz w:val="16"/>
                <w:szCs w:val="16"/>
              </w:rPr>
              <w:t>&lt;assigne</w:t>
            </w:r>
            <w:r w:rsidRPr="005A615D">
              <w:rPr>
                <w:rFonts w:ascii="Courier New" w:hAnsi="Courier New" w:cs="Courier New"/>
                <w:sz w:val="16"/>
                <w:szCs w:val="16"/>
              </w:rPr>
              <w:t>dAuthor&gt;</w:t>
            </w:r>
          </w:p>
          <w:p w:rsidRPr="005A615D" w:rsidR="00157204" w:rsidP="00157204" w:rsidRDefault="00157204" w14:paraId="46538F01" w14:textId="77777777">
            <w:pPr>
              <w:rPr>
                <w:rFonts w:ascii="Courier New" w:hAnsi="Courier New" w:cs="Courier New"/>
                <w:sz w:val="16"/>
                <w:szCs w:val="16"/>
              </w:rPr>
            </w:pPr>
            <w:r w:rsidRPr="005A615D">
              <w:rPr>
                <w:rFonts w:ascii="Courier New" w:hAnsi="Courier New" w:cs="Courier New"/>
                <w:sz w:val="16"/>
                <w:szCs w:val="16"/>
              </w:rPr>
              <w:t xml:space="preserve">    &lt;!-- This is a public id where the root is registered to indicate the National Provider ID --&gt;</w:t>
            </w:r>
          </w:p>
          <w:p w:rsidRPr="005A615D" w:rsidR="00157204" w:rsidP="00157204" w:rsidRDefault="00157204" w14:paraId="0EA200EB" w14:textId="77777777">
            <w:pPr>
              <w:rPr>
                <w:rFonts w:ascii="Courier New" w:hAnsi="Courier New" w:cs="Courier New"/>
                <w:sz w:val="16"/>
                <w:szCs w:val="16"/>
              </w:rPr>
            </w:pPr>
            <w:r w:rsidRPr="005A615D">
              <w:rPr>
                <w:rFonts w:ascii="Courier New" w:hAnsi="Courier New" w:cs="Courier New"/>
                <w:sz w:val="16"/>
                <w:szCs w:val="16"/>
              </w:rPr>
              <w:t xml:space="preserve">    &lt;!—Use nullFlavor UNK if the provider’s NPI number is not known. --&gt;</w:t>
            </w:r>
          </w:p>
          <w:p w:rsidRPr="005A615D" w:rsidR="00157204" w:rsidP="00157204" w:rsidRDefault="00157204" w14:paraId="7809EBE5" w14:textId="245645EE">
            <w:pPr>
              <w:rPr>
                <w:rFonts w:ascii="Courier New" w:hAnsi="Courier New" w:cs="Courier New"/>
                <w:sz w:val="16"/>
                <w:szCs w:val="16"/>
              </w:rPr>
            </w:pPr>
            <w:r w:rsidRPr="005A615D">
              <w:rPr>
                <w:rFonts w:ascii="Courier New" w:hAnsi="Courier New" w:cs="Courier New"/>
                <w:sz w:val="16"/>
                <w:szCs w:val="16"/>
              </w:rPr>
              <w:t xml:space="preserve">    &lt;id root="2.16.840.1.113883.4.6" nullFlavor</w:t>
            </w:r>
            <w:r w:rsidRPr="005A615D" w:rsidR="00947B4B">
              <w:rPr>
                <w:rFonts w:ascii="Courier New" w:hAnsi="Courier New" w:cs="Courier New"/>
                <w:sz w:val="16"/>
                <w:szCs w:val="16"/>
              </w:rPr>
              <w:t>=</w:t>
            </w:r>
            <w:r w:rsidR="00947B4B">
              <w:rPr>
                <w:rFonts w:ascii="Courier New" w:hAnsi="Courier New" w:cs="Courier New"/>
                <w:sz w:val="16"/>
                <w:szCs w:val="16"/>
              </w:rPr>
              <w:t>"</w:t>
            </w:r>
            <w:r w:rsidRPr="005A615D">
              <w:rPr>
                <w:rFonts w:ascii="Courier New" w:hAnsi="Courier New" w:cs="Courier New"/>
                <w:sz w:val="16"/>
                <w:szCs w:val="16"/>
              </w:rPr>
              <w:t>UNK</w:t>
            </w:r>
            <w:r w:rsidR="00947B4B">
              <w:rPr>
                <w:rFonts w:ascii="Courier New" w:hAnsi="Courier New" w:cs="Courier New"/>
                <w:sz w:val="16"/>
                <w:szCs w:val="16"/>
              </w:rPr>
              <w:t>"</w:t>
            </w:r>
          </w:p>
          <w:p w:rsidRPr="005A615D" w:rsidR="00157204" w:rsidP="00157204" w:rsidRDefault="00157204" w14:paraId="2FAB96B2" w14:textId="77777777">
            <w:pPr>
              <w:rPr>
                <w:rFonts w:ascii="Courier New" w:hAnsi="Courier New" w:cs="Courier New"/>
                <w:sz w:val="16"/>
                <w:szCs w:val="16"/>
              </w:rPr>
            </w:pPr>
            <w:r w:rsidRPr="005A615D">
              <w:rPr>
                <w:rFonts w:ascii="Courier New" w:hAnsi="Courier New" w:cs="Courier New"/>
                <w:sz w:val="16"/>
                <w:szCs w:val="16"/>
              </w:rPr>
              <w:t xml:space="preserve">      assigningAuthorityName="National Provider ID"/&gt;</w:t>
            </w:r>
          </w:p>
          <w:p w:rsidRPr="005A615D" w:rsidR="00157204" w:rsidP="00157204" w:rsidRDefault="00157204" w14:paraId="64C0F0B8" w14:textId="77777777">
            <w:pPr>
              <w:rPr>
                <w:rFonts w:ascii="Courier New" w:hAnsi="Courier New" w:cs="Courier New"/>
                <w:sz w:val="16"/>
                <w:szCs w:val="16"/>
              </w:rPr>
            </w:pPr>
            <w:r w:rsidRPr="005A615D">
              <w:rPr>
                <w:rFonts w:ascii="Courier New" w:hAnsi="Courier New" w:cs="Courier New"/>
                <w:sz w:val="16"/>
                <w:szCs w:val="16"/>
              </w:rPr>
              <w:t xml:space="preserve">    &lt;!-- This is a public id where the root indicates this is a Provider Direct Address. --&gt;</w:t>
            </w:r>
          </w:p>
          <w:p w:rsidRPr="005A615D" w:rsidR="00157204" w:rsidP="00157204" w:rsidRDefault="00157204" w14:paraId="58DFBCAD" w14:textId="43DC2EFB">
            <w:pPr>
              <w:rPr>
                <w:rFonts w:ascii="Courier New" w:hAnsi="Courier New" w:cs="Courier New"/>
                <w:sz w:val="16"/>
                <w:szCs w:val="16"/>
              </w:rPr>
            </w:pPr>
            <w:r w:rsidRPr="005A615D">
              <w:rPr>
                <w:rFonts w:ascii="Courier New" w:hAnsi="Courier New" w:cs="Courier New"/>
                <w:sz w:val="16"/>
                <w:szCs w:val="16"/>
              </w:rPr>
              <w:t xml:space="preserve">    &lt;!-- root="1.3.6.1.4.1.41179.2.1" is the assigning</w:t>
            </w:r>
            <w:r w:rsidR="00C765ED">
              <w:rPr>
                <w:rFonts w:ascii="Courier New" w:hAnsi="Courier New" w:cs="Courier New"/>
                <w:sz w:val="16"/>
                <w:szCs w:val="16"/>
              </w:rPr>
              <w:t>Authority</w:t>
            </w:r>
            <w:r w:rsidRPr="005A615D">
              <w:rPr>
                <w:rFonts w:ascii="Courier New" w:hAnsi="Courier New" w:cs="Courier New"/>
                <w:sz w:val="16"/>
                <w:szCs w:val="16"/>
              </w:rPr>
              <w:t xml:space="preserve">Name for </w:t>
            </w:r>
          </w:p>
          <w:p w:rsidRPr="005A615D" w:rsidR="00157204" w:rsidP="00157204" w:rsidRDefault="00157204" w14:paraId="1A562007" w14:textId="77777777">
            <w:pPr>
              <w:rPr>
                <w:rFonts w:ascii="Courier New" w:hAnsi="Courier New" w:cs="Courier New"/>
                <w:sz w:val="16"/>
                <w:szCs w:val="16"/>
              </w:rPr>
            </w:pPr>
            <w:r w:rsidRPr="005A615D">
              <w:rPr>
                <w:rFonts w:ascii="Courier New" w:hAnsi="Courier New" w:cs="Courier New"/>
                <w:sz w:val="16"/>
                <w:szCs w:val="16"/>
              </w:rPr>
              <w:t xml:space="preserve">         Direct Trust's Covered Entity addresses "DT.org CE" --&gt;</w:t>
            </w:r>
          </w:p>
          <w:p w:rsidRPr="005A615D" w:rsidR="00157204" w:rsidP="00157204" w:rsidRDefault="00157204" w14:paraId="75176496" w14:textId="71031B56">
            <w:pPr>
              <w:rPr>
                <w:rFonts w:ascii="Courier New" w:hAnsi="Courier New" w:cs="Courier New"/>
                <w:sz w:val="16"/>
                <w:szCs w:val="16"/>
              </w:rPr>
            </w:pPr>
            <w:r w:rsidRPr="005A615D">
              <w:rPr>
                <w:rFonts w:ascii="Courier New" w:hAnsi="Courier New" w:cs="Courier New"/>
                <w:sz w:val="16"/>
                <w:szCs w:val="16"/>
              </w:rPr>
              <w:t xml:space="preserve">    &lt;id root="1.3.6.1.4.1.41179.2.1" extension="rvhs@rvhs.direct.md" assigning</w:t>
            </w:r>
            <w:r w:rsidR="00C765ED">
              <w:rPr>
                <w:rFonts w:ascii="Courier New" w:hAnsi="Courier New" w:cs="Courier New"/>
                <w:sz w:val="16"/>
                <w:szCs w:val="16"/>
              </w:rPr>
              <w:t>Authority</w:t>
            </w:r>
            <w:r w:rsidRPr="005A615D">
              <w:rPr>
                <w:rFonts w:ascii="Courier New" w:hAnsi="Courier New" w:cs="Courier New"/>
                <w:sz w:val="16"/>
                <w:szCs w:val="16"/>
              </w:rPr>
              <w:t>Name="DT.org CE (Covered Entity)"/&gt;</w:t>
            </w:r>
          </w:p>
          <w:p w:rsidRPr="005A615D" w:rsidR="00157204" w:rsidP="00157204" w:rsidRDefault="00157204" w14:paraId="1D7AC99A" w14:textId="77777777">
            <w:pPr>
              <w:rPr>
                <w:rFonts w:ascii="Courier New" w:hAnsi="Courier New" w:cs="Courier New"/>
                <w:sz w:val="16"/>
                <w:szCs w:val="16"/>
              </w:rPr>
            </w:pPr>
            <w:r w:rsidRPr="005A615D">
              <w:rPr>
                <w:rFonts w:ascii="Courier New" w:hAnsi="Courier New" w:cs="Courier New"/>
                <w:sz w:val="16"/>
                <w:szCs w:val="16"/>
              </w:rPr>
              <w:t xml:space="preserve">    &lt;addr&gt;</w:t>
            </w:r>
          </w:p>
          <w:p w:rsidRPr="005A615D" w:rsidR="00157204" w:rsidP="00157204" w:rsidRDefault="00157204" w14:paraId="0A94DD35" w14:textId="77777777">
            <w:pPr>
              <w:rPr>
                <w:rFonts w:ascii="Courier New" w:hAnsi="Courier New" w:cs="Courier New"/>
                <w:sz w:val="16"/>
                <w:szCs w:val="16"/>
              </w:rPr>
            </w:pPr>
            <w:r w:rsidRPr="005A615D">
              <w:rPr>
                <w:rFonts w:ascii="Courier New" w:hAnsi="Courier New" w:cs="Courier New"/>
                <w:sz w:val="16"/>
                <w:szCs w:val="16"/>
              </w:rPr>
              <w:t xml:space="preserve">      &lt;streetAddressLine&gt;823 Main Street&lt;/streetAddressLine&gt;</w:t>
            </w:r>
          </w:p>
          <w:p w:rsidRPr="005A615D" w:rsidR="00157204" w:rsidP="00157204" w:rsidRDefault="00157204" w14:paraId="0BF6FFF1" w14:textId="77777777">
            <w:pPr>
              <w:rPr>
                <w:rFonts w:ascii="Courier New" w:hAnsi="Courier New" w:cs="Courier New"/>
                <w:sz w:val="16"/>
                <w:szCs w:val="16"/>
              </w:rPr>
            </w:pPr>
            <w:r w:rsidRPr="005A615D">
              <w:rPr>
                <w:rFonts w:ascii="Courier New" w:hAnsi="Courier New" w:cs="Courier New"/>
                <w:sz w:val="16"/>
                <w:szCs w:val="16"/>
              </w:rPr>
              <w:t xml:space="preserve">      &lt;city&gt;River Valley&lt;/city&gt;</w:t>
            </w:r>
          </w:p>
          <w:p w:rsidRPr="005A615D" w:rsidR="00157204" w:rsidP="00157204" w:rsidRDefault="00157204" w14:paraId="1DC5712F" w14:textId="77777777">
            <w:pPr>
              <w:rPr>
                <w:rFonts w:ascii="Courier New" w:hAnsi="Courier New" w:cs="Courier New"/>
                <w:sz w:val="16"/>
                <w:szCs w:val="16"/>
              </w:rPr>
            </w:pPr>
            <w:r w:rsidRPr="005A615D">
              <w:rPr>
                <w:rFonts w:ascii="Courier New" w:hAnsi="Courier New" w:cs="Courier New"/>
                <w:sz w:val="16"/>
                <w:szCs w:val="16"/>
              </w:rPr>
              <w:t xml:space="preserve">      &lt;state&gt;RI&lt;/state&gt;</w:t>
            </w:r>
          </w:p>
          <w:p w:rsidRPr="005A615D" w:rsidR="00157204" w:rsidP="00157204" w:rsidRDefault="00157204" w14:paraId="3A93C721" w14:textId="77777777">
            <w:pPr>
              <w:rPr>
                <w:rFonts w:ascii="Courier New" w:hAnsi="Courier New" w:cs="Courier New"/>
                <w:sz w:val="16"/>
                <w:szCs w:val="16"/>
              </w:rPr>
            </w:pPr>
            <w:r w:rsidRPr="005A615D">
              <w:rPr>
                <w:rFonts w:ascii="Courier New" w:hAnsi="Courier New" w:cs="Courier New"/>
                <w:sz w:val="16"/>
                <w:szCs w:val="16"/>
              </w:rPr>
              <w:t xml:space="preserve">      &lt;postalCode&gt;028321&lt;/postalCode&gt;</w:t>
            </w:r>
          </w:p>
          <w:p w:rsidRPr="005A615D" w:rsidR="00157204" w:rsidP="00157204" w:rsidRDefault="00157204" w14:paraId="524B1986" w14:textId="77777777">
            <w:pPr>
              <w:rPr>
                <w:rFonts w:ascii="Courier New" w:hAnsi="Courier New" w:cs="Courier New"/>
                <w:sz w:val="16"/>
                <w:szCs w:val="16"/>
              </w:rPr>
            </w:pPr>
            <w:r w:rsidRPr="005A615D">
              <w:rPr>
                <w:rFonts w:ascii="Courier New" w:hAnsi="Courier New" w:cs="Courier New"/>
                <w:sz w:val="16"/>
                <w:szCs w:val="16"/>
              </w:rPr>
              <w:t xml:space="preserve">      &lt;country&gt;US&lt;/country&gt;</w:t>
            </w:r>
          </w:p>
          <w:p w:rsidRPr="005A615D" w:rsidR="00157204" w:rsidP="00157204" w:rsidRDefault="00157204" w14:paraId="261F1009" w14:textId="77777777">
            <w:pPr>
              <w:rPr>
                <w:rFonts w:ascii="Courier New" w:hAnsi="Courier New" w:cs="Courier New"/>
                <w:sz w:val="16"/>
                <w:szCs w:val="16"/>
              </w:rPr>
            </w:pPr>
            <w:r w:rsidRPr="005A615D">
              <w:rPr>
                <w:rFonts w:ascii="Courier New" w:hAnsi="Courier New" w:cs="Courier New"/>
                <w:sz w:val="16"/>
                <w:szCs w:val="16"/>
              </w:rPr>
              <w:t xml:space="preserve">    &lt;/addr&gt;</w:t>
            </w:r>
          </w:p>
          <w:p w:rsidRPr="005A615D" w:rsidR="00157204" w:rsidP="00157204" w:rsidRDefault="00157204" w14:paraId="10B6E165" w14:textId="77777777">
            <w:pPr>
              <w:rPr>
                <w:rFonts w:ascii="Courier New" w:hAnsi="Courier New" w:cs="Courier New"/>
                <w:sz w:val="16"/>
                <w:szCs w:val="16"/>
              </w:rPr>
            </w:pPr>
            <w:r w:rsidRPr="005A615D">
              <w:rPr>
                <w:rFonts w:ascii="Courier New" w:hAnsi="Courier New" w:cs="Courier New"/>
                <w:sz w:val="16"/>
                <w:szCs w:val="16"/>
              </w:rPr>
              <w:t xml:space="preserve">    &lt;telecom use="WP" value="tel:+1-(401)539-4321"/&gt;</w:t>
            </w:r>
          </w:p>
          <w:p w:rsidRPr="005A615D" w:rsidR="00157204" w:rsidP="00157204" w:rsidRDefault="00157204" w14:paraId="52F1950A" w14:textId="77777777">
            <w:pPr>
              <w:rPr>
                <w:rFonts w:ascii="Courier New" w:hAnsi="Courier New" w:cs="Courier New"/>
                <w:sz w:val="16"/>
                <w:szCs w:val="16"/>
              </w:rPr>
            </w:pPr>
            <w:r w:rsidRPr="005A615D">
              <w:rPr>
                <w:rFonts w:ascii="Courier New" w:hAnsi="Courier New" w:cs="Courier New"/>
                <w:sz w:val="16"/>
                <w:szCs w:val="16"/>
              </w:rPr>
              <w:t xml:space="preserve">    &lt;!-- The provider's preferred Direct Address is the address identified with his practice. See below.--&gt;</w:t>
            </w:r>
          </w:p>
          <w:p w:rsidRPr="005A615D" w:rsidR="00157204" w:rsidP="00157204" w:rsidRDefault="00157204" w14:paraId="18EF8710" w14:textId="77777777">
            <w:pPr>
              <w:rPr>
                <w:rFonts w:ascii="Courier New" w:hAnsi="Courier New" w:cs="Courier New"/>
                <w:sz w:val="16"/>
                <w:szCs w:val="16"/>
              </w:rPr>
            </w:pPr>
            <w:r w:rsidRPr="005A615D">
              <w:rPr>
                <w:rFonts w:ascii="Courier New" w:hAnsi="Courier New" w:cs="Courier New"/>
                <w:sz w:val="16"/>
                <w:szCs w:val="16"/>
              </w:rPr>
              <w:t xml:space="preserve">    &lt;telecom use="WP" value="mailto:rvhs@rvhs.direct.md"/&gt;</w:t>
            </w:r>
          </w:p>
          <w:p w:rsidRPr="005A615D" w:rsidR="00157204" w:rsidP="00157204" w:rsidRDefault="00157204" w14:paraId="381D2FE7" w14:textId="77777777">
            <w:pPr>
              <w:rPr>
                <w:rFonts w:ascii="Courier New" w:hAnsi="Courier New" w:cs="Courier New"/>
                <w:sz w:val="16"/>
                <w:szCs w:val="16"/>
              </w:rPr>
            </w:pPr>
            <w:r w:rsidRPr="005A615D">
              <w:rPr>
                <w:rFonts w:ascii="Courier New" w:hAnsi="Courier New" w:cs="Courier New"/>
                <w:sz w:val="16"/>
                <w:szCs w:val="16"/>
              </w:rPr>
              <w:t xml:space="preserve">    &lt;assignedPerson&gt;</w:t>
            </w:r>
          </w:p>
          <w:p w:rsidRPr="005A615D" w:rsidR="00157204" w:rsidP="00157204" w:rsidRDefault="00157204" w14:paraId="52C38882" w14:textId="77777777">
            <w:pPr>
              <w:rPr>
                <w:rFonts w:ascii="Courier New" w:hAnsi="Courier New" w:cs="Courier New"/>
                <w:sz w:val="16"/>
                <w:szCs w:val="16"/>
              </w:rPr>
            </w:pPr>
            <w:r w:rsidRPr="005A615D">
              <w:rPr>
                <w:rFonts w:ascii="Courier New" w:hAnsi="Courier New" w:cs="Courier New"/>
                <w:sz w:val="16"/>
                <w:szCs w:val="16"/>
              </w:rPr>
              <w:t xml:space="preserve">        &lt;name&gt;</w:t>
            </w:r>
          </w:p>
          <w:p w:rsidRPr="005A615D" w:rsidR="00157204" w:rsidP="00157204" w:rsidRDefault="00157204" w14:paraId="3258CA08" w14:textId="77777777">
            <w:pPr>
              <w:rPr>
                <w:rFonts w:ascii="Courier New" w:hAnsi="Courier New" w:cs="Courier New"/>
                <w:sz w:val="16"/>
                <w:szCs w:val="16"/>
              </w:rPr>
            </w:pPr>
            <w:r w:rsidRPr="005A615D">
              <w:rPr>
                <w:rFonts w:ascii="Courier New" w:hAnsi="Courier New" w:cs="Courier New"/>
                <w:sz w:val="16"/>
                <w:szCs w:val="16"/>
              </w:rPr>
              <w:t xml:space="preserve">            &lt;given&gt;Terry&lt;/given&gt;</w:t>
            </w:r>
          </w:p>
          <w:p w:rsidRPr="005A615D" w:rsidR="00157204" w:rsidP="00157204" w:rsidRDefault="00157204" w14:paraId="134B507A" w14:textId="77777777">
            <w:pPr>
              <w:rPr>
                <w:rFonts w:ascii="Courier New" w:hAnsi="Courier New" w:cs="Courier New"/>
                <w:sz w:val="16"/>
                <w:szCs w:val="16"/>
              </w:rPr>
            </w:pPr>
            <w:r w:rsidRPr="005A615D">
              <w:rPr>
                <w:rFonts w:ascii="Courier New" w:hAnsi="Courier New" w:cs="Courier New"/>
                <w:sz w:val="16"/>
                <w:szCs w:val="16"/>
              </w:rPr>
              <w:t xml:space="preserve">            &lt;given&gt;A&lt;/given&gt;</w:t>
            </w:r>
          </w:p>
          <w:p w:rsidRPr="005A615D" w:rsidR="00157204" w:rsidP="00157204" w:rsidRDefault="00157204" w14:paraId="4B5B1B4E" w14:textId="77777777">
            <w:pPr>
              <w:rPr>
                <w:rFonts w:ascii="Courier New" w:hAnsi="Courier New" w:cs="Courier New"/>
                <w:sz w:val="16"/>
                <w:szCs w:val="16"/>
              </w:rPr>
            </w:pPr>
            <w:r w:rsidRPr="005A615D">
              <w:rPr>
                <w:rFonts w:ascii="Courier New" w:hAnsi="Courier New" w:cs="Courier New"/>
                <w:sz w:val="16"/>
                <w:szCs w:val="16"/>
              </w:rPr>
              <w:t xml:space="preserve">            &lt;family&gt;Manning&lt;/family&gt;</w:t>
            </w:r>
          </w:p>
          <w:p w:rsidRPr="005A615D" w:rsidR="00157204" w:rsidP="00157204" w:rsidRDefault="00157204" w14:paraId="01336804" w14:textId="77777777">
            <w:pPr>
              <w:rPr>
                <w:rFonts w:ascii="Courier New" w:hAnsi="Courier New" w:cs="Courier New"/>
                <w:sz w:val="16"/>
                <w:szCs w:val="16"/>
              </w:rPr>
            </w:pPr>
            <w:r w:rsidRPr="005A615D">
              <w:rPr>
                <w:rFonts w:ascii="Courier New" w:hAnsi="Courier New" w:cs="Courier New"/>
                <w:sz w:val="16"/>
                <w:szCs w:val="16"/>
              </w:rPr>
              <w:t xml:space="preserve">            &lt;delimiter&gt;, &lt;/delimeter&gt;</w:t>
            </w:r>
          </w:p>
          <w:p w:rsidRPr="005A615D" w:rsidR="00157204" w:rsidP="00157204" w:rsidRDefault="00157204" w14:paraId="2C2A0B6A" w14:textId="77777777">
            <w:pPr>
              <w:rPr>
                <w:rFonts w:ascii="Courier New" w:hAnsi="Courier New" w:cs="Courier New"/>
                <w:sz w:val="16"/>
                <w:szCs w:val="16"/>
              </w:rPr>
            </w:pPr>
            <w:r w:rsidRPr="005A615D">
              <w:rPr>
                <w:rFonts w:ascii="Courier New" w:hAnsi="Courier New" w:cs="Courier New"/>
                <w:sz w:val="16"/>
                <w:szCs w:val="16"/>
              </w:rPr>
              <w:t xml:space="preserve">            &lt;suffix&gt;MD&lt;/suffix&gt;</w:t>
            </w:r>
          </w:p>
          <w:p w:rsidRPr="005A615D" w:rsidR="00157204" w:rsidP="00157204" w:rsidRDefault="00157204" w14:paraId="6404B08E" w14:textId="77777777">
            <w:pPr>
              <w:rPr>
                <w:rFonts w:ascii="Courier New" w:hAnsi="Courier New" w:cs="Courier New"/>
                <w:sz w:val="16"/>
                <w:szCs w:val="16"/>
              </w:rPr>
            </w:pPr>
            <w:r w:rsidRPr="005A615D">
              <w:rPr>
                <w:rFonts w:ascii="Courier New" w:hAnsi="Courier New" w:cs="Courier New"/>
                <w:sz w:val="16"/>
                <w:szCs w:val="16"/>
              </w:rPr>
              <w:t xml:space="preserve">        &lt;/name&gt;</w:t>
            </w:r>
          </w:p>
          <w:p w:rsidRPr="005A615D" w:rsidR="00157204" w:rsidP="00157204" w:rsidRDefault="00157204" w14:paraId="22F63521" w14:textId="77777777">
            <w:pPr>
              <w:rPr>
                <w:rFonts w:ascii="Courier New" w:hAnsi="Courier New" w:cs="Courier New"/>
                <w:sz w:val="16"/>
                <w:szCs w:val="16"/>
              </w:rPr>
            </w:pPr>
            <w:r w:rsidRPr="005A615D">
              <w:rPr>
                <w:rFonts w:ascii="Courier New" w:hAnsi="Courier New" w:cs="Courier New"/>
                <w:sz w:val="16"/>
                <w:szCs w:val="16"/>
              </w:rPr>
              <w:t xml:space="preserve">     &lt;/assignedPerson&gt;</w:t>
            </w:r>
          </w:p>
          <w:p w:rsidRPr="005A615D" w:rsidR="00157204" w:rsidP="00157204" w:rsidRDefault="00157204" w14:paraId="5A61069B" w14:textId="77777777">
            <w:pPr>
              <w:rPr>
                <w:rFonts w:ascii="Courier New" w:hAnsi="Courier New" w:cs="Courier New"/>
                <w:sz w:val="16"/>
                <w:szCs w:val="16"/>
              </w:rPr>
            </w:pPr>
            <w:r w:rsidRPr="005A615D">
              <w:rPr>
                <w:rFonts w:ascii="Courier New" w:hAnsi="Courier New" w:cs="Courier New"/>
                <w:sz w:val="16"/>
                <w:szCs w:val="16"/>
              </w:rPr>
              <w:t>…</w:t>
            </w:r>
          </w:p>
          <w:p w:rsidRPr="005A615D" w:rsidR="00157204" w:rsidP="00157204" w:rsidRDefault="00157204" w14:paraId="57475D6C" w14:textId="77777777">
            <w:r w:rsidRPr="005A615D">
              <w:rPr>
                <w:rFonts w:ascii="Courier New" w:hAnsi="Courier New" w:cs="Courier New"/>
                <w:sz w:val="16"/>
                <w:szCs w:val="16"/>
              </w:rPr>
              <w:t xml:space="preserve">   &lt;/assignedAuthor&gt;</w:t>
            </w:r>
          </w:p>
        </w:tc>
      </w:tr>
    </w:tbl>
    <w:p w:rsidRPr="00D14360" w:rsidR="00157204" w:rsidP="00CB74A7" w:rsidRDefault="00157204" w14:paraId="5D161AE9" w14:textId="77777777">
      <w:pPr>
        <w:shd w:val="clear" w:color="auto" w:fill="FFFFFF"/>
        <w:spacing w:after="240"/>
        <w:rPr>
          <w:rFonts w:cs="Calibri"/>
          <w:color w:val="000000"/>
        </w:rPr>
      </w:pPr>
    </w:p>
    <w:p w:rsidRPr="00C64922" w:rsidR="00A10C4D" w:rsidP="00FD31AC" w:rsidRDefault="00A10C4D" w14:paraId="34134026" w14:textId="10FBCE66">
      <w:pPr>
        <w:pStyle w:val="Heading3"/>
      </w:pPr>
      <w:bookmarkStart w:name="_Toc21529431" w:id="521"/>
      <w:bookmarkStart w:name="_Toc21691483" w:id="522"/>
      <w:bookmarkStart w:name="_Toc21845667" w:id="523"/>
      <w:bookmarkStart w:name="_Toc21851908" w:id="524"/>
      <w:bookmarkStart w:name="_Toc21871870" w:id="525"/>
      <w:bookmarkStart w:name="_Toc21872326" w:id="526"/>
      <w:bookmarkStart w:name="_Toc21880097" w:id="527"/>
      <w:bookmarkStart w:name="_Toc21889927" w:id="528"/>
      <w:bookmarkStart w:name="_Toc21894070" w:id="529"/>
      <w:bookmarkStart w:name="_Toc21897998" w:id="530"/>
      <w:bookmarkStart w:name="_Toc21926745" w:id="531"/>
      <w:bookmarkStart w:name="_h71287zd4c1d" w:colFirst="0" w:colLast="0" w:id="532"/>
      <w:bookmarkStart w:name="_Toc10690836" w:id="533"/>
      <w:bookmarkStart w:name="_Toc11043576" w:id="534"/>
      <w:bookmarkStart w:name="_Toc11045570" w:id="535"/>
      <w:bookmarkStart w:name="_Toc11391240" w:id="536"/>
      <w:bookmarkStart w:name="_Toc119939803" w:id="537"/>
      <w:bookmarkStart w:name="_Toc135312834" w:id="538"/>
      <w:bookmarkEnd w:id="511"/>
      <w:bookmarkEnd w:id="521"/>
      <w:bookmarkEnd w:id="522"/>
      <w:bookmarkEnd w:id="523"/>
      <w:bookmarkEnd w:id="524"/>
      <w:bookmarkEnd w:id="525"/>
      <w:bookmarkEnd w:id="526"/>
      <w:bookmarkEnd w:id="527"/>
      <w:bookmarkEnd w:id="528"/>
      <w:bookmarkEnd w:id="529"/>
      <w:bookmarkEnd w:id="530"/>
      <w:bookmarkEnd w:id="531"/>
      <w:bookmarkEnd w:id="532"/>
      <w:r w:rsidRPr="00C64922">
        <w:t>Custodian</w:t>
      </w:r>
      <w:bookmarkEnd w:id="533"/>
      <w:bookmarkEnd w:id="534"/>
      <w:bookmarkEnd w:id="535"/>
      <w:bookmarkEnd w:id="536"/>
      <w:bookmarkEnd w:id="537"/>
      <w:bookmarkEnd w:id="538"/>
    </w:p>
    <w:p w:rsidRPr="00D14360" w:rsidR="00FF07A9" w:rsidP="00FF07A9" w:rsidRDefault="00FF07A9" w14:paraId="6190D409" w14:textId="77777777">
      <w:pPr>
        <w:rPr>
          <w:rFonts w:cs="Calibri"/>
        </w:rPr>
      </w:pPr>
      <w:bookmarkStart w:name="_Toc10690837" w:id="539"/>
      <w:bookmarkStart w:name="_Toc11043577" w:id="540"/>
      <w:bookmarkStart w:name="_Toc11045571" w:id="541"/>
      <w:r w:rsidRPr="00D14360">
        <w:rPr>
          <w:rFonts w:cs="Calibri"/>
          <w:color w:val="000000"/>
        </w:rPr>
        <w:t>Every CDA document has exactly one custodian. The custodian represents the organization who i</w:t>
      </w:r>
      <w:r w:rsidRPr="00D14360" w:rsidR="00F8349F">
        <w:rPr>
          <w:rFonts w:cs="Calibri"/>
          <w:color w:val="000000"/>
        </w:rPr>
        <w:t>s</w:t>
      </w:r>
      <w:r w:rsidRPr="00D14360">
        <w:rPr>
          <w:rFonts w:cs="Calibri"/>
          <w:color w:val="000000"/>
        </w:rPr>
        <w:t xml:space="preserve"> </w:t>
      </w:r>
      <w:r w:rsidRPr="00D14360" w:rsidR="003D5288">
        <w:rPr>
          <w:rFonts w:cs="Calibri"/>
          <w:color w:val="000000"/>
        </w:rPr>
        <w:t xml:space="preserve">in </w:t>
      </w:r>
      <w:r w:rsidRPr="00D14360">
        <w:rPr>
          <w:rFonts w:cs="Calibri"/>
          <w:color w:val="000000"/>
        </w:rPr>
        <w:t>charge of maintaining the document. The custodian is the steward that is entrusted with the care of the document. The custodian participation satisfies the CDA definition of Stewardship.</w:t>
      </w:r>
    </w:p>
    <w:p w:rsidRPr="00C64922" w:rsidR="00A10C4D" w:rsidP="00FD31AC" w:rsidRDefault="00A10C4D" w14:paraId="0C233C22" w14:textId="05E6224A">
      <w:pPr>
        <w:pStyle w:val="Heading3"/>
      </w:pPr>
      <w:bookmarkStart w:name="_Care_Team_Members" w:id="542"/>
      <w:bookmarkStart w:name="_Toc11391241" w:id="543"/>
      <w:bookmarkStart w:name="_Ref21896240" w:id="544"/>
      <w:bookmarkStart w:name="_Ref21896245" w:id="545"/>
      <w:bookmarkStart w:name="_Toc119939804" w:id="546"/>
      <w:bookmarkStart w:name="_Toc135312835" w:id="547"/>
      <w:bookmarkEnd w:id="542"/>
      <w:r w:rsidRPr="00C64922">
        <w:t>Care Team Members</w:t>
      </w:r>
      <w:bookmarkEnd w:id="539"/>
      <w:bookmarkEnd w:id="540"/>
      <w:bookmarkEnd w:id="541"/>
      <w:bookmarkEnd w:id="543"/>
      <w:bookmarkEnd w:id="544"/>
      <w:bookmarkEnd w:id="545"/>
      <w:bookmarkEnd w:id="546"/>
      <w:bookmarkEnd w:id="547"/>
    </w:p>
    <w:p w:rsidRPr="00D14360" w:rsidR="00A10C4D" w:rsidP="00B505D2" w:rsidRDefault="00A10C4D" w14:paraId="3EC6962E" w14:textId="77777777">
      <w:pPr>
        <w:autoSpaceDE w:val="0"/>
        <w:autoSpaceDN w:val="0"/>
        <w:adjustRightInd w:val="0"/>
        <w:spacing w:after="120"/>
        <w:rPr>
          <w:rFonts w:cs="Calibri"/>
          <w:color w:val="000000"/>
        </w:rPr>
      </w:pPr>
      <w:r w:rsidRPr="00D14360">
        <w:rPr>
          <w:rFonts w:cs="Calibri"/>
          <w:color w:val="000000"/>
        </w:rPr>
        <w:t xml:space="preserve">Recommendations for care team </w:t>
      </w:r>
      <w:r w:rsidRPr="00D14360" w:rsidR="00AF33C2">
        <w:rPr>
          <w:rFonts w:cs="Calibri"/>
          <w:color w:val="000000"/>
        </w:rPr>
        <w:t xml:space="preserve">member </w:t>
      </w:r>
      <w:r w:rsidRPr="00D14360">
        <w:rPr>
          <w:rFonts w:cs="Calibri"/>
          <w:color w:val="000000"/>
        </w:rPr>
        <w:t xml:space="preserve">representation </w:t>
      </w:r>
      <w:r w:rsidRPr="00D14360" w:rsidR="00AF33C2">
        <w:rPr>
          <w:rFonts w:cs="Calibri"/>
          <w:color w:val="000000"/>
        </w:rPr>
        <w:t xml:space="preserve">in the header of documents </w:t>
      </w:r>
      <w:r w:rsidRPr="00D14360">
        <w:rPr>
          <w:rFonts w:cs="Calibri"/>
          <w:color w:val="000000"/>
        </w:rPr>
        <w:t>are included below</w:t>
      </w:r>
      <w:r w:rsidRPr="00D14360" w:rsidR="00AF33C2">
        <w:rPr>
          <w:rFonts w:cs="Calibri"/>
          <w:color w:val="000000"/>
        </w:rPr>
        <w:t xml:space="preserve">. This </w:t>
      </w:r>
      <w:r w:rsidRPr="00D14360">
        <w:rPr>
          <w:rFonts w:cs="Calibri"/>
          <w:color w:val="000000"/>
        </w:rPr>
        <w:t xml:space="preserve">guidance </w:t>
      </w:r>
      <w:r w:rsidRPr="00D14360" w:rsidR="00AF33C2">
        <w:rPr>
          <w:rFonts w:cs="Calibri"/>
          <w:color w:val="000000"/>
        </w:rPr>
        <w:t>aims to explain</w:t>
      </w:r>
      <w:r w:rsidRPr="00D14360">
        <w:rPr>
          <w:rFonts w:cs="Calibri"/>
          <w:color w:val="000000"/>
        </w:rPr>
        <w:t xml:space="preserve"> the options </w:t>
      </w:r>
      <w:r w:rsidRPr="00D14360" w:rsidR="00AF33C2">
        <w:rPr>
          <w:rFonts w:cs="Calibri"/>
          <w:color w:val="000000"/>
        </w:rPr>
        <w:t xml:space="preserve">available </w:t>
      </w:r>
      <w:r w:rsidRPr="00D14360">
        <w:rPr>
          <w:rFonts w:cs="Calibri"/>
          <w:color w:val="000000"/>
        </w:rPr>
        <w:t>for representation of care team members</w:t>
      </w:r>
      <w:r w:rsidRPr="00D14360" w:rsidR="00AF33C2">
        <w:rPr>
          <w:rFonts w:cs="Calibri"/>
          <w:color w:val="000000"/>
        </w:rPr>
        <w:t xml:space="preserve"> and clarify which care team members belong in the available header structures</w:t>
      </w:r>
      <w:r w:rsidRPr="00D14360">
        <w:rPr>
          <w:rFonts w:cs="Calibri"/>
          <w:color w:val="000000"/>
        </w:rPr>
        <w:t xml:space="preserve">. Industry consensus has not been reached in this area. </w:t>
      </w:r>
      <w:r w:rsidRPr="00D14360">
        <w:rPr>
          <w:rFonts w:cs="Calibri"/>
          <w:color w:val="000000"/>
        </w:rPr>
        <w:t xml:space="preserve">However, implementers can help reduce variability in the representation of care team members by adopting these recommendations. </w:t>
      </w:r>
    </w:p>
    <w:p w:rsidRPr="003A3D50" w:rsidR="00630186" w:rsidP="00630186" w:rsidRDefault="00630186" w14:paraId="637C3488" w14:textId="77777777">
      <w:pPr>
        <w:rPr>
          <w:rFonts w:cs="Calibri"/>
          <w:color w:val="000000"/>
        </w:rPr>
      </w:pPr>
      <w:r w:rsidRPr="003A3D50">
        <w:rPr>
          <w:rFonts w:cs="Calibri"/>
          <w:color w:val="000000"/>
        </w:rPr>
        <w:t xml:space="preserve">This guide also includes representation of care team members in a care team section template with structured entries. The care team section documents care team members involved in support of care provision and coordination for the patient. Business rules are used to determine which care team members are involved in the encounter or services represented and documented in the header. Care team members established in the header should be included in the care team section template as well as any others who are relevant to the patient’s care. </w:t>
      </w:r>
    </w:p>
    <w:p w:rsidRPr="003A3D50" w:rsidR="00630186" w:rsidP="00630186" w:rsidRDefault="00630186" w14:paraId="2EF82CBC" w14:textId="77777777">
      <w:pPr>
        <w:rPr>
          <w:rFonts w:cs="Calibri"/>
          <w:color w:val="000000"/>
        </w:rPr>
      </w:pPr>
    </w:p>
    <w:p w:rsidRPr="003A3D50" w:rsidR="00630186" w:rsidP="00630186" w:rsidRDefault="00630186" w14:paraId="01D8EE49" w14:textId="64676A7E">
      <w:pPr>
        <w:rPr>
          <w:rFonts w:cs="Calibri"/>
          <w:color w:val="000000"/>
        </w:rPr>
      </w:pPr>
      <w:r w:rsidRPr="003A3D50">
        <w:rPr>
          <w:rFonts w:cs="Calibri"/>
          <w:b/>
          <w:bCs/>
          <w:color w:val="000000"/>
        </w:rPr>
        <w:t>Reference:</w:t>
      </w:r>
      <w:r w:rsidRPr="003A3D50">
        <w:rPr>
          <w:rFonts w:cs="Calibri"/>
          <w:color w:val="000000"/>
        </w:rPr>
        <w:t xml:space="preserve"> </w:t>
      </w:r>
      <w:r w:rsidRPr="007770C6" w:rsidR="00203749">
        <w:rPr>
          <w:rFonts w:cs="Calibri"/>
          <w:color w:val="0000FF"/>
          <w:u w:val="single"/>
        </w:rPr>
        <w:fldChar w:fldCharType="begin"/>
      </w:r>
      <w:r w:rsidRPr="007770C6" w:rsidR="00203749">
        <w:rPr>
          <w:rFonts w:cs="Calibri"/>
          <w:color w:val="0000FF"/>
          <w:u w:val="single"/>
        </w:rPr>
        <w:instrText xml:space="preserve"> REF _Ref21897390 \r \h  \* MERGEFORMAT </w:instrText>
      </w:r>
      <w:r w:rsidRPr="007770C6" w:rsidR="00203749">
        <w:rPr>
          <w:rFonts w:cs="Calibri"/>
          <w:color w:val="0000FF"/>
          <w:u w:val="single"/>
        </w:rPr>
      </w:r>
      <w:r w:rsidRPr="007770C6" w:rsidR="00203749">
        <w:rPr>
          <w:rFonts w:cs="Calibri"/>
          <w:color w:val="0000FF"/>
          <w:u w:val="single"/>
        </w:rPr>
        <w:fldChar w:fldCharType="separate"/>
      </w:r>
      <w:r w:rsidR="00DC1072">
        <w:rPr>
          <w:rFonts w:cs="Calibri"/>
          <w:color w:val="0000FF"/>
          <w:u w:val="single"/>
        </w:rPr>
        <w:t>5.2.3</w:t>
      </w:r>
      <w:r w:rsidRPr="007770C6" w:rsidR="00203749">
        <w:rPr>
          <w:rFonts w:cs="Calibri"/>
          <w:color w:val="0000FF"/>
          <w:u w:val="single"/>
        </w:rPr>
        <w:fldChar w:fldCharType="end"/>
      </w:r>
      <w:r w:rsidRPr="007770C6" w:rsidR="00203749">
        <w:rPr>
          <w:rFonts w:cs="Calibri"/>
          <w:color w:val="0000FF"/>
          <w:u w:val="single"/>
        </w:rPr>
        <w:t xml:space="preserve"> </w:t>
      </w:r>
      <w:r w:rsidRPr="007770C6" w:rsidR="00203749">
        <w:rPr>
          <w:rFonts w:cs="Calibri"/>
          <w:color w:val="0000FF"/>
          <w:u w:val="single"/>
        </w:rPr>
        <w:fldChar w:fldCharType="begin"/>
      </w:r>
      <w:r w:rsidRPr="007770C6" w:rsidR="00203749">
        <w:rPr>
          <w:rFonts w:cs="Calibri"/>
          <w:color w:val="0000FF"/>
          <w:u w:val="single"/>
        </w:rPr>
        <w:instrText xml:space="preserve"> REF _Ref21897400 \h  \* MERGEFORMAT </w:instrText>
      </w:r>
      <w:r w:rsidRPr="007770C6" w:rsidR="00203749">
        <w:rPr>
          <w:rFonts w:cs="Calibri"/>
          <w:color w:val="0000FF"/>
          <w:u w:val="single"/>
        </w:rPr>
      </w:r>
      <w:r w:rsidRPr="007770C6" w:rsidR="00203749">
        <w:rPr>
          <w:rFonts w:cs="Calibri"/>
          <w:color w:val="0000FF"/>
          <w:u w:val="single"/>
        </w:rPr>
        <w:fldChar w:fldCharType="separate"/>
      </w:r>
      <w:r w:rsidRPr="00254B4A" w:rsidR="00DC1072">
        <w:rPr>
          <w:color w:val="0000FF"/>
          <w:u w:val="single"/>
        </w:rPr>
        <w:t>Care Team</w:t>
      </w:r>
      <w:r w:rsidRPr="007770C6" w:rsidR="00203749">
        <w:rPr>
          <w:rFonts w:cs="Calibri"/>
          <w:color w:val="0000FF"/>
          <w:u w:val="single"/>
        </w:rPr>
        <w:fldChar w:fldCharType="end"/>
      </w:r>
    </w:p>
    <w:p w:rsidR="00630186" w:rsidP="00630186" w:rsidRDefault="00630186" w14:paraId="7A3A0CA8" w14:textId="77777777"/>
    <w:p w:rsidRPr="00D14360" w:rsidR="00A10C4D" w:rsidP="00B505D2" w:rsidRDefault="00A10C4D" w14:paraId="20047455" w14:textId="77777777">
      <w:pPr>
        <w:autoSpaceDE w:val="0"/>
        <w:autoSpaceDN w:val="0"/>
        <w:adjustRightInd w:val="0"/>
        <w:spacing w:after="120"/>
        <w:rPr>
          <w:rFonts w:cs="Calibri"/>
          <w:color w:val="000000"/>
        </w:rPr>
      </w:pPr>
      <w:r w:rsidRPr="00D14360">
        <w:rPr>
          <w:rFonts w:cs="Calibri"/>
          <w:color w:val="000000"/>
        </w:rPr>
        <w:t>Because of the variability of how care team members are represented in the header, and because there is a lack of normative guidance on which header items must be rendered, it is recommended that receiving systems should render ALL the participants in the header, rather than only rendering participants of a particular type. The CDA R2.1 Stylesheet support</w:t>
      </w:r>
      <w:r w:rsidRPr="00D14360" w:rsidR="006A785F">
        <w:rPr>
          <w:rFonts w:cs="Calibri"/>
          <w:color w:val="000000"/>
        </w:rPr>
        <w:t>s</w:t>
      </w:r>
      <w:r w:rsidRPr="00D14360">
        <w:rPr>
          <w:rFonts w:cs="Calibri"/>
          <w:color w:val="000000"/>
        </w:rPr>
        <w:t xml:space="preserve"> complete participant rendering</w:t>
      </w:r>
      <w:r w:rsidRPr="00D14360" w:rsidR="009B30E1">
        <w:rPr>
          <w:rFonts w:cs="Calibri"/>
          <w:color w:val="000000"/>
        </w:rPr>
        <w:t>.</w:t>
      </w:r>
      <w:r w:rsidRPr="00D14360">
        <w:rPr>
          <w:rStyle w:val="FootnoteReference"/>
          <w:rFonts w:cs="Calibri"/>
          <w:color w:val="000000"/>
        </w:rPr>
        <w:footnoteReference w:id="68"/>
      </w:r>
      <w:r w:rsidRPr="00D14360">
        <w:rPr>
          <w:rFonts w:cs="Calibri"/>
          <w:color w:val="000000"/>
        </w:rPr>
        <w:t xml:space="preserve"> </w:t>
      </w:r>
    </w:p>
    <w:p w:rsidRPr="00D14360" w:rsidR="00A10C4D" w:rsidP="00B505D2" w:rsidRDefault="00A10C4D" w14:paraId="65EFAFA0" w14:textId="77777777">
      <w:pPr>
        <w:autoSpaceDE w:val="0"/>
        <w:autoSpaceDN w:val="0"/>
        <w:adjustRightInd w:val="0"/>
        <w:spacing w:after="120"/>
        <w:rPr>
          <w:rFonts w:cs="Calibri"/>
          <w:color w:val="000000"/>
        </w:rPr>
      </w:pPr>
      <w:r w:rsidRPr="00D14360">
        <w:rPr>
          <w:rFonts w:cs="Calibri"/>
          <w:color w:val="000000"/>
        </w:rPr>
        <w:t>The term “care team member” encompasses any participant in the care of a patient. A patient’s care team may include individuals providing support to the patient, such as family members or caregivers, as well as physician providers and non-physician providers, including nurses, social workers, behavioral health specialists, community-based providers, technicians, and assistants. In fact, a patient may have more than one care team.  Different care teams exist for different purposes and at different times.</w:t>
      </w:r>
    </w:p>
    <w:p w:rsidRPr="00D14360" w:rsidR="00A10C4D" w:rsidP="00B505D2" w:rsidRDefault="00A10C4D" w14:paraId="373189A8" w14:textId="77777777">
      <w:pPr>
        <w:autoSpaceDE w:val="0"/>
        <w:autoSpaceDN w:val="0"/>
        <w:adjustRightInd w:val="0"/>
        <w:spacing w:after="120"/>
        <w:rPr>
          <w:rFonts w:cs="Calibri"/>
          <w:color w:val="000000"/>
        </w:rPr>
      </w:pPr>
      <w:r w:rsidRPr="00D14360">
        <w:rPr>
          <w:rFonts w:cs="Calibri"/>
          <w:color w:val="000000"/>
        </w:rPr>
        <w:t xml:space="preserve">When exchanging information about a care team member, it is recommended to capture the name, identification number, and contact information, along with codes to indicate the type of provider and the role he or she plays on the patient’s care team. These details help to distinguish care team members from different care settings and helps clarify who is involved in the patient’s care and in what ways. </w:t>
      </w:r>
    </w:p>
    <w:p w:rsidRPr="00D14360" w:rsidR="00A10C4D" w:rsidP="00B505D2" w:rsidRDefault="00A10C4D" w14:paraId="027AC787" w14:textId="77777777">
      <w:pPr>
        <w:autoSpaceDE w:val="0"/>
        <w:autoSpaceDN w:val="0"/>
        <w:adjustRightInd w:val="0"/>
        <w:spacing w:after="120"/>
        <w:rPr>
          <w:rFonts w:cs="Calibri"/>
          <w:color w:val="000000"/>
        </w:rPr>
      </w:pPr>
      <w:r w:rsidRPr="00D14360">
        <w:rPr>
          <w:rFonts w:cs="Calibri"/>
          <w:color w:val="000000"/>
        </w:rPr>
        <w:t xml:space="preserve">Within CDA, care team members are represented as participants in elements of the document header and may be associated with the patient (i.e. guardian), the clinical encounter, and/or service event(s) detailed in the document, and the document itself. Applicable header elements for documenting care team members from Chapter 1.1 of the C-CDA Implementation Guide are described in the following table. </w:t>
      </w:r>
    </w:p>
    <w:tbl>
      <w:tblPr>
        <w:tblW w:w="9360" w:type="dxa"/>
        <w:tblInd w:w="115" w:type="dxa"/>
        <w:tblBorders>
          <w:top w:val="single" w:color="4F81BD" w:sz="4" w:space="0"/>
          <w:left w:val="single" w:color="4F81BD" w:sz="4" w:space="0"/>
          <w:bottom w:val="single" w:color="4F81BD" w:sz="4" w:space="0"/>
          <w:right w:val="single" w:color="4F81BD" w:sz="4" w:space="0"/>
        </w:tblBorders>
        <w:tblLayout w:type="fixed"/>
        <w:tblCellMar>
          <w:left w:w="115" w:type="dxa"/>
          <w:right w:w="115" w:type="dxa"/>
        </w:tblCellMar>
        <w:tblLook w:val="00A0" w:firstRow="1" w:lastRow="0" w:firstColumn="1" w:lastColumn="0" w:noHBand="0" w:noVBand="0"/>
      </w:tblPr>
      <w:tblGrid>
        <w:gridCol w:w="2725"/>
        <w:gridCol w:w="6635"/>
      </w:tblGrid>
      <w:tr w:rsidRPr="00E35258" w:rsidR="00254B4A" w:rsidTr="003A3D50" w14:paraId="0F5C5A34" w14:textId="77777777">
        <w:trPr>
          <w:tblHeader/>
        </w:trPr>
        <w:tc>
          <w:tcPr>
            <w:tcW w:w="2725" w:type="dxa"/>
            <w:tcBorders>
              <w:bottom w:val="nil"/>
              <w:right w:val="nil"/>
            </w:tcBorders>
            <w:shd w:val="clear" w:color="auto" w:fill="4F81BD"/>
          </w:tcPr>
          <w:p w:rsidRPr="00D14360" w:rsidR="00510672" w:rsidP="00D14360" w:rsidRDefault="00510672" w14:paraId="3B45432F" w14:textId="77777777">
            <w:pPr>
              <w:pStyle w:val="NormalWeb"/>
              <w:keepNext/>
              <w:keepLines/>
              <w:spacing w:before="0" w:beforeAutospacing="0" w:after="0" w:afterAutospacing="0"/>
              <w:rPr>
                <w:rFonts w:cs="Calibri"/>
                <w:b/>
                <w:bCs/>
                <w:color w:val="FFFFFF"/>
              </w:rPr>
            </w:pPr>
            <w:r w:rsidRPr="00D14360">
              <w:rPr>
                <w:rFonts w:cs="Calibri"/>
                <w:b/>
                <w:bCs/>
                <w:color w:val="FFFFFF"/>
              </w:rPr>
              <w:t xml:space="preserve">Participant </w:t>
            </w:r>
          </w:p>
        </w:tc>
        <w:tc>
          <w:tcPr>
            <w:tcW w:w="6635" w:type="dxa"/>
            <w:tcBorders>
              <w:left w:val="single" w:color="4F81BD" w:sz="4" w:space="0"/>
              <w:right w:val="single" w:color="4F81BD" w:sz="4" w:space="0"/>
            </w:tcBorders>
            <w:shd w:val="clear" w:color="auto" w:fill="4F81BD"/>
          </w:tcPr>
          <w:p w:rsidRPr="00D14360" w:rsidR="00510672" w:rsidP="00D14360" w:rsidRDefault="00510672" w14:paraId="6B2F444E" w14:textId="77777777">
            <w:pPr>
              <w:pStyle w:val="NormalWeb"/>
              <w:keepNext/>
              <w:keepLines/>
              <w:spacing w:before="0" w:beforeAutospacing="0" w:after="0" w:afterAutospacing="0"/>
              <w:rPr>
                <w:rFonts w:cs="Calibri"/>
                <w:b/>
                <w:bCs/>
                <w:color w:val="FFFFFF"/>
              </w:rPr>
            </w:pPr>
            <w:r w:rsidRPr="00D14360">
              <w:rPr>
                <w:rFonts w:cs="Calibri"/>
                <w:b/>
                <w:bCs/>
                <w:color w:val="FFFFFF"/>
              </w:rPr>
              <w:t>Description</w:t>
            </w:r>
          </w:p>
        </w:tc>
      </w:tr>
      <w:tr w:rsidRPr="00E35258" w:rsidR="00254B4A" w:rsidTr="003A3D50" w14:paraId="6071A750" w14:textId="77777777">
        <w:trPr>
          <w:cantSplit/>
          <w:trHeight w:val="818"/>
          <w:tblHeader/>
        </w:trPr>
        <w:tc>
          <w:tcPr>
            <w:tcW w:w="2725" w:type="dxa"/>
            <w:tcBorders>
              <w:top w:val="single" w:color="4F81BD" w:sz="4" w:space="0"/>
              <w:bottom w:val="single" w:color="4F81BD" w:sz="4" w:space="0"/>
              <w:right w:val="nil"/>
            </w:tcBorders>
            <w:shd w:val="clear" w:color="auto" w:fill="FFFFFF"/>
          </w:tcPr>
          <w:p w:rsidRPr="00D14360" w:rsidR="00510672" w:rsidP="00D14360" w:rsidRDefault="00510672" w14:paraId="64FD25BA" w14:textId="77777777">
            <w:pPr>
              <w:pStyle w:val="NormalWeb"/>
              <w:keepNext/>
              <w:keepLines/>
              <w:spacing w:before="0" w:beforeAutospacing="0" w:after="0" w:afterAutospacing="0"/>
              <w:rPr>
                <w:rFonts w:cs="Calibri"/>
                <w:b/>
                <w:bCs/>
              </w:rPr>
            </w:pPr>
            <w:r w:rsidRPr="00D14360">
              <w:rPr>
                <w:rFonts w:cs="Calibri"/>
                <w:b/>
                <w:bCs/>
              </w:rPr>
              <w:t>documentationOf/</w:t>
            </w:r>
          </w:p>
          <w:p w:rsidRPr="00D14360" w:rsidR="00510672" w:rsidP="00D14360" w:rsidRDefault="00510672" w14:paraId="5E9D2A2F" w14:textId="77777777">
            <w:pPr>
              <w:pStyle w:val="NormalWeb"/>
              <w:keepNext/>
              <w:keepLines/>
              <w:spacing w:before="0" w:beforeAutospacing="0" w:after="0" w:afterAutospacing="0"/>
              <w:rPr>
                <w:rFonts w:cs="Calibri"/>
                <w:b/>
                <w:bCs/>
              </w:rPr>
            </w:pPr>
            <w:r w:rsidRPr="00D14360">
              <w:rPr>
                <w:rFonts w:cs="Calibri"/>
                <w:b/>
                <w:bCs/>
              </w:rPr>
              <w:t xml:space="preserve">serviceEvent/ </w:t>
            </w:r>
          </w:p>
          <w:p w:rsidRPr="00D14360" w:rsidR="00510672" w:rsidP="00D14360" w:rsidRDefault="00510672" w14:paraId="4E683034" w14:textId="77777777">
            <w:pPr>
              <w:pStyle w:val="NormalWeb"/>
              <w:keepNext/>
              <w:keepLines/>
              <w:spacing w:before="0" w:beforeAutospacing="0" w:after="0" w:afterAutospacing="0"/>
              <w:rPr>
                <w:rFonts w:cs="Calibri"/>
                <w:b/>
                <w:bCs/>
              </w:rPr>
            </w:pPr>
            <w:r w:rsidRPr="00D14360">
              <w:rPr>
                <w:rFonts w:cs="Calibri"/>
                <w:b/>
                <w:bCs/>
              </w:rPr>
              <w:t>performer</w:t>
            </w:r>
          </w:p>
        </w:tc>
        <w:tc>
          <w:tcPr>
            <w:tcW w:w="6635" w:type="dxa"/>
            <w:tcBorders>
              <w:top w:val="single" w:color="4F81BD" w:sz="4" w:space="0"/>
              <w:left w:val="single" w:color="4F81BD" w:sz="4" w:space="0"/>
              <w:bottom w:val="single" w:color="4F81BD" w:sz="4" w:space="0"/>
              <w:right w:val="single" w:color="4F81BD" w:sz="4" w:space="0"/>
            </w:tcBorders>
            <w:shd w:val="clear" w:color="auto" w:fill="auto"/>
          </w:tcPr>
          <w:p w:rsidRPr="00D14360" w:rsidR="00510672" w:rsidP="00D14360" w:rsidRDefault="00510672" w14:paraId="0E0E20A6"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Care team member who performs the service event detailed in the document. </w:t>
            </w:r>
          </w:p>
          <w:p w:rsidRPr="00D14360" w:rsidR="00510672" w:rsidP="00D14360" w:rsidRDefault="00510672" w14:paraId="4F07270B"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surgeon, consulting physician</w:t>
            </w:r>
          </w:p>
        </w:tc>
      </w:tr>
      <w:tr w:rsidRPr="00E35258" w:rsidR="00065389" w:rsidTr="004E29C8" w14:paraId="4C2C74D1" w14:textId="77777777">
        <w:trPr>
          <w:cantSplit/>
          <w:trHeight w:val="836"/>
          <w:tblHeader/>
        </w:trPr>
        <w:tc>
          <w:tcPr>
            <w:tcW w:w="2725" w:type="dxa"/>
            <w:tcBorders>
              <w:right w:val="nil"/>
            </w:tcBorders>
            <w:shd w:val="clear" w:color="auto" w:fill="FFFFFF"/>
          </w:tcPr>
          <w:p w:rsidRPr="00D14360" w:rsidR="00510672" w:rsidP="00D14360" w:rsidRDefault="00510672" w14:paraId="032C8B7F" w14:textId="77777777">
            <w:pPr>
              <w:pStyle w:val="NormalWeb"/>
              <w:keepNext/>
              <w:keepLines/>
              <w:spacing w:before="0" w:beforeAutospacing="0" w:after="0" w:afterAutospacing="0"/>
              <w:rPr>
                <w:rFonts w:cs="Calibri"/>
                <w:b/>
                <w:bCs/>
              </w:rPr>
            </w:pPr>
            <w:r w:rsidRPr="00D14360">
              <w:rPr>
                <w:rFonts w:cs="Calibri"/>
                <w:b/>
                <w:bCs/>
              </w:rPr>
              <w:t>encompassingEncounter/</w:t>
            </w:r>
          </w:p>
          <w:p w:rsidRPr="00D14360" w:rsidR="00510672" w:rsidP="00D14360" w:rsidRDefault="00510672" w14:paraId="5EF03C09" w14:textId="77777777">
            <w:pPr>
              <w:pStyle w:val="NormalWeb"/>
              <w:keepNext/>
              <w:keepLines/>
              <w:spacing w:before="0" w:beforeAutospacing="0" w:after="0" w:afterAutospacing="0"/>
              <w:rPr>
                <w:rFonts w:cs="Calibri"/>
                <w:b/>
                <w:bCs/>
              </w:rPr>
            </w:pPr>
            <w:r w:rsidRPr="00D14360">
              <w:rPr>
                <w:rFonts w:cs="Calibri"/>
                <w:b/>
                <w:bCs/>
              </w:rPr>
              <w:t>responsibleParty</w:t>
            </w:r>
          </w:p>
        </w:tc>
        <w:tc>
          <w:tcPr>
            <w:tcW w:w="6635" w:type="dxa"/>
            <w:tcBorders>
              <w:left w:val="single" w:color="4F81BD" w:sz="4" w:space="0"/>
              <w:right w:val="single" w:color="4F81BD" w:sz="4" w:space="0"/>
            </w:tcBorders>
            <w:shd w:val="clear" w:color="auto" w:fill="auto"/>
          </w:tcPr>
          <w:p w:rsidRPr="00D14360" w:rsidR="00510672" w:rsidP="00D14360" w:rsidRDefault="00510672" w14:paraId="413C0841"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Care team member who is responsible for the patient encounter described in the document.</w:t>
            </w:r>
          </w:p>
          <w:p w:rsidRPr="00D14360" w:rsidR="00510672" w:rsidP="00D14360" w:rsidRDefault="00510672" w14:paraId="37156E12"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surgeon, consulting physician, home health nurse</w:t>
            </w:r>
          </w:p>
        </w:tc>
      </w:tr>
      <w:tr w:rsidRPr="00E35258" w:rsidR="00254B4A" w:rsidTr="003A3D50" w14:paraId="45E5DACB" w14:textId="77777777">
        <w:trPr>
          <w:cantSplit/>
          <w:trHeight w:val="350"/>
          <w:tblHeader/>
        </w:trPr>
        <w:tc>
          <w:tcPr>
            <w:tcW w:w="2725" w:type="dxa"/>
            <w:tcBorders>
              <w:top w:val="single" w:color="4F81BD" w:sz="4" w:space="0"/>
              <w:bottom w:val="single" w:color="4F81BD" w:sz="4" w:space="0"/>
              <w:right w:val="nil"/>
            </w:tcBorders>
            <w:shd w:val="clear" w:color="auto" w:fill="FFFFFF"/>
          </w:tcPr>
          <w:p w:rsidRPr="00D14360" w:rsidR="00510672" w:rsidP="00D14360" w:rsidRDefault="00510672" w14:paraId="608A4C51" w14:textId="77777777">
            <w:pPr>
              <w:pStyle w:val="NormalWeb"/>
              <w:keepNext/>
              <w:keepLines/>
              <w:spacing w:before="0" w:beforeAutospacing="0" w:after="0" w:afterAutospacing="0"/>
              <w:rPr>
                <w:rFonts w:cs="Calibri"/>
                <w:b/>
                <w:bCs/>
              </w:rPr>
            </w:pPr>
            <w:r w:rsidRPr="00D14360">
              <w:rPr>
                <w:rFonts w:cs="Calibri"/>
                <w:b/>
                <w:bCs/>
              </w:rPr>
              <w:t>recordTarget</w:t>
            </w:r>
          </w:p>
        </w:tc>
        <w:tc>
          <w:tcPr>
            <w:tcW w:w="6635" w:type="dxa"/>
            <w:tcBorders>
              <w:top w:val="single" w:color="4F81BD" w:sz="4" w:space="0"/>
              <w:left w:val="single" w:color="4F81BD" w:sz="4" w:space="0"/>
              <w:bottom w:val="single" w:color="4F81BD" w:sz="4" w:space="0"/>
              <w:right w:val="single" w:color="4F81BD" w:sz="4" w:space="0"/>
            </w:tcBorders>
            <w:shd w:val="clear" w:color="auto" w:fill="auto"/>
          </w:tcPr>
          <w:p w:rsidRPr="00D14360" w:rsidR="00510672" w:rsidP="00D14360" w:rsidRDefault="00510672" w14:paraId="349EA9D3"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The patient, his or herself, is considered a member of the </w:t>
            </w:r>
            <w:r w:rsidRPr="00D14360" w:rsidR="00890FBD">
              <w:rPr>
                <w:rFonts w:ascii="Calibri Light" w:hAnsi="Calibri Light" w:cs="Calibri Light"/>
              </w:rPr>
              <w:t>C</w:t>
            </w:r>
            <w:r w:rsidRPr="00D14360">
              <w:rPr>
                <w:rFonts w:ascii="Calibri Light" w:hAnsi="Calibri Light" w:cs="Calibri Light"/>
              </w:rPr>
              <w:t>are team.</w:t>
            </w:r>
          </w:p>
        </w:tc>
      </w:tr>
      <w:tr w:rsidRPr="00E35258" w:rsidR="00065389" w:rsidTr="004E29C8" w14:paraId="7D3D8B47" w14:textId="77777777">
        <w:trPr>
          <w:cantSplit/>
          <w:trHeight w:val="818"/>
          <w:tblHeader/>
        </w:trPr>
        <w:tc>
          <w:tcPr>
            <w:tcW w:w="2725" w:type="dxa"/>
            <w:tcBorders>
              <w:right w:val="nil"/>
            </w:tcBorders>
            <w:shd w:val="clear" w:color="auto" w:fill="FFFFFF"/>
          </w:tcPr>
          <w:p w:rsidRPr="00D14360" w:rsidR="00510672" w:rsidP="00D14360" w:rsidRDefault="00510672" w14:paraId="1E07811A" w14:textId="77777777">
            <w:pPr>
              <w:pStyle w:val="NormalWeb"/>
              <w:keepNext/>
              <w:keepLines/>
              <w:spacing w:before="0" w:beforeAutospacing="0" w:after="0" w:afterAutospacing="0"/>
              <w:rPr>
                <w:rFonts w:cs="Calibri"/>
                <w:b/>
                <w:bCs/>
              </w:rPr>
            </w:pPr>
            <w:r w:rsidRPr="00D14360">
              <w:rPr>
                <w:rFonts w:cs="Calibri"/>
                <w:b/>
                <w:bCs/>
              </w:rPr>
              <w:t>author</w:t>
            </w:r>
          </w:p>
        </w:tc>
        <w:tc>
          <w:tcPr>
            <w:tcW w:w="6635" w:type="dxa"/>
            <w:tcBorders>
              <w:left w:val="single" w:color="4F81BD" w:sz="4" w:space="0"/>
              <w:right w:val="single" w:color="4F81BD" w:sz="4" w:space="0"/>
            </w:tcBorders>
            <w:shd w:val="clear" w:color="auto" w:fill="auto"/>
          </w:tcPr>
          <w:p w:rsidRPr="00D14360" w:rsidR="00510672" w:rsidP="00D14360" w:rsidRDefault="00510672" w14:paraId="20F096BE"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Care team member who documents events included in the documentation of the encounter or documentation of the provision of care over time.</w:t>
            </w:r>
          </w:p>
          <w:p w:rsidRPr="00D14360" w:rsidR="00510672" w:rsidP="00D14360" w:rsidRDefault="00510672" w14:paraId="48D3B7C3"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 PCP, surgeon, consulting physician, home health nurse</w:t>
            </w:r>
          </w:p>
        </w:tc>
      </w:tr>
      <w:tr w:rsidRPr="00E35258" w:rsidR="00254B4A" w:rsidTr="003A3D50" w14:paraId="08C7E3E1" w14:textId="77777777">
        <w:trPr>
          <w:cantSplit/>
          <w:trHeight w:val="818"/>
          <w:tblHeader/>
        </w:trPr>
        <w:tc>
          <w:tcPr>
            <w:tcW w:w="2725" w:type="dxa"/>
            <w:tcBorders>
              <w:top w:val="single" w:color="4F81BD" w:sz="4" w:space="0"/>
              <w:bottom w:val="single" w:color="4F81BD" w:sz="4" w:space="0"/>
              <w:right w:val="nil"/>
            </w:tcBorders>
            <w:shd w:val="clear" w:color="auto" w:fill="FFFFFF"/>
          </w:tcPr>
          <w:p w:rsidRPr="00D14360" w:rsidR="00510672" w:rsidP="00D14360" w:rsidRDefault="00510672" w14:paraId="3D152206" w14:textId="77777777">
            <w:pPr>
              <w:pStyle w:val="NormalWeb"/>
              <w:keepNext/>
              <w:keepLines/>
              <w:spacing w:before="0" w:beforeAutospacing="0" w:after="0" w:afterAutospacing="0"/>
              <w:rPr>
                <w:rFonts w:cs="Calibri"/>
                <w:b/>
                <w:bCs/>
              </w:rPr>
            </w:pPr>
            <w:r w:rsidRPr="00D14360">
              <w:rPr>
                <w:rFonts w:cs="Calibri"/>
                <w:b/>
                <w:bCs/>
              </w:rPr>
              <w:t>custodian</w:t>
            </w:r>
          </w:p>
        </w:tc>
        <w:tc>
          <w:tcPr>
            <w:tcW w:w="6635" w:type="dxa"/>
            <w:tcBorders>
              <w:top w:val="single" w:color="4F81BD" w:sz="4" w:space="0"/>
              <w:left w:val="single" w:color="4F81BD" w:sz="4" w:space="0"/>
              <w:bottom w:val="single" w:color="4F81BD" w:sz="4" w:space="0"/>
              <w:right w:val="single" w:color="4F81BD" w:sz="4" w:space="0"/>
            </w:tcBorders>
            <w:shd w:val="clear" w:color="auto" w:fill="auto"/>
          </w:tcPr>
          <w:p w:rsidRPr="00D14360" w:rsidR="00510672" w:rsidP="00D14360" w:rsidRDefault="00510672" w14:paraId="6EC70423"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The steward of the document is likely a</w:t>
            </w:r>
            <w:r w:rsidRPr="00D14360" w:rsidR="006A785F">
              <w:rPr>
                <w:rFonts w:ascii="Calibri Light" w:hAnsi="Calibri Light" w:cs="Calibri Light"/>
              </w:rPr>
              <w:t>n</w:t>
            </w:r>
            <w:r w:rsidRPr="00D14360">
              <w:rPr>
                <w:rFonts w:ascii="Calibri Light" w:hAnsi="Calibri Light" w:cs="Calibri Light"/>
              </w:rPr>
              <w:t xml:space="preserve"> organization with a role on the patient’s care team, although not necessarily.</w:t>
            </w:r>
          </w:p>
          <w:p w:rsidRPr="00D14360" w:rsidR="00510672" w:rsidP="00D14360" w:rsidRDefault="00510672" w14:paraId="63F6A940"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 PCP practice, Hospital, home health agency, HIE</w:t>
            </w:r>
          </w:p>
        </w:tc>
      </w:tr>
      <w:tr w:rsidRPr="00E35258" w:rsidR="00065389" w:rsidTr="004E29C8" w14:paraId="6C9B043D" w14:textId="77777777">
        <w:trPr>
          <w:cantSplit/>
          <w:trHeight w:val="827"/>
          <w:tblHeader/>
        </w:trPr>
        <w:tc>
          <w:tcPr>
            <w:tcW w:w="2725" w:type="dxa"/>
            <w:tcBorders>
              <w:right w:val="nil"/>
            </w:tcBorders>
            <w:shd w:val="clear" w:color="auto" w:fill="FFFFFF"/>
          </w:tcPr>
          <w:p w:rsidRPr="00D14360" w:rsidR="00510672" w:rsidP="00D14360" w:rsidRDefault="00510672" w14:paraId="777DEA3A" w14:textId="77777777">
            <w:pPr>
              <w:pStyle w:val="NormalWeb"/>
              <w:keepNext/>
              <w:keepLines/>
              <w:spacing w:before="0" w:beforeAutospacing="0" w:after="0" w:afterAutospacing="0"/>
              <w:rPr>
                <w:rFonts w:cs="Calibri"/>
                <w:b/>
                <w:bCs/>
              </w:rPr>
            </w:pPr>
            <w:r w:rsidRPr="00D14360">
              <w:rPr>
                <w:rFonts w:cs="Calibri"/>
                <w:b/>
                <w:bCs/>
              </w:rPr>
              <w:t>legalAuthenticator</w:t>
            </w:r>
          </w:p>
        </w:tc>
        <w:tc>
          <w:tcPr>
            <w:tcW w:w="6635" w:type="dxa"/>
            <w:tcBorders>
              <w:left w:val="single" w:color="4F81BD" w:sz="4" w:space="0"/>
              <w:right w:val="single" w:color="4F81BD" w:sz="4" w:space="0"/>
            </w:tcBorders>
            <w:shd w:val="clear" w:color="auto" w:fill="auto"/>
          </w:tcPr>
          <w:p w:rsidRPr="00D14360" w:rsidR="00510672" w:rsidP="00D14360" w:rsidRDefault="00510672" w14:paraId="348FBBD1"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Care team member who authenticates content contained in the document and accepts legal responsibility. </w:t>
            </w:r>
          </w:p>
          <w:p w:rsidRPr="00D14360" w:rsidR="00510672" w:rsidP="00D14360" w:rsidRDefault="00510672" w14:paraId="09250770"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consulting physician, attending physician</w:t>
            </w:r>
          </w:p>
        </w:tc>
      </w:tr>
      <w:tr w:rsidRPr="00E35258" w:rsidR="00254B4A" w:rsidTr="003A3D50" w14:paraId="00CCA8A4" w14:textId="77777777">
        <w:trPr>
          <w:cantSplit/>
          <w:trHeight w:val="566"/>
          <w:tblHeader/>
        </w:trPr>
        <w:tc>
          <w:tcPr>
            <w:tcW w:w="2725" w:type="dxa"/>
            <w:tcBorders>
              <w:top w:val="single" w:color="4F81BD" w:sz="4" w:space="0"/>
              <w:bottom w:val="single" w:color="4F81BD" w:sz="4" w:space="0"/>
              <w:right w:val="nil"/>
            </w:tcBorders>
            <w:shd w:val="clear" w:color="auto" w:fill="FFFFFF"/>
          </w:tcPr>
          <w:p w:rsidRPr="00D14360" w:rsidR="00510672" w:rsidP="00D14360" w:rsidRDefault="00510672" w14:paraId="11FE8CFA" w14:textId="77777777">
            <w:pPr>
              <w:pStyle w:val="NormalWeb"/>
              <w:keepNext/>
              <w:keepLines/>
              <w:spacing w:before="0" w:beforeAutospacing="0" w:after="0" w:afterAutospacing="0"/>
              <w:rPr>
                <w:rFonts w:cs="Calibri"/>
                <w:b/>
                <w:bCs/>
              </w:rPr>
            </w:pPr>
            <w:r w:rsidRPr="00D14360">
              <w:rPr>
                <w:rFonts w:cs="Calibri"/>
                <w:b/>
                <w:bCs/>
              </w:rPr>
              <w:t>authenticator</w:t>
            </w:r>
          </w:p>
        </w:tc>
        <w:tc>
          <w:tcPr>
            <w:tcW w:w="6635" w:type="dxa"/>
            <w:tcBorders>
              <w:top w:val="single" w:color="4F81BD" w:sz="4" w:space="0"/>
              <w:left w:val="single" w:color="4F81BD" w:sz="4" w:space="0"/>
              <w:bottom w:val="single" w:color="4F81BD" w:sz="4" w:space="0"/>
              <w:right w:val="single" w:color="4F81BD" w:sz="4" w:space="0"/>
            </w:tcBorders>
            <w:shd w:val="clear" w:color="auto" w:fill="auto"/>
          </w:tcPr>
          <w:p w:rsidRPr="00D14360" w:rsidR="00510672" w:rsidP="00D14360" w:rsidRDefault="00510672" w14:paraId="6D730D30"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Care team member who authenticates content contained in the document. </w:t>
            </w:r>
          </w:p>
          <w:p w:rsidRPr="00D14360" w:rsidR="00510672" w:rsidP="00D14360" w:rsidRDefault="00510672" w14:paraId="71CDD761"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consulting physician, attending physician</w:t>
            </w:r>
          </w:p>
        </w:tc>
      </w:tr>
      <w:tr w:rsidRPr="00E35258" w:rsidR="00065389" w:rsidTr="004E29C8" w14:paraId="74633F07" w14:textId="77777777">
        <w:trPr>
          <w:cantSplit/>
          <w:trHeight w:val="575"/>
          <w:tblHeader/>
        </w:trPr>
        <w:tc>
          <w:tcPr>
            <w:tcW w:w="2725" w:type="dxa"/>
            <w:tcBorders>
              <w:right w:val="nil"/>
            </w:tcBorders>
            <w:shd w:val="clear" w:color="auto" w:fill="FFFFFF"/>
          </w:tcPr>
          <w:p w:rsidRPr="00D14360" w:rsidR="00510672" w:rsidP="00D14360" w:rsidRDefault="00510672" w14:paraId="466E4D8E" w14:textId="77777777">
            <w:pPr>
              <w:pStyle w:val="NormalWeb"/>
              <w:keepNext/>
              <w:keepLines/>
              <w:spacing w:before="0" w:beforeAutospacing="0" w:after="0" w:afterAutospacing="0"/>
              <w:rPr>
                <w:rFonts w:cs="Calibri"/>
                <w:b/>
                <w:bCs/>
              </w:rPr>
            </w:pPr>
            <w:r w:rsidRPr="00D14360">
              <w:rPr>
                <w:rFonts w:cs="Calibri"/>
                <w:b/>
                <w:bCs/>
              </w:rPr>
              <w:t>informationRecipient</w:t>
            </w:r>
          </w:p>
        </w:tc>
        <w:tc>
          <w:tcPr>
            <w:tcW w:w="6635" w:type="dxa"/>
            <w:tcBorders>
              <w:left w:val="single" w:color="4F81BD" w:sz="4" w:space="0"/>
              <w:right w:val="single" w:color="4F81BD" w:sz="4" w:space="0"/>
            </w:tcBorders>
            <w:shd w:val="clear" w:color="auto" w:fill="auto"/>
          </w:tcPr>
          <w:p w:rsidRPr="00D14360" w:rsidR="00510672" w:rsidP="00D14360" w:rsidRDefault="00510672" w14:paraId="10A22059"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Care team member who the document is intended for. </w:t>
            </w:r>
          </w:p>
          <w:p w:rsidRPr="00D14360" w:rsidR="00510672" w:rsidP="00D14360" w:rsidRDefault="00510672" w14:paraId="36BFBA85"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caregiver, consulting physician</w:t>
            </w:r>
          </w:p>
        </w:tc>
      </w:tr>
      <w:tr w:rsidRPr="00E35258" w:rsidR="00254B4A" w:rsidTr="003A3D50" w14:paraId="584675C7" w14:textId="77777777">
        <w:trPr>
          <w:cantSplit/>
          <w:trHeight w:val="566"/>
          <w:tblHeader/>
        </w:trPr>
        <w:tc>
          <w:tcPr>
            <w:tcW w:w="2725" w:type="dxa"/>
            <w:tcBorders>
              <w:top w:val="single" w:color="4F81BD" w:sz="4" w:space="0"/>
              <w:bottom w:val="single" w:color="4F81BD" w:sz="4" w:space="0"/>
              <w:right w:val="nil"/>
            </w:tcBorders>
            <w:shd w:val="clear" w:color="auto" w:fill="FFFFFF"/>
          </w:tcPr>
          <w:p w:rsidRPr="00D14360" w:rsidR="00510672" w:rsidP="00D14360" w:rsidRDefault="00510672" w14:paraId="1E75F105" w14:textId="77777777">
            <w:pPr>
              <w:pStyle w:val="NormalWeb"/>
              <w:keepNext/>
              <w:keepLines/>
              <w:spacing w:before="0" w:beforeAutospacing="0" w:after="0" w:afterAutospacing="0"/>
              <w:rPr>
                <w:rFonts w:cs="Calibri"/>
                <w:b/>
                <w:bCs/>
              </w:rPr>
            </w:pPr>
            <w:r w:rsidRPr="00D14360">
              <w:rPr>
                <w:rFonts w:cs="Calibri"/>
                <w:b/>
                <w:bCs/>
              </w:rPr>
              <w:t>participant</w:t>
            </w:r>
          </w:p>
        </w:tc>
        <w:tc>
          <w:tcPr>
            <w:tcW w:w="6635" w:type="dxa"/>
            <w:tcBorders>
              <w:top w:val="single" w:color="4F81BD" w:sz="4" w:space="0"/>
              <w:left w:val="single" w:color="4F81BD" w:sz="4" w:space="0"/>
              <w:bottom w:val="single" w:color="4F81BD" w:sz="4" w:space="0"/>
              <w:right w:val="single" w:color="4F81BD" w:sz="4" w:space="0"/>
            </w:tcBorders>
            <w:shd w:val="clear" w:color="auto" w:fill="auto"/>
          </w:tcPr>
          <w:p w:rsidRPr="00D14360" w:rsidR="00510672" w:rsidP="00D14360" w:rsidRDefault="00510672" w14:paraId="2DAC21DD"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Other supporting care team members associated with the patient. </w:t>
            </w:r>
          </w:p>
          <w:p w:rsidRPr="00D14360" w:rsidR="00510672" w:rsidP="00D14360" w:rsidRDefault="00510672" w14:paraId="3F9BD4FB"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Examples: Caregiver, family member, emergency contact </w:t>
            </w:r>
          </w:p>
        </w:tc>
      </w:tr>
    </w:tbl>
    <w:p w:rsidRPr="00D14360" w:rsidR="00E35258" w:rsidP="00C65E25" w:rsidRDefault="00E35258" w14:paraId="22212FE8" w14:textId="2A8414E1">
      <w:pPr>
        <w:pStyle w:val="Caption"/>
        <w:ind w:firstLine="90"/>
        <w:rPr>
          <w:rFonts w:cs="Calibri"/>
          <w:color w:val="000000"/>
        </w:rPr>
      </w:pPr>
      <w:bookmarkStart w:name="_Toc118898798" w:id="548"/>
      <w:bookmarkStart w:name="_Toc119940001" w:id="549"/>
      <w:bookmarkStart w:name="_Toc135313033" w:id="550"/>
      <w:r>
        <w:t xml:space="preserve">Table </w:t>
      </w:r>
      <w:r>
        <w:fldChar w:fldCharType="begin"/>
      </w:r>
      <w:r>
        <w:instrText>SEQ Table \* ARABIC</w:instrText>
      </w:r>
      <w:r>
        <w:fldChar w:fldCharType="separate"/>
      </w:r>
      <w:r w:rsidR="00DC1072">
        <w:rPr>
          <w:noProof/>
        </w:rPr>
        <w:t>12</w:t>
      </w:r>
      <w:r>
        <w:fldChar w:fldCharType="end"/>
      </w:r>
      <w:r>
        <w:t>: Header Elements for Care Team Members</w:t>
      </w:r>
      <w:bookmarkEnd w:id="548"/>
      <w:bookmarkEnd w:id="549"/>
      <w:bookmarkEnd w:id="550"/>
    </w:p>
    <w:p w:rsidR="00E86E64" w:rsidP="00B505D2" w:rsidRDefault="00A10C4D" w14:paraId="1FB8753D" w14:textId="7AA53DF0">
      <w:pPr>
        <w:autoSpaceDE w:val="0"/>
        <w:autoSpaceDN w:val="0"/>
        <w:adjustRightInd w:val="0"/>
        <w:spacing w:after="120"/>
        <w:rPr>
          <w:rFonts w:cs="Calibri"/>
          <w:color w:val="000000"/>
        </w:rPr>
      </w:pPr>
      <w:r w:rsidRPr="00D14360">
        <w:rPr>
          <w:rFonts w:cs="Calibri"/>
          <w:color w:val="000000"/>
        </w:rPr>
        <w:t xml:space="preserve">In the header of an Encounter Summary, a care team member may be </w:t>
      </w:r>
      <w:r w:rsidR="00A3258D">
        <w:rPr>
          <w:rFonts w:cs="Calibri"/>
          <w:color w:val="000000"/>
        </w:rPr>
        <w:t xml:space="preserve">documented as </w:t>
      </w:r>
      <w:r w:rsidRPr="00D14360">
        <w:rPr>
          <w:rFonts w:cs="Calibri"/>
          <w:color w:val="000000"/>
        </w:rPr>
        <w:t>fulfilling more than one responsibility. For example, a consulting physician who sees a patient in a clinical encounter may be</w:t>
      </w:r>
      <w:r w:rsidR="00E86E64">
        <w:rPr>
          <w:rFonts w:cs="Calibri"/>
          <w:color w:val="000000"/>
        </w:rPr>
        <w:t>:</w:t>
      </w:r>
    </w:p>
    <w:p w:rsidR="00A3258D" w:rsidP="00A3258D" w:rsidRDefault="00E86E64" w14:paraId="22E6671C" w14:textId="07F53236">
      <w:pPr>
        <w:autoSpaceDE w:val="0"/>
        <w:autoSpaceDN w:val="0"/>
        <w:adjustRightInd w:val="0"/>
        <w:spacing w:after="120"/>
        <w:ind w:left="720"/>
        <w:rPr>
          <w:rFonts w:cs="Calibri"/>
          <w:color w:val="000000"/>
        </w:rPr>
      </w:pPr>
      <w:r>
        <w:rPr>
          <w:rFonts w:cs="Calibri"/>
          <w:color w:val="000000"/>
        </w:rPr>
        <w:t xml:space="preserve">1. </w:t>
      </w:r>
      <w:r w:rsidRPr="00D14360" w:rsidR="00A10C4D">
        <w:rPr>
          <w:rFonts w:cs="Calibri"/>
          <w:color w:val="000000"/>
        </w:rPr>
        <w:t xml:space="preserve"> </w:t>
      </w:r>
      <w:r w:rsidR="00A3258D">
        <w:rPr>
          <w:rFonts w:cs="Calibri"/>
          <w:color w:val="000000"/>
        </w:rPr>
        <w:t xml:space="preserve">the </w:t>
      </w:r>
      <w:r w:rsidRPr="00D14360" w:rsidR="00A3258D">
        <w:rPr>
          <w:rFonts w:cs="Calibri"/>
          <w:color w:val="000000"/>
        </w:rPr>
        <w:t xml:space="preserve">author </w:t>
      </w:r>
      <w:r w:rsidR="00A3258D">
        <w:rPr>
          <w:rFonts w:cs="Calibri"/>
          <w:color w:val="000000"/>
        </w:rPr>
        <w:t>of the</w:t>
      </w:r>
      <w:r w:rsidRPr="00D14360" w:rsidR="00A3258D">
        <w:rPr>
          <w:rFonts w:cs="Calibri"/>
          <w:color w:val="000000"/>
        </w:rPr>
        <w:t xml:space="preserve"> Consultation Note</w:t>
      </w:r>
      <w:r w:rsidR="00A3258D">
        <w:rPr>
          <w:rFonts w:cs="Calibri"/>
          <w:color w:val="000000"/>
        </w:rPr>
        <w:t>,</w:t>
      </w:r>
      <w:r w:rsidRPr="00D14360" w:rsidR="00A3258D">
        <w:rPr>
          <w:rFonts w:cs="Calibri"/>
          <w:color w:val="000000"/>
        </w:rPr>
        <w:t xml:space="preserve"> </w:t>
      </w:r>
    </w:p>
    <w:p w:rsidR="00E86E64" w:rsidP="003B0179" w:rsidRDefault="00E86E64" w14:paraId="1148710E" w14:textId="159CFC55">
      <w:pPr>
        <w:autoSpaceDE w:val="0"/>
        <w:autoSpaceDN w:val="0"/>
        <w:adjustRightInd w:val="0"/>
        <w:spacing w:after="120"/>
        <w:ind w:left="720"/>
        <w:rPr>
          <w:rFonts w:cs="Calibri"/>
          <w:color w:val="000000"/>
        </w:rPr>
      </w:pPr>
      <w:r>
        <w:rPr>
          <w:rFonts w:cs="Calibri"/>
          <w:color w:val="000000"/>
        </w:rPr>
        <w:t>2.</w:t>
      </w:r>
      <w:r w:rsidRPr="00A3258D" w:rsidR="00A3258D">
        <w:rPr>
          <w:rFonts w:cs="Calibri"/>
          <w:color w:val="000000"/>
        </w:rPr>
        <w:t xml:space="preserve"> </w:t>
      </w:r>
      <w:r w:rsidRPr="00D14360" w:rsidR="00A3258D">
        <w:rPr>
          <w:rFonts w:cs="Calibri"/>
          <w:color w:val="000000"/>
        </w:rPr>
        <w:t>the responsible party for the Encounter</w:t>
      </w:r>
      <w:r w:rsidR="00A3258D">
        <w:rPr>
          <w:rFonts w:cs="Calibri"/>
          <w:color w:val="000000"/>
        </w:rPr>
        <w:t xml:space="preserve"> </w:t>
      </w:r>
      <w:r w:rsidRPr="00D14360" w:rsidR="00A3258D">
        <w:rPr>
          <w:rFonts w:cs="Calibri"/>
          <w:color w:val="000000"/>
        </w:rPr>
        <w:t>(rendering physician)</w:t>
      </w:r>
      <w:r w:rsidR="000B7B5A">
        <w:rPr>
          <w:rFonts w:cs="Calibri"/>
          <w:color w:val="000000"/>
        </w:rPr>
        <w:t>,</w:t>
      </w:r>
      <w:r w:rsidR="00A3258D">
        <w:rPr>
          <w:rFonts w:cs="Calibri"/>
          <w:color w:val="000000"/>
        </w:rPr>
        <w:t xml:space="preserve"> or</w:t>
      </w:r>
      <w:r w:rsidRPr="00D14360" w:rsidR="00A10C4D">
        <w:rPr>
          <w:rFonts w:cs="Calibri"/>
          <w:color w:val="000000"/>
        </w:rPr>
        <w:t xml:space="preserve"> </w:t>
      </w:r>
    </w:p>
    <w:p w:rsidR="00E86E64" w:rsidP="003B0179" w:rsidRDefault="00E86E64" w14:paraId="57CE1DFF" w14:textId="1D823282">
      <w:pPr>
        <w:autoSpaceDE w:val="0"/>
        <w:autoSpaceDN w:val="0"/>
        <w:adjustRightInd w:val="0"/>
        <w:spacing w:after="120"/>
        <w:ind w:left="720"/>
        <w:rPr>
          <w:rFonts w:cs="Calibri"/>
          <w:color w:val="000000"/>
        </w:rPr>
      </w:pPr>
      <w:r>
        <w:rPr>
          <w:rFonts w:cs="Calibri"/>
          <w:color w:val="000000"/>
        </w:rPr>
        <w:t xml:space="preserve">3. </w:t>
      </w:r>
      <w:r w:rsidR="000B7B5A">
        <w:rPr>
          <w:rFonts w:cs="Calibri"/>
          <w:color w:val="000000"/>
        </w:rPr>
        <w:t xml:space="preserve">the </w:t>
      </w:r>
      <w:r w:rsidRPr="00D14360" w:rsidR="00A10C4D">
        <w:rPr>
          <w:rFonts w:cs="Calibri"/>
          <w:color w:val="000000"/>
        </w:rPr>
        <w:t>authenticat</w:t>
      </w:r>
      <w:r>
        <w:rPr>
          <w:rFonts w:cs="Calibri"/>
          <w:color w:val="000000"/>
        </w:rPr>
        <w:t>or</w:t>
      </w:r>
      <w:r w:rsidR="00A3258D">
        <w:rPr>
          <w:rFonts w:cs="Calibri"/>
          <w:color w:val="000000"/>
        </w:rPr>
        <w:t xml:space="preserve"> (physician attesting to the human readable content in the document)</w:t>
      </w:r>
      <w:r w:rsidRPr="00D14360" w:rsidR="00A10C4D">
        <w:rPr>
          <w:rFonts w:cs="Calibri"/>
          <w:color w:val="000000"/>
        </w:rPr>
        <w:t xml:space="preserve">. </w:t>
      </w:r>
    </w:p>
    <w:p w:rsidRPr="00D14360" w:rsidR="00A10C4D" w:rsidP="00B505D2" w:rsidRDefault="00A10C4D" w14:paraId="6E379E3C" w14:textId="72198347">
      <w:pPr>
        <w:autoSpaceDE w:val="0"/>
        <w:autoSpaceDN w:val="0"/>
        <w:adjustRightInd w:val="0"/>
        <w:spacing w:after="120"/>
        <w:rPr>
          <w:rFonts w:cs="Calibri"/>
          <w:color w:val="000000"/>
        </w:rPr>
      </w:pPr>
      <w:r w:rsidRPr="00D14360">
        <w:rPr>
          <w:rFonts w:cs="Calibri"/>
          <w:color w:val="000000"/>
        </w:rPr>
        <w:t>The physician also may be the person who legally authenticates the information contained in the document. In this example, the consulting physician is participating as the encompassingEncounter/responsibleParty, the author, the authenticator and the legalAuthenticator.</w:t>
      </w:r>
    </w:p>
    <w:p w:rsidRPr="00D14360" w:rsidR="00A10C4D" w:rsidP="00B505D2" w:rsidRDefault="00A10C4D" w14:paraId="66BE6486" w14:textId="77777777">
      <w:pPr>
        <w:autoSpaceDE w:val="0"/>
        <w:autoSpaceDN w:val="0"/>
        <w:adjustRightInd w:val="0"/>
        <w:spacing w:after="120"/>
        <w:rPr>
          <w:rFonts w:cs="Calibri"/>
          <w:color w:val="000000"/>
        </w:rPr>
      </w:pPr>
      <w:r w:rsidRPr="00D14360">
        <w:rPr>
          <w:rFonts w:cs="Calibri"/>
          <w:color w:val="000000"/>
        </w:rPr>
        <w:t>In the header of a Patient Summary, it is most common to see care team members identified in the documentationOf/serviceEvent as performers who were involved in the provision of care for the patient during the range of time covered by the summary. Again, depending on the use case behind how the Patient Summary is generated, care team members also may be documented in other roles such as the author, the authenticator and the legalAuthenticator.</w:t>
      </w:r>
    </w:p>
    <w:p w:rsidRPr="00D14360" w:rsidR="00510672" w:rsidP="00510672" w:rsidRDefault="00A10C4D" w14:paraId="312344EB" w14:textId="77777777">
      <w:pPr>
        <w:autoSpaceDE w:val="0"/>
        <w:autoSpaceDN w:val="0"/>
        <w:adjustRightInd w:val="0"/>
        <w:spacing w:after="120"/>
        <w:rPr>
          <w:rFonts w:cs="Calibri"/>
          <w:color w:val="000000"/>
        </w:rPr>
      </w:pPr>
      <w:r w:rsidRPr="00D14360">
        <w:rPr>
          <w:rFonts w:cs="Calibri"/>
          <w:color w:val="000000"/>
        </w:rPr>
        <w:t>Semantically, the actRelationships hold the key data elements for documenting Care Team members in the header.  These are the data elements that tell who was responsible for the patient encounter and who was responsible for performing care services.</w:t>
      </w:r>
    </w:p>
    <w:p w:rsidR="00982F9F" w:rsidP="003A3D50" w:rsidRDefault="00982F9F" w14:paraId="3117B5DA" w14:textId="77777777">
      <w:pPr>
        <w:tabs>
          <w:tab w:val="left" w:pos="450"/>
        </w:tabs>
      </w:pPr>
    </w:p>
    <w:tbl>
      <w:tblPr>
        <w:tblW w:w="936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56"/>
        <w:gridCol w:w="8604"/>
      </w:tblGrid>
      <w:tr w:rsidRPr="00C64922" w:rsidR="004E29C8" w:rsidTr="004E29C8" w14:paraId="4D1C0C16" w14:textId="77777777">
        <w:trPr>
          <w:cantSplit/>
        </w:trPr>
        <w:tc>
          <w:tcPr>
            <w:tcW w:w="756" w:type="dxa"/>
            <w:tcBorders>
              <w:right w:val="nil"/>
            </w:tcBorders>
            <w:shd w:val="clear" w:color="auto" w:fill="C6D9F1"/>
          </w:tcPr>
          <w:p w:rsidRPr="00C64922" w:rsidR="00510672" w:rsidP="007770C6" w:rsidRDefault="00634398" w14:paraId="75A834CC" w14:textId="77777777">
            <w:pPr>
              <w:pStyle w:val="BodyText"/>
              <w:ind w:left="-45"/>
              <w:rPr>
                <w:noProof/>
              </w:rPr>
            </w:pPr>
            <w:r>
              <w:rPr>
                <w:noProof/>
              </w:rPr>
              <w:drawing>
                <wp:inline distT="0" distB="0" distL="0" distR="0" wp14:anchorId="674A67D7" wp14:editId="66A2B3A0">
                  <wp:extent cx="323215" cy="323215"/>
                  <wp:effectExtent l="0" t="0" r="0" b="635"/>
                  <wp:docPr id="65" name="Graphic 2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4"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04" w:type="dxa"/>
            <w:tcBorders>
              <w:left w:val="nil"/>
            </w:tcBorders>
            <w:shd w:val="clear" w:color="auto" w:fill="C6D9F1"/>
          </w:tcPr>
          <w:p w:rsidRPr="00C64922" w:rsidR="00510672" w:rsidP="007770C6" w:rsidRDefault="00510672" w14:paraId="50FE76B0" w14:textId="77777777">
            <w:pPr>
              <w:pStyle w:val="BodyText"/>
              <w:tabs>
                <w:tab w:val="left" w:pos="306"/>
              </w:tabs>
              <w:ind w:left="-75"/>
            </w:pPr>
            <w:r w:rsidRPr="00C64922">
              <w:t>For Encounter Summary documents, C-CDA Content Creators SHALL document the</w:t>
            </w:r>
            <w:r>
              <w:t xml:space="preserve"> </w:t>
            </w:r>
            <w:r w:rsidRPr="00C64922">
              <w:t xml:space="preserve">provider who is responsible for the encounter in the componentOf/encompassingEncounter/responsibleParty.  </w:t>
            </w:r>
            <w:r w:rsidRPr="00D14360">
              <w:rPr>
                <w:b/>
              </w:rPr>
              <w:t>[</w:t>
            </w:r>
            <w:r w:rsidR="00B3590A">
              <w:rPr>
                <w:b/>
              </w:rPr>
              <w:t>BP-039</w:t>
            </w:r>
            <w:r w:rsidRPr="00D14360">
              <w:rPr>
                <w:b/>
              </w:rPr>
              <w:t>]</w:t>
            </w:r>
          </w:p>
        </w:tc>
      </w:tr>
      <w:tr w:rsidRPr="00C64922" w:rsidR="004E29C8" w:rsidTr="004E29C8" w14:paraId="34D14ADB" w14:textId="77777777">
        <w:trPr>
          <w:cantSplit/>
        </w:trPr>
        <w:tc>
          <w:tcPr>
            <w:tcW w:w="756" w:type="dxa"/>
            <w:tcBorders>
              <w:right w:val="nil"/>
            </w:tcBorders>
            <w:shd w:val="clear" w:color="auto" w:fill="C6D9F1"/>
          </w:tcPr>
          <w:p w:rsidRPr="00C64922" w:rsidR="00510672" w:rsidP="007770C6" w:rsidRDefault="00634398" w14:paraId="48089324" w14:textId="77777777">
            <w:pPr>
              <w:pStyle w:val="BodyText"/>
              <w:ind w:left="-45"/>
              <w:rPr>
                <w:noProof/>
              </w:rPr>
            </w:pPr>
            <w:r>
              <w:rPr>
                <w:noProof/>
              </w:rPr>
              <w:drawing>
                <wp:inline distT="0" distB="0" distL="0" distR="0" wp14:anchorId="0FC4F0F6" wp14:editId="25E35392">
                  <wp:extent cx="323215" cy="323215"/>
                  <wp:effectExtent l="0" t="0" r="0" b="635"/>
                  <wp:docPr id="64" name="Graphic 2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2"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04" w:type="dxa"/>
            <w:tcBorders>
              <w:left w:val="nil"/>
            </w:tcBorders>
            <w:shd w:val="clear" w:color="auto" w:fill="C6D9F1"/>
          </w:tcPr>
          <w:p w:rsidRPr="00C64922" w:rsidR="00510672" w:rsidP="007770C6" w:rsidRDefault="00510672" w14:paraId="0C019C2E" w14:textId="77777777">
            <w:pPr>
              <w:pStyle w:val="BodyText"/>
              <w:tabs>
                <w:tab w:val="left" w:pos="306"/>
              </w:tabs>
              <w:ind w:left="-75"/>
            </w:pPr>
            <w:r w:rsidRPr="00C64922">
              <w:t xml:space="preserve">For Patient Summary documents, C-CDA Content Creators SHALL document providers who played the role of Primary Care Provider for the patient during the range of time </w:t>
            </w:r>
            <w:r>
              <w:t xml:space="preserve"> </w:t>
            </w:r>
            <w:r w:rsidRPr="00C64922">
              <w:t xml:space="preserve">covered in the summary using the documentationOf/serviceEvent/performer. </w:t>
            </w:r>
            <w:r w:rsidRPr="00D14360">
              <w:rPr>
                <w:b/>
              </w:rPr>
              <w:t>[</w:t>
            </w:r>
            <w:r w:rsidR="00B3590A">
              <w:rPr>
                <w:b/>
              </w:rPr>
              <w:t>BP-040</w:t>
            </w:r>
            <w:r w:rsidRPr="00D14360">
              <w:rPr>
                <w:b/>
              </w:rPr>
              <w:t>]</w:t>
            </w:r>
          </w:p>
        </w:tc>
      </w:tr>
      <w:tr w:rsidRPr="00C64922" w:rsidR="004E29C8" w:rsidTr="004E29C8" w14:paraId="74A0F295" w14:textId="77777777">
        <w:trPr>
          <w:cantSplit/>
        </w:trPr>
        <w:tc>
          <w:tcPr>
            <w:tcW w:w="756" w:type="dxa"/>
            <w:tcBorders>
              <w:right w:val="nil"/>
            </w:tcBorders>
            <w:shd w:val="clear" w:color="auto" w:fill="C6D9F1"/>
          </w:tcPr>
          <w:p w:rsidRPr="00C64922" w:rsidR="00510672" w:rsidP="007770C6" w:rsidRDefault="00634398" w14:paraId="5C318B99" w14:textId="77777777">
            <w:pPr>
              <w:pStyle w:val="BodyText"/>
              <w:ind w:left="-45"/>
              <w:rPr>
                <w:noProof/>
              </w:rPr>
            </w:pPr>
            <w:r>
              <w:rPr>
                <w:noProof/>
              </w:rPr>
              <w:drawing>
                <wp:inline distT="0" distB="0" distL="0" distR="0" wp14:anchorId="31CE8891" wp14:editId="667B900D">
                  <wp:extent cx="323215" cy="323215"/>
                  <wp:effectExtent l="0" t="0" r="0" b="635"/>
                  <wp:docPr id="3076" name="Graphic 2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5"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04" w:type="dxa"/>
            <w:tcBorders>
              <w:left w:val="nil"/>
            </w:tcBorders>
            <w:shd w:val="clear" w:color="auto" w:fill="C6D9F1"/>
          </w:tcPr>
          <w:p w:rsidRPr="00C64922" w:rsidR="00510672" w:rsidP="007770C6" w:rsidRDefault="00510672" w14:paraId="73C556D4" w14:textId="77777777">
            <w:pPr>
              <w:pStyle w:val="BodyText"/>
              <w:tabs>
                <w:tab w:val="left" w:pos="306"/>
              </w:tabs>
              <w:ind w:left="-75"/>
            </w:pPr>
            <w:r w:rsidRPr="00C64922">
              <w:t xml:space="preserve">C-CDA Content Creators SHALL populate the functionCode element with the provider’s or person’s role on the patient’s care team. </w:t>
            </w:r>
            <w:r w:rsidR="00313A5B">
              <w:t>Coded c</w:t>
            </w:r>
            <w:r w:rsidRPr="00C64922">
              <w:t xml:space="preserve">oncepts for the functionCode SHALL be selected from the Care Team Member Function value set (2.16.840.1.113762.1.4.1099.30). </w:t>
            </w:r>
            <w:r w:rsidRPr="00D14360">
              <w:rPr>
                <w:b/>
              </w:rPr>
              <w:t>[</w:t>
            </w:r>
            <w:r w:rsidR="00B3590A">
              <w:rPr>
                <w:b/>
              </w:rPr>
              <w:t>BP-041</w:t>
            </w:r>
            <w:r w:rsidRPr="00D14360">
              <w:rPr>
                <w:b/>
              </w:rPr>
              <w:t>]</w:t>
            </w:r>
          </w:p>
        </w:tc>
      </w:tr>
    </w:tbl>
    <w:p w:rsidRPr="00D14360" w:rsidR="00A10C4D" w:rsidP="00510672" w:rsidRDefault="00510672" w14:paraId="5D8729CD" w14:textId="77777777">
      <w:pPr>
        <w:autoSpaceDE w:val="0"/>
        <w:autoSpaceDN w:val="0"/>
        <w:adjustRightInd w:val="0"/>
        <w:spacing w:after="120"/>
        <w:rPr>
          <w:rFonts w:cs="Calibri"/>
          <w:b/>
          <w:bCs/>
          <w:color w:val="000000"/>
          <w:sz w:val="22"/>
          <w:szCs w:val="22"/>
        </w:rPr>
      </w:pPr>
      <w:r w:rsidRPr="00D14360">
        <w:rPr>
          <w:rFonts w:cs="Calibri"/>
          <w:b/>
          <w:bCs/>
          <w:color w:val="000000"/>
          <w:sz w:val="22"/>
          <w:szCs w:val="22"/>
        </w:rPr>
        <w:t xml:space="preserve"> </w:t>
      </w:r>
    </w:p>
    <w:p w:rsidRPr="00D14360" w:rsidR="00A10C4D" w:rsidP="00B505D2" w:rsidRDefault="009456DE" w14:paraId="255B7810" w14:textId="6E6D603A">
      <w:pPr>
        <w:spacing w:after="120"/>
        <w:rPr>
          <w:rFonts w:cs="Calibri"/>
          <w:color w:val="000000"/>
        </w:rPr>
      </w:pPr>
      <w:r w:rsidRPr="00D14360">
        <w:rPr>
          <w:rFonts w:cs="Calibri"/>
          <w:b/>
          <w:bCs/>
          <w:color w:val="000000"/>
        </w:rPr>
        <w:t>Reference:</w:t>
      </w:r>
      <w:r w:rsidRPr="00D14360">
        <w:rPr>
          <w:rFonts w:cs="Calibri"/>
          <w:color w:val="000000"/>
        </w:rPr>
        <w:t xml:space="preserve">  </w:t>
      </w:r>
      <w:r w:rsidRPr="007770C6" w:rsidR="00203749">
        <w:rPr>
          <w:rFonts w:cs="Calibri"/>
          <w:color w:val="0000FF"/>
          <w:u w:val="single"/>
        </w:rPr>
        <w:fldChar w:fldCharType="begin"/>
      </w:r>
      <w:r w:rsidRPr="007770C6" w:rsidR="00203749">
        <w:rPr>
          <w:rFonts w:cs="Calibri"/>
          <w:color w:val="0000FF"/>
          <w:u w:val="single"/>
        </w:rPr>
        <w:instrText xml:space="preserve"> REF _Ref21897390 \r \h  \* MERGEFORMAT </w:instrText>
      </w:r>
      <w:r w:rsidRPr="007770C6" w:rsidR="00203749">
        <w:rPr>
          <w:rFonts w:cs="Calibri"/>
          <w:color w:val="0000FF"/>
          <w:u w:val="single"/>
        </w:rPr>
      </w:r>
      <w:r w:rsidRPr="007770C6" w:rsidR="00203749">
        <w:rPr>
          <w:rFonts w:cs="Calibri"/>
          <w:color w:val="0000FF"/>
          <w:u w:val="single"/>
        </w:rPr>
        <w:fldChar w:fldCharType="separate"/>
      </w:r>
      <w:r w:rsidR="00DC1072">
        <w:rPr>
          <w:rFonts w:cs="Calibri"/>
          <w:color w:val="0000FF"/>
          <w:u w:val="single"/>
        </w:rPr>
        <w:t>5.2.3</w:t>
      </w:r>
      <w:r w:rsidRPr="007770C6" w:rsidR="00203749">
        <w:rPr>
          <w:rFonts w:cs="Calibri"/>
          <w:color w:val="0000FF"/>
          <w:u w:val="single"/>
        </w:rPr>
        <w:fldChar w:fldCharType="end"/>
      </w:r>
      <w:r w:rsidRPr="007770C6" w:rsidR="00203749">
        <w:rPr>
          <w:rFonts w:cs="Calibri"/>
          <w:color w:val="0000FF"/>
          <w:u w:val="single"/>
        </w:rPr>
        <w:t xml:space="preserve"> </w:t>
      </w:r>
      <w:r w:rsidRPr="007770C6" w:rsidR="00203749">
        <w:rPr>
          <w:rFonts w:cs="Calibri"/>
          <w:color w:val="0000FF"/>
          <w:u w:val="single"/>
        </w:rPr>
        <w:fldChar w:fldCharType="begin"/>
      </w:r>
      <w:r w:rsidRPr="007770C6" w:rsidR="00203749">
        <w:rPr>
          <w:rFonts w:cs="Calibri"/>
          <w:color w:val="0000FF"/>
          <w:u w:val="single"/>
        </w:rPr>
        <w:instrText xml:space="preserve"> REF _Ref21897400 \h  \* MERGEFORMAT </w:instrText>
      </w:r>
      <w:r w:rsidRPr="007770C6" w:rsidR="00203749">
        <w:rPr>
          <w:rFonts w:cs="Calibri"/>
          <w:color w:val="0000FF"/>
          <w:u w:val="single"/>
        </w:rPr>
      </w:r>
      <w:r w:rsidRPr="007770C6" w:rsidR="00203749">
        <w:rPr>
          <w:rFonts w:cs="Calibri"/>
          <w:color w:val="0000FF"/>
          <w:u w:val="single"/>
        </w:rPr>
        <w:fldChar w:fldCharType="separate"/>
      </w:r>
      <w:r w:rsidRPr="00254B4A" w:rsidR="00DC1072">
        <w:rPr>
          <w:color w:val="0000FF"/>
          <w:u w:val="single"/>
        </w:rPr>
        <w:t>Care Team</w:t>
      </w:r>
      <w:r w:rsidRPr="007770C6" w:rsidR="00203749">
        <w:rPr>
          <w:rFonts w:cs="Calibri"/>
          <w:color w:val="0000FF"/>
          <w:u w:val="single"/>
        </w:rPr>
        <w:fldChar w:fldCharType="end"/>
      </w:r>
    </w:p>
    <w:p w:rsidRPr="000B3D82" w:rsidR="00A10C4D" w:rsidP="00FD31AC" w:rsidRDefault="00A10C4D" w14:paraId="4119C871" w14:textId="77777777">
      <w:pPr>
        <w:pStyle w:val="Heading3"/>
      </w:pPr>
      <w:bookmarkStart w:name="_3edwsw57my8s" w:colFirst="0" w:colLast="0" w:id="551"/>
      <w:bookmarkStart w:name="_Toc10690838" w:id="552"/>
      <w:bookmarkStart w:name="_Toc11043578" w:id="553"/>
      <w:bookmarkStart w:name="_Toc11045572" w:id="554"/>
      <w:bookmarkStart w:name="_Toc11391242" w:id="555"/>
      <w:bookmarkStart w:name="_Toc119939805" w:id="556"/>
      <w:bookmarkStart w:name="_Toc135312836" w:id="557"/>
      <w:bookmarkEnd w:id="551"/>
      <w:r w:rsidRPr="000B3D82">
        <w:t xml:space="preserve">sdtc:signatureText in Authenticator and </w:t>
      </w:r>
      <w:r w:rsidRPr="000B3D82" w:rsidR="006F5EDD">
        <w:t>l</w:t>
      </w:r>
      <w:r w:rsidRPr="000B3D82">
        <w:t>egalAuthenticator</w:t>
      </w:r>
      <w:bookmarkEnd w:id="552"/>
      <w:bookmarkEnd w:id="553"/>
      <w:bookmarkEnd w:id="554"/>
      <w:bookmarkEnd w:id="555"/>
      <w:bookmarkEnd w:id="556"/>
      <w:bookmarkEnd w:id="557"/>
    </w:p>
    <w:p w:rsidRPr="00D14360" w:rsidR="00A10C4D" w:rsidP="00B505D2" w:rsidRDefault="00A10C4D" w14:paraId="152B6D99" w14:textId="77777777">
      <w:pPr>
        <w:spacing w:after="120"/>
        <w:rPr>
          <w:rFonts w:cs="Calibri"/>
          <w:color w:val="000000"/>
        </w:rPr>
      </w:pPr>
      <w:r w:rsidRPr="00D14360">
        <w:rPr>
          <w:rFonts w:cs="Calibri"/>
          <w:color w:val="000000"/>
        </w:rPr>
        <w:t xml:space="preserve">Sharing clinical documents with payers is an emerging use case for C-CDA.  To meet the needs of this use case, document authentication and signing of C-CDA documents needs to be addressed.  </w:t>
      </w:r>
    </w:p>
    <w:p w:rsidRPr="00D14360" w:rsidR="00A10C4D" w:rsidP="00B505D2" w:rsidRDefault="00A10C4D" w14:paraId="3E183231" w14:textId="77777777">
      <w:pPr>
        <w:spacing w:after="120"/>
        <w:rPr>
          <w:rFonts w:cs="Calibri"/>
          <w:color w:val="000000"/>
        </w:rPr>
      </w:pPr>
      <w:r w:rsidRPr="00D14360">
        <w:rPr>
          <w:rFonts w:cs="Calibri"/>
          <w:color w:val="000000"/>
        </w:rPr>
        <w:t>The HL7 CDA R2 Attachment IG: Exchange of C-CDA Based Documents, R1 – US Realm explains, “The legalAuthenticator is recorded in ClinicalDocument.legalAuthenticator, and represents a participant who has legally authenticated the document. Authenticators are recorded in ClinicalDocument.authenticator, and each authenticator represents a participant who has attested to the accuracy of the document, but who does not have privileges to legally authenticate the document. An example would be a resident physician who sees a patient and dictates a note, then later signs it.</w:t>
      </w:r>
      <w:r w:rsidRPr="00D14360" w:rsidR="009B30E1">
        <w:rPr>
          <w:rFonts w:cs="Calibri"/>
          <w:color w:val="000000"/>
        </w:rPr>
        <w:t>”</w:t>
      </w:r>
      <w:r w:rsidRPr="00D14360">
        <w:rPr>
          <w:rStyle w:val="FootnoteReference"/>
          <w:rFonts w:cs="Calibri"/>
          <w:color w:val="000000"/>
        </w:rPr>
        <w:footnoteReference w:id="69"/>
      </w:r>
    </w:p>
    <w:p w:rsidRPr="00D14360" w:rsidR="00D42FF7" w:rsidP="00D42FF7" w:rsidRDefault="00D42FF7" w14:paraId="414A50B3" w14:textId="77777777">
      <w:pPr>
        <w:spacing w:after="120"/>
        <w:rPr>
          <w:rFonts w:cs="Calibri"/>
          <w:color w:val="000000"/>
        </w:rPr>
      </w:pPr>
      <w:r w:rsidRPr="00D14360">
        <w:rPr>
          <w:rFonts w:cs="Calibri"/>
          <w:color w:val="000000"/>
        </w:rPr>
        <w:t>It further includes these conformance requirements</w:t>
      </w:r>
      <w:r w:rsidRPr="00D14360">
        <w:rPr>
          <w:rStyle w:val="FootnoteReference"/>
          <w:rFonts w:cs="Calibri"/>
          <w:color w:val="000000"/>
        </w:rPr>
        <w:footnoteReference w:id="70"/>
      </w:r>
      <w:r w:rsidRPr="00D14360">
        <w:rPr>
          <w:rFonts w:cs="Calibri"/>
          <w:color w:val="000000"/>
        </w:rPr>
        <w:t>:</w:t>
      </w:r>
    </w:p>
    <w:tbl>
      <w:tblPr>
        <w:tblW w:w="935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30"/>
      </w:tblGrid>
      <w:tr w:rsidRPr="00C64922" w:rsidR="00253D2B" w:rsidTr="004E29C8" w14:paraId="0ADF6834" w14:textId="77777777">
        <w:tc>
          <w:tcPr>
            <w:tcW w:w="725" w:type="dxa"/>
            <w:tcBorders>
              <w:right w:val="nil"/>
            </w:tcBorders>
            <w:shd w:val="clear" w:color="auto" w:fill="C6D9F1"/>
          </w:tcPr>
          <w:p w:rsidRPr="00D14360" w:rsidR="00253D2B" w:rsidP="00D14360" w:rsidRDefault="00634398" w14:paraId="5B06C721" w14:textId="77777777">
            <w:pPr>
              <w:autoSpaceDE w:val="0"/>
              <w:autoSpaceDN w:val="0"/>
              <w:adjustRightInd w:val="0"/>
              <w:spacing w:after="120"/>
              <w:rPr>
                <w:rFonts w:cs="Calibri"/>
                <w:b/>
                <w:color w:val="000000"/>
              </w:rPr>
            </w:pPr>
            <w:r>
              <w:rPr>
                <w:noProof/>
              </w:rPr>
              <w:drawing>
                <wp:inline distT="0" distB="0" distL="0" distR="0" wp14:anchorId="26E59DDE" wp14:editId="20D5FAC5">
                  <wp:extent cx="323215" cy="323215"/>
                  <wp:effectExtent l="0" t="0" r="0" b="635"/>
                  <wp:docPr id="3075" name="Graphic 10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4"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0" w:type="dxa"/>
            <w:tcBorders>
              <w:left w:val="nil"/>
            </w:tcBorders>
            <w:shd w:val="clear" w:color="auto" w:fill="C6D9F1"/>
          </w:tcPr>
          <w:p w:rsidRPr="00D14360" w:rsidR="00253D2B" w:rsidP="00D14360" w:rsidRDefault="00253D2B" w14:paraId="2E12309B" w14:textId="7C10ACAC">
            <w:pPr>
              <w:autoSpaceDE w:val="0"/>
              <w:autoSpaceDN w:val="0"/>
              <w:adjustRightInd w:val="0"/>
              <w:spacing w:after="120"/>
              <w:rPr>
                <w:rFonts w:cs="Calibri"/>
                <w:i/>
                <w:iCs/>
                <w:color w:val="000000"/>
              </w:rPr>
            </w:pPr>
            <w:r w:rsidRPr="00D14360">
              <w:rPr>
                <w:rFonts w:cs="Calibri"/>
                <w:color w:val="000000"/>
              </w:rPr>
              <w:t xml:space="preserve">All documents SHALL have a </w:t>
            </w:r>
            <w:r w:rsidRPr="00D14360">
              <w:rPr>
                <w:rFonts w:cs="Calibri"/>
                <w:i/>
                <w:iCs/>
                <w:color w:val="000000"/>
              </w:rPr>
              <w:t xml:space="preserve">legalAuthenticator. </w:t>
            </w:r>
            <w:r w:rsidRPr="00D14360">
              <w:rPr>
                <w:rFonts w:cs="Calibri"/>
                <w:color w:val="000000"/>
              </w:rPr>
              <w:t>In the case of generated summary documents, institutions may meet the requirement for a Legal Authenticator by extending the practice of maintaining a “Signature on File”. The person</w:t>
            </w:r>
            <w:r w:rsidR="00D27E26">
              <w:rPr>
                <w:rFonts w:cs="Calibri"/>
                <w:color w:val="000000"/>
              </w:rPr>
              <w:t xml:space="preserve">, </w:t>
            </w:r>
            <w:r w:rsidRPr="00D14360">
              <w:rPr>
                <w:rFonts w:cs="Calibri"/>
                <w:color w:val="000000"/>
              </w:rPr>
              <w:t>entity</w:t>
            </w:r>
            <w:r w:rsidR="00D27E26">
              <w:rPr>
                <w:rFonts w:cs="Calibri"/>
                <w:color w:val="000000"/>
              </w:rPr>
              <w:t>, organization, role, etc.</w:t>
            </w:r>
            <w:r w:rsidRPr="00D14360">
              <w:rPr>
                <w:rFonts w:cs="Calibri"/>
                <w:color w:val="000000"/>
              </w:rPr>
              <w:t xml:space="preserve"> indicated is responsible for the contents of the note where it is understood that this Legal Authenticator is not an author of the document. Policy for determining who is responsible for legal authentication of the summary document rests with the originating organization.</w:t>
            </w:r>
            <w:r w:rsidRPr="00D14360" w:rsidR="009456DE">
              <w:rPr>
                <w:rFonts w:cs="Calibri"/>
                <w:color w:val="000000"/>
              </w:rPr>
              <w:t xml:space="preserve"> </w:t>
            </w:r>
            <w:r w:rsidR="00D27E26">
              <w:rPr>
                <w:rFonts w:cs="Calibri"/>
                <w:color w:val="000000"/>
              </w:rPr>
              <w:t xml:space="preserve">In real-world exchange, organizations and roles are being used as legalAuthenticators; this is consistent with the CDA base standard. </w:t>
            </w:r>
            <w:r w:rsidRPr="007770C6" w:rsidR="009456DE">
              <w:rPr>
                <w:rFonts w:cs="Calibri"/>
                <w:b/>
                <w:bCs/>
                <w:color w:val="000000"/>
              </w:rPr>
              <w:t>[AIGEX-HD4]</w:t>
            </w:r>
          </w:p>
        </w:tc>
      </w:tr>
      <w:tr w:rsidRPr="00C64922" w:rsidR="009456DE" w:rsidTr="004E29C8" w14:paraId="10E9A4B7" w14:textId="77777777">
        <w:tc>
          <w:tcPr>
            <w:tcW w:w="725" w:type="dxa"/>
            <w:tcBorders>
              <w:right w:val="nil"/>
            </w:tcBorders>
            <w:shd w:val="clear" w:color="auto" w:fill="C6D9F1"/>
          </w:tcPr>
          <w:p w:rsidRPr="00C64922" w:rsidR="009456DE" w:rsidP="00D14360" w:rsidRDefault="00634398" w14:paraId="37AD47B7" w14:textId="77777777">
            <w:pPr>
              <w:autoSpaceDE w:val="0"/>
              <w:autoSpaceDN w:val="0"/>
              <w:adjustRightInd w:val="0"/>
              <w:spacing w:after="120"/>
              <w:rPr>
                <w:noProof/>
              </w:rPr>
            </w:pPr>
            <w:r>
              <w:rPr>
                <w:noProof/>
              </w:rPr>
              <w:drawing>
                <wp:inline distT="0" distB="0" distL="0" distR="0" wp14:anchorId="02E51659" wp14:editId="455BE59E">
                  <wp:extent cx="323215" cy="323215"/>
                  <wp:effectExtent l="0" t="0" r="0" b="635"/>
                  <wp:docPr id="3074" name="Graphic 12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2"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0" w:type="dxa"/>
            <w:tcBorders>
              <w:left w:val="nil"/>
            </w:tcBorders>
            <w:shd w:val="clear" w:color="auto" w:fill="C6D9F1"/>
          </w:tcPr>
          <w:p w:rsidRPr="00D14360" w:rsidR="009456DE" w:rsidP="00D14360" w:rsidRDefault="009456DE" w14:paraId="0DA5137F" w14:textId="77777777">
            <w:pPr>
              <w:autoSpaceDE w:val="0"/>
              <w:autoSpaceDN w:val="0"/>
              <w:adjustRightInd w:val="0"/>
              <w:spacing w:after="120"/>
              <w:rPr>
                <w:rFonts w:cs="Calibri"/>
                <w:color w:val="000000"/>
              </w:rPr>
            </w:pPr>
            <w:r w:rsidRPr="00D14360">
              <w:rPr>
                <w:rFonts w:cs="Calibri"/>
                <w:color w:val="000000"/>
              </w:rPr>
              <w:t xml:space="preserve">All documents that contain </w:t>
            </w:r>
            <w:r w:rsidRPr="00D14360">
              <w:rPr>
                <w:rFonts w:cs="Calibri"/>
                <w:i/>
                <w:iCs/>
                <w:color w:val="000000"/>
              </w:rPr>
              <w:t>sdtc:signatureText</w:t>
            </w:r>
            <w:r w:rsidRPr="00D14360">
              <w:rPr>
                <w:rFonts w:cs="Calibri"/>
                <w:color w:val="000000"/>
              </w:rPr>
              <w:t>, SHALL conform to the HL7 Digital Signatures and Delegation of Rights Implementation Guide R1</w:t>
            </w:r>
            <w:r w:rsidRPr="00D14360">
              <w:rPr>
                <w:rFonts w:cs="Calibri"/>
                <w:i/>
                <w:iCs/>
                <w:color w:val="000000"/>
              </w:rPr>
              <w:t>.</w:t>
            </w:r>
            <w:r w:rsidRPr="00D14360">
              <w:rPr>
                <w:rFonts w:cs="Calibri"/>
                <w:b/>
                <w:color w:val="000000"/>
              </w:rPr>
              <w:t xml:space="preserve"> </w:t>
            </w:r>
            <w:r w:rsidRPr="007770C6">
              <w:rPr>
                <w:rFonts w:cs="Calibri"/>
                <w:b/>
                <w:color w:val="000000"/>
              </w:rPr>
              <w:t>[AIGEX-HD7]</w:t>
            </w:r>
          </w:p>
        </w:tc>
      </w:tr>
    </w:tbl>
    <w:p w:rsidRPr="00D14360" w:rsidR="00A10C4D" w:rsidP="005E7793" w:rsidRDefault="00A10C4D" w14:paraId="0E29B816" w14:textId="77777777">
      <w:pPr>
        <w:spacing w:after="240"/>
        <w:rPr>
          <w:rFonts w:cs="Calibri"/>
          <w:color w:val="000000"/>
        </w:rPr>
      </w:pPr>
      <w:r w:rsidRPr="00D14360">
        <w:rPr>
          <w:rFonts w:cs="Calibri"/>
          <w:color w:val="000000"/>
        </w:rPr>
        <w:t>The HL7 Digital Signatures and Delegation of Rights Implementation Guide R1 defines the standards for digitally signing C-CDA documents</w:t>
      </w:r>
      <w:r w:rsidRPr="00D14360" w:rsidR="009B30E1">
        <w:rPr>
          <w:rFonts w:cs="Calibri"/>
          <w:color w:val="000000"/>
        </w:rPr>
        <w:t>.</w:t>
      </w:r>
      <w:r w:rsidRPr="00D14360">
        <w:rPr>
          <w:rStyle w:val="FootnoteReference"/>
          <w:rFonts w:cs="Calibri"/>
          <w:color w:val="000000"/>
        </w:rPr>
        <w:footnoteReference w:id="71"/>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8E236E" w:rsidTr="004E29C8" w14:paraId="563E879F" w14:textId="77777777">
        <w:tc>
          <w:tcPr>
            <w:tcW w:w="725" w:type="dxa"/>
            <w:tcBorders>
              <w:right w:val="nil"/>
            </w:tcBorders>
            <w:shd w:val="clear" w:color="auto" w:fill="C6D9F1"/>
          </w:tcPr>
          <w:p w:rsidRPr="00C64922" w:rsidR="00510672" w:rsidP="00510672" w:rsidRDefault="00634398" w14:paraId="7187D66B" w14:textId="77777777">
            <w:pPr>
              <w:pStyle w:val="BodyText"/>
              <w:rPr>
                <w:noProof/>
              </w:rPr>
            </w:pPr>
            <w:r>
              <w:rPr>
                <w:noProof/>
              </w:rPr>
              <w:drawing>
                <wp:inline distT="0" distB="0" distL="0" distR="0" wp14:anchorId="22CB5999" wp14:editId="07C55E03">
                  <wp:extent cx="323215" cy="323215"/>
                  <wp:effectExtent l="0" t="0" r="0" b="635"/>
                  <wp:docPr id="3073" name="Graphic 12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4"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C64922" w:rsidR="00510672" w:rsidP="00510672" w:rsidRDefault="00510672" w14:paraId="0339AA15" w14:textId="77777777">
            <w:pPr>
              <w:pStyle w:val="BodyText"/>
            </w:pPr>
            <w:r w:rsidRPr="00C64922">
              <w:t xml:space="preserve">C-CDA Content Creators MAY include the sdtc:signatureText extension for Authenticators and LegalAuthenticators. </w:t>
            </w:r>
            <w:r w:rsidRPr="00D14360">
              <w:rPr>
                <w:b/>
              </w:rPr>
              <w:t>[</w:t>
            </w:r>
            <w:r w:rsidR="00B3590A">
              <w:rPr>
                <w:b/>
              </w:rPr>
              <w:t>BP-042</w:t>
            </w:r>
            <w:r w:rsidRPr="00D14360">
              <w:rPr>
                <w:b/>
              </w:rPr>
              <w:t>]</w:t>
            </w:r>
          </w:p>
        </w:tc>
      </w:tr>
      <w:tr w:rsidRPr="00C64922" w:rsidR="008E236E" w:rsidTr="004E29C8" w14:paraId="33C55EB5" w14:textId="77777777">
        <w:tc>
          <w:tcPr>
            <w:tcW w:w="725" w:type="dxa"/>
            <w:tcBorders>
              <w:right w:val="nil"/>
            </w:tcBorders>
            <w:shd w:val="clear" w:color="auto" w:fill="C6D9F1"/>
          </w:tcPr>
          <w:p w:rsidRPr="00C64922" w:rsidR="00510672" w:rsidP="00510672" w:rsidRDefault="00634398" w14:paraId="37E5CE1C" w14:textId="77777777">
            <w:pPr>
              <w:pStyle w:val="BodyText"/>
            </w:pPr>
            <w:r>
              <w:rPr>
                <w:noProof/>
              </w:rPr>
              <w:drawing>
                <wp:inline distT="0" distB="0" distL="0" distR="0" wp14:anchorId="1E5D9FEB" wp14:editId="448C2AF3">
                  <wp:extent cx="323215" cy="323215"/>
                  <wp:effectExtent l="0" t="0" r="0" b="635"/>
                  <wp:docPr id="3072" name="Graphic 17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1"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C64922" w:rsidR="00510672" w:rsidP="00510672" w:rsidRDefault="00510672" w14:paraId="0620CF82" w14:textId="77777777">
            <w:pPr>
              <w:pStyle w:val="BodyText"/>
              <w:rPr>
                <w:noProof/>
              </w:rPr>
            </w:pPr>
            <w:r w:rsidRPr="00C64922">
              <w:t xml:space="preserve">C-CDA Content Consumers MAY render certificate information associated with digital signed C-CDA Documents when rendering the document. </w:t>
            </w:r>
            <w:r w:rsidRPr="00D14360">
              <w:rPr>
                <w:b/>
              </w:rPr>
              <w:t>[</w:t>
            </w:r>
            <w:r w:rsidR="00B3590A">
              <w:rPr>
                <w:b/>
              </w:rPr>
              <w:t>BP-043</w:t>
            </w:r>
            <w:r w:rsidRPr="00D14360">
              <w:rPr>
                <w:b/>
              </w:rPr>
              <w:t>]</w:t>
            </w:r>
          </w:p>
        </w:tc>
      </w:tr>
    </w:tbl>
    <w:p w:rsidRPr="00C64922" w:rsidR="00A10C4D" w:rsidP="00FD31AC" w:rsidRDefault="00A10C4D" w14:paraId="35CF0D3D" w14:textId="77777777">
      <w:pPr>
        <w:pStyle w:val="Heading3"/>
      </w:pPr>
      <w:bookmarkStart w:name="_smomuu27l9l7" w:colFirst="0" w:colLast="0" w:id="558"/>
      <w:bookmarkStart w:name="_Toc10690839" w:id="559"/>
      <w:bookmarkStart w:name="_Toc11043579" w:id="560"/>
      <w:bookmarkStart w:name="_Toc11045573" w:id="561"/>
      <w:bookmarkStart w:name="_Toc11391243" w:id="562"/>
      <w:bookmarkStart w:name="_Toc119939806" w:id="563"/>
      <w:bookmarkStart w:name="_Toc135312837" w:id="564"/>
      <w:bookmarkEnd w:id="558"/>
      <w:r w:rsidRPr="00C64922">
        <w:t>Context of Care</w:t>
      </w:r>
      <w:bookmarkEnd w:id="559"/>
      <w:bookmarkEnd w:id="560"/>
      <w:bookmarkEnd w:id="561"/>
      <w:bookmarkEnd w:id="562"/>
      <w:bookmarkEnd w:id="563"/>
      <w:bookmarkEnd w:id="564"/>
    </w:p>
    <w:p w:rsidRPr="00D14360" w:rsidR="00A10C4D" w:rsidP="00B505D2" w:rsidRDefault="00A10C4D" w14:paraId="633B9B93" w14:textId="77777777">
      <w:pPr>
        <w:spacing w:after="120"/>
        <w:rPr>
          <w:rFonts w:cs="Calibri"/>
          <w:color w:val="000000"/>
        </w:rPr>
      </w:pPr>
      <w:r w:rsidRPr="00D14360">
        <w:rPr>
          <w:rFonts w:cs="Calibri"/>
          <w:color w:val="000000"/>
        </w:rPr>
        <w:t xml:space="preserve">As focus has shifted from using C-CDA to exchange Patient Summary documents to using C-CDA to exchange Encounter Summaries, new guidance is needed to clarify expectations for populating the actRelationships present </w:t>
      </w:r>
      <w:r w:rsidRPr="00D14360">
        <w:rPr>
          <w:rFonts w:cs="Calibri"/>
          <w:color w:val="000000"/>
        </w:rPr>
        <w:t xml:space="preserve">in the header.  In a Patient Summary, the documentationOf/serviceEvent holds the key information about the range of time covered by the document and the key providers involved in the provision of the summarized care. </w:t>
      </w:r>
    </w:p>
    <w:p w:rsidRPr="00D14360" w:rsidR="00A10C4D" w:rsidP="00B505D2" w:rsidRDefault="00A10C4D" w14:paraId="00CC3C02" w14:textId="77777777">
      <w:pPr>
        <w:spacing w:after="120"/>
        <w:rPr>
          <w:rFonts w:cs="Calibri"/>
          <w:color w:val="000000"/>
        </w:rPr>
      </w:pPr>
      <w:r w:rsidRPr="00D14360">
        <w:rPr>
          <w:rFonts w:cs="Calibri"/>
          <w:color w:val="000000"/>
        </w:rPr>
        <w:t>In an Encounter Summary, the header needs to capture the context of care for a particular encounter.</w:t>
      </w:r>
    </w:p>
    <w:p w:rsidR="00A10C4D" w:rsidP="004C76D9" w:rsidRDefault="00A10C4D" w14:paraId="3626D7E4" w14:textId="77777777">
      <w:pPr>
        <w:pStyle w:val="Heading4"/>
      </w:pPr>
      <w:bookmarkStart w:name="_yz4s52wzzqyr" w:colFirst="0" w:colLast="0" w:id="565"/>
      <w:bookmarkStart w:name="_Toc11043580" w:id="566"/>
      <w:bookmarkEnd w:id="565"/>
      <w:r w:rsidRPr="00C64922">
        <w:t>Encompassing Encounter</w:t>
      </w:r>
      <w:bookmarkEnd w:id="566"/>
    </w:p>
    <w:tbl>
      <w:tblPr>
        <w:tblW w:w="936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35"/>
      </w:tblGrid>
      <w:tr w:rsidRPr="00C64922" w:rsidR="009D1583" w:rsidTr="004E29C8" w14:paraId="778C8475" w14:textId="77777777">
        <w:tc>
          <w:tcPr>
            <w:tcW w:w="614" w:type="dxa"/>
            <w:tcBorders>
              <w:right w:val="nil"/>
            </w:tcBorders>
            <w:shd w:val="clear" w:color="auto" w:fill="C6D9F1"/>
          </w:tcPr>
          <w:p w:rsidRPr="00C64922" w:rsidR="00510672" w:rsidP="00510672" w:rsidRDefault="00634398" w14:paraId="0B352464" w14:textId="77777777">
            <w:pPr>
              <w:pStyle w:val="BodyText"/>
              <w:rPr>
                <w:noProof/>
              </w:rPr>
            </w:pPr>
            <w:r>
              <w:rPr>
                <w:noProof/>
              </w:rPr>
              <w:drawing>
                <wp:inline distT="0" distB="0" distL="0" distR="0" wp14:anchorId="33B3FBC6" wp14:editId="0B6D9326">
                  <wp:extent cx="323215" cy="323215"/>
                  <wp:effectExtent l="0" t="0" r="0" b="635"/>
                  <wp:docPr id="63" name="Graphic 12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5"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746" w:type="dxa"/>
            <w:tcBorders>
              <w:left w:val="nil"/>
            </w:tcBorders>
            <w:shd w:val="clear" w:color="auto" w:fill="C6D9F1"/>
          </w:tcPr>
          <w:p w:rsidRPr="00C64922" w:rsidR="00510672" w:rsidP="009D1583" w:rsidRDefault="00510672" w14:paraId="10C1D81D" w14:textId="77777777">
            <w:pPr>
              <w:pStyle w:val="BodyText"/>
            </w:pPr>
            <w:r w:rsidRPr="00C64922">
              <w:t xml:space="preserve">In an Encounter Summary, C-CDA Content Creators SHALL populate the encompassingEncounter/effectiveTime and the encompassingEncounter/location/healthCareFacility/serviceProviderOrganization and the encompassingEncounter/responsibleParty/assignedEntity. </w:t>
            </w:r>
            <w:r w:rsidRPr="00D14360">
              <w:rPr>
                <w:b/>
              </w:rPr>
              <w:t>[CONF-</w:t>
            </w:r>
            <w:r w:rsidR="00B3590A">
              <w:rPr>
                <w:b/>
              </w:rPr>
              <w:t>044</w:t>
            </w:r>
            <w:r w:rsidRPr="00D14360">
              <w:rPr>
                <w:b/>
              </w:rPr>
              <w:t>]</w:t>
            </w:r>
          </w:p>
        </w:tc>
      </w:tr>
    </w:tbl>
    <w:p w:rsidRPr="00D14360" w:rsidR="00A10C4D" w:rsidP="00B505D2" w:rsidRDefault="00A10C4D" w14:paraId="64C277FC" w14:textId="77777777">
      <w:pPr>
        <w:spacing w:after="120"/>
        <w:rPr>
          <w:rFonts w:cs="Calibri"/>
        </w:rPr>
      </w:pPr>
    </w:p>
    <w:p w:rsidR="00A10C4D" w:rsidP="004C76D9" w:rsidRDefault="00A10C4D" w14:paraId="1381E594" w14:textId="77777777">
      <w:pPr>
        <w:pStyle w:val="Heading4"/>
      </w:pPr>
      <w:bookmarkStart w:name="_4cuakiil2kfm" w:colFirst="0" w:colLast="0" w:id="567"/>
      <w:bookmarkStart w:name="_Toc11043581" w:id="568"/>
      <w:bookmarkEnd w:id="567"/>
      <w:r w:rsidRPr="00C64922">
        <w:t>Service Events</w:t>
      </w:r>
      <w:bookmarkEnd w:id="568"/>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510672" w:rsidTr="004E29C8" w14:paraId="6AD3F14B" w14:textId="77777777">
        <w:tc>
          <w:tcPr>
            <w:tcW w:w="725" w:type="dxa"/>
            <w:tcBorders>
              <w:right w:val="nil"/>
            </w:tcBorders>
            <w:shd w:val="clear" w:color="auto" w:fill="C6D9F1"/>
          </w:tcPr>
          <w:p w:rsidRPr="00C64922" w:rsidR="00510672" w:rsidP="00510672" w:rsidRDefault="00634398" w14:paraId="795108DF" w14:textId="77777777">
            <w:pPr>
              <w:pStyle w:val="BodyText"/>
              <w:rPr>
                <w:noProof/>
              </w:rPr>
            </w:pPr>
            <w:r>
              <w:rPr>
                <w:noProof/>
              </w:rPr>
              <w:drawing>
                <wp:inline distT="0" distB="0" distL="0" distR="0" wp14:anchorId="071679F3" wp14:editId="393C4601">
                  <wp:extent cx="323215" cy="323215"/>
                  <wp:effectExtent l="0" t="0" r="0" b="635"/>
                  <wp:docPr id="62" name="Graphic 12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6"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C64922" w:rsidR="00510672" w:rsidP="00510672" w:rsidRDefault="00510672" w14:paraId="34CE565D" w14:textId="77777777">
            <w:pPr>
              <w:pStyle w:val="BodyText"/>
            </w:pPr>
            <w:r w:rsidRPr="00C64922">
              <w:t xml:space="preserve">In an Encounter Summary, C-CDA Content Creators MAY populate the documentationOf/serviceEvent, including the serviceEvent/effectiveTime, serviceEvent/code, and serviceEvent/performer(s). </w:t>
            </w:r>
            <w:r w:rsidRPr="00D14360">
              <w:rPr>
                <w:b/>
              </w:rPr>
              <w:t>[</w:t>
            </w:r>
            <w:r w:rsidR="00B3590A">
              <w:rPr>
                <w:b/>
              </w:rPr>
              <w:t>BP-045</w:t>
            </w:r>
            <w:r w:rsidRPr="00D14360">
              <w:rPr>
                <w:b/>
              </w:rPr>
              <w:t>]</w:t>
            </w:r>
          </w:p>
        </w:tc>
      </w:tr>
      <w:tr w:rsidRPr="00C64922" w:rsidR="00510672" w:rsidTr="004E29C8" w14:paraId="0451054E" w14:textId="77777777">
        <w:tc>
          <w:tcPr>
            <w:tcW w:w="725" w:type="dxa"/>
            <w:tcBorders>
              <w:right w:val="nil"/>
            </w:tcBorders>
            <w:shd w:val="clear" w:color="auto" w:fill="C6D9F1"/>
          </w:tcPr>
          <w:p w:rsidRPr="00C64922" w:rsidR="00510672" w:rsidP="00510672" w:rsidRDefault="00634398" w14:paraId="5FDCBD56" w14:textId="77777777">
            <w:pPr>
              <w:pStyle w:val="BodyText"/>
              <w:rPr>
                <w:noProof/>
              </w:rPr>
            </w:pPr>
            <w:r>
              <w:rPr>
                <w:noProof/>
              </w:rPr>
              <w:drawing>
                <wp:inline distT="0" distB="0" distL="0" distR="0" wp14:anchorId="34CACD7A" wp14:editId="1866BF52">
                  <wp:extent cx="323215" cy="323215"/>
                  <wp:effectExtent l="0" t="0" r="0" b="635"/>
                  <wp:docPr id="61" name="Graphic 12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C64922" w:rsidR="00510672" w:rsidP="00510672" w:rsidRDefault="00510672" w14:paraId="32586615" w14:textId="77777777">
            <w:pPr>
              <w:pStyle w:val="BodyText"/>
            </w:pPr>
            <w:r w:rsidRPr="00C64922">
              <w:t xml:space="preserve">In a Patient Summary, C-CDA Content Creators SHALL populate the documentationOf/serviceEvent based on conformance requirements of the C-CDA R2.1 specification for CCD documents. </w:t>
            </w:r>
            <w:r w:rsidRPr="00D14360">
              <w:rPr>
                <w:b/>
              </w:rPr>
              <w:t>[CONF-</w:t>
            </w:r>
            <w:r w:rsidR="00B3590A">
              <w:rPr>
                <w:b/>
              </w:rPr>
              <w:t>046</w:t>
            </w:r>
            <w:r w:rsidRPr="00D14360">
              <w:rPr>
                <w:b/>
              </w:rPr>
              <w:t>]</w:t>
            </w:r>
          </w:p>
        </w:tc>
      </w:tr>
    </w:tbl>
    <w:p w:rsidR="00A10C4D" w:rsidP="004C76D9" w:rsidRDefault="00A10C4D" w14:paraId="3345345D" w14:textId="77777777">
      <w:pPr>
        <w:pStyle w:val="Heading4"/>
      </w:pPr>
      <w:bookmarkStart w:name="_mlwlkhjn108d" w:colFirst="0" w:colLast="0" w:id="569"/>
      <w:bookmarkStart w:name="_Toc11043582" w:id="570"/>
      <w:bookmarkEnd w:id="569"/>
      <w:r w:rsidRPr="00C64922">
        <w:t>Orders Fulfilled</w:t>
      </w:r>
      <w:bookmarkEnd w:id="570"/>
    </w:p>
    <w:p w:rsidRPr="003A3D50" w:rsidR="004A156E" w:rsidP="004A156E" w:rsidRDefault="004A156E" w14:paraId="00F6A204" w14:textId="77777777">
      <w:pPr>
        <w:rPr>
          <w:rFonts w:cs="Calibri"/>
        </w:rPr>
      </w:pPr>
      <w:r w:rsidRPr="003A3D50">
        <w:rPr>
          <w:rFonts w:cs="Calibri"/>
        </w:rPr>
        <w:t>If an Encounter occurred as a result of a previously placed order (e.g., a visit to perform an MRI), the id of that order should be provided as context for the Encounter.</w:t>
      </w:r>
    </w:p>
    <w:p w:rsidRPr="004A156E" w:rsidR="004A156E" w:rsidP="003A3D50" w:rsidRDefault="004A156E" w14:paraId="10B218D8" w14:textId="77777777"/>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510672" w:rsidTr="004E29C8" w14:paraId="2BEA4447" w14:textId="77777777">
        <w:tc>
          <w:tcPr>
            <w:tcW w:w="725" w:type="dxa"/>
            <w:tcBorders>
              <w:right w:val="nil"/>
            </w:tcBorders>
            <w:shd w:val="clear" w:color="auto" w:fill="C6D9F1"/>
          </w:tcPr>
          <w:p w:rsidRPr="00C64922" w:rsidR="00510672" w:rsidP="00510672" w:rsidRDefault="00634398" w14:paraId="1B6FE273" w14:textId="77777777">
            <w:pPr>
              <w:pStyle w:val="BodyText"/>
              <w:rPr>
                <w:noProof/>
              </w:rPr>
            </w:pPr>
            <w:r>
              <w:rPr>
                <w:noProof/>
              </w:rPr>
              <w:drawing>
                <wp:inline distT="0" distB="0" distL="0" distR="0" wp14:anchorId="325E9873" wp14:editId="048B5E21">
                  <wp:extent cx="323215" cy="323215"/>
                  <wp:effectExtent l="0" t="0" r="0" b="635"/>
                  <wp:docPr id="60" name="Graphic 12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8"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C64922" w:rsidR="00510672" w:rsidP="00510672" w:rsidRDefault="004A156E" w14:paraId="2E4F1BCD" w14:textId="77777777">
            <w:pPr>
              <w:pStyle w:val="BodyText"/>
            </w:pPr>
            <w:r w:rsidRPr="004A156E">
              <w:t xml:space="preserve">In an Encounter Summary, C-CDA Content Creators SHOULD populate the infulfillmentOf/order and the infulfillmentOf/order/id element where the order/id references the id of a previously placed order. </w:t>
            </w:r>
            <w:r w:rsidRPr="00AE350D">
              <w:rPr>
                <w:b/>
                <w:bCs/>
              </w:rPr>
              <w:t>[</w:t>
            </w:r>
            <w:r w:rsidR="00B3590A">
              <w:rPr>
                <w:b/>
                <w:bCs/>
              </w:rPr>
              <w:t>BP-047</w:t>
            </w:r>
            <w:r w:rsidRPr="00AE350D">
              <w:rPr>
                <w:b/>
                <w:bCs/>
              </w:rPr>
              <w:t>]</w:t>
            </w:r>
          </w:p>
        </w:tc>
      </w:tr>
      <w:tr w:rsidRPr="00C64922" w:rsidR="005A1675" w:rsidTr="004E29C8" w14:paraId="04B43B8F" w14:textId="77777777">
        <w:tc>
          <w:tcPr>
            <w:tcW w:w="725" w:type="dxa"/>
            <w:tcBorders>
              <w:right w:val="nil"/>
            </w:tcBorders>
            <w:shd w:val="clear" w:color="auto" w:fill="C6D9F1"/>
          </w:tcPr>
          <w:p w:rsidRPr="00C64922" w:rsidR="005A1675" w:rsidP="00510672" w:rsidRDefault="00634398" w14:paraId="554A2DD9" w14:textId="77777777">
            <w:pPr>
              <w:pStyle w:val="BodyText"/>
              <w:rPr>
                <w:noProof/>
                <w:lang w:bidi="ar-SA"/>
              </w:rPr>
            </w:pPr>
            <w:r>
              <w:rPr>
                <w:noProof/>
              </w:rPr>
              <w:drawing>
                <wp:inline distT="0" distB="0" distL="0" distR="0" wp14:anchorId="34CA8DCC" wp14:editId="58759F78">
                  <wp:extent cx="323215" cy="323215"/>
                  <wp:effectExtent l="0" t="0" r="0" b="635"/>
                  <wp:docPr id="59" name="Graphic 4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3"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C64922" w:rsidR="005A1675" w:rsidP="00510672" w:rsidRDefault="005A1675" w14:paraId="19CDBC0F" w14:textId="77777777">
            <w:pPr>
              <w:pStyle w:val="BodyText"/>
            </w:pPr>
            <w:r w:rsidRPr="005A1675">
              <w:t xml:space="preserve">The Order Fulfilled area of the header MAY carry information about fulfilled orders, </w:t>
            </w:r>
            <w:r w:rsidRPr="005A1675" w:rsidR="00472122">
              <w:t>rereferrals</w:t>
            </w:r>
            <w:r w:rsidRPr="005A1675">
              <w:t xml:space="preserve"> or other requests that have been fulfilled.</w:t>
            </w:r>
            <w:r>
              <w:t xml:space="preserve"> </w:t>
            </w:r>
            <w:r w:rsidRPr="00D14360">
              <w:rPr>
                <w:b/>
              </w:rPr>
              <w:t>[</w:t>
            </w:r>
            <w:r w:rsidR="00B3590A">
              <w:rPr>
                <w:b/>
              </w:rPr>
              <w:t>BP-048</w:t>
            </w:r>
            <w:r w:rsidRPr="00D14360">
              <w:rPr>
                <w:b/>
              </w:rPr>
              <w:t>]</w:t>
            </w:r>
          </w:p>
        </w:tc>
      </w:tr>
    </w:tbl>
    <w:p w:rsidRPr="00C64922" w:rsidR="00A10C4D" w:rsidP="00FD31AC" w:rsidRDefault="00A10C4D" w14:paraId="115D8198" w14:textId="77777777">
      <w:pPr>
        <w:pStyle w:val="Heading3"/>
      </w:pPr>
      <w:bookmarkStart w:name="_da1n83j3qwjr" w:colFirst="0" w:colLast="0" w:id="571"/>
      <w:bookmarkStart w:name="_xh7pd8p88wxn" w:colFirst="0" w:colLast="0" w:id="572"/>
      <w:bookmarkStart w:name="_Toc10690840" w:id="573"/>
      <w:bookmarkStart w:name="_Toc11043583" w:id="574"/>
      <w:bookmarkStart w:name="_Toc11045574" w:id="575"/>
      <w:bookmarkStart w:name="_Toc11391244" w:id="576"/>
      <w:bookmarkStart w:name="_Toc119939807" w:id="577"/>
      <w:bookmarkStart w:name="_Toc135312838" w:id="578"/>
      <w:bookmarkEnd w:id="571"/>
      <w:bookmarkEnd w:id="572"/>
      <w:r w:rsidRPr="00C64922">
        <w:t>Related Parent Document</w:t>
      </w:r>
      <w:bookmarkEnd w:id="573"/>
      <w:bookmarkEnd w:id="574"/>
      <w:bookmarkEnd w:id="575"/>
      <w:bookmarkEnd w:id="576"/>
      <w:bookmarkEnd w:id="577"/>
      <w:bookmarkEnd w:id="578"/>
    </w:p>
    <w:p w:rsidR="001A3E99" w:rsidP="004A552E" w:rsidRDefault="004A552E" w14:paraId="6A4E1E3F" w14:textId="34DFEDA2">
      <w:pPr>
        <w:spacing w:before="100" w:beforeAutospacing="1" w:after="100" w:afterAutospacing="1"/>
        <w:rPr>
          <w:rFonts w:cs="Calibri"/>
        </w:rPr>
      </w:pPr>
      <w:r w:rsidRPr="00D14360">
        <w:rPr>
          <w:rFonts w:cs="Calibri"/>
          <w:color w:val="000000"/>
        </w:rPr>
        <w:t>The ParentDocument represents the source of a document revision, addend</w:t>
      </w:r>
      <w:r w:rsidR="003F4E1F">
        <w:rPr>
          <w:rFonts w:cs="Calibri"/>
          <w:color w:val="000000"/>
        </w:rPr>
        <w:t>um</w:t>
      </w:r>
      <w:r w:rsidRPr="00D14360">
        <w:rPr>
          <w:rFonts w:cs="Calibri"/>
          <w:color w:val="000000"/>
        </w:rPr>
        <w:t>, or transformation.</w:t>
      </w:r>
      <w:r w:rsidRPr="00D14360">
        <w:rPr>
          <w:rStyle w:val="FootnoteReference"/>
          <w:rFonts w:cs="Calibri"/>
          <w:color w:val="000000"/>
        </w:rPr>
        <w:footnoteReference w:id="72"/>
      </w:r>
      <w:r w:rsidRPr="00D14360" w:rsidR="00B854E1">
        <w:rPr>
          <w:rFonts w:cs="Calibri"/>
          <w:color w:val="000000"/>
        </w:rPr>
        <w:t xml:space="preserve"> The relatedDocument/parentDocument/id element is a mechanism used to link a revised, addend</w:t>
      </w:r>
      <w:r w:rsidR="00721EC9">
        <w:rPr>
          <w:rFonts w:cs="Calibri"/>
          <w:color w:val="000000"/>
        </w:rPr>
        <w:t>um</w:t>
      </w:r>
      <w:r w:rsidRPr="00D14360" w:rsidR="00B854E1">
        <w:rPr>
          <w:rFonts w:cs="Calibri"/>
          <w:color w:val="000000"/>
        </w:rPr>
        <w:t xml:space="preserve">, or transformed document to its original source document.  </w:t>
      </w:r>
      <w:r w:rsidRPr="00D14360" w:rsidR="00B854E1">
        <w:rPr>
          <w:rFonts w:cs="Calibri"/>
        </w:rPr>
        <w:t>There are many situations where a document may be updated. For example, a pending lab</w:t>
      </w:r>
      <w:r w:rsidR="001E18AB">
        <w:rPr>
          <w:rFonts w:cs="Calibri"/>
        </w:rPr>
        <w:t>oratory</w:t>
      </w:r>
      <w:r w:rsidRPr="00D14360" w:rsidR="00B854E1">
        <w:rPr>
          <w:rFonts w:cs="Calibri"/>
        </w:rPr>
        <w:t xml:space="preserve"> result or a missing note may trigger an update. The base CDA standard provides this mechanism to replace or append a previously sent document through the parentDocument relationship. </w:t>
      </w:r>
    </w:p>
    <w:p w:rsidRPr="00D14360" w:rsidR="004A552E" w:rsidP="004A552E" w:rsidRDefault="00484D15" w14:paraId="4B4150E0" w14:textId="048D68FD">
      <w:pPr>
        <w:spacing w:before="100" w:beforeAutospacing="1" w:after="100" w:afterAutospacing="1"/>
        <w:rPr>
          <w:rFonts w:cs="Calibri"/>
        </w:rPr>
      </w:pPr>
      <w:r>
        <w:rPr>
          <w:rFonts w:cs="Calibri"/>
        </w:rPr>
        <w:t>C</w:t>
      </w:r>
      <w:r w:rsidR="00A519FD">
        <w:rPr>
          <w:rFonts w:cs="Calibri"/>
        </w:rPr>
        <w:t>-</w:t>
      </w:r>
      <w:r>
        <w:rPr>
          <w:rFonts w:cs="Calibri"/>
        </w:rPr>
        <w:t xml:space="preserve">CDA Content Creators cannot know with certainty what documents a Content Consumer has previously stored. Therefore, it always is preferable for Content Creators to send a complete document that replaces a prior document rather than sending an addendum to a prior document.  </w:t>
      </w:r>
      <w:r w:rsidRPr="00484D15">
        <w:rPr>
          <w:rFonts w:cs="Calibri"/>
        </w:rPr>
        <w:t xml:space="preserve"> </w:t>
      </w:r>
      <w:r w:rsidRPr="00D14360">
        <w:rPr>
          <w:rFonts w:cs="Calibri"/>
        </w:rPr>
        <w:t>Indicate the parent document is being replaced by using a replace relationship (typeCode=”RPLC”).</w:t>
      </w:r>
      <w:r w:rsidR="00A519FD">
        <w:rPr>
          <w:rStyle w:val="FootnoteReference"/>
          <w:rFonts w:cs="Calibri"/>
        </w:rPr>
        <w:footnoteReference w:id="73"/>
      </w:r>
    </w:p>
    <w:tbl>
      <w:tblPr>
        <w:tblW w:w="916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810"/>
        <w:gridCol w:w="8358"/>
      </w:tblGrid>
      <w:tr w:rsidRPr="00C64922" w:rsidR="008E236E" w:rsidTr="004E29C8" w14:paraId="4E8C7FA0" w14:textId="77777777">
        <w:trPr>
          <w:trHeight w:val="288"/>
        </w:trPr>
        <w:tc>
          <w:tcPr>
            <w:tcW w:w="810" w:type="dxa"/>
            <w:tcBorders>
              <w:right w:val="nil"/>
            </w:tcBorders>
            <w:shd w:val="clear" w:color="auto" w:fill="C6D9F1"/>
          </w:tcPr>
          <w:p w:rsidRPr="00C64922" w:rsidR="003776E2" w:rsidP="004134E2" w:rsidRDefault="00634398" w14:paraId="23C8851B" w14:textId="77777777">
            <w:pPr>
              <w:pStyle w:val="BodyText"/>
              <w:rPr>
                <w:noProof/>
              </w:rPr>
            </w:pPr>
            <w:r>
              <w:rPr>
                <w:noProof/>
              </w:rPr>
              <w:drawing>
                <wp:inline distT="0" distB="0" distL="0" distR="0" wp14:anchorId="1C344D5D" wp14:editId="5BC75C00">
                  <wp:extent cx="320040" cy="320040"/>
                  <wp:effectExtent l="0" t="0" r="0" b="3810"/>
                  <wp:docPr id="58" name="Graphic 2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3"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 cy="320040"/>
                          </a:xfrm>
                          <a:prstGeom prst="rect">
                            <a:avLst/>
                          </a:prstGeom>
                          <a:noFill/>
                          <a:ln>
                            <a:noFill/>
                          </a:ln>
                        </pic:spPr>
                      </pic:pic>
                    </a:graphicData>
                  </a:graphic>
                </wp:inline>
              </w:drawing>
            </w:r>
          </w:p>
        </w:tc>
        <w:tc>
          <w:tcPr>
            <w:tcW w:w="8358" w:type="dxa"/>
            <w:tcBorders>
              <w:left w:val="nil"/>
            </w:tcBorders>
            <w:shd w:val="clear" w:color="auto" w:fill="C6D9F1"/>
          </w:tcPr>
          <w:p w:rsidRPr="00C64922" w:rsidR="003776E2" w:rsidP="003A3D50" w:rsidRDefault="003776E2" w14:paraId="5EA72D94" w14:textId="77777777">
            <w:pPr>
              <w:pStyle w:val="BodyText"/>
              <w:ind w:left="-101"/>
            </w:pPr>
            <w:r w:rsidRPr="003776E2">
              <w:t>C-CDA Content Creators SHOULD populate the ClinicalDocument/relatedDocument using @ty</w:t>
            </w:r>
            <w:r w:rsidR="00863460">
              <w:t>p</w:t>
            </w:r>
            <w:r w:rsidRPr="003776E2">
              <w:t>eCode="RPLC" when a document replaces a prior document.</w:t>
            </w:r>
            <w:r w:rsidRPr="00D14360">
              <w:rPr>
                <w:b/>
                <w:bCs/>
              </w:rPr>
              <w:t xml:space="preserve"> [</w:t>
            </w:r>
            <w:r w:rsidR="00B3590A">
              <w:rPr>
                <w:b/>
                <w:bCs/>
              </w:rPr>
              <w:t>BP-049</w:t>
            </w:r>
            <w:r w:rsidRPr="00AE350D">
              <w:rPr>
                <w:b/>
                <w:bCs/>
              </w:rPr>
              <w:t xml:space="preserve">] </w:t>
            </w:r>
          </w:p>
        </w:tc>
      </w:tr>
    </w:tbl>
    <w:p w:rsidR="002B406D" w:rsidP="00B85A9E" w:rsidRDefault="00CA5B48" w14:paraId="7F08F670" w14:textId="5644496D">
      <w:pPr>
        <w:pStyle w:val="Caption"/>
        <w:keepNext/>
        <w:spacing w:before="240" w:after="0" w:line="276" w:lineRule="auto"/>
      </w:pPr>
      <w:r>
        <w:t xml:space="preserve">  </w:t>
      </w:r>
      <w:bookmarkStart w:name="_Toc118898736" w:id="579"/>
      <w:bookmarkStart w:name="_Toc119939938" w:id="580"/>
      <w:bookmarkStart w:name="_Toc135312970" w:id="581"/>
      <w:r w:rsidR="002B406D">
        <w:t xml:space="preserve">Example </w:t>
      </w:r>
      <w:r>
        <w:fldChar w:fldCharType="begin"/>
      </w:r>
      <w:r>
        <w:instrText>SEQ Example \* ARABIC</w:instrText>
      </w:r>
      <w:r>
        <w:fldChar w:fldCharType="separate"/>
      </w:r>
      <w:r w:rsidR="00DC1072">
        <w:rPr>
          <w:noProof/>
        </w:rPr>
        <w:t>15</w:t>
      </w:r>
      <w:r>
        <w:fldChar w:fldCharType="end"/>
      </w:r>
      <w:r w:rsidR="002B406D">
        <w:t>:</w:t>
      </w:r>
      <w:r w:rsidR="00BA5010">
        <w:t xml:space="preserve"> </w:t>
      </w:r>
      <w:r w:rsidRPr="00685788" w:rsidR="002B406D">
        <w:t>Replacement Discharge Summary Document with Hospital Course Added</w:t>
      </w:r>
      <w:bookmarkEnd w:id="579"/>
      <w:bookmarkEnd w:id="580"/>
      <w:bookmarkEnd w:id="581"/>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1D005F" w:rsidR="000F4B96" w:rsidTr="004E29C8" w14:paraId="52EE05DB" w14:textId="77777777">
        <w:tc>
          <w:tcPr>
            <w:tcW w:w="9350" w:type="dxa"/>
            <w:shd w:val="clear" w:color="auto" w:fill="auto"/>
          </w:tcPr>
          <w:p w:rsidRPr="00D14360" w:rsidR="00D54C53" w:rsidP="00D14360" w:rsidRDefault="00D54C53" w14:paraId="15E3144F" w14:textId="2AFD89B3">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&lt;ClinicalDocument&gt; &lt;realmCode code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US</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&gt; </w:t>
            </w:r>
          </w:p>
          <w:p w:rsidRPr="00D14360" w:rsidR="00D54C53" w:rsidP="00D14360" w:rsidRDefault="00D54C53" w14:paraId="438EEAA6" w14:textId="250CF916">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&lt;typeId root</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2.16.840.1.113883.1.3</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POCD_HD000040</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/&gt; </w:t>
            </w:r>
          </w:p>
          <w:p w:rsidRPr="00D14360" w:rsidR="00D54C53" w:rsidP="00D14360" w:rsidRDefault="00D54C53" w14:paraId="5CCCB4E0" w14:textId="162A1866">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2.16.840.1.113883.10.20.22.1.1</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2015-08-01</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&gt; </w:t>
            </w:r>
          </w:p>
          <w:p w:rsidRPr="00D14360" w:rsidR="00D54C53" w:rsidP="00D14360" w:rsidRDefault="00D54C53" w14:paraId="3443D5A9" w14:textId="2DFEF08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2.16.840.1.113883.10.20.22.1.8</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2015-08-01</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&gt; </w:t>
            </w:r>
          </w:p>
          <w:p w:rsidRPr="00D14360" w:rsidR="00D54C53" w:rsidP="00D14360" w:rsidRDefault="00D54C53" w14:paraId="29687788" w14:textId="1BCD148D">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2.16.840.1.113883.19.5.99999.1</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20160414145050</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&gt; </w:t>
            </w:r>
          </w:p>
          <w:p w:rsidRPr="00D14360" w:rsidR="00D54C53" w:rsidP="00D14360" w:rsidRDefault="00D54C53" w14:paraId="27BE6CA8" w14:textId="1DC3250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codeSystem</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2.16.840.1.113883.6.1</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codeSystemName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LOINC</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code="18842-5"                  </w:t>
            </w:r>
          </w:p>
          <w:p w:rsidRPr="00D14360" w:rsidR="00D54C53" w:rsidP="00D14360" w:rsidRDefault="00D54C53" w14:paraId="4F5B311D"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displayName="Discharge Summary" /&gt; </w:t>
            </w:r>
          </w:p>
          <w:p w:rsidRPr="00D14360" w:rsidR="00D54C53" w:rsidP="00D14360" w:rsidRDefault="00D54C53" w14:paraId="7877F555"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&lt;title&gt;Health Summary&lt;/title&gt; </w:t>
            </w:r>
          </w:p>
          <w:p w:rsidRPr="00D14360" w:rsidR="00D54C53" w:rsidP="00D14360" w:rsidRDefault="00D54C53" w14:paraId="2D0BA8E1"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&lt;effectiveTime value="20160414145050-0500"&gt; </w:t>
            </w:r>
          </w:p>
          <w:p w:rsidRPr="00D14360" w:rsidR="00D54C53" w:rsidP="00D14360" w:rsidRDefault="00D54C53" w14:paraId="335A81E7"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&lt;confidentialityCode codeSystem="2.16.840.1.113883.5.25" code="N"&gt; </w:t>
            </w:r>
          </w:p>
          <w:p w:rsidRPr="00D14360" w:rsidR="00D54C53" w:rsidP="00D14360" w:rsidRDefault="00D54C53" w14:paraId="32363D4E"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&lt;languageCode code="en-US"&gt; </w:t>
            </w:r>
          </w:p>
          <w:p w:rsidRPr="00D14360" w:rsidR="00D54C53" w:rsidP="00D14360" w:rsidRDefault="00D54C53" w14:paraId="65DAB0A0"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&lt;setId extension="20160414014447" root="2.16.840.1.113883.19.5.99999.19" I&gt; </w:t>
            </w:r>
          </w:p>
          <w:p w:rsidRPr="00D14360" w:rsidR="00D54C53" w:rsidP="00D14360" w:rsidRDefault="00D54C53" w14:paraId="11B6DB6B"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&lt;versionNumber value="2"&gt; </w:t>
            </w:r>
          </w:p>
          <w:p w:rsidRPr="00D14360" w:rsidR="00D54C53" w:rsidP="00D14360" w:rsidRDefault="00D54C53" w14:paraId="2F0C63ED"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&lt;relatedDocument typeCode="RPLC"› </w:t>
            </w:r>
          </w:p>
          <w:p w:rsidRPr="00D14360" w:rsidR="00D54C53" w:rsidP="00D14360" w:rsidRDefault="00D54C53" w14:paraId="09623C97"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&lt;parentDocument&gt; &lt;id root="2.16.840.1.113883.19.5.99999.1" extension="20160414014447"&gt; </w:t>
            </w:r>
          </w:p>
          <w:p w:rsidRPr="00D14360" w:rsidR="00D54C53" w:rsidP="00D14360" w:rsidRDefault="00D54C53" w14:paraId="18BB16E5"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codeSystem="2.16.840.1.113883.6.1" codeSystemName="LOINC" code="18842-5" </w:t>
            </w:r>
          </w:p>
          <w:p w:rsidRPr="00D14360" w:rsidR="00D54C53" w:rsidP="00D14360" w:rsidRDefault="00D54C53" w14:paraId="5C69FED8"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displayName="Discharge Summary" I&gt; </w:t>
            </w:r>
          </w:p>
          <w:p w:rsidRPr="00D14360" w:rsidR="00D54C53" w:rsidP="00D54C53" w:rsidRDefault="00D54C53" w14:paraId="69629263"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&lt;setId extension="20160414014447" root="2.16.840.1.113883.19.5.99999.19"&gt; </w:t>
            </w:r>
          </w:p>
          <w:p w:rsidRPr="00D14360" w:rsidR="00D54C53" w:rsidP="00D54C53" w:rsidRDefault="00D54C53" w14:paraId="0596CBB7"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&lt;versionNumber value="1"&gt; &lt;/parentDocument&gt; </w:t>
            </w:r>
          </w:p>
          <w:p w:rsidRPr="00D14360" w:rsidR="00D54C53" w:rsidP="00D54C53" w:rsidRDefault="00D54C53" w14:paraId="0511E69A"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&lt;/relatedDocument&gt;</w:t>
            </w:r>
          </w:p>
          <w:p w:rsidRPr="00D14360" w:rsidR="00D54C53" w:rsidP="00D14360" w:rsidRDefault="00D54C53" w14:paraId="1AC8617D"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 </w:t>
            </w:r>
          </w:p>
          <w:p w:rsidRPr="00D14360" w:rsidR="00D54C53" w:rsidP="00D14360" w:rsidRDefault="00D54C53" w14:paraId="1450AD16"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&lt;section&gt; </w:t>
            </w:r>
          </w:p>
          <w:p w:rsidRPr="00D14360" w:rsidR="00D54C53" w:rsidP="00D14360" w:rsidRDefault="00D54C53" w14:paraId="760CF311"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root="1.3.6.1.4.1.19376.1.5.3.1.3.5"/&gt; </w:t>
            </w:r>
          </w:p>
          <w:p w:rsidRPr="00D14360" w:rsidR="00D54C53" w:rsidP="00D14360" w:rsidRDefault="00D54C53" w14:paraId="69D5B75A"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code="8648-8" displayName="HOSPITAL COURSE" codeSystem="2.16.840.1.113883.6.1"      </w:t>
            </w:r>
          </w:p>
          <w:p w:rsidRPr="00D14360" w:rsidR="00D54C53" w:rsidP="00D14360" w:rsidRDefault="00D54C53" w14:paraId="46E7F25A"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codeSystemName="LOINC"/&gt; </w:t>
            </w:r>
          </w:p>
          <w:p w:rsidRPr="00D14360" w:rsidR="00D54C53" w:rsidP="00D14360" w:rsidRDefault="00D54C53" w14:paraId="4B494DCC"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&lt;title&gt;Hospital Course&lt;/title&gt; </w:t>
            </w:r>
          </w:p>
          <w:p w:rsidRPr="00D14360" w:rsidR="00D54C53" w:rsidP="00D54C53" w:rsidRDefault="00D54C53" w14:paraId="563A628D"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&lt;text&gt;The patient was admitted </w:t>
            </w:r>
          </w:p>
          <w:p w:rsidRPr="00D14360" w:rsidR="00D54C53" w:rsidP="00D54C53" w:rsidRDefault="00D54C53" w14:paraId="18E39417"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
          <w:p w:rsidRPr="00D14360" w:rsidR="000F4B96" w:rsidP="001D005F" w:rsidRDefault="00D54C53" w14:paraId="6DB4FA2A" w14:textId="77777777">
            <w:pPr>
              <w:rPr>
                <w:rFonts w:cs="Calibri"/>
                <w:b/>
                <w:bCs/>
                <w:color w:val="000000"/>
              </w:rPr>
            </w:pPr>
            <w:r w:rsidRPr="00D14360">
              <w:rPr>
                <w:rFonts w:ascii="Courier New" w:hAnsi="Courier New" w:cs="Courier New"/>
                <w:color w:val="000000"/>
                <w:sz w:val="16"/>
                <w:szCs w:val="16"/>
              </w:rPr>
              <w:t xml:space="preserve">       &lt;/text&gt;</w:t>
            </w:r>
          </w:p>
        </w:tc>
      </w:tr>
    </w:tbl>
    <w:p w:rsidR="00C65E25" w:rsidP="00B505D2" w:rsidRDefault="00C65E25" w14:paraId="10639248" w14:textId="77777777">
      <w:pPr>
        <w:spacing w:after="120"/>
        <w:rPr>
          <w:rFonts w:cs="Calibri"/>
          <w:b/>
          <w:bCs/>
          <w:color w:val="000000"/>
        </w:rPr>
      </w:pPr>
    </w:p>
    <w:p w:rsidRPr="00D14360" w:rsidR="00A10C4D" w:rsidP="00B505D2" w:rsidRDefault="009456DE" w14:paraId="56EF80F6" w14:textId="751185F5">
      <w:pPr>
        <w:spacing w:after="120"/>
        <w:rPr>
          <w:rFonts w:cs="Calibri"/>
          <w:color w:val="000000"/>
        </w:rPr>
      </w:pPr>
      <w:r w:rsidRPr="00D14360">
        <w:rPr>
          <w:rFonts w:cs="Calibri"/>
          <w:b/>
          <w:bCs/>
          <w:color w:val="000000"/>
        </w:rPr>
        <w:t>Reference:</w:t>
      </w:r>
      <w:r w:rsidRPr="003A3D50" w:rsidR="00203749">
        <w:rPr>
          <w:rFonts w:cs="Calibri"/>
          <w:color w:val="000000"/>
        </w:rPr>
        <w:t xml:space="preserve"> </w:t>
      </w:r>
      <w:r w:rsidRPr="007770C6" w:rsidR="00203749">
        <w:rPr>
          <w:rFonts w:cs="Calibri"/>
          <w:color w:val="0000FF"/>
          <w:u w:val="single"/>
        </w:rPr>
        <w:fldChar w:fldCharType="begin"/>
      </w:r>
      <w:r w:rsidRPr="007770C6" w:rsidR="00203749">
        <w:rPr>
          <w:rFonts w:cs="Calibri"/>
          <w:color w:val="0000FF"/>
          <w:u w:val="single"/>
        </w:rPr>
        <w:instrText xml:space="preserve"> REF _Ref21897506 \w \h </w:instrText>
      </w:r>
      <w:r w:rsidRPr="007770C6" w:rsidR="00203749">
        <w:rPr>
          <w:rFonts w:cs="Calibri"/>
          <w:color w:val="0000FF"/>
          <w:u w:val="single"/>
        </w:rPr>
      </w:r>
      <w:r w:rsidRPr="007770C6" w:rsidR="00203749">
        <w:rPr>
          <w:rFonts w:cs="Calibri"/>
          <w:color w:val="0000FF"/>
          <w:u w:val="single"/>
        </w:rPr>
        <w:fldChar w:fldCharType="separate"/>
      </w:r>
      <w:r w:rsidR="00DC1072">
        <w:rPr>
          <w:rFonts w:cs="Calibri"/>
          <w:color w:val="0000FF"/>
          <w:u w:val="single"/>
        </w:rPr>
        <w:t>2.6.1</w:t>
      </w:r>
      <w:r w:rsidRPr="007770C6" w:rsidR="00203749">
        <w:rPr>
          <w:rFonts w:cs="Calibri"/>
          <w:color w:val="0000FF"/>
          <w:u w:val="single"/>
        </w:rPr>
        <w:fldChar w:fldCharType="end"/>
      </w:r>
      <w:r w:rsidRPr="007770C6" w:rsidR="00203749">
        <w:rPr>
          <w:rFonts w:cs="Calibri"/>
          <w:b/>
          <w:bCs/>
          <w:color w:val="0000FF"/>
          <w:u w:val="single"/>
        </w:rPr>
        <w:t xml:space="preserve"> </w:t>
      </w:r>
      <w:r w:rsidRPr="007770C6" w:rsidR="00203749">
        <w:rPr>
          <w:rFonts w:cs="Calibri"/>
          <w:b/>
          <w:bCs/>
          <w:color w:val="0000FF"/>
          <w:u w:val="single"/>
        </w:rPr>
        <w:fldChar w:fldCharType="begin"/>
      </w:r>
      <w:r w:rsidRPr="007770C6" w:rsidR="00203749">
        <w:rPr>
          <w:rFonts w:cs="Calibri"/>
          <w:b/>
          <w:bCs/>
          <w:color w:val="0000FF"/>
          <w:u w:val="single"/>
        </w:rPr>
        <w:instrText xml:space="preserve"> REF _Ref21897512 \h  \* MERGEFORMAT </w:instrText>
      </w:r>
      <w:r w:rsidRPr="007770C6" w:rsidR="00203749">
        <w:rPr>
          <w:rFonts w:cs="Calibri"/>
          <w:b/>
          <w:bCs/>
          <w:color w:val="0000FF"/>
          <w:u w:val="single"/>
        </w:rPr>
      </w:r>
      <w:r w:rsidRPr="007770C6" w:rsidR="00203749">
        <w:rPr>
          <w:rFonts w:cs="Calibri"/>
          <w:b/>
          <w:bCs/>
          <w:color w:val="0000FF"/>
          <w:u w:val="single"/>
        </w:rPr>
        <w:fldChar w:fldCharType="separate"/>
      </w:r>
      <w:r w:rsidRPr="00254B4A" w:rsidR="00DC1072">
        <w:rPr>
          <w:color w:val="0000FF"/>
          <w:u w:val="single"/>
        </w:rPr>
        <w:t>Content Creator Responsibilities</w:t>
      </w:r>
      <w:r w:rsidRPr="007770C6" w:rsidR="00203749">
        <w:rPr>
          <w:rFonts w:cs="Calibri"/>
          <w:b/>
          <w:bCs/>
          <w:color w:val="0000FF"/>
          <w:u w:val="single"/>
        </w:rPr>
        <w:fldChar w:fldCharType="end"/>
      </w:r>
    </w:p>
    <w:p w:rsidRPr="00C64922" w:rsidR="00A10C4D" w:rsidP="00FD31AC" w:rsidRDefault="00A10C4D" w14:paraId="3D334F09" w14:textId="77777777">
      <w:pPr>
        <w:pStyle w:val="Heading3"/>
      </w:pPr>
      <w:bookmarkStart w:name="_C-CDA_R2.1_Document" w:id="582"/>
      <w:bookmarkStart w:name="_Toc10690841" w:id="583"/>
      <w:bookmarkStart w:name="_Toc11043584" w:id="584"/>
      <w:bookmarkStart w:name="_Toc11045575" w:id="585"/>
      <w:bookmarkStart w:name="_Toc11391245" w:id="586"/>
      <w:bookmarkStart w:name="_Toc119939808" w:id="587"/>
      <w:bookmarkStart w:name="_Toc135312839" w:id="588"/>
      <w:bookmarkEnd w:id="582"/>
      <w:r w:rsidRPr="00C64922">
        <w:t>C-CDA R2.1 Document Templates</w:t>
      </w:r>
      <w:bookmarkEnd w:id="583"/>
      <w:bookmarkEnd w:id="584"/>
      <w:bookmarkEnd w:id="585"/>
      <w:bookmarkEnd w:id="586"/>
      <w:bookmarkEnd w:id="587"/>
      <w:bookmarkEnd w:id="588"/>
    </w:p>
    <w:p w:rsidRPr="007770C6" w:rsidR="00A10C4D" w:rsidP="00B505D2" w:rsidRDefault="00A10C4D" w14:paraId="746BD4CC" w14:textId="78DC143E">
      <w:pPr>
        <w:pStyle w:val="Default"/>
        <w:spacing w:after="120"/>
        <w:rPr>
          <w:rFonts w:eastAsia="Calibri"/>
          <w:sz w:val="20"/>
        </w:rPr>
      </w:pPr>
      <w:r w:rsidRPr="007770C6">
        <w:rPr>
          <w:rFonts w:eastAsia="Calibri"/>
          <w:sz w:val="20"/>
        </w:rPr>
        <w:t>While all C-CDA document</w:t>
      </w:r>
      <w:r w:rsidRPr="007770C6" w:rsidR="00C14E97">
        <w:rPr>
          <w:rFonts w:eastAsia="Calibri"/>
          <w:sz w:val="20"/>
        </w:rPr>
        <w:t>s</w:t>
      </w:r>
      <w:r w:rsidRPr="007770C6">
        <w:rPr>
          <w:rFonts w:eastAsia="Calibri"/>
          <w:sz w:val="20"/>
        </w:rPr>
        <w:t xml:space="preserve"> share a common US Realm Header template, the C-CDA R2.1 implementation guide defines distinct types of document templates for exchanging different types of clinical notes. </w:t>
      </w:r>
    </w:p>
    <w:p w:rsidRPr="007770C6" w:rsidR="00A10C4D" w:rsidP="00B505D2" w:rsidRDefault="00A10C4D" w14:paraId="67CF8FB7" w14:textId="77777777">
      <w:pPr>
        <w:pStyle w:val="Default"/>
        <w:spacing w:after="120"/>
        <w:rPr>
          <w:sz w:val="20"/>
        </w:rPr>
      </w:pPr>
      <w:r w:rsidRPr="007770C6">
        <w:rPr>
          <w:sz w:val="20"/>
        </w:rPr>
        <w:t xml:space="preserve">Document-level templates describe the purpose and rules for constructing a conforming CDA document. Document templates include constraints on the CDA header and indicate contained section-level templates. </w:t>
      </w:r>
    </w:p>
    <w:p w:rsidRPr="009A2A86" w:rsidR="00A10C4D" w:rsidP="00B505D2" w:rsidRDefault="00A10C4D" w14:paraId="20C95831" w14:textId="77777777">
      <w:pPr>
        <w:spacing w:after="120"/>
        <w:rPr>
          <w:rFonts w:cs="Calibri"/>
          <w:color w:val="000000"/>
        </w:rPr>
      </w:pPr>
      <w:r w:rsidRPr="009A2A86">
        <w:rPr>
          <w:rFonts w:cs="Calibri"/>
          <w:color w:val="000000"/>
        </w:rPr>
        <w:t xml:space="preserve">Each document-level template contains the following information: </w:t>
      </w:r>
    </w:p>
    <w:p w:rsidRPr="009A2A86" w:rsidR="00A10C4D" w:rsidP="0054522C" w:rsidRDefault="00A10C4D" w14:paraId="67491B2D" w14:textId="77777777">
      <w:pPr>
        <w:pStyle w:val="ListParagraph"/>
        <w:numPr>
          <w:ilvl w:val="0"/>
          <w:numId w:val="23"/>
        </w:numPr>
        <w:spacing w:after="120"/>
        <w:rPr>
          <w:rFonts w:cs="Calibri"/>
          <w:color w:val="000000"/>
        </w:rPr>
      </w:pPr>
      <w:r w:rsidRPr="009A2A86">
        <w:rPr>
          <w:rFonts w:cs="Calibri"/>
          <w:color w:val="000000"/>
        </w:rPr>
        <w:t>Scope and intended use of the document type</w:t>
      </w:r>
      <w:r w:rsidRPr="009A2A86" w:rsidR="001F7773">
        <w:rPr>
          <w:rFonts w:cs="Calibri"/>
          <w:color w:val="000000"/>
        </w:rPr>
        <w:t>.</w:t>
      </w:r>
      <w:r w:rsidRPr="009A2A86">
        <w:rPr>
          <w:rFonts w:cs="Calibri"/>
          <w:color w:val="000000"/>
        </w:rPr>
        <w:t xml:space="preserve"> </w:t>
      </w:r>
    </w:p>
    <w:p w:rsidRPr="009A2A86" w:rsidR="00A10C4D" w:rsidP="0054522C" w:rsidRDefault="00A10C4D" w14:paraId="7AA48335" w14:textId="77777777">
      <w:pPr>
        <w:pStyle w:val="ListParagraph"/>
        <w:numPr>
          <w:ilvl w:val="0"/>
          <w:numId w:val="23"/>
        </w:numPr>
        <w:spacing w:after="120"/>
        <w:rPr>
          <w:rFonts w:cs="Calibri"/>
          <w:color w:val="000000"/>
        </w:rPr>
      </w:pPr>
      <w:r w:rsidRPr="009A2A86">
        <w:rPr>
          <w:rFonts w:cs="Calibri"/>
          <w:color w:val="000000"/>
        </w:rPr>
        <w:t>Description and explanatory narrative</w:t>
      </w:r>
      <w:r w:rsidRPr="009A2A86" w:rsidR="001F7773">
        <w:rPr>
          <w:rFonts w:cs="Calibri"/>
          <w:color w:val="000000"/>
        </w:rPr>
        <w:t>.</w:t>
      </w:r>
      <w:r w:rsidRPr="009A2A86">
        <w:rPr>
          <w:rFonts w:cs="Calibri"/>
          <w:color w:val="000000"/>
        </w:rPr>
        <w:t xml:space="preserve"> </w:t>
      </w:r>
    </w:p>
    <w:p w:rsidRPr="009A2A86" w:rsidR="00A10C4D" w:rsidP="0054522C" w:rsidRDefault="00A10C4D" w14:paraId="144A7DBF" w14:textId="77777777">
      <w:pPr>
        <w:pStyle w:val="ListParagraph"/>
        <w:numPr>
          <w:ilvl w:val="0"/>
          <w:numId w:val="23"/>
        </w:numPr>
        <w:spacing w:after="120"/>
        <w:rPr>
          <w:rFonts w:cs="Calibri"/>
          <w:color w:val="000000"/>
        </w:rPr>
      </w:pPr>
      <w:r w:rsidRPr="009A2A86">
        <w:rPr>
          <w:rFonts w:cs="Calibri"/>
          <w:color w:val="000000"/>
        </w:rPr>
        <w:t>Template metadata (</w:t>
      </w:r>
      <w:r w:rsidRPr="009A2A86">
        <w:rPr>
          <w:rFonts w:cs="Calibri"/>
          <w:i/>
          <w:iCs/>
          <w:color w:val="000000"/>
        </w:rPr>
        <w:t>e.g.,</w:t>
      </w:r>
      <w:r w:rsidRPr="009A2A86">
        <w:rPr>
          <w:rFonts w:cs="Calibri"/>
          <w:color w:val="000000"/>
        </w:rPr>
        <w:t xml:space="preserve"> templateId)</w:t>
      </w:r>
      <w:r w:rsidRPr="009A2A86" w:rsidR="001F7773">
        <w:rPr>
          <w:rFonts w:cs="Calibri"/>
          <w:color w:val="000000"/>
        </w:rPr>
        <w:t>.</w:t>
      </w:r>
      <w:r w:rsidRPr="009A2A86">
        <w:rPr>
          <w:rFonts w:cs="Calibri"/>
          <w:color w:val="000000"/>
        </w:rPr>
        <w:t xml:space="preserve"> </w:t>
      </w:r>
    </w:p>
    <w:p w:rsidRPr="009A2A86" w:rsidR="00A10C4D" w:rsidP="0054522C" w:rsidRDefault="00A10C4D" w14:paraId="08C6B4AC" w14:textId="77777777">
      <w:pPr>
        <w:pStyle w:val="ListParagraph"/>
        <w:numPr>
          <w:ilvl w:val="0"/>
          <w:numId w:val="23"/>
        </w:numPr>
        <w:spacing w:after="120"/>
        <w:rPr>
          <w:rFonts w:cs="Calibri"/>
          <w:color w:val="000000"/>
        </w:rPr>
      </w:pPr>
      <w:r w:rsidRPr="009A2A86">
        <w:rPr>
          <w:rFonts w:cs="Calibri"/>
          <w:color w:val="000000"/>
        </w:rPr>
        <w:t>Header constraints (</w:t>
      </w:r>
      <w:r w:rsidRPr="009A2A86" w:rsidR="00BD526A">
        <w:rPr>
          <w:rFonts w:cs="Calibri"/>
          <w:i/>
          <w:color w:val="000000"/>
        </w:rPr>
        <w:t>e.g.</w:t>
      </w:r>
      <w:r w:rsidRPr="009A2A86">
        <w:rPr>
          <w:rFonts w:cs="Calibri"/>
          <w:color w:val="000000"/>
        </w:rPr>
        <w:t xml:space="preserve">, document type, template id, participants) </w:t>
      </w:r>
    </w:p>
    <w:p w:rsidRPr="009A2A86" w:rsidR="00A10C4D" w:rsidP="0054522C" w:rsidRDefault="00A10C4D" w14:paraId="4A0DEB5F" w14:textId="77777777">
      <w:pPr>
        <w:pStyle w:val="ListParagraph"/>
        <w:numPr>
          <w:ilvl w:val="0"/>
          <w:numId w:val="23"/>
        </w:numPr>
        <w:spacing w:after="120"/>
        <w:rPr>
          <w:rFonts w:eastAsia="Calibri" w:cs="Calibri"/>
          <w:color w:val="000000"/>
        </w:rPr>
      </w:pPr>
      <w:r w:rsidRPr="009A2A86">
        <w:rPr>
          <w:rFonts w:cs="Calibri"/>
          <w:color w:val="000000"/>
        </w:rPr>
        <w:t>Required and optional section-level templates.</w:t>
      </w:r>
    </w:p>
    <w:p w:rsidRPr="009A2A86" w:rsidR="00A10C4D" w:rsidP="00B505D2" w:rsidRDefault="00A10C4D" w14:paraId="130B80E5" w14:textId="77777777">
      <w:pPr>
        <w:spacing w:after="120"/>
        <w:rPr>
          <w:rFonts w:eastAsia="Calibri" w:cs="Calibri"/>
          <w:color w:val="000000"/>
        </w:rPr>
      </w:pPr>
      <w:r w:rsidRPr="009A2A86">
        <w:rPr>
          <w:rFonts w:eastAsia="Calibri" w:cs="Calibri"/>
          <w:color w:val="000000"/>
        </w:rPr>
        <w:t xml:space="preserve">Templates for structured documents (those that include a structuredBody) also define required and optional section-level templates. </w:t>
      </w:r>
    </w:p>
    <w:p w:rsidRPr="009A2A86" w:rsidR="00A10C4D" w:rsidP="00B505D2" w:rsidRDefault="00A10C4D" w14:paraId="3B5C7B74" w14:textId="77777777">
      <w:pPr>
        <w:spacing w:after="120"/>
        <w:rPr>
          <w:rFonts w:eastAsia="Calibri" w:cs="Calibri"/>
          <w:color w:val="000000"/>
        </w:rPr>
      </w:pPr>
      <w:r w:rsidRPr="009A2A86">
        <w:rPr>
          <w:rFonts w:eastAsia="Calibri" w:cs="Calibri"/>
          <w:color w:val="000000"/>
        </w:rPr>
        <w:t>All section-level templates include human readable narrative that conveys the information in that section. CDA calls this the Narrative Block. Each section-level template also includes:</w:t>
      </w:r>
    </w:p>
    <w:p w:rsidRPr="009A2A86" w:rsidR="00A10C4D" w:rsidP="0054522C" w:rsidRDefault="00A10C4D" w14:paraId="65F8D5B3" w14:textId="77777777">
      <w:pPr>
        <w:pStyle w:val="ListParagraph"/>
        <w:numPr>
          <w:ilvl w:val="0"/>
          <w:numId w:val="24"/>
        </w:numPr>
        <w:spacing w:after="120"/>
        <w:rPr>
          <w:rFonts w:cs="Calibri"/>
          <w:color w:val="000000"/>
        </w:rPr>
      </w:pPr>
      <w:r w:rsidRPr="009A2A86">
        <w:rPr>
          <w:rFonts w:cs="Calibri"/>
          <w:color w:val="000000"/>
        </w:rPr>
        <w:t>Scope and intended use within a document</w:t>
      </w:r>
      <w:r w:rsidRPr="009A2A86" w:rsidR="001F7773">
        <w:rPr>
          <w:rFonts w:cs="Calibri"/>
          <w:color w:val="000000"/>
        </w:rPr>
        <w:t>.</w:t>
      </w:r>
      <w:r w:rsidRPr="009A2A86">
        <w:rPr>
          <w:rFonts w:cs="Calibri"/>
          <w:color w:val="000000"/>
        </w:rPr>
        <w:t xml:space="preserve"> </w:t>
      </w:r>
    </w:p>
    <w:p w:rsidRPr="009A2A86" w:rsidR="00A10C4D" w:rsidP="0054522C" w:rsidRDefault="00A10C4D" w14:paraId="162B1596" w14:textId="77777777">
      <w:pPr>
        <w:pStyle w:val="ListParagraph"/>
        <w:numPr>
          <w:ilvl w:val="0"/>
          <w:numId w:val="24"/>
        </w:numPr>
        <w:spacing w:after="120"/>
        <w:rPr>
          <w:rFonts w:cs="Calibri"/>
          <w:color w:val="000000"/>
        </w:rPr>
      </w:pPr>
      <w:r w:rsidRPr="009A2A86">
        <w:rPr>
          <w:rFonts w:cs="Calibri"/>
          <w:color w:val="000000"/>
        </w:rPr>
        <w:t>Description and explanatory narrative</w:t>
      </w:r>
      <w:r w:rsidRPr="009A2A86" w:rsidR="001F7773">
        <w:rPr>
          <w:rFonts w:cs="Calibri"/>
          <w:color w:val="000000"/>
        </w:rPr>
        <w:t>.</w:t>
      </w:r>
      <w:r w:rsidRPr="009A2A86">
        <w:rPr>
          <w:rFonts w:cs="Calibri"/>
          <w:color w:val="000000"/>
        </w:rPr>
        <w:t xml:space="preserve"> </w:t>
      </w:r>
    </w:p>
    <w:p w:rsidRPr="009A2A86" w:rsidR="00A10C4D" w:rsidP="0054522C" w:rsidRDefault="00A10C4D" w14:paraId="0DE7E201" w14:textId="77777777">
      <w:pPr>
        <w:pStyle w:val="ListParagraph"/>
        <w:numPr>
          <w:ilvl w:val="0"/>
          <w:numId w:val="24"/>
        </w:numPr>
        <w:spacing w:after="120"/>
        <w:rPr>
          <w:rFonts w:cs="Calibri"/>
          <w:color w:val="000000"/>
        </w:rPr>
      </w:pPr>
      <w:r w:rsidRPr="009A2A86">
        <w:rPr>
          <w:rFonts w:cs="Calibri"/>
          <w:color w:val="000000"/>
        </w:rPr>
        <w:t>Template metadata (</w:t>
      </w:r>
      <w:r w:rsidRPr="009A2A86">
        <w:rPr>
          <w:rFonts w:cs="Calibri"/>
          <w:i/>
          <w:iCs/>
          <w:color w:val="000000"/>
        </w:rPr>
        <w:t>e.g.,</w:t>
      </w:r>
      <w:r w:rsidRPr="009A2A86">
        <w:rPr>
          <w:rFonts w:cs="Calibri"/>
          <w:color w:val="000000"/>
        </w:rPr>
        <w:t xml:space="preserve"> templateId)</w:t>
      </w:r>
      <w:r w:rsidRPr="009A2A86" w:rsidR="001F7773">
        <w:rPr>
          <w:rFonts w:cs="Calibri"/>
          <w:color w:val="000000"/>
        </w:rPr>
        <w:t>.</w:t>
      </w:r>
      <w:r w:rsidRPr="009A2A86">
        <w:rPr>
          <w:rFonts w:cs="Calibri"/>
          <w:color w:val="000000"/>
        </w:rPr>
        <w:t xml:space="preserve"> </w:t>
      </w:r>
    </w:p>
    <w:p w:rsidRPr="009A2A86" w:rsidR="00A10C4D" w:rsidP="00B505D2" w:rsidRDefault="00A10C4D" w14:paraId="13D5F0EB" w14:textId="77777777">
      <w:pPr>
        <w:spacing w:after="120"/>
        <w:rPr>
          <w:rFonts w:eastAsia="Calibri" w:cs="Calibri"/>
          <w:color w:val="000000"/>
        </w:rPr>
      </w:pPr>
      <w:r w:rsidRPr="009A2A86">
        <w:rPr>
          <w:rFonts w:eastAsia="Calibri" w:cs="Calibri"/>
          <w:color w:val="000000"/>
        </w:rPr>
        <w:t xml:space="preserve">The section may also define required and optional entry-level templates. Entry-level templates are structures for representing the information in the Narrative Block using machine representations that facilitates computerized information processing. </w:t>
      </w:r>
    </w:p>
    <w:p w:rsidRPr="009A2A86" w:rsidR="00A10C4D" w:rsidP="00293C53" w:rsidRDefault="00E35258" w14:paraId="118835D3" w14:textId="77777777">
      <w:pPr>
        <w:spacing w:after="120"/>
        <w:rPr>
          <w:rFonts w:eastAsia="Calibri" w:cs="Calibri"/>
          <w:color w:val="000000"/>
        </w:rPr>
      </w:pPr>
      <w:r w:rsidRPr="009A2A86">
        <w:rPr>
          <w:rFonts w:cs="Calibri"/>
          <w:color w:val="000000"/>
        </w:rPr>
        <w:t xml:space="preserve">The table below </w:t>
      </w:r>
      <w:r w:rsidRPr="009A2A86" w:rsidR="00A10C4D">
        <w:rPr>
          <w:rFonts w:eastAsia="Calibri" w:cs="Calibri"/>
          <w:color w:val="000000"/>
        </w:rPr>
        <w:t xml:space="preserve">describes the various document types defined by C-CDA R2.1 for use in representing clinical notes as structured documents that facilitate digital information exchange. </w:t>
      </w:r>
      <w:bookmarkStart w:name="_lnxbz9" w:colFirst="0" w:colLast="0" w:id="589"/>
      <w:bookmarkEnd w:id="589"/>
    </w:p>
    <w:p w:rsidRPr="00D14360" w:rsidR="00B3590A" w:rsidP="00293C53" w:rsidRDefault="00B3590A" w14:paraId="318599F3" w14:textId="77777777">
      <w:pPr>
        <w:spacing w:after="120"/>
        <w:rPr>
          <w:rFonts w:eastAsia="Calibri" w:cs="Calibri"/>
          <w:b/>
          <w:color w:val="000000"/>
        </w:rPr>
      </w:pPr>
    </w:p>
    <w:tbl>
      <w:tblPr>
        <w:tblW w:w="9265" w:type="dxa"/>
        <w:tblInd w:w="108" w:type="dxa"/>
        <w:tblBorders>
          <w:top w:val="single" w:color="4F81BD" w:sz="4" w:space="0"/>
          <w:left w:val="single" w:color="4F81BD" w:sz="4" w:space="0"/>
          <w:bottom w:val="single" w:color="4F81BD" w:sz="4" w:space="0"/>
          <w:right w:val="single" w:color="4F81BD" w:sz="4" w:space="0"/>
        </w:tblBorders>
        <w:tblLayout w:type="fixed"/>
        <w:tblLook w:val="00A0" w:firstRow="1" w:lastRow="0" w:firstColumn="1" w:lastColumn="0" w:noHBand="0" w:noVBand="0"/>
      </w:tblPr>
      <w:tblGrid>
        <w:gridCol w:w="2785"/>
        <w:gridCol w:w="6480"/>
      </w:tblGrid>
      <w:tr w:rsidRPr="00C64922" w:rsidR="004E29C8" w:rsidTr="004E29C8" w14:paraId="250E65B3" w14:textId="77777777">
        <w:trPr>
          <w:cantSplit/>
          <w:tblHeader/>
        </w:trPr>
        <w:tc>
          <w:tcPr>
            <w:tcW w:w="2785" w:type="dxa"/>
            <w:tcBorders>
              <w:bottom w:val="nil"/>
              <w:right w:val="nil"/>
            </w:tcBorders>
            <w:shd w:val="clear" w:color="auto" w:fill="4F81BD"/>
          </w:tcPr>
          <w:p w:rsidRPr="00D14360" w:rsidR="00A10C4D" w:rsidP="00D14360" w:rsidRDefault="00A10C4D" w14:paraId="6D6FBEE4" w14:textId="77777777">
            <w:pPr>
              <w:spacing w:after="120"/>
              <w:rPr>
                <w:rFonts w:cs="Calibri"/>
                <w:b/>
                <w:bCs/>
                <w:color w:val="FFFFFF"/>
              </w:rPr>
            </w:pPr>
            <w:r w:rsidRPr="00D14360">
              <w:rPr>
                <w:rFonts w:eastAsia="Calibri" w:cs="Calibri"/>
                <w:b/>
                <w:bCs/>
                <w:color w:val="FFFFFF"/>
              </w:rPr>
              <w:t>Document-Level Templates for Representing Clinical Notes as Structured Documents</w:t>
            </w:r>
            <w:r w:rsidRPr="00D14360" w:rsidR="00E31F3B">
              <w:rPr>
                <w:rFonts w:cs="Calibri Light"/>
                <w:b/>
                <w:bCs/>
                <w:color w:val="FFFFFF"/>
                <w:vertAlign w:val="superscript"/>
              </w:rPr>
              <w:footnoteReference w:id="74"/>
            </w:r>
          </w:p>
        </w:tc>
        <w:tc>
          <w:tcPr>
            <w:tcW w:w="6480" w:type="dxa"/>
            <w:tcBorders>
              <w:left w:val="single" w:color="4F81BD" w:sz="4" w:space="0"/>
              <w:right w:val="single" w:color="4F81BD" w:sz="4" w:space="0"/>
            </w:tcBorders>
            <w:shd w:val="clear" w:color="auto" w:fill="4F81BD"/>
          </w:tcPr>
          <w:p w:rsidRPr="00D14360" w:rsidR="00A10C4D" w:rsidP="00D14360" w:rsidRDefault="00A10C4D" w14:paraId="72FB12D5" w14:textId="77777777">
            <w:pPr>
              <w:spacing w:after="120"/>
              <w:rPr>
                <w:rFonts w:cs="Calibri"/>
                <w:b/>
                <w:bCs/>
                <w:color w:val="FFFFFF"/>
              </w:rPr>
            </w:pPr>
            <w:r w:rsidRPr="00D14360">
              <w:rPr>
                <w:rFonts w:cs="Calibri"/>
                <w:b/>
                <w:bCs/>
                <w:color w:val="FFFFFF"/>
              </w:rPr>
              <w:t>Description</w:t>
            </w:r>
          </w:p>
        </w:tc>
      </w:tr>
      <w:tr w:rsidRPr="00C64922" w:rsidR="00254B4A" w:rsidTr="003A3D50" w14:paraId="2DAB3665" w14:textId="77777777">
        <w:trPr>
          <w:cantSplit/>
        </w:trPr>
        <w:tc>
          <w:tcPr>
            <w:tcW w:w="2785" w:type="dxa"/>
            <w:tcBorders>
              <w:top w:val="single" w:color="4F81BD" w:sz="4" w:space="0"/>
              <w:bottom w:val="single" w:color="4F81BD" w:sz="4" w:space="0"/>
              <w:right w:val="nil"/>
            </w:tcBorders>
            <w:shd w:val="clear" w:color="auto" w:fill="FFFFFF"/>
          </w:tcPr>
          <w:p w:rsidRPr="00D14360" w:rsidR="00A10C4D" w:rsidP="00D14360" w:rsidRDefault="00A10C4D" w14:paraId="3460424B" w14:textId="77777777">
            <w:pPr>
              <w:spacing w:after="120"/>
              <w:rPr>
                <w:rFonts w:cs="Calibri Light"/>
                <w:b/>
                <w:bCs/>
                <w:color w:val="000000"/>
              </w:rPr>
            </w:pPr>
            <w:r w:rsidRPr="00D14360">
              <w:rPr>
                <w:rFonts w:cs="Calibri Light"/>
                <w:b/>
                <w:bCs/>
                <w:color w:val="000000"/>
              </w:rPr>
              <w:t xml:space="preserve">Care Plan </w:t>
            </w:r>
          </w:p>
        </w:tc>
        <w:tc>
          <w:tcPr>
            <w:tcW w:w="6480" w:type="dxa"/>
            <w:tcBorders>
              <w:top w:val="single" w:color="4F81BD" w:sz="4" w:space="0"/>
              <w:left w:val="single" w:color="4F81BD" w:sz="4" w:space="0"/>
              <w:bottom w:val="single" w:color="4F81BD" w:sz="4" w:space="0"/>
              <w:right w:val="single" w:color="4F81BD" w:sz="4" w:space="0"/>
            </w:tcBorders>
            <w:shd w:val="clear" w:color="auto" w:fill="auto"/>
          </w:tcPr>
          <w:p w:rsidRPr="00D14360" w:rsidR="00A10C4D" w:rsidP="00D14360" w:rsidRDefault="00A10C4D" w14:paraId="6BDC0EE9" w14:textId="77777777">
            <w:pPr>
              <w:spacing w:after="120"/>
              <w:rPr>
                <w:rFonts w:ascii="Calibri Light" w:hAnsi="Calibri Light" w:cs="Calibri Light"/>
                <w:color w:val="000000"/>
              </w:rPr>
            </w:pPr>
            <w:r w:rsidRPr="00D14360">
              <w:rPr>
                <w:rFonts w:ascii="Calibri Light" w:hAnsi="Calibri Light" w:cs="Calibri Light"/>
                <w:color w:val="000000"/>
              </w:rPr>
              <w:t>A Care Plan (including Home Health Plan of Care (HHPoC)) is a consensus-driven dynamic plan that represents a patient’s and Care Team Members’ prioritized concerns, goals, and planned interventions.</w:t>
            </w:r>
          </w:p>
          <w:p w:rsidRPr="00D14360" w:rsidR="00A10C4D" w:rsidP="00D14360" w:rsidRDefault="00A10C4D" w14:paraId="7434EE69" w14:textId="77777777">
            <w:pPr>
              <w:spacing w:after="120"/>
              <w:rPr>
                <w:rFonts w:ascii="Calibri Light" w:hAnsi="Calibri Light" w:cs="Calibri Light"/>
                <w:color w:val="000000"/>
              </w:rPr>
            </w:pPr>
            <w:r w:rsidRPr="00D14360">
              <w:rPr>
                <w:rFonts w:ascii="Calibri Light" w:hAnsi="Calibri Light" w:cs="Calibri Light"/>
                <w:color w:val="000000"/>
              </w:rPr>
              <w:t>The CDA Care Plan represents an instance of this dynamic Care Plan at a point in time. The CDA document itself is NOT dynamic.</w:t>
            </w:r>
          </w:p>
        </w:tc>
      </w:tr>
      <w:tr w:rsidRPr="00C64922" w:rsidR="006C6002" w:rsidTr="004E29C8" w14:paraId="4595142E" w14:textId="77777777">
        <w:trPr>
          <w:cantSplit/>
        </w:trPr>
        <w:tc>
          <w:tcPr>
            <w:tcW w:w="2785" w:type="dxa"/>
            <w:tcBorders>
              <w:right w:val="nil"/>
            </w:tcBorders>
            <w:shd w:val="clear" w:color="auto" w:fill="FFFFFF"/>
          </w:tcPr>
          <w:p w:rsidRPr="00D14360" w:rsidR="00A10C4D" w:rsidP="00D14360" w:rsidRDefault="00A10C4D" w14:paraId="1C528B19" w14:textId="77777777">
            <w:pPr>
              <w:spacing w:after="120"/>
              <w:rPr>
                <w:rFonts w:cs="Calibri Light"/>
                <w:b/>
                <w:bCs/>
                <w:color w:val="000000"/>
              </w:rPr>
            </w:pPr>
            <w:r w:rsidRPr="00D14360">
              <w:rPr>
                <w:rFonts w:cs="Calibri Light"/>
                <w:b/>
                <w:bCs/>
                <w:color w:val="000000"/>
              </w:rPr>
              <w:t>Consultation Note</w:t>
            </w:r>
          </w:p>
        </w:tc>
        <w:tc>
          <w:tcPr>
            <w:tcW w:w="6480" w:type="dxa"/>
            <w:tcBorders>
              <w:left w:val="single" w:color="4F81BD" w:sz="4" w:space="0"/>
              <w:right w:val="single" w:color="4F81BD" w:sz="4" w:space="0"/>
            </w:tcBorders>
            <w:shd w:val="clear" w:color="auto" w:fill="auto"/>
          </w:tcPr>
          <w:p w:rsidRPr="00D14360" w:rsidR="00A10C4D" w:rsidP="00D14360" w:rsidRDefault="00A10C4D" w14:paraId="25AEFFB9" w14:textId="77777777">
            <w:pPr>
              <w:spacing w:after="120"/>
              <w:rPr>
                <w:rFonts w:ascii="Calibri Light" w:hAnsi="Calibri Light" w:cs="Calibri Light"/>
                <w:color w:val="000000"/>
              </w:rPr>
            </w:pPr>
            <w:r w:rsidRPr="00D14360">
              <w:rPr>
                <w:rFonts w:ascii="Calibri Light" w:hAnsi="Calibri Light" w:cs="Calibri Light"/>
                <w:color w:val="000000"/>
              </w:rPr>
              <w:t>The Consultation Note is generated by a request from a clinician for an opinion or advice from another clinician.</w:t>
            </w:r>
          </w:p>
        </w:tc>
      </w:tr>
      <w:tr w:rsidRPr="00C64922" w:rsidR="00254B4A" w:rsidTr="003A3D50" w14:paraId="0D770E31" w14:textId="77777777">
        <w:trPr>
          <w:cantSplit/>
        </w:trPr>
        <w:tc>
          <w:tcPr>
            <w:tcW w:w="2785" w:type="dxa"/>
            <w:tcBorders>
              <w:top w:val="single" w:color="4F81BD" w:sz="4" w:space="0"/>
              <w:bottom w:val="single" w:color="4F81BD" w:sz="4" w:space="0"/>
              <w:right w:val="nil"/>
            </w:tcBorders>
            <w:shd w:val="clear" w:color="auto" w:fill="FFFFFF"/>
          </w:tcPr>
          <w:p w:rsidRPr="00D14360" w:rsidR="00A10C4D" w:rsidP="00D14360" w:rsidRDefault="00A10C4D" w14:paraId="0333F67E" w14:textId="77777777">
            <w:pPr>
              <w:spacing w:after="120"/>
              <w:rPr>
                <w:rFonts w:cs="Calibri Light"/>
                <w:b/>
                <w:bCs/>
                <w:color w:val="000000"/>
              </w:rPr>
            </w:pPr>
            <w:r w:rsidRPr="00D14360">
              <w:rPr>
                <w:rFonts w:cs="Calibri Light"/>
                <w:b/>
                <w:bCs/>
                <w:color w:val="000000"/>
              </w:rPr>
              <w:t>Continuity of Care Document (CCD)</w:t>
            </w:r>
          </w:p>
        </w:tc>
        <w:tc>
          <w:tcPr>
            <w:tcW w:w="6480" w:type="dxa"/>
            <w:tcBorders>
              <w:top w:val="single" w:color="4F81BD" w:sz="4" w:space="0"/>
              <w:left w:val="single" w:color="4F81BD" w:sz="4" w:space="0"/>
              <w:bottom w:val="single" w:color="4F81BD" w:sz="4" w:space="0"/>
              <w:right w:val="single" w:color="4F81BD" w:sz="4" w:space="0"/>
            </w:tcBorders>
            <w:shd w:val="clear" w:color="auto" w:fill="auto"/>
          </w:tcPr>
          <w:p w:rsidRPr="00D14360" w:rsidR="00A10C4D" w:rsidP="00D14360" w:rsidRDefault="00A10C4D" w14:paraId="7B83E1B6" w14:textId="77777777">
            <w:pPr>
              <w:spacing w:after="120"/>
              <w:rPr>
                <w:rFonts w:ascii="Calibri Light" w:hAnsi="Calibri Light" w:cs="Calibri Light"/>
                <w:color w:val="000000"/>
              </w:rPr>
            </w:pPr>
            <w:r w:rsidRPr="00D14360">
              <w:rPr>
                <w:rFonts w:ascii="Calibri Light" w:hAnsi="Calibri Light" w:cs="Calibri Light"/>
                <w:color w:val="000000"/>
              </w:rPr>
              <w:t xml:space="preserve">The Continuity of Care Document (CCD) represents a core data set of the most relevant administrative, demographic, and clinical information facts </w:t>
            </w:r>
            <w:r w:rsidRPr="00D14360" w:rsidR="007D7146">
              <w:rPr>
                <w:rFonts w:ascii="Calibri Light" w:hAnsi="Calibri Light" w:cs="Calibri Light"/>
                <w:color w:val="000000"/>
              </w:rPr>
              <w:t>about</w:t>
            </w:r>
            <w:r w:rsidRPr="00D14360">
              <w:rPr>
                <w:rFonts w:ascii="Calibri Light" w:hAnsi="Calibri Light" w:cs="Calibri Light"/>
                <w:color w:val="000000"/>
              </w:rPr>
              <w:t xml:space="preserve"> a patient's healthcare, covering one or more healthcare encounters. It provides a means for one healthcare practitioner, system, or setting to aggregate all of the pertinent data about a patient and forward it to another to support the continuity of care.</w:t>
            </w:r>
          </w:p>
        </w:tc>
      </w:tr>
      <w:tr w:rsidRPr="00C64922" w:rsidR="006C6002" w:rsidTr="004E29C8" w14:paraId="339F2FEE" w14:textId="77777777">
        <w:trPr>
          <w:cantSplit/>
        </w:trPr>
        <w:tc>
          <w:tcPr>
            <w:tcW w:w="2785" w:type="dxa"/>
            <w:tcBorders>
              <w:right w:val="nil"/>
            </w:tcBorders>
            <w:shd w:val="clear" w:color="auto" w:fill="FFFFFF"/>
          </w:tcPr>
          <w:p w:rsidRPr="00D14360" w:rsidR="00A10C4D" w:rsidP="00D14360" w:rsidRDefault="00A10C4D" w14:paraId="2B6816CA" w14:textId="77777777">
            <w:pPr>
              <w:spacing w:after="120"/>
              <w:rPr>
                <w:rFonts w:cs="Calibri Light"/>
                <w:b/>
                <w:bCs/>
                <w:color w:val="000000"/>
              </w:rPr>
            </w:pPr>
            <w:r w:rsidRPr="00D14360">
              <w:rPr>
                <w:rFonts w:cs="Calibri Light"/>
                <w:b/>
                <w:bCs/>
                <w:color w:val="000000"/>
              </w:rPr>
              <w:t>Diagnostic Imaging Report</w:t>
            </w:r>
          </w:p>
        </w:tc>
        <w:tc>
          <w:tcPr>
            <w:tcW w:w="6480" w:type="dxa"/>
            <w:tcBorders>
              <w:left w:val="single" w:color="4F81BD" w:sz="4" w:space="0"/>
              <w:right w:val="single" w:color="4F81BD" w:sz="4" w:space="0"/>
            </w:tcBorders>
            <w:shd w:val="clear" w:color="auto" w:fill="auto"/>
          </w:tcPr>
          <w:p w:rsidRPr="00D14360" w:rsidR="00A10C4D" w:rsidP="00D14360" w:rsidRDefault="00A10C4D" w14:paraId="533F0492" w14:textId="77777777">
            <w:pPr>
              <w:spacing w:after="120"/>
              <w:ind w:left="67" w:hanging="67"/>
              <w:rPr>
                <w:rFonts w:ascii="Calibri Light" w:hAnsi="Calibri Light" w:cs="Calibri Light"/>
                <w:color w:val="000000"/>
              </w:rPr>
            </w:pPr>
            <w:r w:rsidRPr="00D14360">
              <w:rPr>
                <w:rFonts w:ascii="Calibri Light" w:hAnsi="Calibri Light" w:cs="Calibri Light"/>
                <w:color w:val="000000"/>
              </w:rPr>
              <w:t>A Diagnostic Imaging Report (DIR) is a document that contains a consulting specialist’s interpretation of image data. It conveys the interpretation to the referring (ordering) physician and becomes part of the patient’s medical record. It is for use in Radiology, Endoscopy, Cardiology, and other imaging specialties.</w:t>
            </w:r>
          </w:p>
        </w:tc>
      </w:tr>
      <w:tr w:rsidRPr="00C64922" w:rsidR="00254B4A" w:rsidTr="003A3D50" w14:paraId="128850E9" w14:textId="77777777">
        <w:trPr>
          <w:cantSplit/>
        </w:trPr>
        <w:tc>
          <w:tcPr>
            <w:tcW w:w="2785" w:type="dxa"/>
            <w:tcBorders>
              <w:top w:val="single" w:color="4F81BD" w:sz="4" w:space="0"/>
              <w:bottom w:val="single" w:color="4F81BD" w:sz="4" w:space="0"/>
              <w:right w:val="nil"/>
            </w:tcBorders>
            <w:shd w:val="clear" w:color="auto" w:fill="FFFFFF"/>
          </w:tcPr>
          <w:p w:rsidRPr="00D14360" w:rsidR="00A10C4D" w:rsidP="00D14360" w:rsidRDefault="00A10C4D" w14:paraId="7CFE7D99" w14:textId="77777777">
            <w:pPr>
              <w:spacing w:after="120"/>
              <w:rPr>
                <w:rFonts w:cs="Calibri Light"/>
                <w:b/>
                <w:bCs/>
                <w:color w:val="000000"/>
              </w:rPr>
            </w:pPr>
            <w:r w:rsidRPr="00D14360">
              <w:rPr>
                <w:rFonts w:cs="Calibri Light"/>
                <w:b/>
                <w:bCs/>
                <w:color w:val="000000"/>
              </w:rPr>
              <w:t>Discharge Summary</w:t>
            </w:r>
          </w:p>
        </w:tc>
        <w:tc>
          <w:tcPr>
            <w:tcW w:w="6480" w:type="dxa"/>
            <w:tcBorders>
              <w:top w:val="single" w:color="4F81BD" w:sz="4" w:space="0"/>
              <w:left w:val="single" w:color="4F81BD" w:sz="4" w:space="0"/>
              <w:bottom w:val="single" w:color="4F81BD" w:sz="4" w:space="0"/>
              <w:right w:val="single" w:color="4F81BD" w:sz="4" w:space="0"/>
            </w:tcBorders>
            <w:shd w:val="clear" w:color="auto" w:fill="auto"/>
          </w:tcPr>
          <w:p w:rsidRPr="00D14360" w:rsidR="00A10C4D" w:rsidP="00D14360" w:rsidRDefault="00A10C4D" w14:paraId="4A254301" w14:textId="77777777">
            <w:pPr>
              <w:spacing w:after="120"/>
              <w:ind w:right="-102"/>
              <w:rPr>
                <w:rFonts w:ascii="Calibri Light" w:hAnsi="Calibri Light" w:cs="Calibri Light"/>
                <w:color w:val="000000"/>
              </w:rPr>
            </w:pPr>
            <w:r w:rsidRPr="00D14360">
              <w:rPr>
                <w:rFonts w:ascii="Calibri Light" w:hAnsi="Calibri Light" w:cs="Calibri Light"/>
                <w:color w:val="000000"/>
              </w:rPr>
              <w:t>The Discharge Summary is a document which synopsizes a patient's admission to a hospital, LTPAC provider, or other setting. It provides information for the continuation of care following discharge.</w:t>
            </w:r>
          </w:p>
        </w:tc>
      </w:tr>
      <w:tr w:rsidRPr="00C64922" w:rsidR="006C6002" w:rsidTr="004E29C8" w14:paraId="71C93E95" w14:textId="77777777">
        <w:trPr>
          <w:cantSplit/>
        </w:trPr>
        <w:tc>
          <w:tcPr>
            <w:tcW w:w="2785" w:type="dxa"/>
            <w:tcBorders>
              <w:right w:val="nil"/>
            </w:tcBorders>
            <w:shd w:val="clear" w:color="auto" w:fill="FFFFFF"/>
          </w:tcPr>
          <w:p w:rsidRPr="00D14360" w:rsidR="00A10C4D" w:rsidP="00D14360" w:rsidRDefault="00A10C4D" w14:paraId="1294C26E" w14:textId="77777777">
            <w:pPr>
              <w:spacing w:after="120"/>
              <w:rPr>
                <w:rFonts w:cs="Calibri Light"/>
                <w:b/>
                <w:bCs/>
                <w:color w:val="000000"/>
              </w:rPr>
            </w:pPr>
            <w:r w:rsidRPr="00D14360">
              <w:rPr>
                <w:rFonts w:cs="Calibri Light"/>
                <w:b/>
                <w:bCs/>
                <w:color w:val="000000"/>
              </w:rPr>
              <w:t>History and Physical</w:t>
            </w:r>
          </w:p>
        </w:tc>
        <w:tc>
          <w:tcPr>
            <w:tcW w:w="6480" w:type="dxa"/>
            <w:tcBorders>
              <w:left w:val="single" w:color="4F81BD" w:sz="4" w:space="0"/>
              <w:right w:val="single" w:color="4F81BD" w:sz="4" w:space="0"/>
            </w:tcBorders>
            <w:shd w:val="clear" w:color="auto" w:fill="auto"/>
          </w:tcPr>
          <w:p w:rsidRPr="00D14360" w:rsidR="00A10C4D" w:rsidP="00D14360" w:rsidRDefault="00A10C4D" w14:paraId="6FF3A9E2" w14:textId="77777777">
            <w:pPr>
              <w:spacing w:after="120"/>
              <w:rPr>
                <w:rFonts w:ascii="Calibri Light" w:hAnsi="Calibri Light" w:cs="Calibri Light"/>
                <w:color w:val="000000"/>
              </w:rPr>
            </w:pPr>
            <w:r w:rsidRPr="00D14360">
              <w:rPr>
                <w:rFonts w:ascii="Calibri Light" w:hAnsi="Calibri Light" w:cs="Calibri Light"/>
                <w:color w:val="000000"/>
              </w:rPr>
              <w:t xml:space="preserve">A History and Physical (H&amp;P) </w:t>
            </w:r>
            <w:r w:rsidRPr="00D14360" w:rsidR="00237611">
              <w:rPr>
                <w:rFonts w:ascii="Calibri Light" w:hAnsi="Calibri Light" w:cs="Calibri Light"/>
                <w:color w:val="000000"/>
              </w:rPr>
              <w:t>N</w:t>
            </w:r>
            <w:r w:rsidRPr="00D14360">
              <w:rPr>
                <w:rFonts w:ascii="Calibri Light" w:hAnsi="Calibri Light" w:cs="Calibri Light"/>
                <w:color w:val="000000"/>
              </w:rPr>
              <w:t xml:space="preserve">ote is a medical report that documents the current and past conditions of the patient. It contains essential information that helps </w:t>
            </w:r>
            <w:r w:rsidRPr="00D14360" w:rsidR="007D7146">
              <w:rPr>
                <w:rFonts w:ascii="Calibri Light" w:hAnsi="Calibri Light" w:cs="Calibri Light"/>
                <w:color w:val="000000"/>
              </w:rPr>
              <w:t>determine</w:t>
            </w:r>
            <w:r w:rsidRPr="00D14360">
              <w:rPr>
                <w:rFonts w:ascii="Calibri Light" w:hAnsi="Calibri Light" w:cs="Calibri Light"/>
                <w:color w:val="000000"/>
              </w:rPr>
              <w:t xml:space="preserve"> an individual's health status.</w:t>
            </w:r>
          </w:p>
        </w:tc>
      </w:tr>
      <w:tr w:rsidRPr="00C64922" w:rsidR="00254B4A" w:rsidTr="003A3D50" w14:paraId="1D359F39" w14:textId="77777777">
        <w:trPr>
          <w:cantSplit/>
        </w:trPr>
        <w:tc>
          <w:tcPr>
            <w:tcW w:w="2785" w:type="dxa"/>
            <w:tcBorders>
              <w:top w:val="single" w:color="4F81BD" w:sz="4" w:space="0"/>
              <w:bottom w:val="single" w:color="4F81BD" w:sz="4" w:space="0"/>
              <w:right w:val="nil"/>
            </w:tcBorders>
            <w:shd w:val="clear" w:color="auto" w:fill="FFFFFF"/>
          </w:tcPr>
          <w:p w:rsidRPr="00D14360" w:rsidR="00A10C4D" w:rsidP="00D14360" w:rsidRDefault="00A10C4D" w14:paraId="5072C128" w14:textId="77777777">
            <w:pPr>
              <w:spacing w:after="120"/>
              <w:rPr>
                <w:rFonts w:cs="Calibri Light"/>
                <w:b/>
                <w:bCs/>
                <w:color w:val="000000"/>
              </w:rPr>
            </w:pPr>
            <w:r w:rsidRPr="00D14360">
              <w:rPr>
                <w:rFonts w:cs="Calibri Light"/>
                <w:b/>
                <w:bCs/>
                <w:color w:val="000000"/>
              </w:rPr>
              <w:t>Operative Note</w:t>
            </w:r>
          </w:p>
        </w:tc>
        <w:tc>
          <w:tcPr>
            <w:tcW w:w="6480" w:type="dxa"/>
            <w:tcBorders>
              <w:top w:val="single" w:color="4F81BD" w:sz="4" w:space="0"/>
              <w:left w:val="single" w:color="4F81BD" w:sz="4" w:space="0"/>
              <w:bottom w:val="single" w:color="4F81BD" w:sz="4" w:space="0"/>
              <w:right w:val="single" w:color="4F81BD" w:sz="4" w:space="0"/>
            </w:tcBorders>
            <w:shd w:val="clear" w:color="auto" w:fill="auto"/>
          </w:tcPr>
          <w:p w:rsidRPr="00D14360" w:rsidR="00A10C4D" w:rsidP="00D14360" w:rsidRDefault="00A10C4D" w14:paraId="5D68EC14" w14:textId="77777777">
            <w:pPr>
              <w:spacing w:after="120"/>
              <w:rPr>
                <w:rFonts w:ascii="Calibri Light" w:hAnsi="Calibri Light" w:cs="Calibri Light"/>
                <w:color w:val="000000"/>
              </w:rPr>
            </w:pPr>
            <w:r w:rsidRPr="00D14360">
              <w:rPr>
                <w:rFonts w:ascii="Calibri Light" w:hAnsi="Calibri Light" w:cs="Calibri Light"/>
                <w:color w:val="000000"/>
              </w:rPr>
              <w:t>The Operative Note is a frequently used type of procedure note with specific requirements set forth by regulatory agencies.  The Operative Note is created immediately following a surgical or other high-risk procedure. It records the pre- and post-surgical diagnosis, pertinent events of the procedure, as well as the condition of the patient following the procedure.</w:t>
            </w:r>
          </w:p>
        </w:tc>
      </w:tr>
      <w:tr w:rsidRPr="00C64922" w:rsidR="006C6002" w:rsidTr="004E29C8" w14:paraId="2B358881" w14:textId="77777777">
        <w:trPr>
          <w:cantSplit/>
        </w:trPr>
        <w:tc>
          <w:tcPr>
            <w:tcW w:w="2785" w:type="dxa"/>
            <w:tcBorders>
              <w:right w:val="nil"/>
            </w:tcBorders>
            <w:shd w:val="clear" w:color="auto" w:fill="FFFFFF"/>
          </w:tcPr>
          <w:p w:rsidRPr="00D14360" w:rsidR="00A10C4D" w:rsidP="00D14360" w:rsidRDefault="00A10C4D" w14:paraId="2D2A0D06" w14:textId="77777777">
            <w:pPr>
              <w:spacing w:after="120"/>
              <w:rPr>
                <w:rFonts w:cs="Calibri Light"/>
                <w:b/>
                <w:bCs/>
                <w:color w:val="000000"/>
              </w:rPr>
            </w:pPr>
            <w:r w:rsidRPr="00D14360">
              <w:rPr>
                <w:rFonts w:cs="Calibri Light"/>
                <w:b/>
                <w:bCs/>
                <w:color w:val="000000"/>
              </w:rPr>
              <w:t>Progress Note</w:t>
            </w:r>
          </w:p>
        </w:tc>
        <w:tc>
          <w:tcPr>
            <w:tcW w:w="6480" w:type="dxa"/>
            <w:tcBorders>
              <w:left w:val="single" w:color="4F81BD" w:sz="4" w:space="0"/>
              <w:right w:val="single" w:color="4F81BD" w:sz="4" w:space="0"/>
            </w:tcBorders>
            <w:shd w:val="clear" w:color="auto" w:fill="auto"/>
          </w:tcPr>
          <w:p w:rsidRPr="00D14360" w:rsidR="00A10C4D" w:rsidP="00D14360" w:rsidRDefault="00A10C4D" w14:paraId="41426550" w14:textId="77777777">
            <w:pPr>
              <w:spacing w:after="120"/>
              <w:rPr>
                <w:rFonts w:ascii="Calibri Light" w:hAnsi="Calibri Light" w:cs="Calibri Light"/>
                <w:color w:val="000000"/>
              </w:rPr>
            </w:pPr>
            <w:r w:rsidRPr="00D14360">
              <w:rPr>
                <w:rFonts w:ascii="Calibri Light" w:hAnsi="Calibri Light" w:cs="Calibri Light"/>
                <w:color w:val="000000"/>
              </w:rPr>
              <w:t>This template represents a patient’s clinical status during a hospitalization, outpatient visit, treatment with a LTPAC provider, or other healthcare encounter.</w:t>
            </w:r>
          </w:p>
        </w:tc>
      </w:tr>
      <w:tr w:rsidRPr="00C64922" w:rsidR="00254B4A" w:rsidTr="003A3D50" w14:paraId="722CDCBB" w14:textId="77777777">
        <w:trPr>
          <w:cantSplit/>
        </w:trPr>
        <w:tc>
          <w:tcPr>
            <w:tcW w:w="2785" w:type="dxa"/>
            <w:tcBorders>
              <w:top w:val="single" w:color="4F81BD" w:sz="4" w:space="0"/>
              <w:bottom w:val="single" w:color="4F81BD" w:sz="4" w:space="0"/>
              <w:right w:val="nil"/>
            </w:tcBorders>
            <w:shd w:val="clear" w:color="auto" w:fill="FFFFFF"/>
          </w:tcPr>
          <w:p w:rsidRPr="00D14360" w:rsidR="00A10C4D" w:rsidP="00D14360" w:rsidRDefault="00A10C4D" w14:paraId="3FC2798E" w14:textId="77777777">
            <w:pPr>
              <w:spacing w:after="120"/>
              <w:rPr>
                <w:rFonts w:cs="Calibri Light"/>
                <w:b/>
                <w:bCs/>
                <w:color w:val="000000"/>
              </w:rPr>
            </w:pPr>
            <w:r w:rsidRPr="00D14360">
              <w:rPr>
                <w:rFonts w:cs="Calibri Light"/>
                <w:b/>
                <w:bCs/>
                <w:color w:val="000000"/>
              </w:rPr>
              <w:t>Procedure Note</w:t>
            </w:r>
          </w:p>
        </w:tc>
        <w:tc>
          <w:tcPr>
            <w:tcW w:w="6480" w:type="dxa"/>
            <w:tcBorders>
              <w:top w:val="single" w:color="4F81BD" w:sz="4" w:space="0"/>
              <w:left w:val="single" w:color="4F81BD" w:sz="4" w:space="0"/>
              <w:bottom w:val="single" w:color="4F81BD" w:sz="4" w:space="0"/>
              <w:right w:val="single" w:color="4F81BD" w:sz="4" w:space="0"/>
            </w:tcBorders>
            <w:shd w:val="clear" w:color="auto" w:fill="auto"/>
          </w:tcPr>
          <w:p w:rsidRPr="00D14360" w:rsidR="00A10C4D" w:rsidP="00D14360" w:rsidRDefault="00A10C4D" w14:paraId="22BE1B5F" w14:textId="77777777">
            <w:pPr>
              <w:spacing w:after="120"/>
              <w:rPr>
                <w:rFonts w:ascii="Calibri Light" w:hAnsi="Calibri Light" w:cs="Calibri Light"/>
                <w:color w:val="000000"/>
              </w:rPr>
            </w:pPr>
            <w:r w:rsidRPr="00D14360">
              <w:rPr>
                <w:rFonts w:ascii="Calibri Light" w:hAnsi="Calibri Light" w:cs="Calibri Light"/>
                <w:color w:val="000000"/>
              </w:rPr>
              <w:t>This template encompasses many types of non-operative procedures including interventional cardiology, gastrointestinal endoscopy, osteopathic manipulation, and many other specialty fields. Procedure Notes are differentiated from Operative Notes because they do not involve incision or excision as the primary act.</w:t>
            </w:r>
          </w:p>
        </w:tc>
      </w:tr>
      <w:tr w:rsidRPr="00C64922" w:rsidR="006C6002" w:rsidTr="004E29C8" w14:paraId="6A24DEE9" w14:textId="77777777">
        <w:trPr>
          <w:cantSplit/>
          <w:trHeight w:val="872"/>
        </w:trPr>
        <w:tc>
          <w:tcPr>
            <w:tcW w:w="2785" w:type="dxa"/>
            <w:tcBorders>
              <w:right w:val="nil"/>
            </w:tcBorders>
            <w:shd w:val="clear" w:color="auto" w:fill="FFFFFF"/>
          </w:tcPr>
          <w:p w:rsidRPr="00D14360" w:rsidR="00A10C4D" w:rsidP="00D14360" w:rsidRDefault="00A10C4D" w14:paraId="3E1CEE3D" w14:textId="77777777">
            <w:pPr>
              <w:spacing w:after="120"/>
              <w:rPr>
                <w:rFonts w:cs="Calibri Light"/>
                <w:b/>
                <w:bCs/>
                <w:color w:val="000000"/>
              </w:rPr>
            </w:pPr>
            <w:r w:rsidRPr="00D14360">
              <w:rPr>
                <w:rFonts w:cs="Calibri Light"/>
                <w:b/>
                <w:bCs/>
                <w:color w:val="000000"/>
              </w:rPr>
              <w:t>Referral Note</w:t>
            </w:r>
          </w:p>
        </w:tc>
        <w:tc>
          <w:tcPr>
            <w:tcW w:w="6480" w:type="dxa"/>
            <w:tcBorders>
              <w:left w:val="single" w:color="4F81BD" w:sz="4" w:space="0"/>
              <w:right w:val="single" w:color="4F81BD" w:sz="4" w:space="0"/>
            </w:tcBorders>
            <w:shd w:val="clear" w:color="auto" w:fill="auto"/>
          </w:tcPr>
          <w:p w:rsidRPr="00D14360" w:rsidR="00A10C4D" w:rsidP="00D14360" w:rsidRDefault="00A10C4D" w14:paraId="76EC812F" w14:textId="77777777">
            <w:pPr>
              <w:spacing w:after="120"/>
              <w:rPr>
                <w:rFonts w:ascii="Calibri Light" w:hAnsi="Calibri Light" w:cs="Calibri Light"/>
                <w:color w:val="000000"/>
              </w:rPr>
            </w:pPr>
            <w:r w:rsidRPr="00D14360">
              <w:rPr>
                <w:rFonts w:ascii="Calibri Light" w:hAnsi="Calibri Light" w:cs="Calibri Light"/>
                <w:color w:val="000000"/>
              </w:rPr>
              <w:t>A Referral Note communicates pertinent information from a provider who is requesting services of another provider of clinical or non-clinical services.</w:t>
            </w:r>
          </w:p>
        </w:tc>
      </w:tr>
      <w:tr w:rsidRPr="00C64922" w:rsidR="00254B4A" w:rsidTr="003A3D50" w14:paraId="452BE76C" w14:textId="77777777">
        <w:trPr>
          <w:cantSplit/>
        </w:trPr>
        <w:tc>
          <w:tcPr>
            <w:tcW w:w="2785" w:type="dxa"/>
            <w:tcBorders>
              <w:top w:val="single" w:color="4F81BD" w:sz="4" w:space="0"/>
              <w:bottom w:val="single" w:color="4F81BD" w:sz="4" w:space="0"/>
              <w:right w:val="nil"/>
            </w:tcBorders>
            <w:shd w:val="clear" w:color="auto" w:fill="FFFFFF"/>
          </w:tcPr>
          <w:p w:rsidRPr="00D14360" w:rsidR="00A10C4D" w:rsidP="00D14360" w:rsidRDefault="00A10C4D" w14:paraId="23886DC8" w14:textId="77777777">
            <w:pPr>
              <w:spacing w:after="120"/>
              <w:rPr>
                <w:rFonts w:cs="Calibri Light"/>
                <w:b/>
                <w:bCs/>
                <w:color w:val="000000"/>
              </w:rPr>
            </w:pPr>
            <w:r w:rsidRPr="00D14360">
              <w:rPr>
                <w:rFonts w:cs="Calibri Light"/>
                <w:b/>
                <w:bCs/>
                <w:color w:val="000000"/>
              </w:rPr>
              <w:t>Transfer Summary</w:t>
            </w:r>
          </w:p>
        </w:tc>
        <w:tc>
          <w:tcPr>
            <w:tcW w:w="6480" w:type="dxa"/>
            <w:tcBorders>
              <w:top w:val="single" w:color="4F81BD" w:sz="4" w:space="0"/>
              <w:left w:val="single" w:color="4F81BD" w:sz="4" w:space="0"/>
              <w:bottom w:val="single" w:color="4F81BD" w:sz="4" w:space="0"/>
              <w:right w:val="single" w:color="4F81BD" w:sz="4" w:space="0"/>
            </w:tcBorders>
            <w:shd w:val="clear" w:color="auto" w:fill="auto"/>
          </w:tcPr>
          <w:p w:rsidRPr="00D14360" w:rsidR="00A10C4D" w:rsidP="00D14360" w:rsidRDefault="00A10C4D" w14:paraId="43E86307" w14:textId="77777777">
            <w:pPr>
              <w:keepNext/>
              <w:spacing w:after="120"/>
              <w:rPr>
                <w:rFonts w:ascii="Calibri Light" w:hAnsi="Calibri Light" w:cs="Calibri Light"/>
                <w:color w:val="000000"/>
              </w:rPr>
            </w:pPr>
            <w:r w:rsidRPr="00D14360">
              <w:rPr>
                <w:rFonts w:ascii="Calibri Light" w:hAnsi="Calibri Light" w:cs="Calibri Light"/>
                <w:color w:val="000000"/>
              </w:rPr>
              <w:t>The Transfer Summary standardizes critical information for exchange of information between providers of care when a patient moves between health care settings.</w:t>
            </w:r>
          </w:p>
        </w:tc>
      </w:tr>
    </w:tbl>
    <w:p w:rsidRPr="00C64922" w:rsidR="00293C53" w:rsidP="00C65E25" w:rsidRDefault="00293C53" w14:paraId="4059F8F2" w14:textId="16991CBD">
      <w:pPr>
        <w:pStyle w:val="Caption"/>
        <w:ind w:left="90"/>
      </w:pPr>
      <w:bookmarkStart w:name="_Toc118898799" w:id="590"/>
      <w:bookmarkStart w:name="_Toc119940002" w:id="591"/>
      <w:bookmarkStart w:name="_Toc135313034" w:id="592"/>
      <w:bookmarkStart w:name="_Toc10634836" w:id="593"/>
      <w:r w:rsidRPr="00C64922">
        <w:t xml:space="preserve">Table </w:t>
      </w:r>
      <w:r>
        <w:fldChar w:fldCharType="begin"/>
      </w:r>
      <w:r>
        <w:instrText>SEQ Table \* ARABIC</w:instrText>
      </w:r>
      <w:r>
        <w:fldChar w:fldCharType="separate"/>
      </w:r>
      <w:r w:rsidR="00DC1072">
        <w:rPr>
          <w:noProof/>
        </w:rPr>
        <w:t>13</w:t>
      </w:r>
      <w:r>
        <w:fldChar w:fldCharType="end"/>
      </w:r>
      <w:r w:rsidRPr="00C64922">
        <w:t>: C-CDA R2.1 Document-Level Templates for Representing Clinical Notes as Structured Documents</w:t>
      </w:r>
      <w:bookmarkEnd w:id="590"/>
      <w:bookmarkEnd w:id="591"/>
      <w:bookmarkEnd w:id="592"/>
    </w:p>
    <w:bookmarkEnd w:id="593"/>
    <w:p w:rsidRPr="00D14360" w:rsidR="009456DE" w:rsidP="00B505D2" w:rsidRDefault="009456DE" w14:paraId="56B0262B" w14:textId="452744E8">
      <w:pPr>
        <w:spacing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r w:rsidRPr="007770C6" w:rsidR="005632F7">
        <w:rPr>
          <w:rFonts w:eastAsia="Calibri" w:cs="Calibri"/>
          <w:color w:val="0000FF"/>
          <w:u w:val="single"/>
        </w:rPr>
        <w:fldChar w:fldCharType="begin"/>
      </w:r>
      <w:r w:rsidRPr="007770C6" w:rsidR="005632F7">
        <w:rPr>
          <w:rFonts w:eastAsia="Calibri" w:cs="Calibri"/>
          <w:color w:val="0000FF"/>
          <w:u w:val="single"/>
        </w:rPr>
        <w:instrText xml:space="preserve"> REF _Ref98770127 \r \h </w:instrText>
      </w:r>
      <w:r w:rsidRPr="007770C6" w:rsidR="005632F7">
        <w:rPr>
          <w:rFonts w:eastAsia="Calibri" w:cs="Calibri"/>
          <w:color w:val="0000FF"/>
          <w:u w:val="single"/>
        </w:rPr>
      </w:r>
      <w:r w:rsidRPr="007770C6" w:rsidR="005632F7">
        <w:rPr>
          <w:rFonts w:eastAsia="Calibri" w:cs="Calibri"/>
          <w:color w:val="0000FF"/>
          <w:u w:val="single"/>
        </w:rPr>
        <w:fldChar w:fldCharType="separate"/>
      </w:r>
      <w:r w:rsidR="00DC1072">
        <w:rPr>
          <w:rFonts w:eastAsia="Calibri" w:cs="Calibri"/>
          <w:color w:val="0000FF"/>
          <w:u w:val="single"/>
        </w:rPr>
        <w:t>4</w:t>
      </w:r>
      <w:r w:rsidRPr="007770C6" w:rsidR="005632F7">
        <w:rPr>
          <w:rFonts w:eastAsia="Calibri" w:cs="Calibri"/>
          <w:color w:val="0000FF"/>
          <w:u w:val="single"/>
        </w:rPr>
        <w:fldChar w:fldCharType="end"/>
      </w:r>
      <w:r w:rsidRPr="007770C6" w:rsidR="005632F7">
        <w:rPr>
          <w:rFonts w:eastAsia="Calibri" w:cs="Calibri"/>
          <w:color w:val="0000FF"/>
          <w:u w:val="single"/>
        </w:rPr>
        <w:t xml:space="preserve"> </w:t>
      </w:r>
      <w:r w:rsidRPr="007770C6" w:rsidR="005632F7">
        <w:rPr>
          <w:rFonts w:eastAsia="Calibri" w:cs="Calibri"/>
          <w:color w:val="0000FF"/>
          <w:u w:val="single"/>
        </w:rPr>
        <w:fldChar w:fldCharType="begin"/>
      </w:r>
      <w:r w:rsidRPr="007770C6" w:rsidR="005632F7">
        <w:rPr>
          <w:rFonts w:eastAsia="Calibri" w:cs="Calibri"/>
          <w:color w:val="0000FF"/>
          <w:u w:val="single"/>
        </w:rPr>
        <w:instrText xml:space="preserve"> REF _Ref98770134 \h </w:instrText>
      </w:r>
      <w:r w:rsidRPr="007770C6" w:rsidR="005632F7">
        <w:rPr>
          <w:rFonts w:eastAsia="Calibri" w:cs="Calibri"/>
          <w:color w:val="0000FF"/>
          <w:u w:val="single"/>
        </w:rPr>
      </w:r>
      <w:r w:rsidRPr="007770C6" w:rsidR="005632F7">
        <w:rPr>
          <w:rFonts w:eastAsia="Calibri" w:cs="Calibri"/>
          <w:color w:val="0000FF"/>
          <w:u w:val="single"/>
        </w:rPr>
        <w:fldChar w:fldCharType="separate"/>
      </w:r>
      <w:r w:rsidRPr="00C64922" w:rsidR="00DC1072">
        <w:t>Section Level Guidance</w:t>
      </w:r>
      <w:r w:rsidRPr="007770C6" w:rsidR="005632F7">
        <w:rPr>
          <w:rFonts w:eastAsia="Calibri" w:cs="Calibri"/>
          <w:color w:val="0000FF"/>
          <w:u w:val="single"/>
        </w:rPr>
        <w:fldChar w:fldCharType="end"/>
      </w:r>
      <w:r w:rsidR="005632F7">
        <w:rPr>
          <w:rFonts w:eastAsia="Calibri" w:cs="Calibri"/>
          <w:color w:val="000000"/>
        </w:rPr>
        <w:t xml:space="preserve">, </w:t>
      </w:r>
      <w:r w:rsidRPr="007770C6" w:rsidR="005632F7">
        <w:rPr>
          <w:rFonts w:eastAsia="Calibri" w:cs="Calibri"/>
          <w:color w:val="0000FF"/>
          <w:u w:val="single"/>
        </w:rPr>
        <w:fldChar w:fldCharType="begin"/>
      </w:r>
      <w:r w:rsidRPr="007770C6" w:rsidR="005632F7">
        <w:rPr>
          <w:rFonts w:eastAsia="Calibri" w:cs="Calibri"/>
          <w:color w:val="0000FF"/>
          <w:u w:val="single"/>
        </w:rPr>
        <w:instrText xml:space="preserve"> REF _Ref98770158 \r \h </w:instrText>
      </w:r>
      <w:r w:rsidRPr="007770C6" w:rsidR="005632F7">
        <w:rPr>
          <w:rFonts w:eastAsia="Calibri" w:cs="Calibri"/>
          <w:color w:val="0000FF"/>
          <w:u w:val="single"/>
        </w:rPr>
      </w:r>
      <w:r w:rsidRPr="007770C6" w:rsidR="005632F7">
        <w:rPr>
          <w:rFonts w:eastAsia="Calibri" w:cs="Calibri"/>
          <w:color w:val="0000FF"/>
          <w:u w:val="single"/>
        </w:rPr>
        <w:fldChar w:fldCharType="separate"/>
      </w:r>
      <w:r w:rsidR="00DC1072">
        <w:rPr>
          <w:rFonts w:eastAsia="Calibri" w:cs="Calibri"/>
          <w:color w:val="0000FF"/>
          <w:u w:val="single"/>
        </w:rPr>
        <w:t>5</w:t>
      </w:r>
      <w:r w:rsidRPr="007770C6" w:rsidR="005632F7">
        <w:rPr>
          <w:rFonts w:eastAsia="Calibri" w:cs="Calibri"/>
          <w:color w:val="0000FF"/>
          <w:u w:val="single"/>
        </w:rPr>
        <w:fldChar w:fldCharType="end"/>
      </w:r>
      <w:r w:rsidRPr="007770C6" w:rsidR="005632F7">
        <w:rPr>
          <w:rFonts w:eastAsia="Calibri" w:cs="Calibri"/>
          <w:color w:val="0000FF"/>
          <w:u w:val="single"/>
        </w:rPr>
        <w:t xml:space="preserve"> </w:t>
      </w:r>
      <w:r w:rsidRPr="007770C6" w:rsidR="005632F7">
        <w:rPr>
          <w:rFonts w:eastAsia="Calibri" w:cs="Calibri"/>
          <w:color w:val="0000FF"/>
          <w:u w:val="single"/>
        </w:rPr>
        <w:fldChar w:fldCharType="begin"/>
      </w:r>
      <w:r w:rsidRPr="007770C6" w:rsidR="005632F7">
        <w:rPr>
          <w:rFonts w:eastAsia="Calibri" w:cs="Calibri"/>
          <w:color w:val="0000FF"/>
          <w:u w:val="single"/>
        </w:rPr>
        <w:instrText xml:space="preserve"> REF _Ref98770160 \h </w:instrText>
      </w:r>
      <w:r w:rsidRPr="007770C6" w:rsidR="005632F7">
        <w:rPr>
          <w:rFonts w:eastAsia="Calibri" w:cs="Calibri"/>
          <w:color w:val="0000FF"/>
          <w:u w:val="single"/>
        </w:rPr>
      </w:r>
      <w:r w:rsidRPr="007770C6" w:rsidR="005632F7">
        <w:rPr>
          <w:rFonts w:eastAsia="Calibri" w:cs="Calibri"/>
          <w:color w:val="0000FF"/>
          <w:u w:val="single"/>
        </w:rPr>
        <w:fldChar w:fldCharType="separate"/>
      </w:r>
      <w:r w:rsidRPr="00C64922" w:rsidR="00DC1072">
        <w:t>Representation of Discrete Data</w:t>
      </w:r>
      <w:r w:rsidRPr="007770C6" w:rsidR="005632F7">
        <w:rPr>
          <w:rFonts w:eastAsia="Calibri" w:cs="Calibri"/>
          <w:color w:val="0000FF"/>
          <w:u w:val="single"/>
        </w:rPr>
        <w:fldChar w:fldCharType="end"/>
      </w:r>
    </w:p>
    <w:p w:rsidRPr="00D14360" w:rsidR="00825CBB" w:rsidP="00293C53" w:rsidRDefault="00E35258" w14:paraId="3EB519AF" w14:textId="77777777">
      <w:pPr>
        <w:spacing w:after="240"/>
        <w:rPr>
          <w:rFonts w:eastAsia="Calibri" w:cs="Calibri"/>
          <w:color w:val="000000"/>
        </w:rPr>
      </w:pPr>
      <w:r w:rsidRPr="00D14360">
        <w:rPr>
          <w:rFonts w:cs="Calibri"/>
          <w:color w:val="000000"/>
        </w:rPr>
        <w:t xml:space="preserve">The table below </w:t>
      </w:r>
      <w:r w:rsidRPr="00D14360" w:rsidR="00A10C4D">
        <w:rPr>
          <w:rFonts w:eastAsia="Calibri" w:cs="Calibri"/>
          <w:color w:val="000000"/>
        </w:rPr>
        <w:t xml:space="preserve">describes the document template defined by C-CDA R2.1 for use in representing clinical notes as an unstructured document that facilitates digital information exchange. </w:t>
      </w:r>
    </w:p>
    <w:tbl>
      <w:tblPr>
        <w:tblW w:w="9265" w:type="dxa"/>
        <w:tblInd w:w="108" w:type="dxa"/>
        <w:tblBorders>
          <w:top w:val="single" w:color="4F81BD" w:sz="4" w:space="0"/>
          <w:left w:val="single" w:color="4F81BD" w:sz="4" w:space="0"/>
          <w:bottom w:val="single" w:color="4F81BD" w:sz="4" w:space="0"/>
          <w:right w:val="single" w:color="4F81BD" w:sz="4" w:space="0"/>
        </w:tblBorders>
        <w:tblLayout w:type="fixed"/>
        <w:tblLook w:val="00A0" w:firstRow="1" w:lastRow="0" w:firstColumn="1" w:lastColumn="0" w:noHBand="0" w:noVBand="0"/>
      </w:tblPr>
      <w:tblGrid>
        <w:gridCol w:w="2785"/>
        <w:gridCol w:w="6480"/>
      </w:tblGrid>
      <w:tr w:rsidRPr="00C64922" w:rsidR="004E29C8" w:rsidTr="004E29C8" w14:paraId="19C1DB84" w14:textId="77777777">
        <w:trPr>
          <w:cantSplit/>
        </w:trPr>
        <w:tc>
          <w:tcPr>
            <w:tcW w:w="2785" w:type="dxa"/>
            <w:tcBorders>
              <w:bottom w:val="nil"/>
              <w:right w:val="nil"/>
            </w:tcBorders>
            <w:shd w:val="clear" w:color="auto" w:fill="4F81BD"/>
          </w:tcPr>
          <w:p w:rsidRPr="00D14360" w:rsidR="00A10C4D" w:rsidP="00D14360" w:rsidRDefault="00A10C4D" w14:paraId="44A73527" w14:textId="77777777">
            <w:pPr>
              <w:spacing w:after="120"/>
              <w:rPr>
                <w:rFonts w:cs="Calibri"/>
                <w:b/>
                <w:bCs/>
                <w:color w:val="FFFFFF"/>
              </w:rPr>
            </w:pPr>
            <w:r w:rsidRPr="00D14360">
              <w:rPr>
                <w:rFonts w:cs="Calibri"/>
                <w:b/>
                <w:bCs/>
                <w:color w:val="FFFFFF"/>
              </w:rPr>
              <w:t>Document Templates for Unstructured Clinical Notes</w:t>
            </w:r>
          </w:p>
        </w:tc>
        <w:tc>
          <w:tcPr>
            <w:tcW w:w="6480" w:type="dxa"/>
            <w:tcBorders>
              <w:left w:val="single" w:color="4F81BD" w:sz="4" w:space="0"/>
              <w:right w:val="single" w:color="4F81BD" w:sz="4" w:space="0"/>
            </w:tcBorders>
            <w:shd w:val="clear" w:color="auto" w:fill="4F81BD"/>
          </w:tcPr>
          <w:p w:rsidRPr="00D14360" w:rsidR="00A10C4D" w:rsidP="00D14360" w:rsidRDefault="00A10C4D" w14:paraId="5DAEE631" w14:textId="77777777">
            <w:pPr>
              <w:spacing w:after="120"/>
              <w:rPr>
                <w:rFonts w:cs="Calibri"/>
                <w:b/>
                <w:bCs/>
                <w:color w:val="FFFFFF"/>
              </w:rPr>
            </w:pPr>
            <w:r w:rsidRPr="00D14360">
              <w:rPr>
                <w:rFonts w:cs="Calibri"/>
                <w:b/>
                <w:bCs/>
                <w:color w:val="FFFFFF"/>
              </w:rPr>
              <w:t>Description</w:t>
            </w:r>
          </w:p>
        </w:tc>
      </w:tr>
      <w:tr w:rsidRPr="00C64922" w:rsidR="00254B4A" w:rsidTr="003A3D50" w14:paraId="35CF38B8" w14:textId="77777777">
        <w:trPr>
          <w:cantSplit/>
          <w:trHeight w:val="1259"/>
        </w:trPr>
        <w:tc>
          <w:tcPr>
            <w:tcW w:w="2785" w:type="dxa"/>
            <w:tcBorders>
              <w:top w:val="single" w:color="4F81BD" w:sz="4" w:space="0"/>
              <w:bottom w:val="single" w:color="4F81BD" w:sz="4" w:space="0"/>
              <w:right w:val="nil"/>
            </w:tcBorders>
            <w:shd w:val="clear" w:color="auto" w:fill="FFFFFF"/>
          </w:tcPr>
          <w:p w:rsidRPr="00D14360" w:rsidR="00A10C4D" w:rsidP="00D14360" w:rsidRDefault="00A10C4D" w14:paraId="3D0F1824" w14:textId="77777777">
            <w:pPr>
              <w:spacing w:after="120"/>
              <w:rPr>
                <w:rFonts w:cs="Calibri"/>
                <w:b/>
                <w:bCs/>
                <w:color w:val="000000"/>
              </w:rPr>
            </w:pPr>
            <w:r w:rsidRPr="00D14360">
              <w:rPr>
                <w:rFonts w:cs="Calibri"/>
                <w:b/>
                <w:bCs/>
                <w:color w:val="000000"/>
              </w:rPr>
              <w:t>Unstructured Document</w:t>
            </w:r>
          </w:p>
          <w:p w:rsidRPr="00D14360" w:rsidR="00A10C4D" w:rsidP="00D14360" w:rsidRDefault="00A10C4D" w14:paraId="071DF7F8" w14:textId="77777777">
            <w:pPr>
              <w:spacing w:after="120"/>
              <w:rPr>
                <w:rFonts w:cs="Calibri"/>
                <w:b/>
                <w:bCs/>
                <w:color w:val="000000"/>
              </w:rPr>
            </w:pPr>
          </w:p>
        </w:tc>
        <w:tc>
          <w:tcPr>
            <w:tcW w:w="6480" w:type="dxa"/>
            <w:tcBorders>
              <w:top w:val="single" w:color="4F81BD" w:sz="4" w:space="0"/>
              <w:left w:val="single" w:color="4F81BD" w:sz="4" w:space="0"/>
              <w:bottom w:val="single" w:color="4F81BD" w:sz="4" w:space="0"/>
              <w:right w:val="single" w:color="4F81BD" w:sz="4" w:space="0"/>
            </w:tcBorders>
            <w:shd w:val="clear" w:color="auto" w:fill="auto"/>
          </w:tcPr>
          <w:p w:rsidRPr="00D14360" w:rsidR="00196B23" w:rsidP="00D14360" w:rsidRDefault="00A10C4D" w14:paraId="23BEA53C" w14:textId="77777777">
            <w:pPr>
              <w:keepNext/>
              <w:rPr>
                <w:rFonts w:ascii="Calibri Light" w:hAnsi="Calibri Light" w:cs="Calibri Light"/>
                <w:color w:val="000000"/>
              </w:rPr>
            </w:pPr>
            <w:r w:rsidRPr="00D14360">
              <w:rPr>
                <w:rFonts w:ascii="Calibri Light" w:hAnsi="Calibri Light" w:cs="Calibri Light"/>
                <w:color w:val="000000"/>
              </w:rPr>
              <w:t xml:space="preserve">An Unstructured Document (UD) document type can </w:t>
            </w:r>
          </w:p>
          <w:p w:rsidRPr="00D14360" w:rsidR="00196B23" w:rsidP="00D14360" w:rsidRDefault="00A10C4D" w14:paraId="63D5B4DA" w14:textId="77777777">
            <w:pPr>
              <w:keepNext/>
              <w:rPr>
                <w:rFonts w:ascii="Calibri Light" w:hAnsi="Calibri Light" w:cs="Calibri Light"/>
                <w:color w:val="000000"/>
              </w:rPr>
            </w:pPr>
            <w:r w:rsidRPr="00D14360">
              <w:rPr>
                <w:rFonts w:ascii="Calibri Light" w:hAnsi="Calibri Light" w:cs="Calibri Light"/>
                <w:color w:val="000000"/>
              </w:rPr>
              <w:t xml:space="preserve">(1) include unstructured content, such as a graphic, directly in a text element with a mediaType attribute, or </w:t>
            </w:r>
          </w:p>
          <w:p w:rsidRPr="00D14360" w:rsidR="00A10C4D" w:rsidP="00D14360" w:rsidRDefault="00A10C4D" w14:paraId="18880908" w14:textId="77777777">
            <w:pPr>
              <w:keepNext/>
              <w:rPr>
                <w:rFonts w:ascii="Calibri Light" w:hAnsi="Calibri Light" w:cs="Calibri Light"/>
                <w:color w:val="000000"/>
              </w:rPr>
            </w:pPr>
            <w:r w:rsidRPr="00D14360">
              <w:rPr>
                <w:rFonts w:ascii="Calibri Light" w:hAnsi="Calibri Light" w:cs="Calibri Light"/>
                <w:color w:val="000000"/>
              </w:rPr>
              <w:t>(2) reference a single document file, such as a word-processing document using a text/reference element.</w:t>
            </w:r>
          </w:p>
        </w:tc>
      </w:tr>
    </w:tbl>
    <w:p w:rsidRPr="00C64922" w:rsidR="00293C53" w:rsidP="00C65E25" w:rsidRDefault="00293C53" w14:paraId="69BFC940" w14:textId="41636011">
      <w:pPr>
        <w:pStyle w:val="Caption"/>
        <w:ind w:left="90"/>
      </w:pPr>
      <w:bookmarkStart w:name="_Toc118898800" w:id="594"/>
      <w:bookmarkStart w:name="_Toc119940003" w:id="595"/>
      <w:bookmarkStart w:name="_Toc135313035" w:id="596"/>
      <w:bookmarkStart w:name="_Toc10634837" w:id="597"/>
      <w:r w:rsidRPr="00C64922">
        <w:t xml:space="preserve">Table </w:t>
      </w:r>
      <w:r>
        <w:fldChar w:fldCharType="begin"/>
      </w:r>
      <w:r>
        <w:instrText>SEQ Table \* ARABIC</w:instrText>
      </w:r>
      <w:r>
        <w:fldChar w:fldCharType="separate"/>
      </w:r>
      <w:r w:rsidR="00DC1072">
        <w:rPr>
          <w:noProof/>
        </w:rPr>
        <w:t>14</w:t>
      </w:r>
      <w:r>
        <w:fldChar w:fldCharType="end"/>
      </w:r>
      <w:r w:rsidRPr="00C64922">
        <w:t>: Document Templates of Unstructured Clinical Notes</w:t>
      </w:r>
      <w:bookmarkEnd w:id="594"/>
      <w:bookmarkEnd w:id="595"/>
      <w:bookmarkEnd w:id="596"/>
    </w:p>
    <w:bookmarkEnd w:id="597"/>
    <w:p w:rsidRPr="00D14360" w:rsidR="00A10C4D" w:rsidP="00B505D2" w:rsidRDefault="00A10C4D" w14:paraId="7D98975B" w14:textId="77777777">
      <w:pPr>
        <w:spacing w:after="120"/>
        <w:rPr>
          <w:rFonts w:eastAsia="Calibri" w:cs="Calibri"/>
          <w:color w:val="000000"/>
        </w:rPr>
      </w:pPr>
      <w:r w:rsidRPr="00D14360">
        <w:rPr>
          <w:rFonts w:eastAsia="Calibri" w:cs="Calibri"/>
          <w:color w:val="000000"/>
        </w:rPr>
        <w:t>The C-CDA R2.1 Unstructured Document template defines a C-CDA document with a structured header and a non-</w:t>
      </w:r>
      <w:r w:rsidRPr="00D14360" w:rsidR="006A785F">
        <w:rPr>
          <w:rFonts w:eastAsia="Calibri" w:cs="Calibri"/>
          <w:color w:val="000000"/>
        </w:rPr>
        <w:t>XML</w:t>
      </w:r>
      <w:r w:rsidRPr="00D14360">
        <w:rPr>
          <w:rFonts w:eastAsia="Calibri" w:cs="Calibri"/>
          <w:color w:val="000000"/>
        </w:rPr>
        <w:t xml:space="preserve"> body. This template is used to convey information as an embedded object or referenced file. It may be appropriate for use cases where the exchange of clinical information does not require structured representation of the content. Simply having the structured header information may be beneficial for information exchange.</w:t>
      </w:r>
    </w:p>
    <w:p w:rsidRPr="00D14360" w:rsidR="00A10C4D" w:rsidP="00293C53" w:rsidRDefault="00B023BC" w14:paraId="61F3689B" w14:textId="77777777">
      <w:pPr>
        <w:spacing w:after="240"/>
        <w:rPr>
          <w:rFonts w:cs="Calibri"/>
          <w:color w:val="000000"/>
        </w:rPr>
      </w:pPr>
      <w:r w:rsidRPr="00D14360">
        <w:rPr>
          <w:rFonts w:cs="Calibri"/>
          <w:color w:val="000000"/>
        </w:rPr>
        <w:t>When the content to be exchanged does not have structured document templates defined in C-CDA, such as for Laboratory Report Narrative or Pathology Report Narrative, the Unstructured Document template can be used to represent the clinical note information.</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510672" w:rsidTr="004E29C8" w14:paraId="53325417" w14:textId="77777777">
        <w:tc>
          <w:tcPr>
            <w:tcW w:w="725" w:type="dxa"/>
            <w:tcBorders>
              <w:right w:val="nil"/>
            </w:tcBorders>
            <w:shd w:val="clear" w:color="auto" w:fill="C6D9F1"/>
          </w:tcPr>
          <w:p w:rsidRPr="00C64922" w:rsidR="00510672" w:rsidP="00510672" w:rsidRDefault="00634398" w14:paraId="5200E789" w14:textId="77777777">
            <w:pPr>
              <w:pStyle w:val="BodyText"/>
              <w:rPr>
                <w:noProof/>
              </w:rPr>
            </w:pPr>
            <w:bookmarkStart w:name="_ez276qamviqc" w:colFirst="0" w:colLast="0" w:id="598"/>
            <w:bookmarkStart w:name="_Toc10690842" w:id="599"/>
            <w:bookmarkStart w:name="_Toc11043585" w:id="600"/>
            <w:bookmarkStart w:name="_Toc11045576" w:id="601"/>
            <w:bookmarkStart w:name="_Toc11391246" w:id="602"/>
            <w:bookmarkEnd w:id="598"/>
            <w:r>
              <w:rPr>
                <w:noProof/>
              </w:rPr>
              <w:drawing>
                <wp:inline distT="0" distB="0" distL="0" distR="0" wp14:anchorId="21B39067" wp14:editId="763355A5">
                  <wp:extent cx="323215" cy="323215"/>
                  <wp:effectExtent l="0" t="0" r="0" b="635"/>
                  <wp:docPr id="57" name="Graphic 12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9"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C64922" w:rsidR="00510672" w:rsidP="00510672" w:rsidRDefault="00510672" w14:paraId="07BF5BD3" w14:textId="77777777">
            <w:pPr>
              <w:pStyle w:val="BodyText"/>
            </w:pPr>
            <w:r w:rsidRPr="00C64922">
              <w:t>C-CDA Content Creators MAY support the Unstructured Document template for</w:t>
            </w:r>
            <w:r>
              <w:t xml:space="preserve"> </w:t>
            </w:r>
            <w:r w:rsidRPr="00C64922">
              <w:t xml:space="preserve">representing clinical  note types when the type of clinical note to be exchanged does not have an appropriate structured document template or when it is not possible for the C-CDA Content Creator to represent the clinical note information using a structured document template. </w:t>
            </w:r>
            <w:r w:rsidRPr="00D14360">
              <w:rPr>
                <w:b/>
              </w:rPr>
              <w:t>[</w:t>
            </w:r>
            <w:r w:rsidR="00B3590A">
              <w:rPr>
                <w:b/>
              </w:rPr>
              <w:t>BP-050</w:t>
            </w:r>
            <w:r w:rsidRPr="00D14360">
              <w:rPr>
                <w:b/>
              </w:rPr>
              <w:t>]</w:t>
            </w:r>
          </w:p>
        </w:tc>
      </w:tr>
    </w:tbl>
    <w:p w:rsidR="00A10C4D" w:rsidP="00FD31AC" w:rsidRDefault="00A10C4D" w14:paraId="4CD0D72A" w14:textId="77777777">
      <w:pPr>
        <w:pStyle w:val="Heading3"/>
      </w:pPr>
      <w:bookmarkStart w:name="_Toc119939809" w:id="603"/>
      <w:bookmarkStart w:name="_Toc135312840" w:id="604"/>
      <w:r w:rsidRPr="00C64922">
        <w:t>Further Constraints on C-CDA Documents</w:t>
      </w:r>
      <w:bookmarkEnd w:id="599"/>
      <w:bookmarkEnd w:id="600"/>
      <w:bookmarkEnd w:id="601"/>
      <w:bookmarkEnd w:id="602"/>
      <w:bookmarkEnd w:id="603"/>
      <w:bookmarkEnd w:id="604"/>
    </w:p>
    <w:p w:rsidR="00CF032F" w:rsidP="004C76D9" w:rsidRDefault="00CF032F" w14:paraId="618B55B1" w14:textId="403730D7">
      <w:pPr>
        <w:pStyle w:val="Heading4"/>
      </w:pPr>
      <w:r w:rsidRPr="00CF032F">
        <w:t xml:space="preserve">Nutrition-focused </w:t>
      </w:r>
      <w:r w:rsidR="003776E2">
        <w:t>C</w:t>
      </w:r>
      <w:r w:rsidRPr="00CF032F">
        <w:t>onstraints on C-CDA Documents</w:t>
      </w:r>
    </w:p>
    <w:p w:rsidRPr="00D14360" w:rsidR="00A01622" w:rsidP="00B505D2" w:rsidRDefault="00A01622" w14:paraId="39635CB7" w14:textId="77777777">
      <w:pPr>
        <w:spacing w:after="120"/>
        <w:rPr>
          <w:rFonts w:cs="Calibri"/>
          <w:color w:val="000000"/>
        </w:rPr>
      </w:pPr>
      <w:r w:rsidRPr="00D14360">
        <w:rPr>
          <w:rFonts w:cs="Calibri"/>
          <w:color w:val="000000"/>
        </w:rPr>
        <w:t>The table below identifies a supplemental document template defined to further constrain the C-CDA Care Plan document template when exchanging nutrition care plan information.</w:t>
      </w:r>
      <w:r w:rsidRPr="00D14360">
        <w:rPr>
          <w:rStyle w:val="FootnoteReference"/>
          <w:rFonts w:cs="Calibri"/>
          <w:color w:val="000000"/>
        </w:rPr>
        <w:footnoteReference w:id="75"/>
      </w:r>
    </w:p>
    <w:tbl>
      <w:tblPr>
        <w:tblW w:w="9360" w:type="dxa"/>
        <w:tblInd w:w="108" w:type="dxa"/>
        <w:tblBorders>
          <w:top w:val="single" w:color="4F81BD" w:sz="4" w:space="0"/>
          <w:left w:val="single" w:color="4F81BD" w:sz="4" w:space="0"/>
          <w:bottom w:val="single" w:color="4F81BD" w:sz="4" w:space="0"/>
          <w:right w:val="single" w:color="4F81BD" w:sz="4" w:space="0"/>
        </w:tblBorders>
        <w:tblLayout w:type="fixed"/>
        <w:tblLook w:val="04A0" w:firstRow="1" w:lastRow="0" w:firstColumn="1" w:lastColumn="0" w:noHBand="0" w:noVBand="1"/>
      </w:tblPr>
      <w:tblGrid>
        <w:gridCol w:w="4050"/>
        <w:gridCol w:w="5310"/>
      </w:tblGrid>
      <w:tr w:rsidRPr="00DD51B1" w:rsidR="00DB7A5C" w:rsidTr="004E29C8" w14:paraId="1E60EBEC" w14:textId="77777777">
        <w:trPr>
          <w:tblHeader/>
        </w:trPr>
        <w:tc>
          <w:tcPr>
            <w:tcW w:w="4050" w:type="dxa"/>
            <w:tcBorders>
              <w:bottom w:val="nil"/>
              <w:right w:val="nil"/>
            </w:tcBorders>
            <w:shd w:val="clear" w:color="auto" w:fill="4F81BD"/>
            <w:vAlign w:val="bottom"/>
          </w:tcPr>
          <w:p w:rsidRPr="00D14360" w:rsidR="00A01622" w:rsidP="00D14360" w:rsidRDefault="00A01622" w14:paraId="33E8A429" w14:textId="77777777">
            <w:pPr>
              <w:spacing w:after="120"/>
              <w:rPr>
                <w:rFonts w:cs="Calibri"/>
                <w:b/>
                <w:bCs/>
                <w:color w:val="FFFFFF"/>
              </w:rPr>
            </w:pPr>
            <w:r w:rsidRPr="00D14360">
              <w:rPr>
                <w:rFonts w:cs="Calibri"/>
                <w:b/>
                <w:bCs/>
                <w:color w:val="FFFFFF"/>
              </w:rPr>
              <w:t>Care Plan Summary Documents</w:t>
            </w:r>
          </w:p>
        </w:tc>
        <w:tc>
          <w:tcPr>
            <w:tcW w:w="5310" w:type="dxa"/>
            <w:shd w:val="clear" w:color="auto" w:fill="4F81BD"/>
            <w:vAlign w:val="bottom"/>
          </w:tcPr>
          <w:p w:rsidRPr="00D14360" w:rsidR="00A01622" w:rsidP="00D14360" w:rsidRDefault="00A01622" w14:paraId="7EEE7DE6" w14:textId="77777777">
            <w:pPr>
              <w:spacing w:after="120"/>
              <w:rPr>
                <w:rFonts w:cs="Calibri"/>
                <w:b/>
                <w:bCs/>
                <w:color w:val="FFFFFF"/>
              </w:rPr>
            </w:pPr>
            <w:r w:rsidRPr="00D14360">
              <w:rPr>
                <w:rFonts w:cs="Calibri"/>
                <w:b/>
                <w:bCs/>
                <w:color w:val="FFFFFF"/>
              </w:rPr>
              <w:t>Description</w:t>
            </w:r>
          </w:p>
        </w:tc>
      </w:tr>
      <w:tr w:rsidRPr="00DD51B1" w:rsidR="00DB7A5C" w:rsidTr="004E29C8" w14:paraId="6E5D6C91" w14:textId="77777777">
        <w:trPr>
          <w:trHeight w:val="1799"/>
        </w:trPr>
        <w:tc>
          <w:tcPr>
            <w:tcW w:w="4050" w:type="dxa"/>
            <w:tcBorders>
              <w:top w:val="single" w:color="4F81BD" w:sz="4" w:space="0"/>
              <w:bottom w:val="single" w:color="4F81BD" w:sz="4" w:space="0"/>
              <w:right w:val="nil"/>
            </w:tcBorders>
            <w:shd w:val="clear" w:color="auto" w:fill="FFFFFF"/>
          </w:tcPr>
          <w:p w:rsidRPr="00D14360" w:rsidR="00A01622" w:rsidP="002B406D" w:rsidRDefault="00825BFA" w14:paraId="074790E2" w14:textId="77777777">
            <w:pPr>
              <w:rPr>
                <w:rFonts w:cs="Calibri"/>
                <w:b/>
                <w:bCs/>
                <w:color w:val="000000"/>
              </w:rPr>
            </w:pPr>
            <w:r w:rsidRPr="00D14360">
              <w:rPr>
                <w:rFonts w:cs="Calibri"/>
                <w:b/>
                <w:bCs/>
              </w:rPr>
              <w:t xml:space="preserve">Care Plan (Nutrition) </w:t>
            </w:r>
          </w:p>
          <w:p w:rsidRPr="00AD08FB" w:rsidR="00825BFA" w:rsidP="002B406D" w:rsidRDefault="00825BFA" w14:paraId="5F8DE0E7" w14:textId="77777777">
            <w:pPr>
              <w:rPr>
                <w:rFonts w:ascii="Calibri Light" w:hAnsi="Calibri Light" w:cs="Calibri Light"/>
                <w:color w:val="000000"/>
              </w:rPr>
            </w:pPr>
            <w:r w:rsidRPr="00AD08FB">
              <w:rPr>
                <w:rFonts w:ascii="Calibri Light" w:hAnsi="Calibri Light" w:cs="Calibri Light"/>
              </w:rPr>
              <w:t>2.16.840.1.113883.10.20.22.1.16:2017-12-01</w:t>
            </w:r>
          </w:p>
          <w:p w:rsidRPr="00D14360" w:rsidR="00A01622" w:rsidP="002B406D" w:rsidRDefault="00A01622" w14:paraId="60F9DD9A" w14:textId="77777777">
            <w:pPr>
              <w:rPr>
                <w:rFonts w:cs="Calibri"/>
                <w:b/>
                <w:bCs/>
                <w:color w:val="000000"/>
              </w:rPr>
            </w:pPr>
          </w:p>
          <w:p w:rsidRPr="00D14360" w:rsidR="00A01622" w:rsidP="002B406D" w:rsidRDefault="00A01622" w14:paraId="6CB7350F" w14:textId="77777777">
            <w:pPr>
              <w:rPr>
                <w:rFonts w:cs="Calibri"/>
                <w:b/>
                <w:bCs/>
                <w:color w:val="000000"/>
              </w:rPr>
            </w:pPr>
          </w:p>
          <w:p w:rsidRPr="00D14360" w:rsidR="00A01622" w:rsidP="002B406D" w:rsidRDefault="00A01622" w14:paraId="4B7B71AA" w14:textId="77777777">
            <w:pPr>
              <w:rPr>
                <w:rFonts w:cs="Calibri"/>
                <w:b/>
                <w:bCs/>
                <w:color w:val="000000"/>
              </w:rPr>
            </w:pPr>
          </w:p>
          <w:p w:rsidRPr="00D14360" w:rsidR="00A01622" w:rsidP="002B406D" w:rsidRDefault="00A01622" w14:paraId="59C47247" w14:textId="77777777">
            <w:pPr>
              <w:rPr>
                <w:rFonts w:cs="Calibri"/>
                <w:b/>
                <w:bCs/>
                <w:color w:val="000000"/>
              </w:rPr>
            </w:pPr>
          </w:p>
        </w:tc>
        <w:tc>
          <w:tcPr>
            <w:tcW w:w="5310" w:type="dxa"/>
            <w:tcBorders>
              <w:top w:val="single" w:color="4F81BD" w:sz="4" w:space="0"/>
              <w:bottom w:val="single" w:color="4F81BD" w:sz="4" w:space="0"/>
            </w:tcBorders>
            <w:shd w:val="clear" w:color="auto" w:fill="auto"/>
          </w:tcPr>
          <w:p w:rsidRPr="00D14360" w:rsidR="00825BFA" w:rsidP="00D14360" w:rsidRDefault="00825BFA" w14:paraId="606100BB" w14:textId="77777777">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This template is for supplemental use in a C-CDA Care Plan document. </w:t>
            </w:r>
          </w:p>
          <w:p w:rsidR="00863460" w:rsidP="00D14360" w:rsidRDefault="00863460" w14:paraId="0465F834" w14:textId="77777777">
            <w:pPr>
              <w:autoSpaceDE w:val="0"/>
              <w:autoSpaceDN w:val="0"/>
              <w:adjustRightInd w:val="0"/>
              <w:rPr>
                <w:rFonts w:ascii="Calibri Light" w:hAnsi="Calibri Light" w:cs="Calibri Light"/>
                <w:color w:val="000000"/>
              </w:rPr>
            </w:pPr>
          </w:p>
          <w:p w:rsidRPr="00D14360" w:rsidR="00825BFA" w:rsidP="00D14360" w:rsidRDefault="00825BFA" w14:paraId="56EF9671" w14:textId="77777777">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The Care Plan (Nutrition) standardizes documentation of information gathered and developed through the process of the Nutrition Care Process (NCP). The four steps in the NCP align with sections in a Care Plan (Nutrition) document. </w:t>
            </w:r>
          </w:p>
          <w:p w:rsidRPr="00D14360" w:rsidR="00A01622" w:rsidP="00D14360" w:rsidRDefault="00825BFA" w14:paraId="406B45B1" w14:textId="77777777">
            <w:pPr>
              <w:keepNext/>
              <w:autoSpaceDE w:val="0"/>
              <w:autoSpaceDN w:val="0"/>
              <w:adjustRightInd w:val="0"/>
              <w:rPr>
                <w:rFonts w:cs="Calibri"/>
                <w:color w:val="000000"/>
              </w:rPr>
            </w:pPr>
            <w:r w:rsidRPr="00D14360">
              <w:rPr>
                <w:rFonts w:ascii="Calibri Light" w:hAnsi="Calibri Light" w:cs="Calibri Light"/>
                <w:color w:val="000000"/>
              </w:rPr>
              <w:t>This template further constrains the C-CDA R2.1 Care Plan document-level template.</w:t>
            </w:r>
            <w:r w:rsidRPr="00D14360">
              <w:rPr>
                <w:rFonts w:cs="Calibri"/>
                <w:color w:val="000000"/>
              </w:rPr>
              <w:t xml:space="preserve"> </w:t>
            </w:r>
          </w:p>
        </w:tc>
      </w:tr>
    </w:tbl>
    <w:p w:rsidRPr="00D14360" w:rsidR="00A01622" w:rsidP="004B3D32" w:rsidRDefault="00C65E25" w14:paraId="111AEBA4" w14:textId="20596C84">
      <w:pPr>
        <w:pStyle w:val="Caption"/>
        <w:rPr>
          <w:rFonts w:cs="Calibri"/>
          <w:color w:val="000000"/>
        </w:rPr>
      </w:pPr>
      <w:r>
        <w:t xml:space="preserve"> </w:t>
      </w:r>
      <w:bookmarkStart w:name="_Toc118898802" w:id="605"/>
      <w:bookmarkStart w:name="_Toc119940005" w:id="606"/>
      <w:bookmarkStart w:name="_Toc135313036" w:id="607"/>
      <w:r w:rsidR="004B3D32">
        <w:t xml:space="preserve">Table </w:t>
      </w:r>
      <w:r>
        <w:fldChar w:fldCharType="begin"/>
      </w:r>
      <w:r>
        <w:instrText>SEQ Table \* ARABIC</w:instrText>
      </w:r>
      <w:r>
        <w:fldChar w:fldCharType="separate"/>
      </w:r>
      <w:r w:rsidR="00DC1072">
        <w:rPr>
          <w:noProof/>
        </w:rPr>
        <w:t>15</w:t>
      </w:r>
      <w:r>
        <w:fldChar w:fldCharType="end"/>
      </w:r>
      <w:r w:rsidR="004B3D32">
        <w:t>: Care Plan (Nutrition)</w:t>
      </w:r>
      <w:bookmarkEnd w:id="605"/>
      <w:bookmarkEnd w:id="606"/>
      <w:bookmarkEnd w:id="607"/>
    </w:p>
    <w:p w:rsidRPr="00C64922" w:rsidR="00A10C4D" w:rsidP="003E2C96" w:rsidRDefault="00A10C4D" w14:paraId="50CEBAE2" w14:textId="77777777">
      <w:pPr>
        <w:pStyle w:val="Heading2"/>
      </w:pPr>
      <w:bookmarkStart w:name="_Toc10690844" w:id="608"/>
      <w:bookmarkStart w:name="_Toc11043587" w:id="609"/>
      <w:bookmarkStart w:name="_Toc11045578" w:id="610"/>
      <w:bookmarkStart w:name="_Toc11391248" w:id="611"/>
      <w:bookmarkStart w:name="_Toc119939810" w:id="612"/>
      <w:bookmarkStart w:name="_Toc135312841" w:id="613"/>
      <w:r w:rsidRPr="00C64922">
        <w:t>Section Structure by Document Type</w:t>
      </w:r>
      <w:bookmarkEnd w:id="608"/>
      <w:bookmarkEnd w:id="609"/>
      <w:bookmarkEnd w:id="610"/>
      <w:bookmarkEnd w:id="611"/>
      <w:bookmarkEnd w:id="612"/>
      <w:bookmarkEnd w:id="613"/>
    </w:p>
    <w:p w:rsidRPr="00D14360" w:rsidR="00A10C4D" w:rsidP="00B505D2" w:rsidRDefault="00A10C4D" w14:paraId="25E454CF" w14:textId="77777777">
      <w:pPr>
        <w:spacing w:after="120"/>
        <w:rPr>
          <w:rFonts w:cs="Calibri"/>
        </w:rPr>
      </w:pPr>
      <w:r w:rsidRPr="00D14360">
        <w:rPr>
          <w:rFonts w:cs="Calibri"/>
        </w:rPr>
        <w:t>The following tables describe the required and optional section templates for each document type defined in C-CDA</w:t>
      </w:r>
      <w:r w:rsidRPr="00D14360" w:rsidR="009B30E1">
        <w:rPr>
          <w:rFonts w:cs="Calibri"/>
        </w:rPr>
        <w:t>.</w:t>
      </w:r>
      <w:r w:rsidRPr="00D14360">
        <w:rPr>
          <w:rStyle w:val="FootnoteReference"/>
          <w:rFonts w:cs="Calibri"/>
        </w:rPr>
        <w:footnoteReference w:id="76"/>
      </w:r>
      <w:r w:rsidR="001E1A3D">
        <w:rPr>
          <w:rFonts w:cs="Calibri"/>
        </w:rPr>
        <w:t xml:space="preserve"> They include sections that support best practices for representing emerging data for exchange such as Patient Goals and Health Concerns.</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805"/>
        <w:gridCol w:w="8545"/>
      </w:tblGrid>
      <w:tr w:rsidR="00254B4A" w:rsidTr="003A3D50" w14:paraId="094362B6" w14:textId="77777777">
        <w:trPr>
          <w:trHeight w:val="575"/>
        </w:trPr>
        <w:tc>
          <w:tcPr>
            <w:tcW w:w="805" w:type="dxa"/>
            <w:tcBorders>
              <w:right w:val="nil"/>
            </w:tcBorders>
            <w:shd w:val="clear" w:color="auto" w:fill="C6D9F1"/>
          </w:tcPr>
          <w:p w:rsidRPr="00D14360" w:rsidR="00623689" w:rsidP="00D14360" w:rsidRDefault="00634398" w14:paraId="43964178" w14:textId="77777777">
            <w:pPr>
              <w:spacing w:after="120"/>
              <w:rPr>
                <w:rFonts w:cs="Calibri"/>
              </w:rPr>
            </w:pPr>
            <w:r>
              <w:rPr>
                <w:noProof/>
              </w:rPr>
              <w:drawing>
                <wp:inline distT="0" distB="0" distL="0" distR="0" wp14:anchorId="4B21E4C7" wp14:editId="1EECD45E">
                  <wp:extent cx="323215" cy="323215"/>
                  <wp:effectExtent l="0" t="0" r="0" b="635"/>
                  <wp:docPr id="56" name="Graphic 5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8"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45" w:type="dxa"/>
            <w:tcBorders>
              <w:left w:val="nil"/>
            </w:tcBorders>
            <w:shd w:val="clear" w:color="auto" w:fill="C6D9F1"/>
          </w:tcPr>
          <w:p w:rsidRPr="00D14360" w:rsidR="00623689" w:rsidP="00D14360" w:rsidRDefault="00CA5B48" w14:paraId="765A823D" w14:textId="77777777">
            <w:pPr>
              <w:spacing w:after="120"/>
              <w:rPr>
                <w:rFonts w:cs="Calibri"/>
              </w:rPr>
            </w:pPr>
            <w:r>
              <w:rPr>
                <w:rFonts w:cs="Calibri"/>
              </w:rPr>
              <w:t>Transition of Care C-CDA Documents SHALL include a Health Concerns section and a Goals Section</w:t>
            </w:r>
            <w:r w:rsidRPr="00D14360" w:rsidR="00623689">
              <w:rPr>
                <w:rFonts w:cs="Calibri"/>
              </w:rPr>
              <w:t xml:space="preserve">. </w:t>
            </w:r>
            <w:r w:rsidR="00B3590A">
              <w:rPr>
                <w:rFonts w:cs="Calibri"/>
                <w:b/>
                <w:bCs/>
              </w:rPr>
              <w:t>[CONF-051]</w:t>
            </w:r>
          </w:p>
        </w:tc>
      </w:tr>
    </w:tbl>
    <w:p w:rsidRPr="00C64922" w:rsidR="00A10C4D" w:rsidP="00FD31AC" w:rsidRDefault="00A10C4D" w14:paraId="792EA007" w14:textId="77777777">
      <w:pPr>
        <w:pStyle w:val="Heading3"/>
      </w:pPr>
      <w:bookmarkStart w:name="_Toc21529440" w:id="614"/>
      <w:bookmarkStart w:name="_Toc21691492" w:id="615"/>
      <w:bookmarkStart w:name="_Toc21845676" w:id="616"/>
      <w:bookmarkStart w:name="_Toc21851917" w:id="617"/>
      <w:bookmarkStart w:name="_Toc21871879" w:id="618"/>
      <w:bookmarkStart w:name="_Toc21872335" w:id="619"/>
      <w:bookmarkStart w:name="_Toc21880106" w:id="620"/>
      <w:bookmarkStart w:name="_Toc21889936" w:id="621"/>
      <w:bookmarkStart w:name="_Toc21894079" w:id="622"/>
      <w:bookmarkStart w:name="_Toc21898007" w:id="623"/>
      <w:bookmarkStart w:name="_Toc21926754" w:id="624"/>
      <w:bookmarkStart w:name="_Toc11391249" w:id="625"/>
      <w:bookmarkStart w:name="_Toc119939811" w:id="626"/>
      <w:bookmarkStart w:name="_Toc135312842" w:id="627"/>
      <w:bookmarkStart w:name="_Toc10690845" w:id="628"/>
      <w:bookmarkStart w:name="_Toc11043588" w:id="629"/>
      <w:bookmarkStart w:name="_Toc11045579" w:id="630"/>
      <w:bookmarkEnd w:id="614"/>
      <w:bookmarkEnd w:id="615"/>
      <w:bookmarkEnd w:id="616"/>
      <w:bookmarkEnd w:id="617"/>
      <w:bookmarkEnd w:id="618"/>
      <w:bookmarkEnd w:id="619"/>
      <w:bookmarkEnd w:id="620"/>
      <w:bookmarkEnd w:id="621"/>
      <w:bookmarkEnd w:id="622"/>
      <w:bookmarkEnd w:id="623"/>
      <w:bookmarkEnd w:id="624"/>
      <w:r w:rsidRPr="00C64922">
        <w:t xml:space="preserve">Care Plan: </w:t>
      </w:r>
      <w:r w:rsidRPr="00C64922" w:rsidR="005D764C">
        <w:t>Document Template</w:t>
      </w:r>
      <w:bookmarkEnd w:id="625"/>
      <w:bookmarkEnd w:id="626"/>
      <w:bookmarkEnd w:id="627"/>
      <w:r w:rsidRPr="00C64922" w:rsidR="005D764C">
        <w:t xml:space="preserve"> </w:t>
      </w:r>
      <w:bookmarkEnd w:id="628"/>
      <w:bookmarkEnd w:id="629"/>
      <w:bookmarkEnd w:id="630"/>
    </w:p>
    <w:p w:rsidRPr="00D14360" w:rsidR="00A10C4D" w:rsidP="00B505D2" w:rsidRDefault="00A10C4D" w14:paraId="0CBE2A6D" w14:textId="77777777">
      <w:pPr>
        <w:autoSpaceDE w:val="0"/>
        <w:autoSpaceDN w:val="0"/>
        <w:adjustRightInd w:val="0"/>
        <w:spacing w:after="120"/>
        <w:rPr>
          <w:rFonts w:cs="Calibri"/>
          <w:color w:val="000000"/>
        </w:rPr>
      </w:pPr>
      <w:r w:rsidRPr="00D14360">
        <w:rPr>
          <w:rFonts w:cs="Calibri"/>
          <w:color w:val="000000"/>
        </w:rPr>
        <w:t xml:space="preserve">A Care Plan (including Home Health Plan of Care (HHPoC)) is a consensus-driven dynamic plan that represents a patient’s and Care Team Members’ prioritized concerns, goals, and planned interventions. It serves as a blueprint shared by all Care Team Members (including the patient, their caregivers and providers), to guide the patient’s care. A Care Plan integrates multiple interventions proposed by multiple providers and disciplines for multiple conditions. </w:t>
      </w:r>
    </w:p>
    <w:p w:rsidRPr="00D14360" w:rsidR="00A10C4D" w:rsidP="00B505D2" w:rsidRDefault="00A10C4D" w14:paraId="766E5111" w14:textId="77777777">
      <w:pPr>
        <w:autoSpaceDE w:val="0"/>
        <w:autoSpaceDN w:val="0"/>
        <w:adjustRightInd w:val="0"/>
        <w:spacing w:after="120"/>
        <w:rPr>
          <w:rFonts w:cs="Calibri"/>
          <w:color w:val="000000"/>
        </w:rPr>
      </w:pPr>
      <w:r w:rsidRPr="00D14360">
        <w:rPr>
          <w:rFonts w:cs="Calibri"/>
          <w:color w:val="000000"/>
        </w:rPr>
        <w:t>A Care Plan represents one or more Plan(s) of Care and serves to reconcile and resolve conflicts between the various Plans of Care developed for a specific patient by different providers. While both a plan of care and a care plan include the patient’s life goals and require Care Team Members (including patients) to prioritize goals and interventions, the reconciliation process becomes more complex as the number of plans of care increases. The Care Plan also serves to enable longitudinal coordination of care.</w:t>
      </w:r>
    </w:p>
    <w:p w:rsidRPr="00D14360" w:rsidR="00A10C4D" w:rsidP="00B505D2" w:rsidRDefault="00A10C4D" w14:paraId="0128DF3B" w14:textId="77777777">
      <w:pPr>
        <w:autoSpaceDE w:val="0"/>
        <w:autoSpaceDN w:val="0"/>
        <w:adjustRightInd w:val="0"/>
        <w:spacing w:after="120"/>
        <w:rPr>
          <w:rFonts w:cs="Calibri"/>
          <w:color w:val="000000"/>
        </w:rPr>
      </w:pPr>
      <w:r w:rsidRPr="00D14360">
        <w:rPr>
          <w:rFonts w:cs="Calibri"/>
          <w:color w:val="000000"/>
        </w:rPr>
        <w:t xml:space="preserve">The CDA Care Plan represents an instance of this dynamic Care Plan at a point in time. The CDA document itself is NOT dynamic. </w:t>
      </w:r>
    </w:p>
    <w:p w:rsidRPr="00D14360" w:rsidR="00A10C4D" w:rsidP="003A3D50" w:rsidRDefault="00A10C4D" w14:paraId="18089D33" w14:textId="77777777">
      <w:pPr>
        <w:ind w:left="720" w:hanging="720"/>
        <w:rPr>
          <w:rFonts w:cs="Calibri"/>
          <w:color w:val="000000"/>
        </w:rPr>
      </w:pPr>
      <w:r w:rsidRPr="00D14360">
        <w:rPr>
          <w:rFonts w:cs="Calibri"/>
          <w:color w:val="000000"/>
        </w:rPr>
        <w:t xml:space="preserve">This document template enables </w:t>
      </w:r>
      <w:r w:rsidRPr="00D14360" w:rsidR="00196B23">
        <w:rPr>
          <w:rFonts w:cs="Calibri"/>
          <w:color w:val="000000"/>
        </w:rPr>
        <w:t>C</w:t>
      </w:r>
      <w:r w:rsidRPr="00D14360">
        <w:rPr>
          <w:rFonts w:cs="Calibri"/>
          <w:color w:val="000000"/>
        </w:rPr>
        <w:t xml:space="preserve">are </w:t>
      </w:r>
      <w:r w:rsidRPr="00D14360" w:rsidR="00196B23">
        <w:rPr>
          <w:rFonts w:cs="Calibri"/>
          <w:color w:val="000000"/>
        </w:rPr>
        <w:t>P</w:t>
      </w:r>
      <w:r w:rsidRPr="00D14360">
        <w:rPr>
          <w:rFonts w:cs="Calibri"/>
          <w:color w:val="000000"/>
        </w:rPr>
        <w:t xml:space="preserve">lan information to be shared in a way that includes: </w:t>
      </w:r>
    </w:p>
    <w:p w:rsidRPr="00D14360" w:rsidR="00A10C4D" w:rsidP="0054522C" w:rsidRDefault="001F7773" w14:paraId="1D835AF0" w14:textId="77777777">
      <w:pPr>
        <w:pStyle w:val="ListParagraph"/>
        <w:numPr>
          <w:ilvl w:val="0"/>
          <w:numId w:val="25"/>
        </w:numPr>
        <w:autoSpaceDE w:val="0"/>
        <w:autoSpaceDN w:val="0"/>
        <w:adjustRightInd w:val="0"/>
        <w:spacing w:after="120"/>
        <w:rPr>
          <w:rFonts w:cs="Calibri"/>
          <w:color w:val="000000"/>
          <w:szCs w:val="22"/>
        </w:rPr>
      </w:pPr>
      <w:r w:rsidRPr="00D14360">
        <w:rPr>
          <w:rFonts w:cs="Calibri"/>
          <w:color w:val="000000"/>
          <w:szCs w:val="22"/>
        </w:rPr>
        <w:t>T</w:t>
      </w:r>
      <w:r w:rsidRPr="00D14360" w:rsidR="00A10C4D">
        <w:rPr>
          <w:rFonts w:cs="Calibri"/>
          <w:color w:val="000000"/>
          <w:szCs w:val="22"/>
        </w:rPr>
        <w:t>he ability to identify patient and provider priorities with each act</w:t>
      </w:r>
      <w:r w:rsidRPr="00D14360">
        <w:rPr>
          <w:rFonts w:cs="Calibri"/>
          <w:color w:val="000000"/>
          <w:szCs w:val="22"/>
        </w:rPr>
        <w:t>.</w:t>
      </w:r>
      <w:r w:rsidRPr="00D14360" w:rsidR="00A10C4D">
        <w:rPr>
          <w:rFonts w:cs="Calibri"/>
          <w:color w:val="000000"/>
          <w:szCs w:val="22"/>
        </w:rPr>
        <w:t xml:space="preserve"> </w:t>
      </w:r>
    </w:p>
    <w:p w:rsidRPr="00D14360" w:rsidR="00A10C4D" w:rsidP="0054522C" w:rsidRDefault="001F7773" w14:paraId="53446B03" w14:textId="77777777">
      <w:pPr>
        <w:pStyle w:val="ListParagraph"/>
        <w:numPr>
          <w:ilvl w:val="0"/>
          <w:numId w:val="25"/>
        </w:numPr>
        <w:autoSpaceDE w:val="0"/>
        <w:autoSpaceDN w:val="0"/>
        <w:adjustRightInd w:val="0"/>
        <w:spacing w:after="120"/>
        <w:rPr>
          <w:rFonts w:cs="Calibri"/>
          <w:color w:val="000000"/>
          <w:szCs w:val="22"/>
        </w:rPr>
      </w:pPr>
      <w:r w:rsidRPr="00D14360">
        <w:rPr>
          <w:rFonts w:cs="Calibri"/>
          <w:color w:val="000000"/>
          <w:szCs w:val="22"/>
        </w:rPr>
        <w:t>A</w:t>
      </w:r>
      <w:r w:rsidRPr="00D14360" w:rsidR="00A10C4D">
        <w:rPr>
          <w:rFonts w:cs="Calibri"/>
          <w:color w:val="000000"/>
          <w:szCs w:val="22"/>
        </w:rPr>
        <w:t xml:space="preserve"> header participant to indicate occurrences of Care Plan review. </w:t>
      </w:r>
    </w:p>
    <w:p w:rsidRPr="00D14360" w:rsidR="00A10C4D" w:rsidP="00293C53" w:rsidRDefault="00A10C4D" w14:paraId="02CA2EAB" w14:textId="77777777">
      <w:pPr>
        <w:autoSpaceDE w:val="0"/>
        <w:autoSpaceDN w:val="0"/>
        <w:adjustRightInd w:val="0"/>
        <w:spacing w:after="240"/>
        <w:rPr>
          <w:rFonts w:cs="Calibri"/>
          <w:color w:val="000000"/>
        </w:rPr>
      </w:pPr>
      <w:r w:rsidRPr="00D14360">
        <w:rPr>
          <w:rFonts w:cs="Calibri"/>
          <w:color w:val="000000"/>
        </w:rPr>
        <w:t xml:space="preserve">A </w:t>
      </w:r>
      <w:r w:rsidRPr="00D14360" w:rsidR="00196B23">
        <w:rPr>
          <w:rFonts w:cs="Calibri"/>
          <w:color w:val="000000"/>
        </w:rPr>
        <w:t>C</w:t>
      </w:r>
      <w:r w:rsidRPr="00D14360">
        <w:rPr>
          <w:rFonts w:cs="Calibri"/>
          <w:color w:val="000000"/>
        </w:rPr>
        <w:t>are</w:t>
      </w:r>
      <w:r w:rsidRPr="00D14360" w:rsidR="00196B23">
        <w:rPr>
          <w:rFonts w:cs="Calibri"/>
          <w:color w:val="000000"/>
        </w:rPr>
        <w:t xml:space="preserve"> P</w:t>
      </w:r>
      <w:r w:rsidRPr="00D14360">
        <w:rPr>
          <w:rFonts w:cs="Calibri"/>
          <w:color w:val="000000"/>
        </w:rPr>
        <w:t>lan document can include entry references from the information in these sections to the information (entries) in other sections. Volume 1 of the C-CDA R2.1 implementation guide includes of a Care Plan Relationship diagram and a story board to explain its use.</w:t>
      </w:r>
    </w:p>
    <w:p w:rsidRPr="00C64922" w:rsidR="00C117D5" w:rsidP="004C76D9" w:rsidRDefault="00237779" w14:paraId="216D0661" w14:textId="77777777">
      <w:pPr>
        <w:pStyle w:val="Heading4"/>
      </w:pPr>
      <w:r>
        <w:t>Structured</w:t>
      </w:r>
      <w:r w:rsidRPr="00C64922" w:rsidR="00C117D5">
        <w:t xml:space="preserve"> Sections</w:t>
      </w:r>
    </w:p>
    <w:p w:rsidRPr="005E3D4B" w:rsidR="00ED7EA1" w:rsidP="00ED7EA1" w:rsidRDefault="00424FFA" w14:paraId="6E9A69D1" w14:textId="77777777">
      <w:r w:rsidRPr="00D14360">
        <w:rPr>
          <w:rFonts w:cs="Calibri"/>
        </w:rPr>
        <w:t xml:space="preserve">The table </w:t>
      </w:r>
      <w:r w:rsidRPr="00D14360" w:rsidR="00CF2A15">
        <w:rPr>
          <w:rFonts w:cs="Calibri"/>
        </w:rPr>
        <w:t>below describes the required and optional sections in a Care Plan document template</w:t>
      </w:r>
      <w:r w:rsidR="00ED7EA1">
        <w:t xml:space="preserve">: </w:t>
      </w:r>
      <w:r w:rsidRPr="003A3D50" w:rsidR="00ED7EA1">
        <w:rPr>
          <w:rFonts w:cs="Calibri"/>
        </w:rPr>
        <w:t>Care Plan (V2) [ClinicalDocument: identifier urn:hl7ii:2.16.840.1.113883.10.20.22.1.15:2015-08-01 (open)]</w:t>
      </w:r>
    </w:p>
    <w:p w:rsidRPr="00C64922" w:rsidR="00CF2A15" w:rsidP="00CF2A15" w:rsidRDefault="00CF2A15" w14:paraId="34DA58B5" w14:textId="77777777"/>
    <w:tbl>
      <w:tblPr>
        <w:tblW w:w="0" w:type="auto"/>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732"/>
        <w:gridCol w:w="3470"/>
        <w:gridCol w:w="4158"/>
      </w:tblGrid>
      <w:tr w:rsidRPr="00C64922" w:rsidR="00254B4A" w:rsidTr="003A3D50" w14:paraId="39749808" w14:textId="77777777">
        <w:trPr>
          <w:trHeight w:val="175"/>
          <w:tblHeader/>
        </w:trPr>
        <w:tc>
          <w:tcPr>
            <w:tcW w:w="1732" w:type="dxa"/>
            <w:tcBorders>
              <w:bottom w:val="nil"/>
              <w:right w:val="nil"/>
            </w:tcBorders>
            <w:shd w:val="clear" w:color="auto" w:fill="4F81BD"/>
          </w:tcPr>
          <w:p w:rsidRPr="00D14360" w:rsidR="00A10C4D" w:rsidP="00D14360" w:rsidRDefault="00A10C4D" w14:paraId="3789F33E" w14:textId="77777777">
            <w:pPr>
              <w:autoSpaceDE w:val="0"/>
              <w:autoSpaceDN w:val="0"/>
              <w:adjustRightInd w:val="0"/>
              <w:spacing w:after="120"/>
              <w:rPr>
                <w:rFonts w:cs="Calibri"/>
                <w:b/>
                <w:bCs/>
                <w:color w:val="FFFFFF"/>
              </w:rPr>
            </w:pPr>
            <w:r w:rsidRPr="00D14360">
              <w:rPr>
                <w:rFonts w:cs="Calibri"/>
                <w:b/>
                <w:bCs/>
                <w:color w:val="FFFFFF"/>
              </w:rPr>
              <w:t xml:space="preserve">Document Type </w:t>
            </w:r>
          </w:p>
        </w:tc>
        <w:tc>
          <w:tcPr>
            <w:tcW w:w="3470" w:type="dxa"/>
            <w:shd w:val="clear" w:color="auto" w:fill="4F81BD"/>
          </w:tcPr>
          <w:p w:rsidRPr="00D14360" w:rsidR="00A10C4D" w:rsidP="00D14360" w:rsidRDefault="00A10C4D" w14:paraId="4245630C" w14:textId="77777777">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158" w:type="dxa"/>
            <w:shd w:val="clear" w:color="auto" w:fill="4F81BD"/>
          </w:tcPr>
          <w:p w:rsidRPr="00D14360" w:rsidR="00A10C4D" w:rsidP="00D14360" w:rsidRDefault="00A10C4D" w14:paraId="7AF58ECF" w14:textId="77777777">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Pr="00C64922" w:rsidR="004E29C8" w:rsidTr="004E29C8" w14:paraId="4523A42B" w14:textId="77777777">
        <w:trPr>
          <w:trHeight w:val="451"/>
        </w:trPr>
        <w:tc>
          <w:tcPr>
            <w:tcW w:w="1732" w:type="dxa"/>
            <w:tcBorders>
              <w:top w:val="single" w:color="4F81BD" w:sz="4" w:space="0"/>
              <w:bottom w:val="single" w:color="4F81BD" w:sz="4" w:space="0"/>
              <w:right w:val="nil"/>
            </w:tcBorders>
            <w:shd w:val="clear" w:color="auto" w:fill="FFFFFF"/>
          </w:tcPr>
          <w:p w:rsidRPr="00D14360" w:rsidR="00A10C4D" w:rsidP="00D14360" w:rsidRDefault="00A10C4D" w14:paraId="48F9360F" w14:textId="77777777">
            <w:pPr>
              <w:autoSpaceDE w:val="0"/>
              <w:autoSpaceDN w:val="0"/>
              <w:adjustRightInd w:val="0"/>
              <w:spacing w:after="120"/>
              <w:rPr>
                <w:rFonts w:cs="Calibri"/>
                <w:b/>
                <w:bCs/>
                <w:color w:val="000000"/>
              </w:rPr>
            </w:pPr>
            <w:r w:rsidRPr="00D14360">
              <w:rPr>
                <w:rFonts w:cs="Calibri"/>
                <w:b/>
                <w:bCs/>
                <w:color w:val="000000"/>
              </w:rPr>
              <w:t>Care Plan</w:t>
            </w:r>
            <w:r w:rsidRPr="00D14360" w:rsidR="00237779">
              <w:rPr>
                <w:rFonts w:cs="Calibri"/>
                <w:b/>
                <w:bCs/>
                <w:color w:val="000000"/>
              </w:rPr>
              <w:t xml:space="preserve"> </w:t>
            </w:r>
          </w:p>
        </w:tc>
        <w:tc>
          <w:tcPr>
            <w:tcW w:w="3470" w:type="dxa"/>
            <w:tcBorders>
              <w:top w:val="single" w:color="4F81BD" w:sz="4" w:space="0"/>
              <w:bottom w:val="single" w:color="4F81BD" w:sz="4" w:space="0"/>
            </w:tcBorders>
            <w:shd w:val="clear" w:color="auto" w:fill="auto"/>
          </w:tcPr>
          <w:p w:rsidRPr="00D14360" w:rsidR="00A75344" w:rsidP="00D14360" w:rsidRDefault="00A10C4D" w14:paraId="1B9BBE69"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Health Concerns Section (V2) </w:t>
            </w:r>
          </w:p>
          <w:p w:rsidRPr="00D14360" w:rsidR="00A10C4D" w:rsidP="00D14360" w:rsidRDefault="00A10C4D" w14:paraId="40E47745" w14:textId="77777777">
            <w:pPr>
              <w:autoSpaceDE w:val="0"/>
              <w:autoSpaceDN w:val="0"/>
              <w:adjustRightInd w:val="0"/>
              <w:rPr>
                <w:rFonts w:ascii="Calibri Light" w:hAnsi="Calibri Light" w:cs="Calibri Light"/>
              </w:rPr>
            </w:pPr>
            <w:r w:rsidRPr="00D14360">
              <w:rPr>
                <w:rFonts w:ascii="Calibri Light" w:hAnsi="Calibri Light" w:cs="Calibri Light"/>
                <w:bCs/>
                <w:color w:val="000000"/>
              </w:rPr>
              <w:t xml:space="preserve">Goals Section </w:t>
            </w:r>
          </w:p>
        </w:tc>
        <w:tc>
          <w:tcPr>
            <w:tcW w:w="4158" w:type="dxa"/>
            <w:tcBorders>
              <w:top w:val="single" w:color="4F81BD" w:sz="4" w:space="0"/>
              <w:bottom w:val="single" w:color="4F81BD" w:sz="4" w:space="0"/>
            </w:tcBorders>
            <w:shd w:val="clear" w:color="auto" w:fill="auto"/>
          </w:tcPr>
          <w:p w:rsidRPr="00D14360" w:rsidR="00C117D5" w:rsidP="00D14360" w:rsidRDefault="00A10C4D" w14:paraId="17C06397"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Interventions Section (V3) </w:t>
            </w:r>
          </w:p>
          <w:p w:rsidRPr="00D14360" w:rsidR="00A10C4D" w:rsidP="00D14360" w:rsidRDefault="00A10C4D" w14:paraId="4AB9634F" w14:textId="77777777">
            <w:pPr>
              <w:keepNext/>
              <w:autoSpaceDE w:val="0"/>
              <w:autoSpaceDN w:val="0"/>
              <w:adjustRightInd w:val="0"/>
              <w:rPr>
                <w:rFonts w:ascii="Calibri Light" w:hAnsi="Calibri Light" w:cs="Calibri Light"/>
              </w:rPr>
            </w:pPr>
            <w:r w:rsidRPr="00D14360">
              <w:rPr>
                <w:rFonts w:ascii="Calibri Light" w:hAnsi="Calibri Light" w:cs="Calibri Light"/>
                <w:bCs/>
                <w:color w:val="000000"/>
              </w:rPr>
              <w:t xml:space="preserve">Health Status Evaluations and Outcomes Section </w:t>
            </w:r>
          </w:p>
        </w:tc>
      </w:tr>
      <w:tr w:rsidRPr="00C64922" w:rsidR="008E236E" w:rsidTr="004E29C8" w14:paraId="66D2C0C1" w14:textId="77777777">
        <w:trPr>
          <w:trHeight w:val="170"/>
        </w:trPr>
        <w:tc>
          <w:tcPr>
            <w:tcW w:w="1732" w:type="dxa"/>
            <w:tcBorders>
              <w:right w:val="nil"/>
            </w:tcBorders>
            <w:shd w:val="clear" w:color="auto" w:fill="FFFFFF"/>
          </w:tcPr>
          <w:p w:rsidRPr="00D14360" w:rsidR="0044742A" w:rsidP="00D14360" w:rsidRDefault="0044742A" w14:paraId="035DD0A1" w14:textId="77777777">
            <w:pPr>
              <w:autoSpaceDE w:val="0"/>
              <w:autoSpaceDN w:val="0"/>
              <w:adjustRightInd w:val="0"/>
              <w:spacing w:after="120"/>
              <w:rPr>
                <w:rFonts w:cs="Calibri"/>
                <w:b/>
                <w:bCs/>
                <w:color w:val="000000"/>
              </w:rPr>
            </w:pPr>
            <w:r w:rsidRPr="00D14360">
              <w:rPr>
                <w:rFonts w:cs="Calibri"/>
                <w:b/>
                <w:bCs/>
                <w:color w:val="000000"/>
              </w:rPr>
              <w:t>Sample</w:t>
            </w:r>
          </w:p>
        </w:tc>
        <w:tc>
          <w:tcPr>
            <w:tcW w:w="3470" w:type="dxa"/>
            <w:shd w:val="clear" w:color="auto" w:fill="auto"/>
          </w:tcPr>
          <w:p w:rsidRPr="00D14360" w:rsidR="0044742A" w:rsidP="00D14360" w:rsidRDefault="0051413C" w14:paraId="41195D25" w14:textId="77777777">
            <w:pPr>
              <w:autoSpaceDE w:val="0"/>
              <w:autoSpaceDN w:val="0"/>
              <w:adjustRightInd w:val="0"/>
              <w:spacing w:after="120"/>
              <w:rPr>
                <w:rFonts w:ascii="Calibri Light" w:hAnsi="Calibri Light" w:cs="Calibri Light"/>
                <w:bCs/>
                <w:color w:val="000000"/>
              </w:rPr>
            </w:pPr>
            <w:r w:rsidRPr="00D14360">
              <w:rPr>
                <w:rFonts w:ascii="Calibri Light" w:hAnsi="Calibri Light" w:cs="Calibri Light"/>
                <w:color w:val="000000"/>
              </w:rPr>
              <w:t>CarePlan.xml</w:t>
            </w:r>
            <w:r w:rsidRPr="00D14360" w:rsidR="0044742A">
              <w:rPr>
                <w:rFonts w:ascii="Calibri Light" w:hAnsi="Calibri Light" w:cs="Calibri Light"/>
                <w:color w:val="000000"/>
              </w:rPr>
              <w:t xml:space="preserve"> Sample</w:t>
            </w:r>
          </w:p>
        </w:tc>
        <w:tc>
          <w:tcPr>
            <w:tcW w:w="4158" w:type="dxa"/>
            <w:shd w:val="clear" w:color="auto" w:fill="auto"/>
          </w:tcPr>
          <w:p w:rsidRPr="00D14360" w:rsidR="0044742A" w:rsidP="00D14360" w:rsidRDefault="0044742A" w14:paraId="0517382D" w14:textId="77777777">
            <w:pPr>
              <w:autoSpaceDE w:val="0"/>
              <w:autoSpaceDN w:val="0"/>
              <w:adjustRightInd w:val="0"/>
              <w:spacing w:after="60"/>
              <w:rPr>
                <w:rFonts w:ascii="Calibri Light" w:hAnsi="Calibri Light" w:cs="Calibri Light"/>
                <w:bCs/>
                <w:color w:val="000000"/>
              </w:rPr>
            </w:pPr>
            <w:r w:rsidRPr="00D14360">
              <w:rPr>
                <w:rFonts w:ascii="Calibri Light" w:hAnsi="Calibri Light" w:cs="Calibri Light"/>
                <w:bCs/>
                <w:color w:val="000000"/>
              </w:rPr>
              <w:t>Included with this Companion Guide</w:t>
            </w:r>
          </w:p>
        </w:tc>
      </w:tr>
    </w:tbl>
    <w:p w:rsidR="0009537F" w:rsidP="000D420E" w:rsidRDefault="00C65E25" w14:paraId="3E39A4F9" w14:textId="47E0A147">
      <w:pPr>
        <w:pStyle w:val="Caption"/>
      </w:pPr>
      <w:bookmarkStart w:name="_Toc10690846" w:id="631"/>
      <w:bookmarkStart w:name="_Toc11043589" w:id="632"/>
      <w:bookmarkStart w:name="_Toc11045580" w:id="633"/>
      <w:r>
        <w:t xml:space="preserve"> </w:t>
      </w:r>
      <w:bookmarkStart w:name="_Toc118898803" w:id="634"/>
      <w:bookmarkStart w:name="_Toc119940006" w:id="635"/>
      <w:bookmarkStart w:name="_Toc135313037" w:id="636"/>
      <w:r w:rsidRPr="00C64922" w:rsidR="00CF2A15">
        <w:t xml:space="preserve">Table </w:t>
      </w:r>
      <w:r>
        <w:fldChar w:fldCharType="begin"/>
      </w:r>
      <w:r>
        <w:instrText>SEQ Table \* ARABIC</w:instrText>
      </w:r>
      <w:r>
        <w:fldChar w:fldCharType="separate"/>
      </w:r>
      <w:r w:rsidR="00DC1072">
        <w:rPr>
          <w:noProof/>
        </w:rPr>
        <w:t>16</w:t>
      </w:r>
      <w:r>
        <w:fldChar w:fldCharType="end"/>
      </w:r>
      <w:r w:rsidRPr="00C64922" w:rsidR="00CF2A15">
        <w:t>: Care Plan: Document Template</w:t>
      </w:r>
      <w:r w:rsidR="0076314A">
        <w:t>.</w:t>
      </w:r>
      <w:bookmarkEnd w:id="634"/>
      <w:bookmarkEnd w:id="635"/>
      <w:bookmarkEnd w:id="636"/>
      <w:r w:rsidR="0076314A">
        <w:t xml:space="preserve">  </w:t>
      </w:r>
    </w:p>
    <w:p w:rsidRPr="00C64922" w:rsidR="00A10C4D" w:rsidP="00FD31AC" w:rsidRDefault="00A10C4D" w14:paraId="447ABDC6" w14:textId="77777777">
      <w:pPr>
        <w:pStyle w:val="Heading3"/>
      </w:pPr>
      <w:bookmarkStart w:name="_Toc21845678" w:id="637"/>
      <w:bookmarkStart w:name="_Toc21851919" w:id="638"/>
      <w:bookmarkStart w:name="_Toc21871881" w:id="639"/>
      <w:bookmarkStart w:name="_Toc21872337" w:id="640"/>
      <w:bookmarkStart w:name="_Toc21880108" w:id="641"/>
      <w:bookmarkStart w:name="_Toc21889938" w:id="642"/>
      <w:bookmarkStart w:name="_Toc21894081" w:id="643"/>
      <w:bookmarkStart w:name="_Toc21898009" w:id="644"/>
      <w:bookmarkStart w:name="_Toc21926756" w:id="645"/>
      <w:bookmarkStart w:name="_Toc11391250" w:id="646"/>
      <w:bookmarkStart w:name="_Toc119939812" w:id="647"/>
      <w:bookmarkStart w:name="_Toc135312843" w:id="648"/>
      <w:bookmarkEnd w:id="637"/>
      <w:bookmarkEnd w:id="638"/>
      <w:bookmarkEnd w:id="639"/>
      <w:bookmarkEnd w:id="640"/>
      <w:bookmarkEnd w:id="641"/>
      <w:bookmarkEnd w:id="642"/>
      <w:bookmarkEnd w:id="643"/>
      <w:bookmarkEnd w:id="644"/>
      <w:bookmarkEnd w:id="645"/>
      <w:r w:rsidRPr="00C64922">
        <w:t xml:space="preserve">Consultation Note: </w:t>
      </w:r>
      <w:r w:rsidRPr="00C64922" w:rsidR="005D764C">
        <w:t>Document Template</w:t>
      </w:r>
      <w:bookmarkEnd w:id="646"/>
      <w:bookmarkEnd w:id="647"/>
      <w:bookmarkEnd w:id="648"/>
      <w:r w:rsidRPr="00C64922" w:rsidR="005D764C">
        <w:t xml:space="preserve"> </w:t>
      </w:r>
      <w:bookmarkEnd w:id="631"/>
      <w:bookmarkEnd w:id="632"/>
      <w:bookmarkEnd w:id="633"/>
    </w:p>
    <w:p w:rsidRPr="00D14360" w:rsidR="00C117D5" w:rsidP="00C117D5" w:rsidRDefault="00C117D5" w14:paraId="33CF1C30" w14:textId="77777777">
      <w:pPr>
        <w:rPr>
          <w:rFonts w:cs="Calibri"/>
        </w:rPr>
      </w:pPr>
      <w:r w:rsidRPr="00D14360">
        <w:rPr>
          <w:rFonts w:cs="Calibri"/>
        </w:rPr>
        <w:t>The Consultation Note is generated by a request from a clinician for an opinion or advice from another clinician. Consultations may involve face-to-face time with the patient or may fall under the auspices of telemedicine visits. Consultations may occur while the patient is inpatient or ambulatory. The Consultation Note should also be used to summarize an Emergency Room or Urgent Care encounter. A Consultation Note includes the reason for the referral, history of present illness, physical examination, and decision-making components (Assessment and Plan).</w:t>
      </w:r>
    </w:p>
    <w:p w:rsidRPr="00C64922" w:rsidR="00C117D5" w:rsidP="004C76D9" w:rsidRDefault="00C117D5" w14:paraId="2B792D50" w14:textId="77777777">
      <w:pPr>
        <w:pStyle w:val="Heading4"/>
      </w:pPr>
      <w:r w:rsidRPr="00C64922">
        <w:t>Structured Sections</w:t>
      </w:r>
    </w:p>
    <w:p w:rsidRPr="00C64922" w:rsidR="00ED7EA1" w:rsidP="00ED7EA1" w:rsidRDefault="00424FFA" w14:paraId="62CC21AA" w14:textId="77777777">
      <w:r w:rsidRPr="00D14360">
        <w:rPr>
          <w:rFonts w:cs="Calibri"/>
        </w:rPr>
        <w:t xml:space="preserve">The table </w:t>
      </w:r>
      <w:r w:rsidRPr="00D14360" w:rsidR="00CF2A15">
        <w:rPr>
          <w:rFonts w:cs="Calibri"/>
        </w:rPr>
        <w:t>below describes the required and optional sections in a Consultation Note document template</w:t>
      </w:r>
      <w:r w:rsidR="00ED7EA1">
        <w:rPr>
          <w:rFonts w:cs="Calibri"/>
        </w:rPr>
        <w:t xml:space="preserve">: </w:t>
      </w:r>
      <w:r w:rsidRPr="003A3D50" w:rsidR="00ED7EA1">
        <w:rPr>
          <w:rFonts w:cs="Calibri"/>
        </w:rPr>
        <w:t>Consultation Note (V3)[ClinicalDocument: identifier urn:hl7ii:2.16.840.1.113883.10.20.22.1.4:2015-08-01 (open)]</w:t>
      </w:r>
    </w:p>
    <w:p w:rsidR="00C117D5" w:rsidP="00C117D5" w:rsidRDefault="00C117D5" w14:paraId="4C345B29" w14:textId="77777777">
      <w:pPr>
        <w:rPr>
          <w:rFonts w:cs="Calibri"/>
        </w:rPr>
      </w:pPr>
    </w:p>
    <w:tbl>
      <w:tblPr>
        <w:tblW w:w="9360"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368"/>
        <w:gridCol w:w="3852"/>
        <w:gridCol w:w="4140"/>
      </w:tblGrid>
      <w:tr w:rsidRPr="00C64922" w:rsidR="00254B4A" w:rsidTr="008E236E" w14:paraId="41AE49A3" w14:textId="77777777">
        <w:trPr>
          <w:cantSplit/>
          <w:trHeight w:val="175"/>
          <w:tblHeader/>
        </w:trPr>
        <w:tc>
          <w:tcPr>
            <w:tcW w:w="1368" w:type="dxa"/>
            <w:tcBorders>
              <w:bottom w:val="nil"/>
              <w:right w:val="nil"/>
            </w:tcBorders>
            <w:shd w:val="clear" w:color="auto" w:fill="4F81BD"/>
          </w:tcPr>
          <w:p w:rsidRPr="00D14360" w:rsidR="00510672" w:rsidP="00D14360" w:rsidRDefault="00510672" w14:paraId="0F9A1D06" w14:textId="77777777">
            <w:pPr>
              <w:autoSpaceDE w:val="0"/>
              <w:autoSpaceDN w:val="0"/>
              <w:adjustRightInd w:val="0"/>
              <w:spacing w:after="120"/>
              <w:rPr>
                <w:rFonts w:cs="Calibri"/>
                <w:b/>
                <w:bCs/>
                <w:color w:val="FFFFFF"/>
              </w:rPr>
            </w:pPr>
            <w:r w:rsidRPr="00D14360">
              <w:rPr>
                <w:rFonts w:cs="Calibri"/>
                <w:b/>
                <w:bCs/>
                <w:color w:val="FFFFFF"/>
              </w:rPr>
              <w:t xml:space="preserve">Document Type </w:t>
            </w:r>
          </w:p>
        </w:tc>
        <w:tc>
          <w:tcPr>
            <w:tcW w:w="3852" w:type="dxa"/>
            <w:shd w:val="clear" w:color="auto" w:fill="4F81BD"/>
          </w:tcPr>
          <w:p w:rsidRPr="00D14360" w:rsidR="00510672" w:rsidP="00D14360" w:rsidRDefault="00510672" w14:paraId="26581C97" w14:textId="77777777">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140" w:type="dxa"/>
            <w:shd w:val="clear" w:color="auto" w:fill="4F81BD"/>
          </w:tcPr>
          <w:p w:rsidRPr="00D14360" w:rsidR="00510672" w:rsidP="00D14360" w:rsidRDefault="00510672" w14:paraId="1D4D832E" w14:textId="77777777">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Pr="00C64922" w:rsidR="008E236E" w:rsidTr="004E29C8" w14:paraId="0A5CFFAE" w14:textId="77777777">
        <w:tc>
          <w:tcPr>
            <w:tcW w:w="1368" w:type="dxa"/>
            <w:tcBorders>
              <w:top w:val="single" w:color="4F81BD" w:sz="4" w:space="0"/>
              <w:bottom w:val="single" w:color="4F81BD" w:sz="4" w:space="0"/>
              <w:right w:val="nil"/>
            </w:tcBorders>
            <w:shd w:val="clear" w:color="auto" w:fill="FFFFFF"/>
          </w:tcPr>
          <w:p w:rsidRPr="00D14360" w:rsidR="00510672" w:rsidP="00D14360" w:rsidRDefault="00510672" w14:paraId="564BC875" w14:textId="77777777">
            <w:pPr>
              <w:autoSpaceDE w:val="0"/>
              <w:autoSpaceDN w:val="0"/>
              <w:adjustRightInd w:val="0"/>
              <w:spacing w:after="120"/>
              <w:rPr>
                <w:rFonts w:cs="Calibri"/>
                <w:b/>
                <w:bCs/>
                <w:color w:val="000000"/>
              </w:rPr>
            </w:pPr>
            <w:r w:rsidRPr="00D14360">
              <w:rPr>
                <w:rFonts w:cs="Calibri"/>
                <w:b/>
                <w:bCs/>
                <w:color w:val="000000"/>
              </w:rPr>
              <w:t>Consultation Note</w:t>
            </w:r>
          </w:p>
        </w:tc>
        <w:tc>
          <w:tcPr>
            <w:tcW w:w="3852" w:type="dxa"/>
            <w:tcBorders>
              <w:top w:val="single" w:color="4F81BD" w:sz="4" w:space="0"/>
              <w:bottom w:val="single" w:color="4F81BD" w:sz="4" w:space="0"/>
            </w:tcBorders>
            <w:shd w:val="clear" w:color="auto" w:fill="auto"/>
          </w:tcPr>
          <w:p w:rsidRPr="00D14360" w:rsidR="00510672" w:rsidP="003A3D50" w:rsidRDefault="00510672" w14:paraId="34560CF7" w14:textId="77777777">
            <w:pPr>
              <w:autoSpaceDE w:val="0"/>
              <w:autoSpaceDN w:val="0"/>
              <w:adjustRightInd w:val="0"/>
              <w:ind w:left="165" w:hanging="165"/>
              <w:rPr>
                <w:rFonts w:ascii="Calibri Light" w:hAnsi="Calibri Light" w:cs="Calibri Light"/>
                <w:bCs/>
                <w:color w:val="000000"/>
              </w:rPr>
            </w:pPr>
            <w:r w:rsidRPr="00D14360">
              <w:rPr>
                <w:rFonts w:ascii="Calibri Light" w:hAnsi="Calibri Light" w:cs="Calibri Light"/>
                <w:bCs/>
                <w:color w:val="000000"/>
              </w:rPr>
              <w:t xml:space="preserve">History of Present Illness Section </w:t>
            </w:r>
          </w:p>
          <w:p w:rsidRPr="00D14360" w:rsidR="00510672" w:rsidP="003A3D50" w:rsidRDefault="00510672" w14:paraId="643C3F1D" w14:textId="77777777">
            <w:pPr>
              <w:autoSpaceDE w:val="0"/>
              <w:autoSpaceDN w:val="0"/>
              <w:adjustRightInd w:val="0"/>
              <w:ind w:left="165" w:hanging="165"/>
              <w:rPr>
                <w:rFonts w:ascii="Calibri Light" w:hAnsi="Calibri Light" w:cs="Calibri Light"/>
                <w:bCs/>
                <w:color w:val="000000"/>
              </w:rPr>
            </w:pPr>
            <w:r w:rsidRPr="00D14360">
              <w:rPr>
                <w:rFonts w:ascii="Calibri Light" w:hAnsi="Calibri Light" w:cs="Calibri Light"/>
                <w:bCs/>
                <w:color w:val="000000"/>
              </w:rPr>
              <w:t xml:space="preserve">Allergies and Intolerances Section (entries required) (V3) </w:t>
            </w:r>
          </w:p>
          <w:p w:rsidR="00510672" w:rsidP="00270135" w:rsidRDefault="00510672" w14:paraId="764E1E23" w14:textId="77777777">
            <w:pPr>
              <w:autoSpaceDE w:val="0"/>
              <w:autoSpaceDN w:val="0"/>
              <w:adjustRightInd w:val="0"/>
              <w:ind w:left="165" w:hanging="165"/>
              <w:rPr>
                <w:rFonts w:ascii="Calibri Light" w:hAnsi="Calibri Light" w:cs="Calibri Light"/>
                <w:bCs/>
                <w:color w:val="000000"/>
              </w:rPr>
            </w:pPr>
            <w:r w:rsidRPr="00D14360">
              <w:rPr>
                <w:rFonts w:ascii="Calibri Light" w:hAnsi="Calibri Light" w:cs="Calibri Light"/>
                <w:bCs/>
                <w:color w:val="000000"/>
              </w:rPr>
              <w:t xml:space="preserve">Problem Section (entries required) (V3) </w:t>
            </w:r>
          </w:p>
          <w:p w:rsidRPr="00D14360" w:rsidR="00AE4339" w:rsidP="003A3D50" w:rsidRDefault="00AE4339" w14:paraId="2DE7266B" w14:textId="77777777">
            <w:pPr>
              <w:autoSpaceDE w:val="0"/>
              <w:autoSpaceDN w:val="0"/>
              <w:adjustRightInd w:val="0"/>
              <w:ind w:left="165" w:hanging="165"/>
              <w:rPr>
                <w:rFonts w:ascii="Calibri Light" w:hAnsi="Calibri Light" w:cs="Calibri Light"/>
              </w:rPr>
            </w:pPr>
          </w:p>
        </w:tc>
        <w:tc>
          <w:tcPr>
            <w:tcW w:w="4140" w:type="dxa"/>
            <w:tcBorders>
              <w:top w:val="single" w:color="4F81BD" w:sz="4" w:space="0"/>
              <w:bottom w:val="single" w:color="4F81BD" w:sz="4" w:space="0"/>
            </w:tcBorders>
            <w:shd w:val="clear" w:color="auto" w:fill="auto"/>
          </w:tcPr>
          <w:p w:rsidRPr="00D14360" w:rsidR="00510672" w:rsidP="003A3D50" w:rsidRDefault="00510672" w14:paraId="17B99A89" w14:textId="77777777">
            <w:pPr>
              <w:autoSpaceDE w:val="0"/>
              <w:autoSpaceDN w:val="0"/>
              <w:adjustRightInd w:val="0"/>
              <w:ind w:right="-106"/>
              <w:rPr>
                <w:rFonts w:ascii="Calibri Light" w:hAnsi="Calibri Light" w:cs="Calibri Light"/>
                <w:bCs/>
                <w:color w:val="000000"/>
              </w:rPr>
            </w:pPr>
            <w:r w:rsidRPr="00D14360">
              <w:rPr>
                <w:rFonts w:ascii="Calibri Light" w:hAnsi="Calibri Light" w:cs="Calibri Light"/>
                <w:bCs/>
                <w:color w:val="000000"/>
              </w:rPr>
              <w:t xml:space="preserve">Assessment Section </w:t>
            </w:r>
          </w:p>
          <w:p w:rsidRPr="00D14360" w:rsidR="00510672" w:rsidP="00D14360" w:rsidRDefault="00510672" w14:paraId="466A2E12"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Assessment and Plan Section (V2) </w:t>
            </w:r>
          </w:p>
          <w:p w:rsidRPr="00D14360" w:rsidR="00510672" w:rsidP="00D14360" w:rsidRDefault="00510672" w14:paraId="72763A22"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Plan of Treatment Section (V2) </w:t>
            </w:r>
          </w:p>
          <w:p w:rsidRPr="00D14360" w:rsidR="00510672" w:rsidP="00D14360" w:rsidRDefault="00510672" w14:paraId="3CA12323"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Reason for Visit Section </w:t>
            </w:r>
          </w:p>
          <w:p w:rsidRPr="00D14360" w:rsidR="00510672" w:rsidP="00D14360" w:rsidRDefault="00510672" w14:paraId="0CCDC811"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Physical Exam Section (V3) </w:t>
            </w:r>
          </w:p>
          <w:p w:rsidRPr="00D14360" w:rsidR="00510672" w:rsidP="00D14360" w:rsidRDefault="00510672" w14:paraId="4D80D931"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Chief Complaint Section </w:t>
            </w:r>
          </w:p>
          <w:p w:rsidRPr="00D14360" w:rsidR="00510672" w:rsidP="00D14360" w:rsidRDefault="00510672" w14:paraId="6318FC4C"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Chief Complaint and Reason for Visit Section </w:t>
            </w:r>
          </w:p>
          <w:p w:rsidRPr="00D14360" w:rsidR="00510672" w:rsidP="00D14360" w:rsidRDefault="00510672" w14:paraId="5093E519"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Family History Section (V3) </w:t>
            </w:r>
          </w:p>
          <w:p w:rsidRPr="00D14360" w:rsidR="00510672" w:rsidP="00D14360" w:rsidRDefault="00510672" w14:paraId="54C8C2BA"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General Status Section </w:t>
            </w:r>
          </w:p>
          <w:p w:rsidRPr="00D14360" w:rsidR="00510672" w:rsidP="00D14360" w:rsidRDefault="00510672" w14:paraId="34E340D3"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Past Medical History (V3)</w:t>
            </w:r>
          </w:p>
          <w:p w:rsidRPr="00D14360" w:rsidR="00510672" w:rsidP="00D14360" w:rsidRDefault="00510672" w14:paraId="0D3A9DAC"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Immunizations Section (entries optional) (V3) Medications Section (entries required) (V2) Procedures Section (entries optional) (V2) </w:t>
            </w:r>
          </w:p>
          <w:p w:rsidRPr="00D14360" w:rsidR="00510672" w:rsidP="00D14360" w:rsidRDefault="00510672" w14:paraId="1CBF79BF"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Results Section (entries required) (V3) </w:t>
            </w:r>
          </w:p>
          <w:p w:rsidRPr="00D14360" w:rsidR="00510672" w:rsidP="00D14360" w:rsidRDefault="00510672" w14:paraId="78AE58F1"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Social History Section (V3)</w:t>
            </w:r>
          </w:p>
          <w:p w:rsidRPr="00D14360" w:rsidR="00510672" w:rsidP="00D14360" w:rsidRDefault="00510672" w14:paraId="53971D78"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Vital Signs Section (entries required) (V3) </w:t>
            </w:r>
          </w:p>
          <w:p w:rsidRPr="00D14360" w:rsidR="00510672" w:rsidP="00D14360" w:rsidRDefault="00510672" w14:paraId="6752719D"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Functional Status Section (V2) </w:t>
            </w:r>
          </w:p>
          <w:p w:rsidRPr="00D14360" w:rsidR="00510672" w:rsidP="00D14360" w:rsidRDefault="00510672" w14:paraId="60DD78E3"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Review of Systems Section </w:t>
            </w:r>
          </w:p>
          <w:p w:rsidRPr="00D14360" w:rsidR="00510672" w:rsidP="00D14360" w:rsidRDefault="00510672" w14:paraId="2B73890A" w14:textId="77777777">
            <w:pPr>
              <w:keepNext/>
              <w:autoSpaceDE w:val="0"/>
              <w:autoSpaceDN w:val="0"/>
              <w:adjustRightInd w:val="0"/>
              <w:rPr>
                <w:rFonts w:ascii="Calibri Light" w:hAnsi="Calibri Light" w:cs="Calibri Light"/>
              </w:rPr>
            </w:pPr>
            <w:r w:rsidRPr="00D14360">
              <w:rPr>
                <w:rFonts w:ascii="Calibri Light" w:hAnsi="Calibri Light" w:cs="Calibri Light"/>
                <w:bCs/>
                <w:color w:val="000000"/>
              </w:rPr>
              <w:t>Medical Equipment Section</w:t>
            </w:r>
          </w:p>
        </w:tc>
      </w:tr>
    </w:tbl>
    <w:p w:rsidR="00ED7EA1" w:rsidP="00A67903" w:rsidRDefault="00C65E25" w14:paraId="0B029C7B" w14:textId="2D4AC58F">
      <w:pPr>
        <w:pStyle w:val="Caption"/>
        <w:rPr>
          <w:rFonts w:cs="Calibri"/>
        </w:rPr>
      </w:pPr>
      <w:bookmarkStart w:name="_Toc10690847" w:id="649"/>
      <w:bookmarkStart w:name="_Toc11043590" w:id="650"/>
      <w:bookmarkStart w:name="_Toc11045581" w:id="651"/>
      <w:r>
        <w:t xml:space="preserve"> </w:t>
      </w:r>
      <w:bookmarkStart w:name="_Toc118898804" w:id="652"/>
      <w:bookmarkStart w:name="_Toc119940007" w:id="653"/>
      <w:bookmarkStart w:name="_Toc135313038" w:id="654"/>
      <w:r w:rsidR="00510672">
        <w:t>T</w:t>
      </w:r>
      <w:r w:rsidRPr="00C64922" w:rsidR="00CF2A15">
        <w:t xml:space="preserve">able </w:t>
      </w:r>
      <w:r>
        <w:fldChar w:fldCharType="begin"/>
      </w:r>
      <w:r>
        <w:instrText>SEQ Table \* ARABIC</w:instrText>
      </w:r>
      <w:r>
        <w:fldChar w:fldCharType="separate"/>
      </w:r>
      <w:r w:rsidR="00DC1072">
        <w:rPr>
          <w:noProof/>
        </w:rPr>
        <w:t>17</w:t>
      </w:r>
      <w:r>
        <w:fldChar w:fldCharType="end"/>
      </w:r>
      <w:r w:rsidRPr="00C64922" w:rsidR="00CF2A15">
        <w:t>: Consultation Note: Document Template</w:t>
      </w:r>
      <w:r w:rsidR="00A67903">
        <w:t>.</w:t>
      </w:r>
      <w:r w:rsidRPr="00A67903" w:rsidR="00A67903">
        <w:t xml:space="preserve"> </w:t>
      </w:r>
      <w:r w:rsidR="00A67903">
        <w:rPr>
          <w:rFonts w:cs="Calibri"/>
        </w:rPr>
        <w:t>﻿</w:t>
      </w:r>
      <w:bookmarkEnd w:id="652"/>
      <w:bookmarkEnd w:id="653"/>
      <w:bookmarkEnd w:id="654"/>
    </w:p>
    <w:p w:rsidRPr="00C64922" w:rsidR="00A10C4D" w:rsidP="00FD31AC" w:rsidRDefault="00A10C4D" w14:paraId="7E39D294" w14:textId="77777777">
      <w:pPr>
        <w:pStyle w:val="Heading3"/>
      </w:pPr>
      <w:bookmarkStart w:name="_Toc21871883" w:id="655"/>
      <w:bookmarkStart w:name="_Toc21872339" w:id="656"/>
      <w:bookmarkStart w:name="_Toc21880110" w:id="657"/>
      <w:bookmarkStart w:name="_Toc21889940" w:id="658"/>
      <w:bookmarkStart w:name="_Toc21894083" w:id="659"/>
      <w:bookmarkStart w:name="_Toc21898011" w:id="660"/>
      <w:bookmarkStart w:name="_Toc21926758" w:id="661"/>
      <w:bookmarkStart w:name="_Toc11391251" w:id="662"/>
      <w:bookmarkStart w:name="_Toc119939813" w:id="663"/>
      <w:bookmarkStart w:name="_Toc135312844" w:id="664"/>
      <w:bookmarkEnd w:id="655"/>
      <w:bookmarkEnd w:id="656"/>
      <w:bookmarkEnd w:id="657"/>
      <w:bookmarkEnd w:id="658"/>
      <w:bookmarkEnd w:id="659"/>
      <w:bookmarkEnd w:id="660"/>
      <w:bookmarkEnd w:id="661"/>
      <w:r w:rsidRPr="00C64922">
        <w:t xml:space="preserve">Continuity of Care </w:t>
      </w:r>
      <w:r w:rsidRPr="00C64922" w:rsidR="00BA6903">
        <w:t xml:space="preserve">Document </w:t>
      </w:r>
      <w:r w:rsidRPr="00C64922">
        <w:t xml:space="preserve">(CCD): </w:t>
      </w:r>
      <w:bookmarkEnd w:id="649"/>
      <w:bookmarkEnd w:id="650"/>
      <w:bookmarkEnd w:id="651"/>
      <w:r w:rsidRPr="00C64922" w:rsidR="005D764C">
        <w:t>Document Template</w:t>
      </w:r>
      <w:bookmarkEnd w:id="662"/>
      <w:bookmarkEnd w:id="663"/>
      <w:bookmarkEnd w:id="664"/>
    </w:p>
    <w:p w:rsidRPr="00D14360" w:rsidR="004E5DF7" w:rsidP="004E5DF7" w:rsidRDefault="004E5DF7" w14:paraId="0B5064F1" w14:textId="77777777">
      <w:pPr>
        <w:rPr>
          <w:rFonts w:cs="Calibri"/>
        </w:rPr>
      </w:pPr>
      <w:r w:rsidRPr="00D14360">
        <w:rPr>
          <w:rFonts w:cs="Calibri"/>
        </w:rPr>
        <w:t>Th</w:t>
      </w:r>
      <w:r w:rsidRPr="00D14360" w:rsidR="00085038">
        <w:rPr>
          <w:rFonts w:cs="Calibri"/>
        </w:rPr>
        <w:t>e Continuity of Care Document (CCD)</w:t>
      </w:r>
      <w:r w:rsidRPr="00D14360">
        <w:rPr>
          <w:rFonts w:cs="Calibri"/>
        </w:rPr>
        <w:t xml:space="preserve"> was originally based on the Continuity of Care Document (CCD) Release 1.1 which itself was derived from HITSP C32 and CCD Release 1.0. The Continuity of Care Document (CCD) represents a core data set of the most relevant administrative, demographic, and clinical information facts about a patient's healthcare, covering one or more healthcare encounters. It provides a means for one healthcare practitioner, system, or setting to aggregate all of the pertinent data about a patient and forward it to another to support the continuity of care. The primary use case for the CCD is to provide a snapshot in time containing the germane clinical, demographic, and administrative data for a specific patient. The key characteristic of a CCD is that the ServiceEvent is</w:t>
      </w:r>
      <w:r w:rsidRPr="00D14360" w:rsidR="00DB6633">
        <w:rPr>
          <w:rFonts w:cs="Calibri"/>
        </w:rPr>
        <w:t xml:space="preserve"> </w:t>
      </w:r>
      <w:r w:rsidRPr="00D14360">
        <w:rPr>
          <w:rFonts w:cs="Calibri"/>
        </w:rPr>
        <w:t>constrained to "PCPR"</w:t>
      </w:r>
      <w:r w:rsidRPr="00D14360" w:rsidR="004C1CE1">
        <w:rPr>
          <w:rFonts w:cs="Calibri"/>
        </w:rPr>
        <w:t xml:space="preserve"> “care provision</w:t>
      </w:r>
      <w:r w:rsidR="00A81680">
        <w:rPr>
          <w:rFonts w:cs="Calibri"/>
        </w:rPr>
        <w:t>.</w:t>
      </w:r>
      <w:r w:rsidRPr="00D14360" w:rsidR="004C1CE1">
        <w:rPr>
          <w:rFonts w:cs="Calibri"/>
        </w:rPr>
        <w:t>”</w:t>
      </w:r>
      <w:r w:rsidRPr="00D14360">
        <w:rPr>
          <w:rFonts w:cs="Calibri"/>
        </w:rPr>
        <w:t xml:space="preserve"> </w:t>
      </w:r>
      <w:r w:rsidRPr="00D14360" w:rsidR="004C1CE1">
        <w:rPr>
          <w:rFonts w:cs="Calibri"/>
        </w:rPr>
        <w:t xml:space="preserve">This means that the contents of the document reflect the care that was actually provided within the time range indicated in serviceEvent.effectiveTime range. </w:t>
      </w:r>
      <w:r w:rsidRPr="00D14360">
        <w:rPr>
          <w:rFonts w:cs="Calibri"/>
        </w:rPr>
        <w:t>It reports on care that has already been provided. The CCD provides a historical tally of the care over a range of time and is not a record of new services delivered. More specific use cases, such as a Discharge Summary, Transfer Summary, Referral Note, Consultation Note, or Progress Note, are available as alternative documents in this guide.</w:t>
      </w:r>
    </w:p>
    <w:p w:rsidRPr="00C64922" w:rsidR="00C117D5" w:rsidP="004C76D9" w:rsidRDefault="00C117D5" w14:paraId="263D17B1" w14:textId="77777777">
      <w:pPr>
        <w:pStyle w:val="Heading4"/>
      </w:pPr>
      <w:r w:rsidRPr="00C64922">
        <w:t>Structured Sections</w:t>
      </w:r>
    </w:p>
    <w:p w:rsidRPr="00D14360" w:rsidR="00CF2A15" w:rsidP="00CF2A15" w:rsidRDefault="00424FFA" w14:paraId="10C2A63D" w14:textId="77777777">
      <w:pPr>
        <w:rPr>
          <w:rFonts w:cs="Calibri"/>
        </w:rPr>
      </w:pPr>
      <w:r w:rsidRPr="00D14360">
        <w:rPr>
          <w:rFonts w:cs="Calibri"/>
        </w:rPr>
        <w:t xml:space="preserve">The table </w:t>
      </w:r>
      <w:r w:rsidRPr="00D14360" w:rsidR="00CF2A15">
        <w:rPr>
          <w:rFonts w:cs="Calibri"/>
        </w:rPr>
        <w:t>below describes the required and optional sections in a Continuity of Care Document document template</w:t>
      </w:r>
      <w:r w:rsidR="00ED7EA1">
        <w:rPr>
          <w:rFonts w:cs="Calibri"/>
        </w:rPr>
        <w:t xml:space="preserve">: </w:t>
      </w:r>
      <w:r w:rsidRPr="003A3D50" w:rsidR="00ED7EA1">
        <w:rPr>
          <w:rFonts w:cs="Calibri"/>
        </w:rPr>
        <w:t>Continuity of Care Document (CCD) (V3) [ClinicalDocument: identifier urn:hl7ii:2.16.840.1.113883.10.20.22.1.2:2015-08-01 (open)]</w:t>
      </w:r>
    </w:p>
    <w:p w:rsidRPr="00C64922" w:rsidR="00C117D5" w:rsidP="00C117D5" w:rsidRDefault="00C117D5" w14:paraId="167029D6" w14:textId="77777777"/>
    <w:tbl>
      <w:tblPr>
        <w:tblW w:w="9492" w:type="dxa"/>
        <w:tblInd w:w="108" w:type="dxa"/>
        <w:tblBorders>
          <w:left w:val="single" w:color="4F81BD" w:sz="4" w:space="0"/>
          <w:bottom w:val="single" w:color="4F81BD" w:sz="4" w:space="0"/>
          <w:right w:val="single" w:color="4F81BD" w:sz="4" w:space="0"/>
          <w:insideH w:val="single" w:color="4F81BD" w:sz="4" w:space="0"/>
        </w:tblBorders>
        <w:tblLook w:val="04A0" w:firstRow="1" w:lastRow="0" w:firstColumn="1" w:lastColumn="0" w:noHBand="0" w:noVBand="1"/>
      </w:tblPr>
      <w:tblGrid>
        <w:gridCol w:w="1818"/>
        <w:gridCol w:w="3596"/>
        <w:gridCol w:w="4078"/>
      </w:tblGrid>
      <w:tr w:rsidRPr="00C64922" w:rsidR="00254B4A" w:rsidTr="003A3D50" w14:paraId="5216BA6F" w14:textId="77777777">
        <w:trPr>
          <w:cantSplit/>
          <w:trHeight w:val="175"/>
          <w:tblHeader/>
        </w:trPr>
        <w:tc>
          <w:tcPr>
            <w:tcW w:w="1818" w:type="dxa"/>
            <w:tcBorders>
              <w:bottom w:val="nil"/>
              <w:right w:val="nil"/>
            </w:tcBorders>
            <w:shd w:val="clear" w:color="auto" w:fill="4F81BD"/>
          </w:tcPr>
          <w:p w:rsidRPr="00D14360" w:rsidR="00510672" w:rsidP="00D14360" w:rsidRDefault="00510672" w14:paraId="6801A8A4" w14:textId="77777777">
            <w:pPr>
              <w:autoSpaceDE w:val="0"/>
              <w:autoSpaceDN w:val="0"/>
              <w:adjustRightInd w:val="0"/>
              <w:spacing w:after="120"/>
              <w:rPr>
                <w:rFonts w:cs="Calibri"/>
                <w:b/>
                <w:bCs/>
                <w:color w:val="FFFFFF"/>
              </w:rPr>
            </w:pPr>
            <w:bookmarkStart w:name="_Toc10690848" w:id="665"/>
            <w:bookmarkStart w:name="_Toc11043591" w:id="666"/>
            <w:bookmarkStart w:name="_Toc11045582" w:id="667"/>
            <w:r w:rsidRPr="00D14360">
              <w:rPr>
                <w:rFonts w:cs="Calibri"/>
                <w:b/>
                <w:bCs/>
                <w:color w:val="FFFFFF"/>
              </w:rPr>
              <w:t xml:space="preserve">Document Type </w:t>
            </w:r>
          </w:p>
        </w:tc>
        <w:tc>
          <w:tcPr>
            <w:tcW w:w="3596" w:type="dxa"/>
            <w:shd w:val="clear" w:color="auto" w:fill="4F81BD"/>
          </w:tcPr>
          <w:p w:rsidRPr="00D14360" w:rsidR="00510672" w:rsidP="00D14360" w:rsidRDefault="00510672" w14:paraId="22AF9ABC" w14:textId="77777777">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078" w:type="dxa"/>
            <w:shd w:val="clear" w:color="auto" w:fill="4F81BD"/>
          </w:tcPr>
          <w:p w:rsidRPr="00D14360" w:rsidR="00510672" w:rsidP="00D14360" w:rsidRDefault="00510672" w14:paraId="45CFDB23" w14:textId="77777777">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Pr="00C64922" w:rsidR="008E236E" w:rsidTr="004E29C8" w14:paraId="2F60906B" w14:textId="77777777">
        <w:tc>
          <w:tcPr>
            <w:tcW w:w="1818" w:type="dxa"/>
            <w:tcBorders>
              <w:top w:val="single" w:color="4F81BD" w:sz="4" w:space="0"/>
              <w:bottom w:val="single" w:color="4F81BD" w:sz="4" w:space="0"/>
              <w:right w:val="nil"/>
            </w:tcBorders>
            <w:shd w:val="clear" w:color="auto" w:fill="FFFFFF"/>
          </w:tcPr>
          <w:p w:rsidRPr="00D14360" w:rsidR="00510672" w:rsidP="00D14360" w:rsidRDefault="00510672" w14:paraId="4CFB23AB" w14:textId="77777777">
            <w:pPr>
              <w:autoSpaceDE w:val="0"/>
              <w:autoSpaceDN w:val="0"/>
              <w:adjustRightInd w:val="0"/>
              <w:spacing w:after="120"/>
              <w:rPr>
                <w:rFonts w:cs="Calibri"/>
                <w:b/>
                <w:bCs/>
                <w:color w:val="000000"/>
              </w:rPr>
            </w:pPr>
            <w:r w:rsidRPr="00D14360">
              <w:rPr>
                <w:rFonts w:cs="Calibri"/>
                <w:b/>
                <w:bCs/>
                <w:color w:val="000000"/>
              </w:rPr>
              <w:t xml:space="preserve">Continuity of Care Document (CCD) </w:t>
            </w:r>
          </w:p>
        </w:tc>
        <w:tc>
          <w:tcPr>
            <w:tcW w:w="3596" w:type="dxa"/>
            <w:tcBorders>
              <w:top w:val="single" w:color="4F81BD" w:sz="4" w:space="0"/>
              <w:bottom w:val="single" w:color="4F81BD" w:sz="4" w:space="0"/>
            </w:tcBorders>
            <w:shd w:val="clear" w:color="auto" w:fill="auto"/>
          </w:tcPr>
          <w:p w:rsidRPr="00D14360" w:rsidR="00510672" w:rsidP="003A3D50" w:rsidRDefault="00510672" w14:paraId="59942DD0" w14:textId="77777777">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Allergies and Intolerances Section (entries required) (V3) </w:t>
            </w:r>
          </w:p>
          <w:p w:rsidRPr="00D14360" w:rsidR="00510672" w:rsidP="003A3D50" w:rsidRDefault="00510672" w14:paraId="24AE6479" w14:textId="77777777">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Medications Section (entries required) (V2) </w:t>
            </w:r>
          </w:p>
          <w:p w:rsidRPr="00D14360" w:rsidR="00510672" w:rsidP="003A3D50" w:rsidRDefault="00510672" w14:paraId="51513C9D" w14:textId="77777777">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Problem Section (entries required) (V3) </w:t>
            </w:r>
          </w:p>
          <w:p w:rsidRPr="00D14360" w:rsidR="00510672" w:rsidP="003A3D50" w:rsidRDefault="00510672" w14:paraId="348F37E4" w14:textId="77777777">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Results Section (entries required) (V3) </w:t>
            </w:r>
          </w:p>
          <w:p w:rsidRPr="00D14360" w:rsidR="00510672" w:rsidP="003A3D50" w:rsidRDefault="00510672" w14:paraId="755FEC08" w14:textId="77777777">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Social History Section (V3) </w:t>
            </w:r>
          </w:p>
          <w:p w:rsidR="00510672" w:rsidP="00270135" w:rsidRDefault="00510672" w14:paraId="7BEEF6AC" w14:textId="77777777">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Vital Signs Section (entries required) (V3) </w:t>
            </w:r>
          </w:p>
          <w:p w:rsidRPr="00D14360" w:rsidR="00AE4339" w:rsidP="003A3D50" w:rsidRDefault="00AE4339" w14:paraId="197A29C9" w14:textId="77777777">
            <w:pPr>
              <w:autoSpaceDE w:val="0"/>
              <w:autoSpaceDN w:val="0"/>
              <w:adjustRightInd w:val="0"/>
              <w:ind w:left="165" w:hanging="180"/>
              <w:rPr>
                <w:rFonts w:ascii="Calibri Light" w:hAnsi="Calibri Light" w:cs="Calibri Light"/>
              </w:rPr>
            </w:pPr>
          </w:p>
        </w:tc>
        <w:tc>
          <w:tcPr>
            <w:tcW w:w="4078" w:type="dxa"/>
            <w:tcBorders>
              <w:top w:val="single" w:color="4F81BD" w:sz="4" w:space="0"/>
              <w:bottom w:val="single" w:color="4F81BD" w:sz="4" w:space="0"/>
            </w:tcBorders>
            <w:shd w:val="clear" w:color="auto" w:fill="auto"/>
          </w:tcPr>
          <w:p w:rsidRPr="00D14360" w:rsidR="00510672" w:rsidP="003A3D50" w:rsidRDefault="00510672" w14:paraId="7EA1BCE3" w14:textId="77777777">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Procedures Section (entries required) (V2) </w:t>
            </w:r>
          </w:p>
          <w:p w:rsidRPr="00D14360" w:rsidR="00510672" w:rsidP="003A3D50" w:rsidRDefault="00510672" w14:paraId="1DD84B80" w14:textId="77777777">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Encounters Section (entries optional) (V3) </w:t>
            </w:r>
          </w:p>
          <w:p w:rsidRPr="00D14360" w:rsidR="00510672" w:rsidP="003A3D50" w:rsidRDefault="00510672" w14:paraId="0DD52ADF" w14:textId="77777777">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Family History Section (V3) </w:t>
            </w:r>
          </w:p>
          <w:p w:rsidRPr="00D14360" w:rsidR="00510672" w:rsidP="003A3D50" w:rsidRDefault="00510672" w14:paraId="45DA576C" w14:textId="77777777">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Functional Status Section (V2) </w:t>
            </w:r>
          </w:p>
          <w:p w:rsidRPr="00D14360" w:rsidR="00510672" w:rsidP="003A3D50" w:rsidRDefault="00510672" w14:paraId="64589CBB" w14:textId="77777777">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Immunizations Section (entries required) (V3) </w:t>
            </w:r>
          </w:p>
          <w:p w:rsidRPr="00D14360" w:rsidR="00510672" w:rsidP="003A3D50" w:rsidRDefault="00510672" w14:paraId="36818B40" w14:textId="77777777">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Medical Equipment Section (V2) </w:t>
            </w:r>
          </w:p>
          <w:p w:rsidRPr="00D14360" w:rsidR="00510672" w:rsidP="003A3D50" w:rsidRDefault="00510672" w14:paraId="22C7DD82" w14:textId="77777777">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Payers Section (V3) </w:t>
            </w:r>
          </w:p>
          <w:p w:rsidRPr="00D14360" w:rsidR="00510672" w:rsidP="003A3D50" w:rsidRDefault="00510672" w14:paraId="68899419" w14:textId="77777777">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Plan of Treatment Section (V2) </w:t>
            </w:r>
          </w:p>
          <w:p w:rsidRPr="00D14360" w:rsidR="00510672" w:rsidP="003A3D50" w:rsidRDefault="00510672" w14:paraId="0103750D" w14:textId="77777777">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Mental Status Section (V2) </w:t>
            </w:r>
          </w:p>
          <w:p w:rsidRPr="00D14360" w:rsidR="00510672" w:rsidP="003A3D50" w:rsidRDefault="00510672" w14:paraId="7CAE31C3" w14:textId="77777777">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Nutrition Section </w:t>
            </w:r>
          </w:p>
          <w:p w:rsidR="00510672" w:rsidP="00270135" w:rsidRDefault="00510672" w14:paraId="41B7EEF7" w14:textId="77777777">
            <w:pPr>
              <w:keepNext/>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Advance Directives Section (entries optional) (V3)</w:t>
            </w:r>
          </w:p>
          <w:p w:rsidR="001E1A3D" w:rsidP="00270135" w:rsidRDefault="001E1A3D" w14:paraId="4857591D" w14:textId="77777777">
            <w:pPr>
              <w:keepNext/>
              <w:autoSpaceDE w:val="0"/>
              <w:autoSpaceDN w:val="0"/>
              <w:adjustRightInd w:val="0"/>
              <w:ind w:left="171" w:hanging="171"/>
              <w:rPr>
                <w:rFonts w:ascii="Calibri Light" w:hAnsi="Calibri Light" w:cs="Calibri Light"/>
                <w:bCs/>
                <w:color w:val="000000"/>
              </w:rPr>
            </w:pPr>
            <w:r>
              <w:rPr>
                <w:rFonts w:ascii="Calibri Light" w:hAnsi="Calibri Light" w:cs="Calibri Light"/>
                <w:bCs/>
                <w:color w:val="000000"/>
              </w:rPr>
              <w:t>Goals Section</w:t>
            </w:r>
          </w:p>
          <w:p w:rsidRPr="00D14360" w:rsidR="001E1A3D" w:rsidP="003A3D50" w:rsidRDefault="001E1A3D" w14:paraId="5A029024"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Health Concerns Section (V2) </w:t>
            </w:r>
          </w:p>
        </w:tc>
      </w:tr>
      <w:tr w:rsidRPr="00C64922" w:rsidR="008E236E" w:rsidTr="004E29C8" w14:paraId="071A5CF0" w14:textId="77777777">
        <w:trPr>
          <w:cantSplit/>
          <w:trHeight w:val="451"/>
        </w:trPr>
        <w:tc>
          <w:tcPr>
            <w:tcW w:w="1818" w:type="dxa"/>
            <w:tcBorders>
              <w:right w:val="nil"/>
            </w:tcBorders>
            <w:shd w:val="clear" w:color="auto" w:fill="FFFFFF"/>
          </w:tcPr>
          <w:p w:rsidRPr="00D14360" w:rsidR="00510672" w:rsidP="00D14360" w:rsidRDefault="00510672" w14:paraId="26911C75" w14:textId="77777777">
            <w:pPr>
              <w:autoSpaceDE w:val="0"/>
              <w:autoSpaceDN w:val="0"/>
              <w:adjustRightInd w:val="0"/>
              <w:spacing w:after="120"/>
              <w:rPr>
                <w:rFonts w:cs="Calibri"/>
                <w:b/>
                <w:bCs/>
                <w:color w:val="000000"/>
              </w:rPr>
            </w:pPr>
            <w:r w:rsidRPr="00D14360">
              <w:rPr>
                <w:rFonts w:cs="Calibri"/>
                <w:b/>
                <w:bCs/>
                <w:color w:val="000000"/>
              </w:rPr>
              <w:t>Example</w:t>
            </w:r>
          </w:p>
        </w:tc>
        <w:tc>
          <w:tcPr>
            <w:tcW w:w="3596" w:type="dxa"/>
            <w:shd w:val="clear" w:color="auto" w:fill="auto"/>
          </w:tcPr>
          <w:p w:rsidRPr="00D14360" w:rsidR="00510672" w:rsidP="00D14360" w:rsidRDefault="0051413C" w14:paraId="27FD8833" w14:textId="77777777">
            <w:pPr>
              <w:autoSpaceDE w:val="0"/>
              <w:autoSpaceDN w:val="0"/>
              <w:adjustRightInd w:val="0"/>
              <w:rPr>
                <w:rFonts w:ascii="Calibri Light" w:hAnsi="Calibri Light" w:cs="Calibri Light"/>
                <w:bCs/>
                <w:color w:val="000000"/>
              </w:rPr>
            </w:pPr>
            <w:r w:rsidRPr="00D14360">
              <w:rPr>
                <w:rFonts w:ascii="Calibri Light" w:hAnsi="Calibri Light" w:cs="Calibri Light"/>
                <w:color w:val="000000"/>
              </w:rPr>
              <w:t>CCD-Sample.xml Sample</w:t>
            </w:r>
          </w:p>
        </w:tc>
        <w:tc>
          <w:tcPr>
            <w:tcW w:w="4078" w:type="dxa"/>
            <w:shd w:val="clear" w:color="auto" w:fill="auto"/>
          </w:tcPr>
          <w:p w:rsidRPr="00D14360" w:rsidR="00510672" w:rsidP="00D14360" w:rsidRDefault="00510672" w14:paraId="445EE23F"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Included with this Companion Guide</w:t>
            </w:r>
          </w:p>
        </w:tc>
      </w:tr>
    </w:tbl>
    <w:p w:rsidRPr="00C64922" w:rsidR="00CF2A15" w:rsidP="00A67903" w:rsidRDefault="00C65E25" w14:paraId="196C12B2" w14:textId="3A70529B">
      <w:pPr>
        <w:pStyle w:val="Caption"/>
      </w:pPr>
      <w:r>
        <w:t xml:space="preserve"> </w:t>
      </w:r>
      <w:bookmarkStart w:name="_Toc118898805" w:id="668"/>
      <w:bookmarkStart w:name="_Toc119940008" w:id="669"/>
      <w:bookmarkStart w:name="_Toc135313039" w:id="670"/>
      <w:r w:rsidRPr="00C64922" w:rsidR="00CF2A15">
        <w:t xml:space="preserve">Table </w:t>
      </w:r>
      <w:r>
        <w:fldChar w:fldCharType="begin"/>
      </w:r>
      <w:r>
        <w:instrText>SEQ Table \* ARABIC</w:instrText>
      </w:r>
      <w:r>
        <w:fldChar w:fldCharType="separate"/>
      </w:r>
      <w:r w:rsidR="00DC1072">
        <w:rPr>
          <w:noProof/>
        </w:rPr>
        <w:t>18</w:t>
      </w:r>
      <w:r>
        <w:fldChar w:fldCharType="end"/>
      </w:r>
      <w:r w:rsidRPr="00C64922" w:rsidR="00CF2A15">
        <w:t>: Continuity of Care Document: Document Template</w:t>
      </w:r>
      <w:r w:rsidR="00A67903">
        <w:t xml:space="preserve">. </w:t>
      </w:r>
      <w:r w:rsidR="00A67903">
        <w:rPr>
          <w:rFonts w:cs="Calibri"/>
        </w:rPr>
        <w:t>﻿</w:t>
      </w:r>
      <w:bookmarkEnd w:id="668"/>
      <w:bookmarkEnd w:id="669"/>
      <w:bookmarkEnd w:id="670"/>
    </w:p>
    <w:p w:rsidRPr="00C64922" w:rsidR="00A10C4D" w:rsidP="00FD31AC" w:rsidRDefault="00A10C4D" w14:paraId="6215F048" w14:textId="77777777">
      <w:pPr>
        <w:pStyle w:val="Heading3"/>
      </w:pPr>
      <w:bookmarkStart w:name="_Toc11391252" w:id="671"/>
      <w:bookmarkStart w:name="_Toc119939814" w:id="672"/>
      <w:bookmarkStart w:name="_Toc135312845" w:id="673"/>
      <w:r w:rsidRPr="00C64922">
        <w:t xml:space="preserve">Diagnostic Imaging Report: </w:t>
      </w:r>
      <w:r w:rsidRPr="00C64922" w:rsidR="005D764C">
        <w:t>Document Template</w:t>
      </w:r>
      <w:bookmarkEnd w:id="671"/>
      <w:bookmarkEnd w:id="672"/>
      <w:bookmarkEnd w:id="673"/>
      <w:r w:rsidRPr="00C64922">
        <w:t xml:space="preserve"> </w:t>
      </w:r>
      <w:bookmarkEnd w:id="665"/>
      <w:bookmarkEnd w:id="666"/>
      <w:bookmarkEnd w:id="667"/>
    </w:p>
    <w:p w:rsidRPr="00D14360" w:rsidR="004E5DF7" w:rsidP="004E5DF7" w:rsidRDefault="004E5DF7" w14:paraId="7EAFEE24" w14:textId="77777777">
      <w:pPr>
        <w:rPr>
          <w:rFonts w:cs="Calibri"/>
        </w:rPr>
      </w:pPr>
      <w:r w:rsidRPr="00D14360">
        <w:rPr>
          <w:rFonts w:cs="Calibri"/>
        </w:rPr>
        <w:t>A Diagnostic Imaging Report (DIR) is a document that contains a consulting specialist’s interpretation of image data. It conveys the interpretation to the referring (ordering) physician and becomes part of the patient’s medical record. It is for use in Radiology, Endoscopy, Cardiology, and other imaging specialties.</w:t>
      </w:r>
    </w:p>
    <w:p w:rsidRPr="00C64922" w:rsidR="00C117D5" w:rsidP="004C76D9" w:rsidRDefault="00C117D5" w14:paraId="3E4FE22D" w14:textId="77777777">
      <w:pPr>
        <w:pStyle w:val="Heading4"/>
      </w:pPr>
      <w:r w:rsidRPr="00C64922">
        <w:t>Structured Sections</w:t>
      </w:r>
    </w:p>
    <w:p w:rsidRPr="00D14360" w:rsidR="00CF2A15" w:rsidP="00CF2A15" w:rsidRDefault="00424FFA" w14:paraId="19A49F02" w14:textId="77777777">
      <w:pPr>
        <w:rPr>
          <w:rFonts w:cs="Calibri"/>
        </w:rPr>
      </w:pPr>
      <w:r w:rsidRPr="00D14360">
        <w:rPr>
          <w:rFonts w:cs="Calibri"/>
        </w:rPr>
        <w:t xml:space="preserve">The table </w:t>
      </w:r>
      <w:r w:rsidRPr="00D14360" w:rsidR="00CF2A15">
        <w:rPr>
          <w:rFonts w:cs="Calibri"/>
        </w:rPr>
        <w:t>below describes the required and optional sections in a Diagnostic Imaging Report document template</w:t>
      </w:r>
      <w:r w:rsidR="00ED7EA1">
        <w:rPr>
          <w:rFonts w:cs="Calibri"/>
        </w:rPr>
        <w:t xml:space="preserve">: </w:t>
      </w:r>
      <w:r w:rsidRPr="003A3D50" w:rsidR="00ED7EA1">
        <w:rPr>
          <w:rFonts w:cs="Calibri"/>
        </w:rPr>
        <w:t>Diagnostic Imaging Report (V3)[ClinicalDocument: identifier urn:hl7ii:2.16.840.1.113883.10.20.22.1.5:2015-08-01 (open)]</w:t>
      </w:r>
    </w:p>
    <w:p w:rsidRPr="00C64922" w:rsidR="00C117D5" w:rsidP="00C117D5" w:rsidRDefault="00C117D5" w14:paraId="5B74CE37" w14:textId="77777777"/>
    <w:tbl>
      <w:tblPr>
        <w:tblW w:w="9360"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718"/>
        <w:gridCol w:w="2160"/>
        <w:gridCol w:w="4482"/>
      </w:tblGrid>
      <w:tr w:rsidRPr="00C64922" w:rsidR="00254B4A" w:rsidTr="003A3D50" w14:paraId="740D4364" w14:textId="77777777">
        <w:trPr>
          <w:trHeight w:val="175"/>
          <w:tblHeader/>
        </w:trPr>
        <w:tc>
          <w:tcPr>
            <w:tcW w:w="2718" w:type="dxa"/>
            <w:tcBorders>
              <w:bottom w:val="nil"/>
              <w:right w:val="nil"/>
            </w:tcBorders>
            <w:shd w:val="clear" w:color="auto" w:fill="4F81BD"/>
          </w:tcPr>
          <w:p w:rsidRPr="00D14360" w:rsidR="00510672" w:rsidP="00D14360" w:rsidRDefault="00510672" w14:paraId="2B18008E" w14:textId="77777777">
            <w:pPr>
              <w:autoSpaceDE w:val="0"/>
              <w:autoSpaceDN w:val="0"/>
              <w:adjustRightInd w:val="0"/>
              <w:spacing w:after="120"/>
              <w:rPr>
                <w:rFonts w:cs="Calibri"/>
                <w:b/>
                <w:bCs/>
                <w:color w:val="FFFFFF"/>
              </w:rPr>
            </w:pPr>
            <w:bookmarkStart w:name="_Toc10690849" w:id="674"/>
            <w:bookmarkStart w:name="_Toc11043592" w:id="675"/>
            <w:bookmarkStart w:name="_Toc11045583" w:id="676"/>
            <w:r w:rsidRPr="00D14360">
              <w:rPr>
                <w:rFonts w:cs="Calibri"/>
                <w:b/>
                <w:bCs/>
                <w:color w:val="FFFFFF"/>
              </w:rPr>
              <w:t xml:space="preserve">Document Type </w:t>
            </w:r>
          </w:p>
        </w:tc>
        <w:tc>
          <w:tcPr>
            <w:tcW w:w="2160" w:type="dxa"/>
            <w:shd w:val="clear" w:color="auto" w:fill="4F81BD"/>
          </w:tcPr>
          <w:p w:rsidRPr="00D14360" w:rsidR="00510672" w:rsidP="00D14360" w:rsidRDefault="00510672" w14:paraId="52DA02A1" w14:textId="77777777">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482" w:type="dxa"/>
            <w:shd w:val="clear" w:color="auto" w:fill="4F81BD"/>
          </w:tcPr>
          <w:p w:rsidRPr="00D14360" w:rsidR="00510672" w:rsidP="00D14360" w:rsidRDefault="00510672" w14:paraId="10A3B96D" w14:textId="77777777">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Pr="00C64922" w:rsidR="00B256ED" w:rsidTr="004E29C8" w14:paraId="0BDFC64D" w14:textId="77777777">
        <w:trPr>
          <w:trHeight w:val="451"/>
        </w:trPr>
        <w:tc>
          <w:tcPr>
            <w:tcW w:w="2718" w:type="dxa"/>
            <w:tcBorders>
              <w:top w:val="single" w:color="4F81BD" w:sz="4" w:space="0"/>
              <w:bottom w:val="single" w:color="4F81BD" w:sz="4" w:space="0"/>
              <w:right w:val="nil"/>
            </w:tcBorders>
            <w:shd w:val="clear" w:color="auto" w:fill="FFFFFF"/>
          </w:tcPr>
          <w:p w:rsidRPr="00D14360" w:rsidR="00510672" w:rsidP="00D14360" w:rsidRDefault="00510672" w14:paraId="3BDF4765" w14:textId="77777777">
            <w:pPr>
              <w:autoSpaceDE w:val="0"/>
              <w:autoSpaceDN w:val="0"/>
              <w:adjustRightInd w:val="0"/>
              <w:spacing w:after="120"/>
              <w:rPr>
                <w:rFonts w:cs="Calibri"/>
                <w:b/>
                <w:bCs/>
                <w:color w:val="000000"/>
              </w:rPr>
            </w:pPr>
            <w:r w:rsidRPr="00D14360">
              <w:rPr>
                <w:rFonts w:cs="Calibri"/>
                <w:b/>
                <w:bCs/>
                <w:sz w:val="21"/>
              </w:rPr>
              <w:t>Diagnostic Imaging Report</w:t>
            </w:r>
          </w:p>
        </w:tc>
        <w:tc>
          <w:tcPr>
            <w:tcW w:w="2160" w:type="dxa"/>
            <w:tcBorders>
              <w:top w:val="single" w:color="4F81BD" w:sz="4" w:space="0"/>
              <w:bottom w:val="single" w:color="4F81BD" w:sz="4" w:space="0"/>
            </w:tcBorders>
            <w:shd w:val="clear" w:color="auto" w:fill="auto"/>
          </w:tcPr>
          <w:p w:rsidRPr="00D14360" w:rsidR="00AE4339" w:rsidP="003A3D50" w:rsidRDefault="00510672" w14:paraId="7FC2AF1A" w14:textId="77777777">
            <w:pPr>
              <w:autoSpaceDE w:val="0"/>
              <w:autoSpaceDN w:val="0"/>
              <w:adjustRightInd w:val="0"/>
              <w:rPr>
                <w:rFonts w:ascii="Calibri Light" w:hAnsi="Calibri Light" w:cs="Calibri Light"/>
                <w:szCs w:val="18"/>
              </w:rPr>
            </w:pPr>
            <w:r w:rsidRPr="00D14360">
              <w:rPr>
                <w:rFonts w:ascii="Calibri Light" w:hAnsi="Calibri Light" w:cs="Calibri Light"/>
                <w:szCs w:val="18"/>
              </w:rPr>
              <w:t>Finding Sections (DIR)</w:t>
            </w:r>
          </w:p>
        </w:tc>
        <w:tc>
          <w:tcPr>
            <w:tcW w:w="4482" w:type="dxa"/>
            <w:tcBorders>
              <w:top w:val="single" w:color="4F81BD" w:sz="4" w:space="0"/>
              <w:bottom w:val="single" w:color="4F81BD" w:sz="4" w:space="0"/>
            </w:tcBorders>
            <w:shd w:val="clear" w:color="auto" w:fill="auto"/>
          </w:tcPr>
          <w:p w:rsidRPr="00D14360" w:rsidR="00510672" w:rsidP="003A3D50" w:rsidRDefault="00510672" w14:paraId="6AC4683C" w14:textId="77777777">
            <w:pPr>
              <w:autoSpaceDE w:val="0"/>
              <w:autoSpaceDN w:val="0"/>
              <w:adjustRightInd w:val="0"/>
              <w:spacing w:after="120"/>
              <w:rPr>
                <w:rFonts w:ascii="Calibri Light" w:hAnsi="Calibri Light" w:cs="Calibri Light"/>
                <w:szCs w:val="18"/>
              </w:rPr>
            </w:pPr>
            <w:r w:rsidRPr="00D14360">
              <w:rPr>
                <w:rFonts w:ascii="Calibri Light" w:hAnsi="Calibri Light" w:cs="Calibri Light"/>
                <w:szCs w:val="18"/>
              </w:rPr>
              <w:t>DICOM Object Catalog Section – DCM 121181</w:t>
            </w:r>
          </w:p>
        </w:tc>
      </w:tr>
    </w:tbl>
    <w:p w:rsidRPr="00C64922" w:rsidR="00CF2A15" w:rsidP="00A67903" w:rsidRDefault="00C65E25" w14:paraId="22C73F3B" w14:textId="233E64C1">
      <w:pPr>
        <w:pStyle w:val="Caption"/>
      </w:pPr>
      <w:r>
        <w:t xml:space="preserve"> </w:t>
      </w:r>
      <w:bookmarkStart w:name="_Toc118898806" w:id="677"/>
      <w:bookmarkStart w:name="_Toc119940009" w:id="678"/>
      <w:bookmarkStart w:name="_Toc135313040" w:id="679"/>
      <w:r w:rsidRPr="00C64922" w:rsidR="00CF2A15">
        <w:t xml:space="preserve">Table </w:t>
      </w:r>
      <w:r>
        <w:fldChar w:fldCharType="begin"/>
      </w:r>
      <w:r>
        <w:instrText>SEQ Table \* ARABIC</w:instrText>
      </w:r>
      <w:r>
        <w:fldChar w:fldCharType="separate"/>
      </w:r>
      <w:r w:rsidR="00DC1072">
        <w:rPr>
          <w:noProof/>
        </w:rPr>
        <w:t>19</w:t>
      </w:r>
      <w:r>
        <w:fldChar w:fldCharType="end"/>
      </w:r>
      <w:r w:rsidRPr="00C64922" w:rsidR="00CF2A15">
        <w:t>: Diagnostic Imaging Report: Document Templa</w:t>
      </w:r>
      <w:r w:rsidR="00A67903">
        <w:t xml:space="preserve">te. </w:t>
      </w:r>
      <w:r w:rsidR="00A67903">
        <w:rPr>
          <w:rFonts w:cs="Calibri"/>
        </w:rPr>
        <w:t>﻿</w:t>
      </w:r>
      <w:bookmarkEnd w:id="677"/>
      <w:bookmarkEnd w:id="678"/>
      <w:bookmarkEnd w:id="679"/>
      <w:r w:rsidRPr="00C64922" w:rsidR="00A67903">
        <w:t xml:space="preserve"> </w:t>
      </w:r>
    </w:p>
    <w:p w:rsidRPr="00C64922" w:rsidR="00A10C4D" w:rsidP="00FD31AC" w:rsidRDefault="00A10C4D" w14:paraId="50D18A4E" w14:textId="77777777">
      <w:pPr>
        <w:pStyle w:val="Heading3"/>
      </w:pPr>
      <w:bookmarkStart w:name="_Toc11391253" w:id="680"/>
      <w:bookmarkStart w:name="_Toc119939815" w:id="681"/>
      <w:bookmarkStart w:name="_Toc135312846" w:id="682"/>
      <w:r w:rsidRPr="00C64922">
        <w:t xml:space="preserve">Discharge Summary: </w:t>
      </w:r>
      <w:bookmarkEnd w:id="674"/>
      <w:bookmarkEnd w:id="675"/>
      <w:bookmarkEnd w:id="676"/>
      <w:r w:rsidRPr="00C64922" w:rsidR="005D764C">
        <w:t>Document Template</w:t>
      </w:r>
      <w:bookmarkEnd w:id="680"/>
      <w:bookmarkEnd w:id="681"/>
      <w:bookmarkEnd w:id="682"/>
    </w:p>
    <w:p w:rsidRPr="00D14360" w:rsidR="00196B23" w:rsidP="00BA06B2" w:rsidRDefault="00BA06B2" w14:paraId="11B3C44E" w14:textId="77777777">
      <w:pPr>
        <w:rPr>
          <w:rFonts w:cs="Calibri"/>
        </w:rPr>
      </w:pPr>
      <w:r w:rsidRPr="00D14360">
        <w:rPr>
          <w:rFonts w:cs="Calibri"/>
        </w:rPr>
        <w:t>The Discharge Summary is a document which</w:t>
      </w:r>
      <w:r w:rsidRPr="00D14360" w:rsidR="00DB6633">
        <w:rPr>
          <w:rFonts w:cs="Calibri"/>
        </w:rPr>
        <w:t xml:space="preserve"> </w:t>
      </w:r>
      <w:r w:rsidRPr="00D14360">
        <w:rPr>
          <w:rFonts w:cs="Calibri"/>
        </w:rPr>
        <w:t>synopsizes a patient's admission to a hospital, LTPAC provider, or other setting. It provides information for the continuation of care following discharge. The Joint Commission</w:t>
      </w:r>
      <w:r w:rsidRPr="00D14360" w:rsidR="00196B23">
        <w:rPr>
          <w:rStyle w:val="FootnoteReference"/>
          <w:rFonts w:cs="Calibri"/>
        </w:rPr>
        <w:footnoteReference w:id="77"/>
      </w:r>
      <w:r w:rsidRPr="00D14360">
        <w:rPr>
          <w:rFonts w:cs="Calibri"/>
        </w:rPr>
        <w:t xml:space="preserve"> requires the following information to be included in the Discharge Summary</w:t>
      </w:r>
      <w:r w:rsidRPr="00D14360" w:rsidR="00196B23">
        <w:rPr>
          <w:rFonts w:cs="Calibri"/>
        </w:rPr>
        <w:t>:</w:t>
      </w:r>
      <w:r w:rsidRPr="00D14360">
        <w:rPr>
          <w:rFonts w:cs="Calibri"/>
        </w:rPr>
        <w:t xml:space="preserve"> </w:t>
      </w:r>
    </w:p>
    <w:p w:rsidRPr="00D14360" w:rsidR="00196B23" w:rsidP="0054522C" w:rsidRDefault="00085038" w14:paraId="387EA261" w14:textId="77777777">
      <w:pPr>
        <w:pStyle w:val="ListParagraph"/>
        <w:numPr>
          <w:ilvl w:val="0"/>
          <w:numId w:val="26"/>
        </w:numPr>
        <w:rPr>
          <w:rFonts w:cs="Calibri"/>
        </w:rPr>
      </w:pPr>
      <w:r w:rsidRPr="00D14360">
        <w:rPr>
          <w:rFonts w:cs="Calibri"/>
        </w:rPr>
        <w:t>R</w:t>
      </w:r>
      <w:r w:rsidRPr="00D14360" w:rsidR="00BA06B2">
        <w:rPr>
          <w:rFonts w:cs="Calibri"/>
        </w:rPr>
        <w:t>eason for hospitalization (the admission)</w:t>
      </w:r>
    </w:p>
    <w:p w:rsidRPr="00D14360" w:rsidR="00196B23" w:rsidP="0054522C" w:rsidRDefault="00085038" w14:paraId="6D2825FF" w14:textId="77777777">
      <w:pPr>
        <w:pStyle w:val="ListParagraph"/>
        <w:numPr>
          <w:ilvl w:val="0"/>
          <w:numId w:val="26"/>
        </w:numPr>
        <w:rPr>
          <w:rFonts w:cs="Calibri"/>
        </w:rPr>
      </w:pPr>
      <w:r w:rsidRPr="00D14360">
        <w:rPr>
          <w:rFonts w:cs="Calibri"/>
        </w:rPr>
        <w:t>P</w:t>
      </w:r>
      <w:r w:rsidRPr="00D14360" w:rsidR="00BA06B2">
        <w:rPr>
          <w:rFonts w:cs="Calibri"/>
        </w:rPr>
        <w:t>rocedures performed, as applicable</w:t>
      </w:r>
    </w:p>
    <w:p w:rsidRPr="00D14360" w:rsidR="00196B23" w:rsidP="0054522C" w:rsidRDefault="00085038" w14:paraId="3846A1C5" w14:textId="77777777">
      <w:pPr>
        <w:pStyle w:val="ListParagraph"/>
        <w:numPr>
          <w:ilvl w:val="0"/>
          <w:numId w:val="26"/>
        </w:numPr>
        <w:rPr>
          <w:rFonts w:cs="Calibri"/>
        </w:rPr>
      </w:pPr>
      <w:r w:rsidRPr="00D14360">
        <w:rPr>
          <w:rFonts w:cs="Calibri"/>
        </w:rPr>
        <w:t>C</w:t>
      </w:r>
      <w:r w:rsidRPr="00D14360" w:rsidR="00BA06B2">
        <w:rPr>
          <w:rFonts w:cs="Calibri"/>
        </w:rPr>
        <w:t xml:space="preserve">are, treatment, and services provided </w:t>
      </w:r>
    </w:p>
    <w:p w:rsidRPr="00D14360" w:rsidR="00196B23" w:rsidP="0054522C" w:rsidRDefault="00085038" w14:paraId="08B8DF68" w14:textId="77777777">
      <w:pPr>
        <w:pStyle w:val="ListParagraph"/>
        <w:numPr>
          <w:ilvl w:val="0"/>
          <w:numId w:val="26"/>
        </w:numPr>
        <w:rPr>
          <w:rFonts w:cs="Calibri"/>
        </w:rPr>
      </w:pPr>
      <w:r w:rsidRPr="00D14360">
        <w:rPr>
          <w:rFonts w:cs="Calibri"/>
        </w:rPr>
        <w:t>P</w:t>
      </w:r>
      <w:r w:rsidRPr="00D14360" w:rsidR="00BA06B2">
        <w:rPr>
          <w:rFonts w:cs="Calibri"/>
        </w:rPr>
        <w:t xml:space="preserve">atient’s condition and disposition at discharge </w:t>
      </w:r>
    </w:p>
    <w:p w:rsidRPr="00D14360" w:rsidR="00196B23" w:rsidP="0054522C" w:rsidRDefault="00BA06B2" w14:paraId="375F4E48" w14:textId="77777777">
      <w:pPr>
        <w:pStyle w:val="ListParagraph"/>
        <w:numPr>
          <w:ilvl w:val="0"/>
          <w:numId w:val="26"/>
        </w:numPr>
        <w:rPr>
          <w:rFonts w:cs="Calibri"/>
        </w:rPr>
      </w:pPr>
      <w:r w:rsidRPr="00D14360">
        <w:rPr>
          <w:rFonts w:cs="Calibri"/>
        </w:rPr>
        <w:t xml:space="preserve">Information provided to the patient and family </w:t>
      </w:r>
    </w:p>
    <w:p w:rsidRPr="00D14360" w:rsidR="00196B23" w:rsidP="0054522C" w:rsidRDefault="00BA06B2" w14:paraId="5E4AEE28" w14:textId="77777777">
      <w:pPr>
        <w:pStyle w:val="ListParagraph"/>
        <w:numPr>
          <w:ilvl w:val="0"/>
          <w:numId w:val="26"/>
        </w:numPr>
        <w:rPr>
          <w:rFonts w:cs="Calibri"/>
        </w:rPr>
      </w:pPr>
      <w:r w:rsidRPr="00D14360">
        <w:rPr>
          <w:rFonts w:cs="Calibri"/>
        </w:rPr>
        <w:t xml:space="preserve">Provisions for follow-up care </w:t>
      </w:r>
    </w:p>
    <w:p w:rsidRPr="00D14360" w:rsidR="00196B23" w:rsidP="00BA06B2" w:rsidRDefault="00196B23" w14:paraId="7B9F51BD" w14:textId="77777777">
      <w:pPr>
        <w:rPr>
          <w:rFonts w:cs="Calibri"/>
        </w:rPr>
      </w:pPr>
    </w:p>
    <w:p w:rsidRPr="00D14360" w:rsidR="00BA06B2" w:rsidP="00BA06B2" w:rsidRDefault="00BA06B2" w14:paraId="2A0FBE5E" w14:textId="77777777">
      <w:pPr>
        <w:rPr>
          <w:rFonts w:cs="Calibri"/>
        </w:rPr>
      </w:pPr>
      <w:r w:rsidRPr="00D14360">
        <w:rPr>
          <w:rFonts w:cs="Calibri"/>
        </w:rPr>
        <w:t>The best practice for a Discharge Summary is to include the discharge disposition in the display of the header.</w:t>
      </w:r>
    </w:p>
    <w:p w:rsidRPr="00C64922" w:rsidR="00C117D5" w:rsidP="004C76D9" w:rsidRDefault="00C117D5" w14:paraId="3906D59F" w14:textId="77777777">
      <w:pPr>
        <w:pStyle w:val="Heading4"/>
      </w:pPr>
      <w:r w:rsidRPr="00C64922">
        <w:t>Structured Sections</w:t>
      </w:r>
    </w:p>
    <w:p w:rsidRPr="00D14360" w:rsidR="00C117D5" w:rsidP="00C117D5" w:rsidRDefault="00424FFA" w14:paraId="563DF473" w14:textId="77777777">
      <w:pPr>
        <w:rPr>
          <w:rFonts w:cs="Calibri"/>
        </w:rPr>
      </w:pPr>
      <w:r w:rsidRPr="00D14360">
        <w:rPr>
          <w:rFonts w:cs="Calibri"/>
        </w:rPr>
        <w:t xml:space="preserve">The table </w:t>
      </w:r>
      <w:r w:rsidRPr="00D14360" w:rsidR="00BA6903">
        <w:rPr>
          <w:rFonts w:cs="Calibri"/>
        </w:rPr>
        <w:t>below describes the required and optional sections in a Discharge Summary document template</w:t>
      </w:r>
      <w:r w:rsidR="00ED7EA1">
        <w:rPr>
          <w:rFonts w:cs="Calibri"/>
        </w:rPr>
        <w:t xml:space="preserve">: </w:t>
      </w:r>
      <w:r w:rsidRPr="003A3D50" w:rsidR="00ED7EA1">
        <w:rPr>
          <w:rFonts w:cs="Calibri"/>
        </w:rPr>
        <w:t>Discharge Summary (V3)[ClinicalDocument: identifier urn:hl7ii:2.16.840.1.113883.10.20.22.1.8:2015-08-01 (open)]</w:t>
      </w:r>
    </w:p>
    <w:p w:rsidRPr="00C64922" w:rsidR="00FC6DD5" w:rsidP="00C117D5" w:rsidRDefault="00FC6DD5" w14:paraId="21D7C8C1" w14:textId="77777777"/>
    <w:tbl>
      <w:tblPr>
        <w:tblW w:w="9468"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724"/>
        <w:gridCol w:w="3062"/>
        <w:gridCol w:w="4682"/>
      </w:tblGrid>
      <w:tr w:rsidRPr="00C64922" w:rsidR="00254B4A" w:rsidTr="003A3D50" w14:paraId="1ACE3B1A" w14:textId="77777777">
        <w:trPr>
          <w:cantSplit/>
          <w:trHeight w:val="175"/>
          <w:tblHeader/>
        </w:trPr>
        <w:tc>
          <w:tcPr>
            <w:tcW w:w="1724" w:type="dxa"/>
            <w:tcBorders>
              <w:bottom w:val="nil"/>
              <w:right w:val="nil"/>
            </w:tcBorders>
            <w:shd w:val="clear" w:color="auto" w:fill="4F81BD"/>
          </w:tcPr>
          <w:p w:rsidRPr="00D14360" w:rsidR="00510672" w:rsidP="00D14360" w:rsidRDefault="00510672" w14:paraId="6E3D59F2" w14:textId="77777777">
            <w:pPr>
              <w:autoSpaceDE w:val="0"/>
              <w:autoSpaceDN w:val="0"/>
              <w:adjustRightInd w:val="0"/>
              <w:spacing w:after="120"/>
              <w:rPr>
                <w:rFonts w:cs="Calibri"/>
                <w:b/>
                <w:bCs/>
                <w:color w:val="FFFFFF"/>
              </w:rPr>
            </w:pPr>
            <w:bookmarkStart w:name="_Toc10690850" w:id="683"/>
            <w:bookmarkStart w:name="_Toc11043593" w:id="684"/>
            <w:bookmarkStart w:name="_Toc11045584" w:id="685"/>
            <w:r w:rsidRPr="00D14360">
              <w:rPr>
                <w:rFonts w:cs="Calibri"/>
                <w:b/>
                <w:bCs/>
                <w:color w:val="FFFFFF"/>
              </w:rPr>
              <w:t xml:space="preserve">Document Type </w:t>
            </w:r>
          </w:p>
        </w:tc>
        <w:tc>
          <w:tcPr>
            <w:tcW w:w="3062" w:type="dxa"/>
            <w:shd w:val="clear" w:color="auto" w:fill="4F81BD"/>
          </w:tcPr>
          <w:p w:rsidRPr="00D14360" w:rsidR="00510672" w:rsidP="00D14360" w:rsidRDefault="00510672" w14:paraId="42B07DD8" w14:textId="77777777">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682" w:type="dxa"/>
            <w:shd w:val="clear" w:color="auto" w:fill="4F81BD"/>
          </w:tcPr>
          <w:p w:rsidRPr="00D14360" w:rsidR="00510672" w:rsidP="00D14360" w:rsidRDefault="00510672" w14:paraId="07D894B9" w14:textId="77777777">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Pr="00C64922" w:rsidR="00270135" w:rsidTr="004E29C8" w14:paraId="05162C4C" w14:textId="77777777">
        <w:trPr>
          <w:trHeight w:val="755"/>
        </w:trPr>
        <w:tc>
          <w:tcPr>
            <w:tcW w:w="1724" w:type="dxa"/>
            <w:tcBorders>
              <w:top w:val="single" w:color="4F81BD" w:sz="4" w:space="0"/>
              <w:bottom w:val="single" w:color="4F81BD" w:sz="4" w:space="0"/>
              <w:right w:val="nil"/>
            </w:tcBorders>
            <w:shd w:val="clear" w:color="auto" w:fill="FFFFFF"/>
          </w:tcPr>
          <w:p w:rsidRPr="00D14360" w:rsidR="00510672" w:rsidP="00D14360" w:rsidRDefault="00510672" w14:paraId="74BE0944" w14:textId="77777777">
            <w:pPr>
              <w:autoSpaceDE w:val="0"/>
              <w:autoSpaceDN w:val="0"/>
              <w:adjustRightInd w:val="0"/>
              <w:spacing w:after="120"/>
              <w:rPr>
                <w:rFonts w:cs="Calibri"/>
                <w:b/>
                <w:bCs/>
                <w:color w:val="000000"/>
              </w:rPr>
            </w:pPr>
            <w:r w:rsidRPr="00D14360">
              <w:rPr>
                <w:rFonts w:cs="Calibri"/>
                <w:b/>
                <w:bCs/>
              </w:rPr>
              <w:t>Discharge Summary</w:t>
            </w:r>
          </w:p>
        </w:tc>
        <w:tc>
          <w:tcPr>
            <w:tcW w:w="3062" w:type="dxa"/>
            <w:tcBorders>
              <w:top w:val="single" w:color="4F81BD" w:sz="4" w:space="0"/>
              <w:bottom w:val="single" w:color="4F81BD" w:sz="4" w:space="0"/>
            </w:tcBorders>
            <w:shd w:val="clear" w:color="auto" w:fill="auto"/>
          </w:tcPr>
          <w:p w:rsidRPr="00AE350D" w:rsidR="00510672" w:rsidP="003A3D50" w:rsidRDefault="00510672" w14:paraId="39767814" w14:textId="77777777">
            <w:pPr>
              <w:autoSpaceDE w:val="0"/>
              <w:autoSpaceDN w:val="0"/>
              <w:adjustRightInd w:val="0"/>
              <w:ind w:left="162" w:hanging="180"/>
              <w:rPr>
                <w:rFonts w:ascii="Calibri Light" w:hAnsi="Calibri Light" w:cs="Calibri Light"/>
                <w:iCs/>
              </w:rPr>
            </w:pPr>
            <w:r w:rsidRPr="00AE350D">
              <w:rPr>
                <w:rFonts w:ascii="Calibri Light" w:hAnsi="Calibri Light" w:cs="Calibri Light"/>
                <w:iCs/>
              </w:rPr>
              <w:t xml:space="preserve">Allergies and Intolerances Section (entries optional) (V3) </w:t>
            </w:r>
          </w:p>
          <w:p w:rsidRPr="00AE350D" w:rsidR="00510672" w:rsidP="003A3D50" w:rsidRDefault="00510672" w14:paraId="10E97335" w14:textId="77777777">
            <w:pPr>
              <w:autoSpaceDE w:val="0"/>
              <w:autoSpaceDN w:val="0"/>
              <w:adjustRightInd w:val="0"/>
              <w:ind w:left="162" w:hanging="180"/>
              <w:rPr>
                <w:rFonts w:ascii="Calibri Light" w:hAnsi="Calibri Light" w:cs="Calibri Light"/>
                <w:iCs/>
              </w:rPr>
            </w:pPr>
            <w:r w:rsidRPr="00AE350D">
              <w:rPr>
                <w:rFonts w:ascii="Calibri Light" w:hAnsi="Calibri Light" w:cs="Calibri Light"/>
                <w:iCs/>
              </w:rPr>
              <w:t>Hospital Course Section</w:t>
            </w:r>
          </w:p>
          <w:p w:rsidRPr="00AE350D" w:rsidR="00510672" w:rsidP="003A3D50" w:rsidRDefault="00510672" w14:paraId="66F566DB" w14:textId="77777777">
            <w:pPr>
              <w:autoSpaceDE w:val="0"/>
              <w:autoSpaceDN w:val="0"/>
              <w:adjustRightInd w:val="0"/>
              <w:ind w:left="162" w:right="-224" w:hanging="180"/>
              <w:rPr>
                <w:rFonts w:ascii="Calibri Light" w:hAnsi="Calibri Light" w:cs="Calibri Light"/>
                <w:iCs/>
              </w:rPr>
            </w:pPr>
            <w:r w:rsidRPr="00AE350D">
              <w:rPr>
                <w:rFonts w:ascii="Calibri Light" w:hAnsi="Calibri Light" w:cs="Calibri Light"/>
                <w:iCs/>
              </w:rPr>
              <w:t>Discharge Diagnosis Section (V3)</w:t>
            </w:r>
          </w:p>
          <w:p w:rsidR="00510672" w:rsidP="00270135" w:rsidRDefault="00510672" w14:paraId="6F77DF02" w14:textId="77777777">
            <w:pPr>
              <w:autoSpaceDE w:val="0"/>
              <w:autoSpaceDN w:val="0"/>
              <w:adjustRightInd w:val="0"/>
              <w:ind w:left="162" w:hanging="180"/>
              <w:rPr>
                <w:rFonts w:ascii="Calibri Light" w:hAnsi="Calibri Light" w:cs="Calibri Light"/>
                <w:iCs/>
              </w:rPr>
            </w:pPr>
            <w:r w:rsidRPr="00AE350D">
              <w:rPr>
                <w:rFonts w:ascii="Calibri Light" w:hAnsi="Calibri Light" w:cs="Calibri Light"/>
                <w:iCs/>
              </w:rPr>
              <w:t>Plan of Treatment Section (V2)</w:t>
            </w:r>
          </w:p>
          <w:p w:rsidRPr="00AE350D" w:rsidR="00AE4339" w:rsidP="003A3D50" w:rsidRDefault="00AE4339" w14:paraId="64B34ECE" w14:textId="77777777">
            <w:pPr>
              <w:autoSpaceDE w:val="0"/>
              <w:autoSpaceDN w:val="0"/>
              <w:adjustRightInd w:val="0"/>
              <w:ind w:left="162" w:hanging="180"/>
              <w:rPr>
                <w:rFonts w:ascii="Calibri Light" w:hAnsi="Calibri Light" w:cs="Calibri Light"/>
                <w:iCs/>
              </w:rPr>
            </w:pPr>
          </w:p>
        </w:tc>
        <w:tc>
          <w:tcPr>
            <w:tcW w:w="4682" w:type="dxa"/>
            <w:tcBorders>
              <w:top w:val="single" w:color="4F81BD" w:sz="4" w:space="0"/>
              <w:bottom w:val="single" w:color="4F81BD" w:sz="4" w:space="0"/>
            </w:tcBorders>
            <w:shd w:val="clear" w:color="auto" w:fill="auto"/>
          </w:tcPr>
          <w:p w:rsidRPr="00AE350D" w:rsidR="00510672" w:rsidP="003A3D50" w:rsidRDefault="00510672" w14:paraId="4DE31112"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Discharge Medications Section (entries optional) (V3)</w:t>
            </w:r>
          </w:p>
          <w:p w:rsidRPr="00AE350D" w:rsidR="00510672" w:rsidP="003A3D50" w:rsidRDefault="00510672" w14:paraId="1B12D062"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Chief Complaint Section</w:t>
            </w:r>
          </w:p>
          <w:p w:rsidRPr="00AE350D" w:rsidR="00510672" w:rsidP="003A3D50" w:rsidRDefault="00510672" w14:paraId="3BD10835"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Chief Complaint and Reason for Visit Section</w:t>
            </w:r>
          </w:p>
          <w:p w:rsidRPr="00AE350D" w:rsidR="00510672" w:rsidP="003A3D50" w:rsidRDefault="00510672" w14:paraId="5D34B377"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Nutrition Section</w:t>
            </w:r>
          </w:p>
          <w:p w:rsidRPr="00AE350D" w:rsidR="00510672" w:rsidP="003A3D50" w:rsidRDefault="00510672" w14:paraId="49D5D0BE"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Family History Section (V3)</w:t>
            </w:r>
          </w:p>
          <w:p w:rsidRPr="00AE350D" w:rsidR="00510672" w:rsidP="003A3D50" w:rsidRDefault="00510672" w14:paraId="2AB5F42C"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Functional Status Section (V2)</w:t>
            </w:r>
          </w:p>
          <w:p w:rsidRPr="00AE350D" w:rsidR="00510672" w:rsidP="003A3D50" w:rsidRDefault="00510672" w14:paraId="21650C16"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 xml:space="preserve">Past Medical History (V3) </w:t>
            </w:r>
          </w:p>
          <w:p w:rsidRPr="00AE350D" w:rsidR="00510672" w:rsidP="003A3D50" w:rsidRDefault="00510672" w14:paraId="3C8D6223"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History of Present Illness Section</w:t>
            </w:r>
          </w:p>
          <w:p w:rsidRPr="00AE350D" w:rsidR="00510672" w:rsidP="003A3D50" w:rsidRDefault="00510672" w14:paraId="16FAB0C2"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Admission Diagnosis Section (V3)</w:t>
            </w:r>
          </w:p>
          <w:p w:rsidRPr="00AE350D" w:rsidR="00510672" w:rsidP="003A3D50" w:rsidRDefault="00510672" w14:paraId="2A5BC65D"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Admission Medications Section (entries optional) (V3)</w:t>
            </w:r>
          </w:p>
          <w:p w:rsidRPr="00AE350D" w:rsidR="00510672" w:rsidP="003A3D50" w:rsidRDefault="00510672" w14:paraId="1DD5A6FE"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Hospital Consultations Section</w:t>
            </w:r>
          </w:p>
          <w:p w:rsidRPr="00AE350D" w:rsidR="00510672" w:rsidP="003A3D50" w:rsidRDefault="00510672" w14:paraId="28742382"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Hospital Discharge Instructions Section</w:t>
            </w:r>
          </w:p>
          <w:p w:rsidRPr="00AE350D" w:rsidR="00510672" w:rsidP="003A3D50" w:rsidRDefault="00510672" w14:paraId="0A8305C6"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Hospital Discharge Studies Summary Section</w:t>
            </w:r>
          </w:p>
          <w:p w:rsidRPr="00AE350D" w:rsidR="00510672" w:rsidP="003A3D50" w:rsidRDefault="00510672" w14:paraId="5F8144B6"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Immunizations Section (entries optional) (V3)</w:t>
            </w:r>
          </w:p>
          <w:p w:rsidRPr="00AE350D" w:rsidR="00510672" w:rsidP="003A3D50" w:rsidRDefault="00510672" w14:paraId="7D35D467"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Procedures Section (entries optional) (V2)</w:t>
            </w:r>
          </w:p>
          <w:p w:rsidRPr="00AE350D" w:rsidR="00510672" w:rsidP="003A3D50" w:rsidRDefault="00510672" w14:paraId="15226EE7"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Reason for Visit Section</w:t>
            </w:r>
          </w:p>
          <w:p w:rsidRPr="00AE350D" w:rsidR="00510672" w:rsidP="003A3D50" w:rsidRDefault="00510672" w14:paraId="65055494"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Review of Systems Section</w:t>
            </w:r>
          </w:p>
          <w:p w:rsidRPr="00AE350D" w:rsidR="00510672" w:rsidP="003A3D50" w:rsidRDefault="00510672" w14:paraId="188AA89B"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Social History Section (V3)</w:t>
            </w:r>
          </w:p>
          <w:p w:rsidRPr="00AE350D" w:rsidR="00510672" w:rsidP="003A3D50" w:rsidRDefault="00510672" w14:paraId="1A72F8EF"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Vital Signs Section (entries optional) (V3)</w:t>
            </w:r>
          </w:p>
          <w:p w:rsidR="00510672" w:rsidP="00270135" w:rsidRDefault="00510672" w14:paraId="47C4AC42"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Discharge Medications Section (entries required) (V3)</w:t>
            </w:r>
          </w:p>
          <w:p w:rsidR="001E1A3D" w:rsidP="00270135" w:rsidRDefault="001E1A3D" w14:paraId="5F114C19" w14:textId="77777777">
            <w:pPr>
              <w:autoSpaceDE w:val="0"/>
              <w:autoSpaceDN w:val="0"/>
              <w:adjustRightInd w:val="0"/>
              <w:ind w:left="887" w:hanging="810"/>
              <w:rPr>
                <w:rFonts w:ascii="Calibri Light" w:hAnsi="Calibri Light" w:cs="Calibri Light"/>
                <w:iCs/>
              </w:rPr>
            </w:pPr>
            <w:r>
              <w:rPr>
                <w:rFonts w:ascii="Calibri Light" w:hAnsi="Calibri Light" w:cs="Calibri Light"/>
                <w:iCs/>
              </w:rPr>
              <w:t>Goals Section</w:t>
            </w:r>
          </w:p>
          <w:p w:rsidRPr="00AE350D" w:rsidR="001E1A3D" w:rsidP="003A3D50" w:rsidRDefault="001E1A3D" w14:paraId="35A1390B" w14:textId="77777777">
            <w:pPr>
              <w:autoSpaceDE w:val="0"/>
              <w:autoSpaceDN w:val="0"/>
              <w:adjustRightInd w:val="0"/>
              <w:ind w:left="887" w:hanging="810"/>
              <w:rPr>
                <w:rFonts w:ascii="Calibri Light" w:hAnsi="Calibri Light" w:cs="Calibri Light"/>
                <w:iCs/>
              </w:rPr>
            </w:pPr>
            <w:r>
              <w:rPr>
                <w:rFonts w:ascii="Calibri Light" w:hAnsi="Calibri Light" w:cs="Calibri Light"/>
                <w:iCs/>
              </w:rPr>
              <w:t>Health Concerns Section (V2)</w:t>
            </w:r>
          </w:p>
        </w:tc>
      </w:tr>
      <w:tr w:rsidRPr="00C64922" w:rsidR="00270135" w:rsidTr="004E29C8" w14:paraId="58D7A358" w14:textId="77777777">
        <w:trPr>
          <w:trHeight w:val="451"/>
        </w:trPr>
        <w:tc>
          <w:tcPr>
            <w:tcW w:w="1724" w:type="dxa"/>
            <w:tcBorders>
              <w:right w:val="nil"/>
            </w:tcBorders>
            <w:shd w:val="clear" w:color="auto" w:fill="FFFFFF"/>
          </w:tcPr>
          <w:p w:rsidRPr="00D14360" w:rsidR="00510672" w:rsidP="00D14360" w:rsidRDefault="00510672" w14:paraId="3EAE1628" w14:textId="77777777">
            <w:pPr>
              <w:autoSpaceDE w:val="0"/>
              <w:autoSpaceDN w:val="0"/>
              <w:adjustRightInd w:val="0"/>
              <w:spacing w:after="120"/>
              <w:rPr>
                <w:rFonts w:cs="Calibri"/>
                <w:b/>
                <w:bCs/>
              </w:rPr>
            </w:pPr>
            <w:r w:rsidRPr="00D14360">
              <w:rPr>
                <w:rFonts w:cs="Calibri"/>
                <w:b/>
                <w:bCs/>
                <w:color w:val="000000"/>
              </w:rPr>
              <w:t xml:space="preserve">Example </w:t>
            </w:r>
          </w:p>
        </w:tc>
        <w:tc>
          <w:tcPr>
            <w:tcW w:w="3062" w:type="dxa"/>
            <w:shd w:val="clear" w:color="auto" w:fill="auto"/>
          </w:tcPr>
          <w:p w:rsidRPr="00D14360" w:rsidR="00510672" w:rsidP="00D14360" w:rsidRDefault="0051413C" w14:paraId="3794DF5D" w14:textId="77777777">
            <w:pPr>
              <w:autoSpaceDE w:val="0"/>
              <w:autoSpaceDN w:val="0"/>
              <w:adjustRightInd w:val="0"/>
              <w:rPr>
                <w:rFonts w:ascii="Calibri Light" w:hAnsi="Calibri Light" w:cs="Calibri Light"/>
                <w:i/>
              </w:rPr>
            </w:pPr>
            <w:r w:rsidRPr="00D14360">
              <w:rPr>
                <w:rFonts w:ascii="Calibri Light" w:hAnsi="Calibri Light" w:cs="Calibri Light"/>
                <w:color w:val="000000"/>
              </w:rPr>
              <w:t>DischargeSummary.xml Sample</w:t>
            </w:r>
          </w:p>
        </w:tc>
        <w:tc>
          <w:tcPr>
            <w:tcW w:w="4682" w:type="dxa"/>
            <w:shd w:val="clear" w:color="auto" w:fill="auto"/>
          </w:tcPr>
          <w:p w:rsidRPr="00D14360" w:rsidR="00510672" w:rsidP="00D14360" w:rsidRDefault="00510672" w14:paraId="6549BCAA" w14:textId="77777777">
            <w:pPr>
              <w:autoSpaceDE w:val="0"/>
              <w:autoSpaceDN w:val="0"/>
              <w:adjustRightInd w:val="0"/>
              <w:rPr>
                <w:rFonts w:ascii="Calibri Light" w:hAnsi="Calibri Light" w:cs="Calibri Light"/>
                <w:i/>
              </w:rPr>
            </w:pPr>
            <w:r w:rsidRPr="00D14360">
              <w:rPr>
                <w:rFonts w:ascii="Calibri Light" w:hAnsi="Calibri Light" w:cs="Calibri Light"/>
                <w:bCs/>
                <w:color w:val="000000"/>
              </w:rPr>
              <w:t>Included with this Companion Guide</w:t>
            </w:r>
          </w:p>
        </w:tc>
      </w:tr>
    </w:tbl>
    <w:p w:rsidRPr="00C64922" w:rsidR="00CF2A15" w:rsidP="00A67903" w:rsidRDefault="00C65E25" w14:paraId="63A23BC9" w14:textId="73EECA7F">
      <w:pPr>
        <w:pStyle w:val="Caption"/>
      </w:pPr>
      <w:r>
        <w:t xml:space="preserve"> </w:t>
      </w:r>
      <w:bookmarkStart w:name="_Toc118898807" w:id="686"/>
      <w:bookmarkStart w:name="_Toc119940010" w:id="687"/>
      <w:bookmarkStart w:name="_Toc135313041" w:id="688"/>
      <w:r w:rsidRPr="00C64922" w:rsidR="00CF2A15">
        <w:t xml:space="preserve">Table </w:t>
      </w:r>
      <w:r>
        <w:fldChar w:fldCharType="begin"/>
      </w:r>
      <w:r>
        <w:instrText>SEQ Table \* ARABIC</w:instrText>
      </w:r>
      <w:r>
        <w:fldChar w:fldCharType="separate"/>
      </w:r>
      <w:r w:rsidR="00DC1072">
        <w:rPr>
          <w:noProof/>
        </w:rPr>
        <w:t>20</w:t>
      </w:r>
      <w:r>
        <w:fldChar w:fldCharType="end"/>
      </w:r>
      <w:r w:rsidRPr="00C64922" w:rsidR="00CF2A15">
        <w:t>: Discharge Summary: Document Template</w:t>
      </w:r>
      <w:r w:rsidR="00A67903">
        <w:t xml:space="preserve">. </w:t>
      </w:r>
      <w:r w:rsidR="00A67903">
        <w:rPr>
          <w:rFonts w:cs="Calibri"/>
        </w:rPr>
        <w:t>﻿</w:t>
      </w:r>
      <w:bookmarkEnd w:id="686"/>
      <w:bookmarkEnd w:id="687"/>
      <w:bookmarkEnd w:id="688"/>
    </w:p>
    <w:p w:rsidRPr="00C64922" w:rsidR="00A10C4D" w:rsidP="00FD31AC" w:rsidRDefault="00A10C4D" w14:paraId="61DC7F89" w14:textId="77777777">
      <w:pPr>
        <w:pStyle w:val="Heading3"/>
      </w:pPr>
      <w:bookmarkStart w:name="_Toc11391254" w:id="689"/>
      <w:bookmarkStart w:name="_Toc119939816" w:id="690"/>
      <w:bookmarkStart w:name="_Toc135312847" w:id="691"/>
      <w:r w:rsidRPr="00C64922">
        <w:t xml:space="preserve">History and Physical: </w:t>
      </w:r>
      <w:bookmarkEnd w:id="683"/>
      <w:bookmarkEnd w:id="684"/>
      <w:bookmarkEnd w:id="685"/>
      <w:r w:rsidRPr="00C64922" w:rsidR="005D764C">
        <w:t>Document Template</w:t>
      </w:r>
      <w:bookmarkEnd w:id="689"/>
      <w:bookmarkEnd w:id="690"/>
      <w:bookmarkEnd w:id="691"/>
    </w:p>
    <w:p w:rsidRPr="00D14360" w:rsidR="00BA06B2" w:rsidP="00BA06B2" w:rsidRDefault="00BA06B2" w14:paraId="63158BBA" w14:textId="77777777">
      <w:pPr>
        <w:rPr>
          <w:rFonts w:cs="Calibri"/>
        </w:rPr>
      </w:pPr>
      <w:r w:rsidRPr="00D14360">
        <w:rPr>
          <w:rFonts w:cs="Calibri"/>
        </w:rPr>
        <w:t xml:space="preserve">A History and Physical (H&amp;P) </w:t>
      </w:r>
      <w:r w:rsidRPr="00D14360" w:rsidR="00CF2A15">
        <w:rPr>
          <w:rFonts w:cs="Calibri"/>
        </w:rPr>
        <w:t>N</w:t>
      </w:r>
      <w:r w:rsidRPr="00D14360">
        <w:rPr>
          <w:rFonts w:cs="Calibri"/>
        </w:rPr>
        <w:t xml:space="preserve">ote is a medical report that documents the current and past conditions of the patient. It contains essential information that helps </w:t>
      </w:r>
      <w:r w:rsidRPr="00D14360" w:rsidR="005F349C">
        <w:rPr>
          <w:rFonts w:cs="Calibri"/>
        </w:rPr>
        <w:t>determine</w:t>
      </w:r>
      <w:r w:rsidRPr="00D14360">
        <w:rPr>
          <w:rFonts w:cs="Calibri"/>
        </w:rPr>
        <w:t xml:space="preserve"> an individual's health status. The first portion of the report is a current collection of organized information unique to an individual. This is typically supplied by the patient or the caregiver, concerning the current medical problem or the reason for the patient encounter. This information is followed by a description of any past or ongoing medical issues, including current medications and allergies. Information is also </w:t>
      </w:r>
      <w:r w:rsidRPr="00D14360" w:rsidR="005F349C">
        <w:rPr>
          <w:rFonts w:cs="Calibri"/>
        </w:rPr>
        <w:t>obtained</w:t>
      </w:r>
      <w:r w:rsidRPr="00D14360">
        <w:rPr>
          <w:rFonts w:cs="Calibri"/>
        </w:rPr>
        <w:t xml:space="preserve"> about the patient's lifestyle, habits, and diseases among family members. The next portion of the report contains information obtained by physically examining the patient and gathering diagnostic information in the form of laboratory tests, imaging, or other diagnostic procedures. The report </w:t>
      </w:r>
      <w:r w:rsidRPr="00D14360" w:rsidR="001F7773">
        <w:rPr>
          <w:rFonts w:cs="Calibri"/>
        </w:rPr>
        <w:t>ends</w:t>
      </w:r>
      <w:r w:rsidRPr="00D14360">
        <w:rPr>
          <w:rFonts w:cs="Calibri"/>
        </w:rPr>
        <w:t xml:space="preserve"> with the clinician's </w:t>
      </w:r>
      <w:r w:rsidRPr="00D14360" w:rsidR="005F349C">
        <w:rPr>
          <w:rFonts w:cs="Calibri"/>
        </w:rPr>
        <w:t>assessment</w:t>
      </w:r>
      <w:r w:rsidRPr="00D14360">
        <w:rPr>
          <w:rFonts w:cs="Calibri"/>
        </w:rPr>
        <w:t xml:space="preserve"> of the patient's situation and the intended plan to address those issues. A History and Physical Examination is required upon hospital admission as well as before operative procedures. An initial evaluation in an ambulatory setting is often documented in the form of an H&amp;P </w:t>
      </w:r>
      <w:r w:rsidRPr="00D14360" w:rsidR="00794054">
        <w:rPr>
          <w:rFonts w:cs="Calibri"/>
        </w:rPr>
        <w:t>N</w:t>
      </w:r>
      <w:r w:rsidRPr="00D14360">
        <w:rPr>
          <w:rFonts w:cs="Calibri"/>
        </w:rPr>
        <w:t>ote.</w:t>
      </w:r>
    </w:p>
    <w:p w:rsidRPr="00C64922" w:rsidR="00C117D5" w:rsidP="004C76D9" w:rsidRDefault="00C117D5" w14:paraId="4C9E3A0F" w14:textId="77777777">
      <w:pPr>
        <w:pStyle w:val="Heading4"/>
      </w:pPr>
      <w:r w:rsidRPr="00C64922">
        <w:t>Structured Sections</w:t>
      </w:r>
    </w:p>
    <w:p w:rsidRPr="00D14360" w:rsidR="00237611" w:rsidP="00237611" w:rsidRDefault="00424FFA" w14:paraId="6D2622F8" w14:textId="77777777">
      <w:pPr>
        <w:rPr>
          <w:rFonts w:cs="Calibri"/>
        </w:rPr>
      </w:pPr>
      <w:r w:rsidRPr="00D14360">
        <w:rPr>
          <w:rFonts w:cs="Calibri"/>
        </w:rPr>
        <w:t xml:space="preserve">The table </w:t>
      </w:r>
      <w:r w:rsidRPr="00D14360" w:rsidR="00237611">
        <w:rPr>
          <w:rFonts w:cs="Calibri"/>
        </w:rPr>
        <w:t>below describes the required and optional sections in a History and Physical document template</w:t>
      </w:r>
      <w:r w:rsidR="00ED7EA1">
        <w:rPr>
          <w:rFonts w:cs="Calibri"/>
        </w:rPr>
        <w:t xml:space="preserve">: </w:t>
      </w:r>
      <w:r w:rsidRPr="0083506C" w:rsidR="00ED7EA1">
        <w:rPr>
          <w:rFonts w:cs="Calibri"/>
        </w:rPr>
        <w:t>﻿</w:t>
      </w:r>
      <w:r w:rsidRPr="003A3D50" w:rsidR="00ED7EA1">
        <w:rPr>
          <w:rFonts w:cs="Calibri"/>
        </w:rPr>
        <w:t>History and Physical (V3)[ClinicalDocument: identifier urn:hl7ii:2.16.840.1.113883.10.20.22.1.3:2015-08-01 (open)]</w:t>
      </w:r>
    </w:p>
    <w:p w:rsidRPr="00C64922" w:rsidR="00C117D5" w:rsidP="00C117D5" w:rsidRDefault="00C117D5" w14:paraId="6B1875E8" w14:textId="77777777"/>
    <w:tbl>
      <w:tblPr>
        <w:tblW w:w="0" w:type="auto"/>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712"/>
        <w:gridCol w:w="3453"/>
        <w:gridCol w:w="4077"/>
      </w:tblGrid>
      <w:tr w:rsidRPr="00C64922" w:rsidR="00254B4A" w:rsidTr="003B0179" w14:paraId="350417FE" w14:textId="77777777">
        <w:trPr>
          <w:cantSplit/>
          <w:trHeight w:val="175"/>
          <w:tblHeader/>
        </w:trPr>
        <w:tc>
          <w:tcPr>
            <w:tcW w:w="1712" w:type="dxa"/>
            <w:tcBorders>
              <w:bottom w:val="nil"/>
              <w:right w:val="nil"/>
            </w:tcBorders>
            <w:shd w:val="clear" w:color="auto" w:fill="4F81BD"/>
          </w:tcPr>
          <w:p w:rsidRPr="00D14360" w:rsidR="00510672" w:rsidP="00D14360" w:rsidRDefault="00510672" w14:paraId="24704230" w14:textId="77777777">
            <w:pPr>
              <w:autoSpaceDE w:val="0"/>
              <w:autoSpaceDN w:val="0"/>
              <w:adjustRightInd w:val="0"/>
              <w:spacing w:after="120"/>
              <w:rPr>
                <w:rFonts w:cs="Calibri"/>
                <w:b/>
                <w:bCs/>
                <w:color w:val="FFFFFF"/>
              </w:rPr>
            </w:pPr>
            <w:bookmarkStart w:name="_Toc10690851" w:id="692"/>
            <w:bookmarkStart w:name="_Toc11043594" w:id="693"/>
            <w:bookmarkStart w:name="_Toc11045585" w:id="694"/>
            <w:r w:rsidRPr="00D14360">
              <w:rPr>
                <w:rFonts w:cs="Calibri"/>
                <w:b/>
                <w:bCs/>
                <w:color w:val="FFFFFF"/>
              </w:rPr>
              <w:t xml:space="preserve">Document Type </w:t>
            </w:r>
          </w:p>
        </w:tc>
        <w:tc>
          <w:tcPr>
            <w:tcW w:w="3453" w:type="dxa"/>
            <w:shd w:val="clear" w:color="auto" w:fill="4F81BD"/>
          </w:tcPr>
          <w:p w:rsidRPr="00D14360" w:rsidR="00510672" w:rsidP="00D14360" w:rsidRDefault="00510672" w14:paraId="01A7FD7D" w14:textId="77777777">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077" w:type="dxa"/>
            <w:shd w:val="clear" w:color="auto" w:fill="4F81BD"/>
          </w:tcPr>
          <w:p w:rsidRPr="00D14360" w:rsidR="00510672" w:rsidP="00D14360" w:rsidRDefault="00510672" w14:paraId="24B453EB" w14:textId="77777777">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Pr="00C64922" w:rsidR="008E236E" w:rsidTr="004E29C8" w14:paraId="471ADD1C" w14:textId="77777777">
        <w:trPr>
          <w:trHeight w:val="451"/>
        </w:trPr>
        <w:tc>
          <w:tcPr>
            <w:tcW w:w="1712" w:type="dxa"/>
            <w:tcBorders>
              <w:top w:val="single" w:color="4F81BD" w:sz="4" w:space="0"/>
              <w:bottom w:val="single" w:color="4F81BD" w:sz="4" w:space="0"/>
              <w:right w:val="nil"/>
            </w:tcBorders>
            <w:shd w:val="clear" w:color="auto" w:fill="FFFFFF"/>
          </w:tcPr>
          <w:p w:rsidRPr="00D14360" w:rsidR="00510672" w:rsidP="008E236E" w:rsidRDefault="00510672" w14:paraId="79194466" w14:textId="77777777">
            <w:pPr>
              <w:autoSpaceDE w:val="0"/>
              <w:autoSpaceDN w:val="0"/>
              <w:adjustRightInd w:val="0"/>
              <w:spacing w:after="120"/>
              <w:rPr>
                <w:rFonts w:cs="Calibri"/>
                <w:b/>
                <w:bCs/>
                <w:color w:val="000000"/>
              </w:rPr>
            </w:pPr>
            <w:r w:rsidRPr="00D14360">
              <w:rPr>
                <w:rFonts w:cs="Calibri"/>
                <w:b/>
                <w:bCs/>
                <w:color w:val="000000"/>
              </w:rPr>
              <w:t>History and Physical</w:t>
            </w:r>
          </w:p>
        </w:tc>
        <w:tc>
          <w:tcPr>
            <w:tcW w:w="3453" w:type="dxa"/>
            <w:tcBorders>
              <w:top w:val="single" w:color="4F81BD" w:sz="4" w:space="0"/>
              <w:bottom w:val="single" w:color="4F81BD" w:sz="4" w:space="0"/>
            </w:tcBorders>
            <w:shd w:val="clear" w:color="auto" w:fill="auto"/>
          </w:tcPr>
          <w:p w:rsidRPr="00D14360" w:rsidR="00510672" w:rsidP="003A3D50" w:rsidRDefault="00510672" w14:paraId="5961EC6F" w14:textId="77777777">
            <w:pPr>
              <w:ind w:left="162" w:hanging="162"/>
              <w:rPr>
                <w:rFonts w:ascii="Calibri Light" w:hAnsi="Calibri Light" w:cs="Calibri Light"/>
                <w:szCs w:val="18"/>
              </w:rPr>
            </w:pPr>
            <w:r w:rsidRPr="00D14360">
              <w:rPr>
                <w:rFonts w:ascii="Calibri Light" w:hAnsi="Calibri Light" w:cs="Calibri Light"/>
                <w:szCs w:val="18"/>
              </w:rPr>
              <w:t xml:space="preserve">Allergies and Intolerances Section (entries optional) (V3) </w:t>
            </w:r>
          </w:p>
          <w:p w:rsidRPr="00D14360" w:rsidR="00510672" w:rsidP="003A3D50" w:rsidRDefault="00510672" w14:paraId="1CB84BCC" w14:textId="77777777">
            <w:pPr>
              <w:ind w:left="162" w:hanging="162"/>
              <w:rPr>
                <w:rFonts w:ascii="Calibri Light" w:hAnsi="Calibri Light" w:cs="Calibri Light"/>
                <w:szCs w:val="18"/>
              </w:rPr>
            </w:pPr>
            <w:r w:rsidRPr="00D14360">
              <w:rPr>
                <w:rFonts w:ascii="Calibri Light" w:hAnsi="Calibri Light" w:cs="Calibri Light"/>
                <w:szCs w:val="18"/>
              </w:rPr>
              <w:t xml:space="preserve">Family History Section (V3) </w:t>
            </w:r>
          </w:p>
          <w:p w:rsidRPr="00D14360" w:rsidR="00510672" w:rsidP="003A3D50" w:rsidRDefault="00510672" w14:paraId="6540930B" w14:textId="77777777">
            <w:pPr>
              <w:ind w:left="162" w:hanging="162"/>
              <w:rPr>
                <w:rFonts w:ascii="Calibri Light" w:hAnsi="Calibri Light" w:cs="Calibri Light"/>
                <w:szCs w:val="18"/>
              </w:rPr>
            </w:pPr>
            <w:r w:rsidRPr="00D14360">
              <w:rPr>
                <w:rFonts w:ascii="Calibri Light" w:hAnsi="Calibri Light" w:cs="Calibri Light"/>
                <w:szCs w:val="18"/>
              </w:rPr>
              <w:t xml:space="preserve">General Status Section </w:t>
            </w:r>
          </w:p>
          <w:p w:rsidRPr="00D14360" w:rsidR="00510672" w:rsidP="003A3D50" w:rsidRDefault="00510672" w14:paraId="79560733" w14:textId="77777777">
            <w:pPr>
              <w:ind w:left="162" w:hanging="162"/>
              <w:rPr>
                <w:rFonts w:ascii="Calibri Light" w:hAnsi="Calibri Light" w:cs="Calibri Light"/>
                <w:szCs w:val="18"/>
              </w:rPr>
            </w:pPr>
            <w:r w:rsidRPr="00D14360">
              <w:rPr>
                <w:rFonts w:ascii="Calibri Light" w:hAnsi="Calibri Light" w:cs="Calibri Light"/>
                <w:szCs w:val="18"/>
              </w:rPr>
              <w:t xml:space="preserve">Past Medical History (V3) </w:t>
            </w:r>
          </w:p>
          <w:p w:rsidRPr="00D14360" w:rsidR="00510672" w:rsidP="003A3D50" w:rsidRDefault="00510672" w14:paraId="745F398B" w14:textId="77777777">
            <w:pPr>
              <w:ind w:left="162" w:hanging="162"/>
              <w:rPr>
                <w:rFonts w:ascii="Calibri Light" w:hAnsi="Calibri Light" w:cs="Calibri Light"/>
                <w:szCs w:val="18"/>
              </w:rPr>
            </w:pPr>
            <w:r w:rsidRPr="00D14360">
              <w:rPr>
                <w:rFonts w:ascii="Calibri Light" w:hAnsi="Calibri Light" w:cs="Calibri Light"/>
                <w:szCs w:val="18"/>
              </w:rPr>
              <w:t xml:space="preserve">Medications Section (entries optional) (V2) </w:t>
            </w:r>
          </w:p>
          <w:p w:rsidRPr="00D14360" w:rsidR="00510672" w:rsidP="003A3D50" w:rsidRDefault="00510672" w14:paraId="042F79D1" w14:textId="77777777">
            <w:pPr>
              <w:ind w:left="162" w:hanging="162"/>
              <w:rPr>
                <w:rFonts w:ascii="Calibri Light" w:hAnsi="Calibri Light" w:cs="Calibri Light"/>
                <w:szCs w:val="18"/>
              </w:rPr>
            </w:pPr>
            <w:r w:rsidRPr="00D14360">
              <w:rPr>
                <w:rFonts w:ascii="Calibri Light" w:hAnsi="Calibri Light" w:cs="Calibri Light"/>
                <w:szCs w:val="18"/>
              </w:rPr>
              <w:t xml:space="preserve">Physical Exam Section (V3) </w:t>
            </w:r>
          </w:p>
          <w:p w:rsidRPr="00D14360" w:rsidR="00510672" w:rsidP="003A3D50" w:rsidRDefault="00510672" w14:paraId="2C610531" w14:textId="77777777">
            <w:pPr>
              <w:ind w:left="162" w:hanging="162"/>
              <w:rPr>
                <w:rFonts w:ascii="Calibri Light" w:hAnsi="Calibri Light" w:cs="Calibri Light"/>
                <w:szCs w:val="18"/>
              </w:rPr>
            </w:pPr>
            <w:r w:rsidRPr="00D14360">
              <w:rPr>
                <w:rFonts w:ascii="Calibri Light" w:hAnsi="Calibri Light" w:cs="Calibri Light"/>
                <w:szCs w:val="18"/>
              </w:rPr>
              <w:t xml:space="preserve">Results Section (entries optional) (V3) Review of Systems Section </w:t>
            </w:r>
          </w:p>
          <w:p w:rsidRPr="00D14360" w:rsidR="00510672" w:rsidP="003A3D50" w:rsidRDefault="00510672" w14:paraId="21110078" w14:textId="77777777">
            <w:pPr>
              <w:ind w:left="162" w:hanging="162"/>
              <w:rPr>
                <w:rFonts w:ascii="Calibri Light" w:hAnsi="Calibri Light" w:cs="Calibri Light"/>
                <w:szCs w:val="18"/>
              </w:rPr>
            </w:pPr>
            <w:r w:rsidRPr="00D14360">
              <w:rPr>
                <w:rFonts w:ascii="Calibri Light" w:hAnsi="Calibri Light" w:cs="Calibri Light"/>
                <w:szCs w:val="18"/>
              </w:rPr>
              <w:t xml:space="preserve">Social History Section (V3) </w:t>
            </w:r>
          </w:p>
          <w:p w:rsidRPr="00D14360" w:rsidR="00AE4339" w:rsidP="003A3D50" w:rsidRDefault="00510672" w14:paraId="244BC301" w14:textId="77777777">
            <w:pPr>
              <w:ind w:left="162" w:hanging="162"/>
              <w:rPr>
                <w:rFonts w:ascii="Calibri Light" w:hAnsi="Calibri Light" w:cs="Calibri Light"/>
                <w:szCs w:val="18"/>
              </w:rPr>
            </w:pPr>
            <w:r w:rsidRPr="00D14360">
              <w:rPr>
                <w:rFonts w:ascii="Calibri Light" w:hAnsi="Calibri Light" w:cs="Calibri Light"/>
                <w:szCs w:val="18"/>
              </w:rPr>
              <w:t>Vital Signs Section (entries optional) (V3)</w:t>
            </w:r>
          </w:p>
        </w:tc>
        <w:tc>
          <w:tcPr>
            <w:tcW w:w="4077" w:type="dxa"/>
            <w:tcBorders>
              <w:top w:val="single" w:color="4F81BD" w:sz="4" w:space="0"/>
              <w:bottom w:val="single" w:color="4F81BD" w:sz="4" w:space="0"/>
            </w:tcBorders>
            <w:shd w:val="clear" w:color="auto" w:fill="auto"/>
          </w:tcPr>
          <w:p w:rsidRPr="00D14360" w:rsidR="00510672" w:rsidP="00510672" w:rsidRDefault="00510672" w14:paraId="0984B4D0" w14:textId="77777777">
            <w:pPr>
              <w:rPr>
                <w:rFonts w:ascii="Calibri Light" w:hAnsi="Calibri Light" w:cs="Calibri Light"/>
                <w:szCs w:val="18"/>
              </w:rPr>
            </w:pPr>
            <w:r w:rsidRPr="00D14360">
              <w:rPr>
                <w:rFonts w:ascii="Calibri Light" w:hAnsi="Calibri Light" w:cs="Calibri Light"/>
                <w:szCs w:val="18"/>
              </w:rPr>
              <w:t xml:space="preserve">Assessment Section </w:t>
            </w:r>
          </w:p>
          <w:p w:rsidRPr="00D14360" w:rsidR="00510672" w:rsidP="00510672" w:rsidRDefault="00510672" w14:paraId="431952EC" w14:textId="77777777">
            <w:pPr>
              <w:rPr>
                <w:rFonts w:ascii="Calibri Light" w:hAnsi="Calibri Light" w:cs="Calibri Light"/>
                <w:szCs w:val="18"/>
              </w:rPr>
            </w:pPr>
            <w:r w:rsidRPr="00D14360">
              <w:rPr>
                <w:rFonts w:ascii="Calibri Light" w:hAnsi="Calibri Light" w:cs="Calibri Light"/>
                <w:szCs w:val="18"/>
              </w:rPr>
              <w:t xml:space="preserve">Plan of Treatment Section (V2) </w:t>
            </w:r>
          </w:p>
          <w:p w:rsidRPr="00D14360" w:rsidR="00510672" w:rsidP="00510672" w:rsidRDefault="00510672" w14:paraId="3D8F0CE3" w14:textId="77777777">
            <w:pPr>
              <w:rPr>
                <w:rFonts w:ascii="Calibri Light" w:hAnsi="Calibri Light" w:cs="Calibri Light"/>
                <w:szCs w:val="18"/>
              </w:rPr>
            </w:pPr>
            <w:r w:rsidRPr="00D14360">
              <w:rPr>
                <w:rFonts w:ascii="Calibri Light" w:hAnsi="Calibri Light" w:cs="Calibri Light"/>
                <w:szCs w:val="18"/>
              </w:rPr>
              <w:t xml:space="preserve">Assessment and Plan Section (V2) </w:t>
            </w:r>
          </w:p>
          <w:p w:rsidRPr="00D14360" w:rsidR="00510672" w:rsidP="00510672" w:rsidRDefault="00510672" w14:paraId="33EE428C" w14:textId="77777777">
            <w:pPr>
              <w:rPr>
                <w:rFonts w:ascii="Calibri Light" w:hAnsi="Calibri Light" w:cs="Calibri Light"/>
                <w:szCs w:val="18"/>
              </w:rPr>
            </w:pPr>
            <w:r w:rsidRPr="00D14360">
              <w:rPr>
                <w:rFonts w:ascii="Calibri Light" w:hAnsi="Calibri Light" w:cs="Calibri Light"/>
                <w:szCs w:val="18"/>
              </w:rPr>
              <w:t xml:space="preserve">Chief Complaint Section </w:t>
            </w:r>
          </w:p>
          <w:p w:rsidRPr="00D14360" w:rsidR="00510672" w:rsidP="00510672" w:rsidRDefault="00510672" w14:paraId="567BC5C8" w14:textId="77777777">
            <w:pPr>
              <w:rPr>
                <w:rFonts w:ascii="Calibri Light" w:hAnsi="Calibri Light" w:cs="Calibri Light"/>
                <w:szCs w:val="18"/>
              </w:rPr>
            </w:pPr>
            <w:r w:rsidRPr="00D14360">
              <w:rPr>
                <w:rFonts w:ascii="Calibri Light" w:hAnsi="Calibri Light" w:cs="Calibri Light"/>
                <w:szCs w:val="18"/>
              </w:rPr>
              <w:t xml:space="preserve">Chief Complaint and Reason for Visit Section </w:t>
            </w:r>
          </w:p>
          <w:p w:rsidRPr="00D14360" w:rsidR="00510672" w:rsidP="00510672" w:rsidRDefault="00510672" w14:paraId="655F6A16" w14:textId="77777777">
            <w:pPr>
              <w:rPr>
                <w:rFonts w:ascii="Calibri Light" w:hAnsi="Calibri Light" w:cs="Calibri Light"/>
                <w:szCs w:val="18"/>
              </w:rPr>
            </w:pPr>
            <w:r w:rsidRPr="00D14360">
              <w:rPr>
                <w:rFonts w:ascii="Calibri Light" w:hAnsi="Calibri Light" w:cs="Calibri Light"/>
                <w:szCs w:val="18"/>
              </w:rPr>
              <w:t xml:space="preserve">History of Present Illness Section </w:t>
            </w:r>
          </w:p>
          <w:p w:rsidRPr="00D14360" w:rsidR="00510672" w:rsidP="00510672" w:rsidRDefault="00510672" w14:paraId="1875C56E" w14:textId="77777777">
            <w:pPr>
              <w:rPr>
                <w:rFonts w:ascii="Calibri Light" w:hAnsi="Calibri Light" w:cs="Calibri Light"/>
                <w:szCs w:val="18"/>
              </w:rPr>
            </w:pPr>
            <w:r w:rsidRPr="00D14360">
              <w:rPr>
                <w:rFonts w:ascii="Calibri Light" w:hAnsi="Calibri Light" w:cs="Calibri Light"/>
                <w:szCs w:val="18"/>
              </w:rPr>
              <w:t xml:space="preserve">Immunizations Section (entries optional) (V3) </w:t>
            </w:r>
          </w:p>
          <w:p w:rsidRPr="00D14360" w:rsidR="00510672" w:rsidP="00510672" w:rsidRDefault="00510672" w14:paraId="7923D4F7" w14:textId="77777777">
            <w:pPr>
              <w:rPr>
                <w:rFonts w:ascii="Calibri Light" w:hAnsi="Calibri Light" w:cs="Calibri Light"/>
                <w:szCs w:val="18"/>
              </w:rPr>
            </w:pPr>
            <w:r w:rsidRPr="00D14360">
              <w:rPr>
                <w:rFonts w:ascii="Calibri Light" w:hAnsi="Calibri Light" w:cs="Calibri Light"/>
                <w:szCs w:val="18"/>
              </w:rPr>
              <w:t xml:space="preserve">Instructions Section (V2) </w:t>
            </w:r>
          </w:p>
          <w:p w:rsidRPr="00D14360" w:rsidR="00510672" w:rsidP="00510672" w:rsidRDefault="00510672" w14:paraId="6EADF6EC" w14:textId="77777777">
            <w:pPr>
              <w:rPr>
                <w:rFonts w:ascii="Calibri Light" w:hAnsi="Calibri Light" w:cs="Calibri Light"/>
                <w:szCs w:val="18"/>
              </w:rPr>
            </w:pPr>
            <w:r w:rsidRPr="00D14360">
              <w:rPr>
                <w:rFonts w:ascii="Calibri Light" w:hAnsi="Calibri Light" w:cs="Calibri Light"/>
                <w:szCs w:val="18"/>
              </w:rPr>
              <w:t xml:space="preserve">Problem Section (entries optional) (V3) </w:t>
            </w:r>
          </w:p>
          <w:p w:rsidRPr="00D14360" w:rsidR="00510672" w:rsidP="00510672" w:rsidRDefault="00510672" w14:paraId="22E6AADB" w14:textId="77777777">
            <w:pPr>
              <w:rPr>
                <w:rFonts w:ascii="Calibri Light" w:hAnsi="Calibri Light" w:cs="Calibri Light"/>
                <w:szCs w:val="18"/>
              </w:rPr>
            </w:pPr>
            <w:r w:rsidRPr="00D14360">
              <w:rPr>
                <w:rFonts w:ascii="Calibri Light" w:hAnsi="Calibri Light" w:cs="Calibri Light"/>
                <w:szCs w:val="18"/>
              </w:rPr>
              <w:t xml:space="preserve">Procedures Section (entries optional) (V2) </w:t>
            </w:r>
          </w:p>
          <w:p w:rsidRPr="00D14360" w:rsidR="00510672" w:rsidP="00D14360" w:rsidRDefault="00510672" w14:paraId="0635556D" w14:textId="77777777">
            <w:pPr>
              <w:keepNext/>
              <w:rPr>
                <w:rFonts w:ascii="Calibri Light" w:hAnsi="Calibri Light" w:cs="Calibri Light"/>
                <w:szCs w:val="18"/>
              </w:rPr>
            </w:pPr>
            <w:r w:rsidRPr="00D14360">
              <w:rPr>
                <w:rFonts w:ascii="Calibri Light" w:hAnsi="Calibri Light" w:cs="Calibri Light"/>
                <w:szCs w:val="18"/>
              </w:rPr>
              <w:t>Reason for Visit Section</w:t>
            </w:r>
          </w:p>
        </w:tc>
      </w:tr>
    </w:tbl>
    <w:p w:rsidRPr="00C64922" w:rsidR="00CF2A15" w:rsidP="00A67903" w:rsidRDefault="00C65E25" w14:paraId="73FB65C7" w14:textId="251D0854">
      <w:pPr>
        <w:pStyle w:val="Caption"/>
      </w:pPr>
      <w:r>
        <w:t xml:space="preserve"> </w:t>
      </w:r>
      <w:bookmarkStart w:name="_Toc118898808" w:id="695"/>
      <w:bookmarkStart w:name="_Toc119940011" w:id="696"/>
      <w:bookmarkStart w:name="_Toc135313042" w:id="697"/>
      <w:r w:rsidRPr="00C64922" w:rsidR="00CF2A15">
        <w:t xml:space="preserve">Table </w:t>
      </w:r>
      <w:r>
        <w:fldChar w:fldCharType="begin"/>
      </w:r>
      <w:r>
        <w:instrText>SEQ Table \* ARABIC</w:instrText>
      </w:r>
      <w:r>
        <w:fldChar w:fldCharType="separate"/>
      </w:r>
      <w:r w:rsidR="00DC1072">
        <w:rPr>
          <w:noProof/>
        </w:rPr>
        <w:t>21</w:t>
      </w:r>
      <w:r>
        <w:fldChar w:fldCharType="end"/>
      </w:r>
      <w:r w:rsidRPr="00C64922" w:rsidR="00CF2A15">
        <w:t>: History and Physical: Document Template</w:t>
      </w:r>
      <w:r w:rsidR="00A67903">
        <w:t>.</w:t>
      </w:r>
      <w:bookmarkEnd w:id="695"/>
      <w:bookmarkEnd w:id="696"/>
      <w:bookmarkEnd w:id="697"/>
    </w:p>
    <w:p w:rsidRPr="00C64922" w:rsidR="00A10C4D" w:rsidP="00FD31AC" w:rsidRDefault="00A10C4D" w14:paraId="0E7C7962" w14:textId="77777777">
      <w:pPr>
        <w:pStyle w:val="Heading3"/>
      </w:pPr>
      <w:bookmarkStart w:name="_Toc11391255" w:id="698"/>
      <w:bookmarkStart w:name="_Toc119939817" w:id="699"/>
      <w:bookmarkStart w:name="_Toc135312848" w:id="700"/>
      <w:r w:rsidRPr="00C64922">
        <w:t xml:space="preserve">Operative Note: </w:t>
      </w:r>
      <w:bookmarkEnd w:id="692"/>
      <w:bookmarkEnd w:id="693"/>
      <w:bookmarkEnd w:id="694"/>
      <w:r w:rsidRPr="00C64922" w:rsidR="005D764C">
        <w:t>Document Template</w:t>
      </w:r>
      <w:bookmarkEnd w:id="698"/>
      <w:bookmarkEnd w:id="699"/>
      <w:bookmarkEnd w:id="700"/>
    </w:p>
    <w:p w:rsidRPr="00D14360" w:rsidR="00BA06B2" w:rsidP="00BA06B2" w:rsidRDefault="00BA06B2" w14:paraId="58496244" w14:textId="77777777">
      <w:pPr>
        <w:rPr>
          <w:rFonts w:cs="Calibri"/>
        </w:rPr>
      </w:pPr>
      <w:r w:rsidRPr="00D14360">
        <w:rPr>
          <w:rFonts w:cs="Calibri"/>
        </w:rPr>
        <w:t>The Operative Note is a frequently used type of procedure note with specific requirements set forth by regulatory agencies. The Operative Note is created immediately following a surgical or other high-risk procedure. It records the pre- and post-surgical diagnosis, pertinent events of the procedure, as well as the condition of the patient following the procedure. The report should be sufficiently detailed to support the diagnoses, justify the treatment, document the course of the procedure, and provide continuity of care.</w:t>
      </w:r>
    </w:p>
    <w:p w:rsidRPr="00C64922" w:rsidR="00C117D5" w:rsidP="004C76D9" w:rsidRDefault="00C117D5" w14:paraId="124BB75A" w14:textId="77777777">
      <w:pPr>
        <w:pStyle w:val="Heading4"/>
      </w:pPr>
      <w:r w:rsidRPr="00C64922">
        <w:t>Structured Sections</w:t>
      </w:r>
    </w:p>
    <w:p w:rsidRPr="00D14360" w:rsidR="00237611" w:rsidP="00237611" w:rsidRDefault="00424FFA" w14:paraId="7DC5B9B4" w14:textId="77777777">
      <w:pPr>
        <w:rPr>
          <w:rFonts w:cs="Calibri"/>
        </w:rPr>
      </w:pPr>
      <w:r w:rsidRPr="00D14360">
        <w:rPr>
          <w:rFonts w:cs="Calibri"/>
        </w:rPr>
        <w:t xml:space="preserve">The table </w:t>
      </w:r>
      <w:r w:rsidRPr="00D14360" w:rsidR="00237611">
        <w:rPr>
          <w:rFonts w:cs="Calibri"/>
        </w:rPr>
        <w:t>below describes the required and optional sections in an Operative Note document template</w:t>
      </w:r>
      <w:r w:rsidR="00ED7EA1">
        <w:rPr>
          <w:rFonts w:cs="Calibri"/>
        </w:rPr>
        <w:t xml:space="preserve">: </w:t>
      </w:r>
      <w:r w:rsidRPr="003A3D50" w:rsidR="00ED7EA1">
        <w:rPr>
          <w:rFonts w:cs="Calibri"/>
        </w:rPr>
        <w:t>Operative Note (V3)[ClinicalDocument: identifier urn:hl7ii:2.16.840.1.113883.10.20.22.1.7:2015-08-01 (open)]</w:t>
      </w:r>
    </w:p>
    <w:p w:rsidRPr="00C64922" w:rsidR="00C117D5" w:rsidP="00C117D5" w:rsidRDefault="00C117D5" w14:paraId="25722F92" w14:textId="77777777"/>
    <w:tbl>
      <w:tblPr>
        <w:tblW w:w="0" w:type="auto"/>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725"/>
        <w:gridCol w:w="3509"/>
        <w:gridCol w:w="4116"/>
      </w:tblGrid>
      <w:tr w:rsidRPr="00C64922" w:rsidR="00254B4A" w:rsidTr="003A3D50" w14:paraId="58767096" w14:textId="77777777">
        <w:trPr>
          <w:cantSplit/>
          <w:trHeight w:val="175"/>
          <w:tblHeader/>
        </w:trPr>
        <w:tc>
          <w:tcPr>
            <w:tcW w:w="1725" w:type="dxa"/>
            <w:tcBorders>
              <w:bottom w:val="nil"/>
              <w:right w:val="nil"/>
            </w:tcBorders>
            <w:shd w:val="clear" w:color="auto" w:fill="4F81BD"/>
          </w:tcPr>
          <w:p w:rsidRPr="00D14360" w:rsidR="00510672" w:rsidP="00D14360" w:rsidRDefault="00510672" w14:paraId="2897AD36" w14:textId="77777777">
            <w:pPr>
              <w:autoSpaceDE w:val="0"/>
              <w:autoSpaceDN w:val="0"/>
              <w:adjustRightInd w:val="0"/>
              <w:spacing w:after="120"/>
              <w:rPr>
                <w:rFonts w:cs="Calibri"/>
                <w:b/>
                <w:bCs/>
                <w:color w:val="FFFFFF"/>
              </w:rPr>
            </w:pPr>
            <w:bookmarkStart w:name="_Toc10690852" w:id="701"/>
            <w:bookmarkStart w:name="_Toc11043595" w:id="702"/>
            <w:bookmarkStart w:name="_Toc11045586" w:id="703"/>
            <w:r w:rsidRPr="00D14360">
              <w:rPr>
                <w:rFonts w:cs="Calibri"/>
                <w:b/>
                <w:bCs/>
                <w:color w:val="FFFFFF"/>
              </w:rPr>
              <w:t xml:space="preserve">Document Type </w:t>
            </w:r>
          </w:p>
        </w:tc>
        <w:tc>
          <w:tcPr>
            <w:tcW w:w="3509" w:type="dxa"/>
            <w:shd w:val="clear" w:color="auto" w:fill="4F81BD"/>
          </w:tcPr>
          <w:p w:rsidRPr="00D14360" w:rsidR="00510672" w:rsidP="00D14360" w:rsidRDefault="00510672" w14:paraId="5DDCBACB" w14:textId="77777777">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116" w:type="dxa"/>
            <w:shd w:val="clear" w:color="auto" w:fill="4F81BD"/>
          </w:tcPr>
          <w:p w:rsidRPr="00D14360" w:rsidR="00510672" w:rsidP="00D14360" w:rsidRDefault="00510672" w14:paraId="77F6F734" w14:textId="77777777">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Pr="00C64922" w:rsidR="004E29C8" w:rsidTr="004E29C8" w14:paraId="01C32E9D" w14:textId="77777777">
        <w:trPr>
          <w:trHeight w:val="2276"/>
        </w:trPr>
        <w:tc>
          <w:tcPr>
            <w:tcW w:w="1725" w:type="dxa"/>
            <w:tcBorders>
              <w:top w:val="single" w:color="4F81BD" w:sz="4" w:space="0"/>
              <w:bottom w:val="single" w:color="4F81BD" w:sz="4" w:space="0"/>
              <w:right w:val="nil"/>
            </w:tcBorders>
            <w:shd w:val="clear" w:color="auto" w:fill="FFFFFF"/>
          </w:tcPr>
          <w:p w:rsidRPr="00D14360" w:rsidR="00510672" w:rsidP="00D14360" w:rsidRDefault="00510672" w14:paraId="52CA1D82" w14:textId="77777777">
            <w:pPr>
              <w:autoSpaceDE w:val="0"/>
              <w:autoSpaceDN w:val="0"/>
              <w:adjustRightInd w:val="0"/>
              <w:spacing w:after="120"/>
              <w:rPr>
                <w:rFonts w:cs="Calibri"/>
                <w:b/>
                <w:bCs/>
                <w:color w:val="000000"/>
              </w:rPr>
            </w:pPr>
            <w:r w:rsidRPr="00D14360">
              <w:rPr>
                <w:rFonts w:cs="Calibri"/>
                <w:b/>
                <w:bCs/>
                <w:color w:val="000000"/>
              </w:rPr>
              <w:t>Operative Note</w:t>
            </w:r>
          </w:p>
        </w:tc>
        <w:tc>
          <w:tcPr>
            <w:tcW w:w="3509" w:type="dxa"/>
            <w:tcBorders>
              <w:top w:val="single" w:color="4F81BD" w:sz="4" w:space="0"/>
              <w:bottom w:val="single" w:color="4F81BD" w:sz="4" w:space="0"/>
            </w:tcBorders>
            <w:shd w:val="clear" w:color="auto" w:fill="auto"/>
          </w:tcPr>
          <w:p w:rsidRPr="00D14360" w:rsidR="00510672" w:rsidP="00510672" w:rsidRDefault="00510672" w14:paraId="2EDAD719" w14:textId="77777777">
            <w:pPr>
              <w:rPr>
                <w:rFonts w:ascii="Calibri Light" w:hAnsi="Calibri Light" w:cs="Calibri Light"/>
                <w:szCs w:val="18"/>
              </w:rPr>
            </w:pPr>
            <w:r w:rsidRPr="00D14360">
              <w:rPr>
                <w:rFonts w:ascii="Calibri Light" w:hAnsi="Calibri Light" w:cs="Calibri Light"/>
                <w:szCs w:val="18"/>
              </w:rPr>
              <w:t xml:space="preserve">Anesthesia Section (V2) </w:t>
            </w:r>
          </w:p>
          <w:p w:rsidRPr="00D14360" w:rsidR="00510672" w:rsidP="00510672" w:rsidRDefault="00510672" w14:paraId="1C7AAFE1" w14:textId="77777777">
            <w:pPr>
              <w:rPr>
                <w:rFonts w:ascii="Calibri Light" w:hAnsi="Calibri Light" w:cs="Calibri Light"/>
                <w:szCs w:val="18"/>
              </w:rPr>
            </w:pPr>
            <w:r w:rsidRPr="00D14360">
              <w:rPr>
                <w:rFonts w:ascii="Calibri Light" w:hAnsi="Calibri Light" w:cs="Calibri Light"/>
                <w:szCs w:val="18"/>
              </w:rPr>
              <w:t xml:space="preserve">Complications Section (V3) </w:t>
            </w:r>
          </w:p>
          <w:p w:rsidRPr="00D14360" w:rsidR="00510672" w:rsidP="00510672" w:rsidRDefault="00510672" w14:paraId="29B9FD64" w14:textId="77777777">
            <w:pPr>
              <w:rPr>
                <w:rFonts w:ascii="Calibri Light" w:hAnsi="Calibri Light" w:cs="Calibri Light"/>
                <w:szCs w:val="18"/>
              </w:rPr>
            </w:pPr>
            <w:r w:rsidRPr="00D14360">
              <w:rPr>
                <w:rFonts w:ascii="Calibri Light" w:hAnsi="Calibri Light" w:cs="Calibri Light"/>
                <w:szCs w:val="18"/>
              </w:rPr>
              <w:t>Preoperative Diagnosis Section (V3)</w:t>
            </w:r>
          </w:p>
          <w:p w:rsidRPr="00D14360" w:rsidR="00510672" w:rsidP="00510672" w:rsidRDefault="00510672" w14:paraId="5F3AB713" w14:textId="77777777">
            <w:pPr>
              <w:rPr>
                <w:rFonts w:ascii="Calibri Light" w:hAnsi="Calibri Light" w:cs="Calibri Light"/>
                <w:szCs w:val="18"/>
              </w:rPr>
            </w:pPr>
            <w:r w:rsidRPr="00D14360">
              <w:rPr>
                <w:rFonts w:ascii="Calibri Light" w:hAnsi="Calibri Light" w:cs="Calibri Light"/>
                <w:szCs w:val="18"/>
              </w:rPr>
              <w:t xml:space="preserve">Procedure Estimated Blood Loss Section Procedure Findings Section (V3) </w:t>
            </w:r>
          </w:p>
          <w:p w:rsidRPr="00D14360" w:rsidR="00510672" w:rsidP="00510672" w:rsidRDefault="00510672" w14:paraId="6A8E3442" w14:textId="77777777">
            <w:pPr>
              <w:rPr>
                <w:rFonts w:ascii="Calibri Light" w:hAnsi="Calibri Light" w:cs="Calibri Light"/>
                <w:szCs w:val="18"/>
              </w:rPr>
            </w:pPr>
            <w:r w:rsidRPr="00D14360">
              <w:rPr>
                <w:rFonts w:ascii="Calibri Light" w:hAnsi="Calibri Light" w:cs="Calibri Light"/>
                <w:szCs w:val="18"/>
              </w:rPr>
              <w:t xml:space="preserve">Procedure Specimens Taken Section </w:t>
            </w:r>
          </w:p>
          <w:p w:rsidRPr="00D14360" w:rsidR="00510672" w:rsidP="00510672" w:rsidRDefault="00510672" w14:paraId="6C77B871" w14:textId="77777777">
            <w:pPr>
              <w:rPr>
                <w:rFonts w:ascii="Calibri Light" w:hAnsi="Calibri Light" w:cs="Calibri Light"/>
                <w:szCs w:val="18"/>
              </w:rPr>
            </w:pPr>
            <w:r w:rsidRPr="00D14360">
              <w:rPr>
                <w:rFonts w:ascii="Calibri Light" w:hAnsi="Calibri Light" w:cs="Calibri Light"/>
                <w:szCs w:val="18"/>
              </w:rPr>
              <w:t xml:space="preserve">Procedure Description Section </w:t>
            </w:r>
          </w:p>
          <w:p w:rsidR="00510672" w:rsidP="00510672" w:rsidRDefault="00510672" w14:paraId="47EBB98B" w14:textId="77777777">
            <w:pPr>
              <w:rPr>
                <w:rFonts w:ascii="Calibri Light" w:hAnsi="Calibri Light" w:cs="Calibri Light"/>
                <w:szCs w:val="18"/>
              </w:rPr>
            </w:pPr>
            <w:r w:rsidRPr="00D14360">
              <w:rPr>
                <w:rFonts w:ascii="Calibri Light" w:hAnsi="Calibri Light" w:cs="Calibri Light"/>
                <w:szCs w:val="18"/>
              </w:rPr>
              <w:t>Postoperative Diagnosis Section</w:t>
            </w:r>
          </w:p>
          <w:p w:rsidRPr="00D14360" w:rsidR="00AE4339" w:rsidP="00510672" w:rsidRDefault="00AE4339" w14:paraId="3939D1F4" w14:textId="77777777">
            <w:pPr>
              <w:rPr>
                <w:rFonts w:ascii="Calibri Light" w:hAnsi="Calibri Light" w:cs="Calibri Light"/>
                <w:szCs w:val="18"/>
              </w:rPr>
            </w:pPr>
          </w:p>
        </w:tc>
        <w:tc>
          <w:tcPr>
            <w:tcW w:w="4116" w:type="dxa"/>
            <w:tcBorders>
              <w:top w:val="single" w:color="4F81BD" w:sz="4" w:space="0"/>
              <w:bottom w:val="single" w:color="4F81BD" w:sz="4" w:space="0"/>
            </w:tcBorders>
            <w:shd w:val="clear" w:color="auto" w:fill="auto"/>
          </w:tcPr>
          <w:p w:rsidRPr="00D14360" w:rsidR="00510672" w:rsidP="00510672" w:rsidRDefault="00510672" w14:paraId="7A3849EA" w14:textId="77777777">
            <w:pPr>
              <w:rPr>
                <w:rFonts w:ascii="Calibri Light" w:hAnsi="Calibri Light" w:cs="Calibri Light"/>
                <w:szCs w:val="18"/>
              </w:rPr>
            </w:pPr>
            <w:r w:rsidRPr="00D14360">
              <w:rPr>
                <w:rFonts w:ascii="Calibri Light" w:hAnsi="Calibri Light" w:cs="Calibri Light"/>
                <w:szCs w:val="18"/>
              </w:rPr>
              <w:t xml:space="preserve">Procedure Implants Section </w:t>
            </w:r>
          </w:p>
          <w:p w:rsidRPr="00D14360" w:rsidR="00510672" w:rsidP="00510672" w:rsidRDefault="00510672" w14:paraId="5C7892C3" w14:textId="77777777">
            <w:pPr>
              <w:rPr>
                <w:rFonts w:ascii="Calibri Light" w:hAnsi="Calibri Light" w:cs="Calibri Light"/>
                <w:szCs w:val="18"/>
              </w:rPr>
            </w:pPr>
            <w:r w:rsidRPr="00D14360">
              <w:rPr>
                <w:rFonts w:ascii="Calibri Light" w:hAnsi="Calibri Light" w:cs="Calibri Light"/>
                <w:szCs w:val="18"/>
              </w:rPr>
              <w:t xml:space="preserve">Operative Note Fluids Section </w:t>
            </w:r>
          </w:p>
          <w:p w:rsidRPr="00D14360" w:rsidR="00510672" w:rsidP="00510672" w:rsidRDefault="00510672" w14:paraId="18A32D51" w14:textId="77777777">
            <w:pPr>
              <w:rPr>
                <w:rFonts w:ascii="Calibri Light" w:hAnsi="Calibri Light" w:cs="Calibri Light"/>
                <w:szCs w:val="18"/>
              </w:rPr>
            </w:pPr>
            <w:r w:rsidRPr="00D14360">
              <w:rPr>
                <w:rFonts w:ascii="Calibri Light" w:hAnsi="Calibri Light" w:cs="Calibri Light"/>
                <w:szCs w:val="18"/>
              </w:rPr>
              <w:t xml:space="preserve">Operative Note </w:t>
            </w:r>
          </w:p>
          <w:p w:rsidRPr="00D14360" w:rsidR="00510672" w:rsidP="00510672" w:rsidRDefault="00510672" w14:paraId="470E342C" w14:textId="77777777">
            <w:pPr>
              <w:rPr>
                <w:rFonts w:ascii="Calibri Light" w:hAnsi="Calibri Light" w:cs="Calibri Light"/>
                <w:szCs w:val="18"/>
              </w:rPr>
            </w:pPr>
            <w:r w:rsidRPr="00D14360">
              <w:rPr>
                <w:rFonts w:ascii="Calibri Light" w:hAnsi="Calibri Light" w:cs="Calibri Light"/>
                <w:szCs w:val="18"/>
              </w:rPr>
              <w:t xml:space="preserve">Surgical Procedure Section </w:t>
            </w:r>
          </w:p>
          <w:p w:rsidRPr="00D14360" w:rsidR="00510672" w:rsidP="00510672" w:rsidRDefault="00510672" w14:paraId="06F45B39" w14:textId="77777777">
            <w:pPr>
              <w:rPr>
                <w:rFonts w:ascii="Calibri Light" w:hAnsi="Calibri Light" w:cs="Calibri Light"/>
                <w:szCs w:val="18"/>
              </w:rPr>
            </w:pPr>
            <w:r w:rsidRPr="00D14360">
              <w:rPr>
                <w:rFonts w:ascii="Calibri Light" w:hAnsi="Calibri Light" w:cs="Calibri Light"/>
                <w:szCs w:val="18"/>
              </w:rPr>
              <w:t xml:space="preserve">Plan of Treatment Section (V2) </w:t>
            </w:r>
          </w:p>
          <w:p w:rsidRPr="00D14360" w:rsidR="00510672" w:rsidP="00510672" w:rsidRDefault="00510672" w14:paraId="675C4803" w14:textId="77777777">
            <w:pPr>
              <w:rPr>
                <w:rFonts w:ascii="Calibri Light" w:hAnsi="Calibri Light" w:cs="Calibri Light"/>
                <w:szCs w:val="18"/>
              </w:rPr>
            </w:pPr>
            <w:r w:rsidRPr="00D14360">
              <w:rPr>
                <w:rFonts w:ascii="Calibri Light" w:hAnsi="Calibri Light" w:cs="Calibri Light"/>
                <w:szCs w:val="18"/>
              </w:rPr>
              <w:t>Planned Procedure Section (V2)</w:t>
            </w:r>
          </w:p>
          <w:p w:rsidRPr="00D14360" w:rsidR="00510672" w:rsidP="00510672" w:rsidRDefault="00510672" w14:paraId="5A437EAB" w14:textId="77777777">
            <w:pPr>
              <w:rPr>
                <w:rFonts w:ascii="Calibri Light" w:hAnsi="Calibri Light" w:cs="Calibri Light"/>
                <w:szCs w:val="18"/>
              </w:rPr>
            </w:pPr>
            <w:r w:rsidRPr="00D14360">
              <w:rPr>
                <w:rFonts w:ascii="Calibri Light" w:hAnsi="Calibri Light" w:cs="Calibri Light"/>
                <w:szCs w:val="18"/>
              </w:rPr>
              <w:t xml:space="preserve">Procedure Disposition Section </w:t>
            </w:r>
          </w:p>
          <w:p w:rsidRPr="00D14360" w:rsidR="00510672" w:rsidP="00510672" w:rsidRDefault="00510672" w14:paraId="6A5F4F51" w14:textId="77777777">
            <w:pPr>
              <w:rPr>
                <w:rFonts w:ascii="Calibri Light" w:hAnsi="Calibri Light" w:cs="Calibri Light"/>
                <w:szCs w:val="18"/>
              </w:rPr>
            </w:pPr>
            <w:r w:rsidRPr="00D14360">
              <w:rPr>
                <w:rFonts w:ascii="Calibri Light" w:hAnsi="Calibri Light" w:cs="Calibri Light"/>
                <w:szCs w:val="18"/>
              </w:rPr>
              <w:t xml:space="preserve">Procedure Indications Section (V2) </w:t>
            </w:r>
          </w:p>
          <w:p w:rsidRPr="00D14360" w:rsidR="00510672" w:rsidP="00D14360" w:rsidRDefault="00510672" w14:paraId="6572D786" w14:textId="77777777">
            <w:pPr>
              <w:keepNext/>
              <w:rPr>
                <w:rFonts w:ascii="Calibri Light" w:hAnsi="Calibri Light" w:cs="Calibri Light"/>
                <w:szCs w:val="18"/>
              </w:rPr>
            </w:pPr>
            <w:r w:rsidRPr="00D14360">
              <w:rPr>
                <w:rFonts w:ascii="Calibri Light" w:hAnsi="Calibri Light" w:cs="Calibri Light"/>
                <w:szCs w:val="18"/>
              </w:rPr>
              <w:t>Surgical Drains Section</w:t>
            </w:r>
          </w:p>
        </w:tc>
      </w:tr>
    </w:tbl>
    <w:p w:rsidRPr="00C64922" w:rsidR="00CF2A15" w:rsidP="00A67903" w:rsidRDefault="00C65E25" w14:paraId="37DFE4F9" w14:textId="71430F36">
      <w:pPr>
        <w:pStyle w:val="Caption"/>
      </w:pPr>
      <w:r>
        <w:t xml:space="preserve"> </w:t>
      </w:r>
      <w:bookmarkStart w:name="_Toc118898809" w:id="704"/>
      <w:bookmarkStart w:name="_Toc119940012" w:id="705"/>
      <w:bookmarkStart w:name="_Toc135313043" w:id="706"/>
      <w:r w:rsidRPr="00C64922" w:rsidR="00CF2A15">
        <w:t xml:space="preserve">Table </w:t>
      </w:r>
      <w:r>
        <w:fldChar w:fldCharType="begin"/>
      </w:r>
      <w:r>
        <w:instrText>SEQ Table \* ARABIC</w:instrText>
      </w:r>
      <w:r>
        <w:fldChar w:fldCharType="separate"/>
      </w:r>
      <w:r w:rsidR="00DC1072">
        <w:rPr>
          <w:noProof/>
        </w:rPr>
        <w:t>22</w:t>
      </w:r>
      <w:r>
        <w:fldChar w:fldCharType="end"/>
      </w:r>
      <w:r w:rsidRPr="00C64922" w:rsidR="00CF2A15">
        <w:t>: Operative Note: Document Template</w:t>
      </w:r>
      <w:r w:rsidR="00A67903">
        <w:t xml:space="preserve">. </w:t>
      </w:r>
      <w:r w:rsidR="00A67903">
        <w:rPr>
          <w:rFonts w:cs="Calibri"/>
        </w:rPr>
        <w:t>﻿</w:t>
      </w:r>
      <w:bookmarkEnd w:id="704"/>
      <w:bookmarkEnd w:id="705"/>
      <w:bookmarkEnd w:id="706"/>
    </w:p>
    <w:p w:rsidRPr="00C64922" w:rsidR="00A10C4D" w:rsidP="00FD31AC" w:rsidRDefault="00A10C4D" w14:paraId="235FF72F" w14:textId="77777777">
      <w:pPr>
        <w:pStyle w:val="Heading3"/>
      </w:pPr>
      <w:bookmarkStart w:name="_Toc11391256" w:id="707"/>
      <w:bookmarkStart w:name="_Toc119939818" w:id="708"/>
      <w:bookmarkStart w:name="_Toc135312849" w:id="709"/>
      <w:r w:rsidRPr="00C64922">
        <w:t xml:space="preserve">Procedure Note: </w:t>
      </w:r>
      <w:bookmarkEnd w:id="701"/>
      <w:bookmarkEnd w:id="702"/>
      <w:bookmarkEnd w:id="703"/>
      <w:r w:rsidRPr="00C64922" w:rsidR="005D764C">
        <w:t>Document Template</w:t>
      </w:r>
      <w:bookmarkEnd w:id="707"/>
      <w:bookmarkEnd w:id="708"/>
      <w:bookmarkEnd w:id="709"/>
    </w:p>
    <w:p w:rsidRPr="00D14360" w:rsidR="00BA06B2" w:rsidP="00BA06B2" w:rsidRDefault="00BA06B2" w14:paraId="339A7E92" w14:textId="77777777">
      <w:pPr>
        <w:rPr>
          <w:rFonts w:cs="Calibri"/>
        </w:rPr>
      </w:pPr>
      <w:r w:rsidRPr="00D14360">
        <w:rPr>
          <w:rFonts w:cs="Calibri"/>
        </w:rPr>
        <w:t>A Procedure Note encompasses many types of non-operative procedures including interventional cardiology, gastrointestinal endoscopy, osteopathic manipulation, and many other specialty fields. Procedure Notes are differentiated from Operative Notes because they do not involve incision or excision as the primary act. The Procedure Note is created immediately following a non-operative procedure. It records the indications for the procedure and, when applicable, post</w:t>
      </w:r>
      <w:r w:rsidRPr="00D14360" w:rsidR="001F7773">
        <w:rPr>
          <w:rFonts w:cs="Calibri"/>
        </w:rPr>
        <w:t>-</w:t>
      </w:r>
      <w:r w:rsidRPr="00D14360">
        <w:rPr>
          <w:rFonts w:cs="Calibri"/>
        </w:rPr>
        <w:t>procedure diagnosis, pertinent events of the procedure, and the patient’s tolerance for the procedure. It should be detailed enough to justify the procedure, describe the course of the procedure, and provide continuity of care.</w:t>
      </w:r>
    </w:p>
    <w:p w:rsidRPr="00C64922" w:rsidR="00C117D5" w:rsidP="004C76D9" w:rsidRDefault="00C117D5" w14:paraId="48F67F3B" w14:textId="77777777">
      <w:pPr>
        <w:pStyle w:val="Heading4"/>
      </w:pPr>
      <w:r w:rsidRPr="00C64922">
        <w:t>Structured Sections</w:t>
      </w:r>
    </w:p>
    <w:p w:rsidRPr="00D14360" w:rsidR="00237611" w:rsidP="00237611" w:rsidRDefault="00424FFA" w14:paraId="337BCC42" w14:textId="77777777">
      <w:pPr>
        <w:rPr>
          <w:rFonts w:cs="Calibri"/>
        </w:rPr>
      </w:pPr>
      <w:r w:rsidRPr="00D14360">
        <w:rPr>
          <w:rFonts w:cs="Calibri"/>
        </w:rPr>
        <w:t xml:space="preserve">The table </w:t>
      </w:r>
      <w:r w:rsidRPr="00D14360" w:rsidR="00237611">
        <w:rPr>
          <w:rFonts w:cs="Calibri"/>
        </w:rPr>
        <w:t>below describes the required and optional sections in a Procedure Note document template</w:t>
      </w:r>
      <w:r w:rsidR="00ED7EA1">
        <w:rPr>
          <w:rFonts w:cs="Calibri"/>
        </w:rPr>
        <w:t xml:space="preserve">: </w:t>
      </w:r>
      <w:r w:rsidRPr="003A3D50" w:rsidR="00ED7EA1">
        <w:rPr>
          <w:rFonts w:cs="Calibri"/>
        </w:rPr>
        <w:t>Procedure Note (V3)[ClinicalDocument: identifier urn:hl7ii:2.16.840.1.113883.10.20.22.1.6:2015-08-01 (open)]</w:t>
      </w:r>
    </w:p>
    <w:p w:rsidRPr="00C64922" w:rsidR="00231549" w:rsidP="00C117D5" w:rsidRDefault="00231549" w14:paraId="2F57C0F1" w14:textId="77777777"/>
    <w:tbl>
      <w:tblPr>
        <w:tblW w:w="9360"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335"/>
        <w:gridCol w:w="3600"/>
        <w:gridCol w:w="3425"/>
      </w:tblGrid>
      <w:tr w:rsidRPr="00C64922" w:rsidR="00254B4A" w:rsidTr="003A3D50" w14:paraId="41B8EAD2" w14:textId="77777777">
        <w:trPr>
          <w:trHeight w:val="175"/>
          <w:tblHeader/>
        </w:trPr>
        <w:tc>
          <w:tcPr>
            <w:tcW w:w="2335" w:type="dxa"/>
            <w:tcBorders>
              <w:bottom w:val="nil"/>
              <w:right w:val="nil"/>
            </w:tcBorders>
            <w:shd w:val="clear" w:color="auto" w:fill="4F81BD"/>
          </w:tcPr>
          <w:p w:rsidRPr="00D14360" w:rsidR="00510672" w:rsidP="00D14360" w:rsidRDefault="00510672" w14:paraId="5491A388" w14:textId="77777777">
            <w:pPr>
              <w:autoSpaceDE w:val="0"/>
              <w:autoSpaceDN w:val="0"/>
              <w:adjustRightInd w:val="0"/>
              <w:spacing w:after="120"/>
              <w:rPr>
                <w:rFonts w:cs="Calibri"/>
                <w:b/>
                <w:bCs/>
                <w:color w:val="FFFFFF"/>
              </w:rPr>
            </w:pPr>
            <w:bookmarkStart w:name="_Toc10690853" w:id="710"/>
            <w:bookmarkStart w:name="_Toc11043596" w:id="711"/>
            <w:bookmarkStart w:name="_Toc11045587" w:id="712"/>
            <w:r w:rsidRPr="00D14360">
              <w:rPr>
                <w:rFonts w:cs="Calibri"/>
                <w:b/>
                <w:bCs/>
                <w:color w:val="FFFFFF"/>
              </w:rPr>
              <w:t xml:space="preserve">Document Type </w:t>
            </w:r>
          </w:p>
        </w:tc>
        <w:tc>
          <w:tcPr>
            <w:tcW w:w="3600" w:type="dxa"/>
            <w:shd w:val="clear" w:color="auto" w:fill="4F81BD"/>
          </w:tcPr>
          <w:p w:rsidRPr="00D14360" w:rsidR="00510672" w:rsidP="00D14360" w:rsidRDefault="00510672" w14:paraId="723B8B45" w14:textId="77777777">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3425" w:type="dxa"/>
            <w:shd w:val="clear" w:color="auto" w:fill="4F81BD"/>
          </w:tcPr>
          <w:p w:rsidRPr="00D14360" w:rsidR="00510672" w:rsidP="00D14360" w:rsidRDefault="00510672" w14:paraId="715AC15C" w14:textId="77777777">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Pr="00C64922" w:rsidR="00A41E88" w:rsidTr="004E29C8" w14:paraId="100B0109" w14:textId="77777777">
        <w:tc>
          <w:tcPr>
            <w:tcW w:w="2335" w:type="dxa"/>
            <w:tcBorders>
              <w:top w:val="single" w:color="4F81BD" w:sz="4" w:space="0"/>
              <w:bottom w:val="single" w:color="4F81BD" w:sz="4" w:space="0"/>
              <w:right w:val="nil"/>
            </w:tcBorders>
            <w:shd w:val="clear" w:color="auto" w:fill="FFFFFF"/>
          </w:tcPr>
          <w:p w:rsidRPr="00D14360" w:rsidR="00510672" w:rsidP="00D14360" w:rsidRDefault="00510672" w14:paraId="6E1552A1" w14:textId="77777777">
            <w:pPr>
              <w:autoSpaceDE w:val="0"/>
              <w:autoSpaceDN w:val="0"/>
              <w:adjustRightInd w:val="0"/>
              <w:spacing w:after="120"/>
              <w:rPr>
                <w:rFonts w:cs="Calibri"/>
                <w:b/>
                <w:bCs/>
                <w:color w:val="000000"/>
              </w:rPr>
            </w:pPr>
            <w:r w:rsidRPr="00D14360">
              <w:rPr>
                <w:rFonts w:cs="Calibri"/>
                <w:b/>
                <w:bCs/>
                <w:color w:val="000000"/>
              </w:rPr>
              <w:t>Procedure Note</w:t>
            </w:r>
          </w:p>
        </w:tc>
        <w:tc>
          <w:tcPr>
            <w:tcW w:w="3600" w:type="dxa"/>
            <w:tcBorders>
              <w:top w:val="single" w:color="4F81BD" w:sz="4" w:space="0"/>
              <w:bottom w:val="single" w:color="4F81BD" w:sz="4" w:space="0"/>
            </w:tcBorders>
            <w:shd w:val="clear" w:color="auto" w:fill="auto"/>
          </w:tcPr>
          <w:p w:rsidRPr="00D14360" w:rsidR="00510672" w:rsidP="00510672" w:rsidRDefault="00510672" w14:paraId="430FCA3F" w14:textId="77777777">
            <w:pPr>
              <w:rPr>
                <w:rFonts w:ascii="Calibri Light" w:hAnsi="Calibri Light" w:cs="Calibri Light"/>
                <w:szCs w:val="18"/>
              </w:rPr>
            </w:pPr>
            <w:r w:rsidRPr="00D14360">
              <w:rPr>
                <w:rFonts w:ascii="Calibri Light" w:hAnsi="Calibri Light" w:cs="Calibri Light"/>
                <w:szCs w:val="18"/>
              </w:rPr>
              <w:t xml:space="preserve">Complications Section (V3) </w:t>
            </w:r>
          </w:p>
          <w:p w:rsidRPr="00D14360" w:rsidR="00510672" w:rsidP="00510672" w:rsidRDefault="00510672" w14:paraId="4FCEB21F" w14:textId="77777777">
            <w:pPr>
              <w:rPr>
                <w:rFonts w:ascii="Calibri Light" w:hAnsi="Calibri Light" w:cs="Calibri Light"/>
                <w:szCs w:val="18"/>
              </w:rPr>
            </w:pPr>
            <w:r w:rsidRPr="00D14360">
              <w:rPr>
                <w:rFonts w:ascii="Calibri Light" w:hAnsi="Calibri Light" w:cs="Calibri Light"/>
                <w:szCs w:val="18"/>
              </w:rPr>
              <w:t xml:space="preserve">Procedure Description Section </w:t>
            </w:r>
          </w:p>
          <w:p w:rsidRPr="00D14360" w:rsidR="00510672" w:rsidP="00510672" w:rsidRDefault="00510672" w14:paraId="479423EE" w14:textId="77777777">
            <w:pPr>
              <w:rPr>
                <w:rFonts w:ascii="Calibri Light" w:hAnsi="Calibri Light" w:cs="Calibri Light"/>
                <w:szCs w:val="18"/>
              </w:rPr>
            </w:pPr>
            <w:r w:rsidRPr="00D14360">
              <w:rPr>
                <w:rFonts w:ascii="Calibri Light" w:hAnsi="Calibri Light" w:cs="Calibri Light"/>
                <w:szCs w:val="18"/>
              </w:rPr>
              <w:t xml:space="preserve">Procedure Indications Section (V2) </w:t>
            </w:r>
          </w:p>
          <w:p w:rsidR="00510672" w:rsidP="00510672" w:rsidRDefault="00510672" w14:paraId="1933450B" w14:textId="77777777">
            <w:pPr>
              <w:rPr>
                <w:rFonts w:ascii="Calibri Light" w:hAnsi="Calibri Light" w:cs="Calibri Light"/>
                <w:szCs w:val="18"/>
              </w:rPr>
            </w:pPr>
            <w:r w:rsidRPr="00D14360">
              <w:rPr>
                <w:rFonts w:ascii="Calibri Light" w:hAnsi="Calibri Light" w:cs="Calibri Light"/>
                <w:szCs w:val="18"/>
              </w:rPr>
              <w:t>Postprocedure Diagnosis Section (V3)</w:t>
            </w:r>
          </w:p>
          <w:p w:rsidRPr="00D14360" w:rsidR="00510672" w:rsidP="003A3D50" w:rsidRDefault="00510672" w14:paraId="5EEC79D5" w14:textId="77777777">
            <w:pPr>
              <w:rPr>
                <w:rFonts w:ascii="Calibri Light" w:hAnsi="Calibri Light" w:cs="Calibri Light"/>
                <w:szCs w:val="18"/>
              </w:rPr>
            </w:pPr>
          </w:p>
        </w:tc>
        <w:tc>
          <w:tcPr>
            <w:tcW w:w="3425" w:type="dxa"/>
            <w:tcBorders>
              <w:top w:val="single" w:color="4F81BD" w:sz="4" w:space="0"/>
              <w:bottom w:val="single" w:color="4F81BD" w:sz="4" w:space="0"/>
            </w:tcBorders>
            <w:shd w:val="clear" w:color="auto" w:fill="auto"/>
          </w:tcPr>
          <w:p w:rsidRPr="00D14360" w:rsidR="00510672" w:rsidP="003A3D50" w:rsidRDefault="00510672" w14:paraId="310ABB1E" w14:textId="77777777">
            <w:pPr>
              <w:ind w:left="184" w:hanging="184"/>
              <w:rPr>
                <w:rFonts w:ascii="Calibri Light" w:hAnsi="Calibri Light" w:cs="Calibri Light"/>
                <w:szCs w:val="18"/>
              </w:rPr>
            </w:pPr>
            <w:r w:rsidRPr="00D14360">
              <w:rPr>
                <w:rFonts w:ascii="Calibri Light" w:hAnsi="Calibri Light" w:cs="Calibri Light"/>
                <w:szCs w:val="18"/>
              </w:rPr>
              <w:t xml:space="preserve">Assessment Section </w:t>
            </w:r>
          </w:p>
          <w:p w:rsidRPr="00D14360" w:rsidR="00510672" w:rsidP="003A3D50" w:rsidRDefault="00510672" w14:paraId="03B94678" w14:textId="77777777">
            <w:pPr>
              <w:ind w:left="184" w:hanging="184"/>
              <w:rPr>
                <w:rFonts w:ascii="Calibri Light" w:hAnsi="Calibri Light" w:cs="Calibri Light"/>
                <w:szCs w:val="18"/>
              </w:rPr>
            </w:pPr>
            <w:r w:rsidRPr="00D14360">
              <w:rPr>
                <w:rFonts w:ascii="Calibri Light" w:hAnsi="Calibri Light" w:cs="Calibri Light"/>
                <w:szCs w:val="18"/>
              </w:rPr>
              <w:t xml:space="preserve">Assessment and Plan Section (V2) </w:t>
            </w:r>
          </w:p>
          <w:p w:rsidRPr="00D14360" w:rsidR="00510672" w:rsidP="003A3D50" w:rsidRDefault="00510672" w14:paraId="75D11187" w14:textId="77777777">
            <w:pPr>
              <w:ind w:left="184" w:hanging="184"/>
              <w:rPr>
                <w:rFonts w:ascii="Calibri Light" w:hAnsi="Calibri Light" w:cs="Calibri Light"/>
                <w:szCs w:val="18"/>
              </w:rPr>
            </w:pPr>
            <w:r w:rsidRPr="00D14360">
              <w:rPr>
                <w:rFonts w:ascii="Calibri Light" w:hAnsi="Calibri Light" w:cs="Calibri Light"/>
                <w:szCs w:val="18"/>
              </w:rPr>
              <w:t xml:space="preserve">Plan of Treatment Section (V2) </w:t>
            </w:r>
          </w:p>
          <w:p w:rsidRPr="00D14360" w:rsidR="00510672" w:rsidP="003A3D50" w:rsidRDefault="00510672" w14:paraId="709A6120" w14:textId="77777777">
            <w:pPr>
              <w:ind w:left="184" w:hanging="184"/>
              <w:rPr>
                <w:rFonts w:ascii="Calibri Light" w:hAnsi="Calibri Light" w:cs="Calibri Light"/>
                <w:szCs w:val="18"/>
              </w:rPr>
            </w:pPr>
            <w:r w:rsidRPr="00D14360">
              <w:rPr>
                <w:rFonts w:ascii="Calibri Light" w:hAnsi="Calibri Light" w:cs="Calibri Light"/>
                <w:szCs w:val="18"/>
              </w:rPr>
              <w:t xml:space="preserve">Allergies and Intolerances Section (entries optional) (V3) </w:t>
            </w:r>
          </w:p>
          <w:p w:rsidRPr="00D14360" w:rsidR="00510672" w:rsidP="003A3D50" w:rsidRDefault="00510672" w14:paraId="6D8CF6D8" w14:textId="77777777">
            <w:pPr>
              <w:ind w:left="184" w:hanging="184"/>
              <w:rPr>
                <w:rFonts w:ascii="Calibri Light" w:hAnsi="Calibri Light" w:cs="Calibri Light"/>
                <w:szCs w:val="18"/>
              </w:rPr>
            </w:pPr>
            <w:r w:rsidRPr="00D14360">
              <w:rPr>
                <w:rFonts w:ascii="Calibri Light" w:hAnsi="Calibri Light" w:cs="Calibri Light"/>
                <w:szCs w:val="18"/>
              </w:rPr>
              <w:t xml:space="preserve">Anesthesia Section (V2) </w:t>
            </w:r>
          </w:p>
          <w:p w:rsidRPr="00D14360" w:rsidR="00510672" w:rsidP="003A3D50" w:rsidRDefault="00510672" w14:paraId="53E69DCD" w14:textId="77777777">
            <w:pPr>
              <w:ind w:left="184" w:right="-106" w:hanging="184"/>
              <w:rPr>
                <w:rFonts w:ascii="Calibri Light" w:hAnsi="Calibri Light" w:cs="Calibri Light"/>
                <w:szCs w:val="18"/>
              </w:rPr>
            </w:pPr>
            <w:r w:rsidRPr="00D14360">
              <w:rPr>
                <w:rFonts w:ascii="Calibri Light" w:hAnsi="Calibri Light" w:cs="Calibri Light"/>
                <w:szCs w:val="18"/>
              </w:rPr>
              <w:t xml:space="preserve">Chief Complaint Section </w:t>
            </w:r>
          </w:p>
          <w:p w:rsidRPr="00D14360" w:rsidR="00510672" w:rsidP="003A3D50" w:rsidRDefault="00510672" w14:paraId="51409983" w14:textId="77777777">
            <w:pPr>
              <w:ind w:left="184" w:hanging="184"/>
              <w:rPr>
                <w:rFonts w:ascii="Calibri Light" w:hAnsi="Calibri Light" w:cs="Calibri Light"/>
                <w:szCs w:val="18"/>
              </w:rPr>
            </w:pPr>
            <w:r w:rsidRPr="00D14360">
              <w:rPr>
                <w:rFonts w:ascii="Calibri Light" w:hAnsi="Calibri Light" w:cs="Calibri Light"/>
                <w:szCs w:val="18"/>
              </w:rPr>
              <w:t xml:space="preserve">Chief Complaint and Reason for Visit Section </w:t>
            </w:r>
          </w:p>
          <w:p w:rsidRPr="00D14360" w:rsidR="00510672" w:rsidP="003A3D50" w:rsidRDefault="00510672" w14:paraId="364E20D7" w14:textId="77777777">
            <w:pPr>
              <w:ind w:left="184" w:hanging="184"/>
              <w:rPr>
                <w:rFonts w:ascii="Calibri Light" w:hAnsi="Calibri Light" w:cs="Calibri Light"/>
                <w:szCs w:val="18"/>
              </w:rPr>
            </w:pPr>
            <w:r w:rsidRPr="00D14360">
              <w:rPr>
                <w:rFonts w:ascii="Calibri Light" w:hAnsi="Calibri Light" w:cs="Calibri Light"/>
                <w:szCs w:val="18"/>
              </w:rPr>
              <w:t xml:space="preserve">Family History Section (V3) </w:t>
            </w:r>
          </w:p>
          <w:p w:rsidRPr="00D14360" w:rsidR="00510672" w:rsidP="003A3D50" w:rsidRDefault="00510672" w14:paraId="6E4EA14F" w14:textId="77777777">
            <w:pPr>
              <w:ind w:left="184" w:hanging="184"/>
              <w:rPr>
                <w:rFonts w:ascii="Calibri Light" w:hAnsi="Calibri Light" w:cs="Calibri Light"/>
                <w:szCs w:val="18"/>
              </w:rPr>
            </w:pPr>
            <w:r w:rsidRPr="00D14360">
              <w:rPr>
                <w:rFonts w:ascii="Calibri Light" w:hAnsi="Calibri Light" w:cs="Calibri Light"/>
                <w:szCs w:val="18"/>
              </w:rPr>
              <w:t xml:space="preserve">Past Medical History (V3) </w:t>
            </w:r>
          </w:p>
          <w:p w:rsidRPr="00D14360" w:rsidR="00510672" w:rsidP="003A3D50" w:rsidRDefault="00510672" w14:paraId="598F3F4C" w14:textId="77777777">
            <w:pPr>
              <w:ind w:left="184" w:hanging="184"/>
              <w:rPr>
                <w:rFonts w:ascii="Calibri Light" w:hAnsi="Calibri Light" w:cs="Calibri Light"/>
                <w:szCs w:val="18"/>
              </w:rPr>
            </w:pPr>
            <w:r w:rsidRPr="00D14360">
              <w:rPr>
                <w:rFonts w:ascii="Calibri Light" w:hAnsi="Calibri Light" w:cs="Calibri Light"/>
                <w:szCs w:val="18"/>
              </w:rPr>
              <w:t xml:space="preserve">History of Present Illness Section </w:t>
            </w:r>
          </w:p>
          <w:p w:rsidRPr="00D14360" w:rsidR="00510672" w:rsidP="003A3D50" w:rsidRDefault="00510672" w14:paraId="677C1A27" w14:textId="77777777">
            <w:pPr>
              <w:ind w:left="184" w:hanging="184"/>
              <w:rPr>
                <w:rFonts w:ascii="Calibri Light" w:hAnsi="Calibri Light" w:cs="Calibri Light"/>
                <w:szCs w:val="18"/>
              </w:rPr>
            </w:pPr>
            <w:r w:rsidRPr="00D14360">
              <w:rPr>
                <w:rFonts w:ascii="Calibri Light" w:hAnsi="Calibri Light" w:cs="Calibri Light"/>
                <w:szCs w:val="18"/>
              </w:rPr>
              <w:t xml:space="preserve">Medical (General) History Section </w:t>
            </w:r>
          </w:p>
          <w:p w:rsidRPr="00D14360" w:rsidR="00510672" w:rsidP="003A3D50" w:rsidRDefault="00510672" w14:paraId="1F043851" w14:textId="77777777">
            <w:pPr>
              <w:ind w:left="184" w:hanging="184"/>
              <w:rPr>
                <w:rFonts w:ascii="Calibri Light" w:hAnsi="Calibri Light" w:cs="Calibri Light"/>
                <w:szCs w:val="18"/>
              </w:rPr>
            </w:pPr>
            <w:r w:rsidRPr="00D14360">
              <w:rPr>
                <w:rFonts w:ascii="Calibri Light" w:hAnsi="Calibri Light" w:cs="Calibri Light"/>
                <w:szCs w:val="18"/>
              </w:rPr>
              <w:t xml:space="preserve">Medications Section (entries optional) (V2) </w:t>
            </w:r>
          </w:p>
          <w:p w:rsidRPr="00D14360" w:rsidR="00510672" w:rsidP="003A3D50" w:rsidRDefault="00510672" w14:paraId="7FF12F59" w14:textId="77777777">
            <w:pPr>
              <w:ind w:left="184" w:hanging="184"/>
              <w:rPr>
                <w:rFonts w:ascii="Calibri Light" w:hAnsi="Calibri Light" w:cs="Calibri Light"/>
                <w:szCs w:val="18"/>
              </w:rPr>
            </w:pPr>
            <w:r w:rsidRPr="00D14360">
              <w:rPr>
                <w:rFonts w:ascii="Calibri Light" w:hAnsi="Calibri Light" w:cs="Calibri Light"/>
                <w:szCs w:val="18"/>
              </w:rPr>
              <w:t xml:space="preserve">Medications Administered Section (V2) </w:t>
            </w:r>
          </w:p>
          <w:p w:rsidRPr="00D14360" w:rsidR="00510672" w:rsidP="003A3D50" w:rsidRDefault="00510672" w14:paraId="62B264D0" w14:textId="77777777">
            <w:pPr>
              <w:ind w:left="184" w:hanging="184"/>
              <w:rPr>
                <w:rFonts w:ascii="Calibri Light" w:hAnsi="Calibri Light" w:cs="Calibri Light"/>
                <w:szCs w:val="18"/>
              </w:rPr>
            </w:pPr>
            <w:r w:rsidRPr="00D14360">
              <w:rPr>
                <w:rFonts w:ascii="Calibri Light" w:hAnsi="Calibri Light" w:cs="Calibri Light"/>
                <w:szCs w:val="18"/>
              </w:rPr>
              <w:t xml:space="preserve">Physical Exam Section (V3) </w:t>
            </w:r>
          </w:p>
          <w:p w:rsidRPr="00D14360" w:rsidR="00510672" w:rsidP="003A3D50" w:rsidRDefault="00510672" w14:paraId="70D26696" w14:textId="77777777">
            <w:pPr>
              <w:ind w:left="184" w:hanging="184"/>
              <w:rPr>
                <w:rFonts w:ascii="Calibri Light" w:hAnsi="Calibri Light" w:cs="Calibri Light"/>
                <w:szCs w:val="18"/>
              </w:rPr>
            </w:pPr>
            <w:r w:rsidRPr="00D14360">
              <w:rPr>
                <w:rFonts w:ascii="Calibri Light" w:hAnsi="Calibri Light" w:cs="Calibri Light"/>
                <w:szCs w:val="18"/>
              </w:rPr>
              <w:t xml:space="preserve">Planned Procedure Section (V2) </w:t>
            </w:r>
          </w:p>
          <w:p w:rsidRPr="00D14360" w:rsidR="00510672" w:rsidP="003A3D50" w:rsidRDefault="00510672" w14:paraId="52B67F54" w14:textId="77777777">
            <w:pPr>
              <w:ind w:left="184" w:hanging="184"/>
              <w:rPr>
                <w:rFonts w:ascii="Calibri Light" w:hAnsi="Calibri Light" w:cs="Calibri Light"/>
                <w:szCs w:val="18"/>
              </w:rPr>
            </w:pPr>
            <w:r w:rsidRPr="00D14360">
              <w:rPr>
                <w:rFonts w:ascii="Calibri Light" w:hAnsi="Calibri Light" w:cs="Calibri Light"/>
                <w:szCs w:val="18"/>
              </w:rPr>
              <w:t xml:space="preserve">Procedure Disposition Section </w:t>
            </w:r>
          </w:p>
          <w:p w:rsidRPr="00D14360" w:rsidR="00510672" w:rsidP="003A3D50" w:rsidRDefault="00510672" w14:paraId="3E3F96A7" w14:textId="77777777">
            <w:pPr>
              <w:ind w:left="184" w:hanging="184"/>
              <w:rPr>
                <w:rFonts w:ascii="Calibri Light" w:hAnsi="Calibri Light" w:cs="Calibri Light"/>
                <w:szCs w:val="18"/>
              </w:rPr>
            </w:pPr>
            <w:r w:rsidRPr="00D14360">
              <w:rPr>
                <w:rFonts w:ascii="Calibri Light" w:hAnsi="Calibri Light" w:cs="Calibri Light"/>
                <w:szCs w:val="18"/>
              </w:rPr>
              <w:t xml:space="preserve">Procedure Estimated Blood Loss Section </w:t>
            </w:r>
          </w:p>
          <w:p w:rsidRPr="00D14360" w:rsidR="00510672" w:rsidP="003A3D50" w:rsidRDefault="00510672" w14:paraId="2883560B" w14:textId="77777777">
            <w:pPr>
              <w:ind w:left="184" w:hanging="184"/>
              <w:rPr>
                <w:rFonts w:ascii="Calibri Light" w:hAnsi="Calibri Light" w:cs="Calibri Light"/>
                <w:szCs w:val="18"/>
              </w:rPr>
            </w:pPr>
            <w:r w:rsidRPr="00D14360">
              <w:rPr>
                <w:rFonts w:ascii="Calibri Light" w:hAnsi="Calibri Light" w:cs="Calibri Light"/>
                <w:szCs w:val="18"/>
              </w:rPr>
              <w:t xml:space="preserve">Procedure Findings Section (V3) </w:t>
            </w:r>
          </w:p>
          <w:p w:rsidRPr="00D14360" w:rsidR="00510672" w:rsidP="003A3D50" w:rsidRDefault="00510672" w14:paraId="5188A183" w14:textId="77777777">
            <w:pPr>
              <w:ind w:left="184" w:hanging="184"/>
              <w:rPr>
                <w:rFonts w:ascii="Calibri Light" w:hAnsi="Calibri Light" w:cs="Calibri Light"/>
                <w:szCs w:val="18"/>
              </w:rPr>
            </w:pPr>
            <w:r w:rsidRPr="00D14360">
              <w:rPr>
                <w:rFonts w:ascii="Calibri Light" w:hAnsi="Calibri Light" w:cs="Calibri Light"/>
                <w:szCs w:val="18"/>
              </w:rPr>
              <w:t xml:space="preserve">Procedure Implants Section </w:t>
            </w:r>
          </w:p>
          <w:p w:rsidRPr="00D14360" w:rsidR="00510672" w:rsidP="003A3D50" w:rsidRDefault="00510672" w14:paraId="01A8FD4E" w14:textId="77777777">
            <w:pPr>
              <w:ind w:left="184" w:hanging="184"/>
              <w:rPr>
                <w:rFonts w:ascii="Calibri Light" w:hAnsi="Calibri Light" w:cs="Calibri Light"/>
                <w:szCs w:val="18"/>
              </w:rPr>
            </w:pPr>
            <w:r w:rsidRPr="00D14360">
              <w:rPr>
                <w:rFonts w:ascii="Calibri Light" w:hAnsi="Calibri Light" w:cs="Calibri Light"/>
                <w:szCs w:val="18"/>
              </w:rPr>
              <w:t xml:space="preserve">Procedure Specimens Taken Section </w:t>
            </w:r>
          </w:p>
          <w:p w:rsidRPr="00D14360" w:rsidR="00510672" w:rsidP="003A3D50" w:rsidRDefault="00510672" w14:paraId="4B0A3D3A" w14:textId="77777777">
            <w:pPr>
              <w:ind w:left="184" w:hanging="184"/>
              <w:rPr>
                <w:rFonts w:ascii="Calibri Light" w:hAnsi="Calibri Light" w:cs="Calibri Light"/>
                <w:szCs w:val="18"/>
              </w:rPr>
            </w:pPr>
            <w:r w:rsidRPr="00D14360">
              <w:rPr>
                <w:rFonts w:ascii="Calibri Light" w:hAnsi="Calibri Light" w:cs="Calibri Light"/>
                <w:szCs w:val="18"/>
              </w:rPr>
              <w:t>Procedures Section (entries optional) (V2)</w:t>
            </w:r>
          </w:p>
          <w:p w:rsidRPr="00D14360" w:rsidR="00510672" w:rsidP="003A3D50" w:rsidRDefault="00510672" w14:paraId="62DBB422" w14:textId="77777777">
            <w:pPr>
              <w:keepNext/>
              <w:ind w:left="184" w:hanging="184"/>
              <w:rPr>
                <w:rFonts w:ascii="Calibri Light" w:hAnsi="Calibri Light" w:cs="Calibri Light"/>
                <w:szCs w:val="18"/>
              </w:rPr>
            </w:pPr>
            <w:r w:rsidRPr="00D14360">
              <w:rPr>
                <w:rFonts w:ascii="Calibri Light" w:hAnsi="Calibri Light" w:cs="Calibri Light"/>
                <w:szCs w:val="18"/>
              </w:rPr>
              <w:t xml:space="preserve">Reason for Visit Section </w:t>
            </w:r>
          </w:p>
          <w:p w:rsidRPr="00D14360" w:rsidR="00510672" w:rsidP="003A3D50" w:rsidRDefault="00510672" w14:paraId="219A6E65" w14:textId="77777777">
            <w:pPr>
              <w:keepNext/>
              <w:ind w:left="184" w:hanging="184"/>
              <w:rPr>
                <w:rFonts w:ascii="Calibri Light" w:hAnsi="Calibri Light" w:cs="Calibri Light"/>
                <w:szCs w:val="18"/>
              </w:rPr>
            </w:pPr>
            <w:r w:rsidRPr="00D14360">
              <w:rPr>
                <w:rFonts w:ascii="Calibri Light" w:hAnsi="Calibri Light" w:cs="Calibri Light"/>
                <w:szCs w:val="18"/>
              </w:rPr>
              <w:t xml:space="preserve">Review of Systems Section </w:t>
            </w:r>
          </w:p>
          <w:p w:rsidRPr="00D14360" w:rsidR="00510672" w:rsidP="003A3D50" w:rsidRDefault="00510672" w14:paraId="3C89DDB3" w14:textId="77777777">
            <w:pPr>
              <w:keepNext/>
              <w:ind w:left="184" w:hanging="184"/>
              <w:rPr>
                <w:rFonts w:ascii="Calibri Light" w:hAnsi="Calibri Light" w:cs="Calibri Light"/>
                <w:szCs w:val="18"/>
              </w:rPr>
            </w:pPr>
            <w:r w:rsidRPr="00D14360">
              <w:rPr>
                <w:rFonts w:ascii="Calibri Light" w:hAnsi="Calibri Light" w:cs="Calibri Light"/>
                <w:szCs w:val="18"/>
              </w:rPr>
              <w:t>Social History Section (V3)</w:t>
            </w:r>
          </w:p>
        </w:tc>
      </w:tr>
    </w:tbl>
    <w:p w:rsidRPr="00C64922" w:rsidR="00CF2A15" w:rsidP="00A67903" w:rsidRDefault="00CF2A15" w14:paraId="1133640E" w14:textId="536C0595">
      <w:pPr>
        <w:pStyle w:val="Caption"/>
      </w:pPr>
      <w:bookmarkStart w:name="_Toc118898810" w:id="713"/>
      <w:bookmarkStart w:name="_Toc119940013" w:id="714"/>
      <w:bookmarkStart w:name="_Toc135313044" w:id="715"/>
      <w:r w:rsidRPr="00C64922">
        <w:t xml:space="preserve">Table </w:t>
      </w:r>
      <w:r>
        <w:fldChar w:fldCharType="begin"/>
      </w:r>
      <w:r>
        <w:instrText>SEQ Table \* ARABIC</w:instrText>
      </w:r>
      <w:r>
        <w:fldChar w:fldCharType="separate"/>
      </w:r>
      <w:r w:rsidR="00DC1072">
        <w:rPr>
          <w:noProof/>
        </w:rPr>
        <w:t>23</w:t>
      </w:r>
      <w:r>
        <w:fldChar w:fldCharType="end"/>
      </w:r>
      <w:r w:rsidRPr="00C64922">
        <w:t>: Procedure Note: Document Template</w:t>
      </w:r>
      <w:r w:rsidR="00A67903">
        <w:t xml:space="preserve">. </w:t>
      </w:r>
      <w:r w:rsidR="00A67903">
        <w:rPr>
          <w:rFonts w:cs="Calibri"/>
        </w:rPr>
        <w:t>﻿</w:t>
      </w:r>
      <w:bookmarkEnd w:id="713"/>
      <w:bookmarkEnd w:id="714"/>
      <w:bookmarkEnd w:id="715"/>
    </w:p>
    <w:p w:rsidRPr="00C64922" w:rsidR="00A10C4D" w:rsidP="00FD31AC" w:rsidRDefault="00A10C4D" w14:paraId="7B921FE2" w14:textId="77777777">
      <w:pPr>
        <w:pStyle w:val="Heading3"/>
      </w:pPr>
      <w:bookmarkStart w:name="_Toc11391257" w:id="716"/>
      <w:bookmarkStart w:name="_Toc119939819" w:id="717"/>
      <w:bookmarkStart w:name="_Toc135312850" w:id="718"/>
      <w:r w:rsidRPr="00C64922">
        <w:t xml:space="preserve">Progress Note: </w:t>
      </w:r>
      <w:bookmarkEnd w:id="710"/>
      <w:bookmarkEnd w:id="711"/>
      <w:bookmarkEnd w:id="712"/>
      <w:r w:rsidRPr="00C64922" w:rsidR="005D764C">
        <w:t>Document Template</w:t>
      </w:r>
      <w:bookmarkEnd w:id="716"/>
      <w:bookmarkEnd w:id="717"/>
      <w:bookmarkEnd w:id="718"/>
    </w:p>
    <w:p w:rsidRPr="00D14360" w:rsidR="00BA06B2" w:rsidP="00BA06B2" w:rsidRDefault="00085038" w14:paraId="2FDE2726" w14:textId="77777777">
      <w:pPr>
        <w:rPr>
          <w:rFonts w:cs="Calibri"/>
        </w:rPr>
      </w:pPr>
      <w:r w:rsidRPr="00D14360">
        <w:rPr>
          <w:rFonts w:cs="Calibri"/>
        </w:rPr>
        <w:t xml:space="preserve">The Progress Note </w:t>
      </w:r>
      <w:r w:rsidRPr="00D14360" w:rsidR="00BA06B2">
        <w:rPr>
          <w:rFonts w:cs="Calibri"/>
        </w:rPr>
        <w:t>represents a patient’s clinical status during a hospitalization, outpatient visit, treatment with a LTPAC provider, or other healthcare encounter. Taber’s medical dictionary defines a Progress Note as “An ongoin</w:t>
      </w:r>
      <w:r w:rsidRPr="00D14360" w:rsidR="00231549">
        <w:rPr>
          <w:rFonts w:cs="Calibri"/>
        </w:rPr>
        <w:t>g</w:t>
      </w:r>
      <w:r w:rsidRPr="00D14360" w:rsidR="00BA06B2">
        <w:rPr>
          <w:rFonts w:cs="Calibri"/>
        </w:rPr>
        <w:t xml:space="preserve"> record of a patient's illness and treatment. Physicians, nurses, consultants, and therapists record their notes concerning the progress or lack of progress made by the patient between the time of the previous note and the most recent note.”</w:t>
      </w:r>
      <w:r w:rsidRPr="00D14360" w:rsidR="00766A1C">
        <w:rPr>
          <w:rStyle w:val="FootnoteReference"/>
          <w:rFonts w:cs="Calibri"/>
        </w:rPr>
        <w:footnoteReference w:id="78"/>
      </w:r>
      <w:r w:rsidRPr="00D14360" w:rsidR="00BA06B2">
        <w:rPr>
          <w:rFonts w:cs="Calibri"/>
        </w:rPr>
        <w:t xml:space="preserve"> Mosby’s medical dictionary defines a Progress Note as “Notes made by a nurse, physician, social worker, physical therapist, and other health care professionals that</w:t>
      </w:r>
      <w:r w:rsidRPr="00D14360" w:rsidR="00231549">
        <w:rPr>
          <w:rFonts w:cs="Calibri"/>
        </w:rPr>
        <w:t xml:space="preserve"> </w:t>
      </w:r>
      <w:r w:rsidRPr="00D14360" w:rsidR="00BA06B2">
        <w:rPr>
          <w:rFonts w:cs="Calibri"/>
        </w:rPr>
        <w:t>describe the patient's condition and the treatment given or planned.”</w:t>
      </w:r>
      <w:r w:rsidRPr="00D14360" w:rsidR="00766A1C">
        <w:rPr>
          <w:rStyle w:val="FootnoteReference"/>
          <w:rFonts w:cs="Calibri"/>
        </w:rPr>
        <w:footnoteReference w:id="79"/>
      </w:r>
      <w:r w:rsidRPr="00D14360" w:rsidR="00BA06B2">
        <w:rPr>
          <w:rFonts w:cs="Calibri"/>
        </w:rPr>
        <w:t xml:space="preserve"> A Progress Note is not a re-evaluation note. A Progress Note is not intended to be a Progress Report for Medicare. Me</w:t>
      </w:r>
      <w:r w:rsidRPr="00D14360" w:rsidR="00231549">
        <w:rPr>
          <w:rFonts w:cs="Calibri"/>
        </w:rPr>
        <w:t>dic</w:t>
      </w:r>
      <w:r w:rsidRPr="00D14360" w:rsidR="00BA06B2">
        <w:rPr>
          <w:rFonts w:cs="Calibri"/>
        </w:rPr>
        <w:t>are B Section 1833(e) defines the requirements of a Medicare Progress Report.</w:t>
      </w:r>
    </w:p>
    <w:p w:rsidRPr="00C64922" w:rsidR="00C117D5" w:rsidP="004C76D9" w:rsidRDefault="00C117D5" w14:paraId="7890B4FE" w14:textId="77777777">
      <w:pPr>
        <w:pStyle w:val="Heading4"/>
      </w:pPr>
      <w:r w:rsidRPr="00C64922">
        <w:t>Structured Sections</w:t>
      </w:r>
    </w:p>
    <w:p w:rsidRPr="00D14360" w:rsidR="00237611" w:rsidP="00237611" w:rsidRDefault="005E4A1B" w14:paraId="627C6C75" w14:textId="77777777">
      <w:pPr>
        <w:rPr>
          <w:rFonts w:cs="Calibri"/>
        </w:rPr>
      </w:pPr>
      <w:r w:rsidRPr="00D14360">
        <w:rPr>
          <w:rFonts w:cs="Calibri"/>
        </w:rPr>
        <w:t xml:space="preserve">The table </w:t>
      </w:r>
      <w:r w:rsidRPr="00D14360" w:rsidR="00237611">
        <w:rPr>
          <w:rFonts w:cs="Calibri"/>
        </w:rPr>
        <w:t xml:space="preserve">below describes the required and optional sections in a Progress Note document </w:t>
      </w:r>
      <w:r w:rsidRPr="0083506C" w:rsidR="00237611">
        <w:rPr>
          <w:rFonts w:cs="Calibri"/>
        </w:rPr>
        <w:t>tem</w:t>
      </w:r>
      <w:r w:rsidRPr="005A615D" w:rsidR="00237611">
        <w:rPr>
          <w:rFonts w:cs="Calibri"/>
        </w:rPr>
        <w:t>plate</w:t>
      </w:r>
      <w:r w:rsidRPr="005A615D" w:rsidR="00ED7EA1">
        <w:rPr>
          <w:rFonts w:cs="Calibri"/>
        </w:rPr>
        <w:t xml:space="preserve">: </w:t>
      </w:r>
      <w:r w:rsidRPr="003A3D50" w:rsidR="00ED7EA1">
        <w:rPr>
          <w:rFonts w:cs="Calibri"/>
        </w:rPr>
        <w:t>Progress Note (V3)[ClinicalDocument: identifier urn:hl7ii:2.16.840.1.113883.10.20.22.1.9:2015-08-01 (open)]</w:t>
      </w:r>
    </w:p>
    <w:p w:rsidRPr="00C64922" w:rsidR="005E367F" w:rsidP="00C117D5" w:rsidRDefault="005E367F" w14:paraId="5A59ABD4" w14:textId="77777777"/>
    <w:tbl>
      <w:tblPr>
        <w:tblW w:w="9360"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674"/>
        <w:gridCol w:w="2187"/>
        <w:gridCol w:w="5499"/>
      </w:tblGrid>
      <w:tr w:rsidRPr="00C64922" w:rsidR="00254B4A" w:rsidTr="003A3D50" w14:paraId="524B6AF6" w14:textId="77777777">
        <w:trPr>
          <w:trHeight w:val="175"/>
          <w:tblHeader/>
        </w:trPr>
        <w:tc>
          <w:tcPr>
            <w:tcW w:w="1674" w:type="dxa"/>
            <w:tcBorders>
              <w:bottom w:val="nil"/>
              <w:right w:val="nil"/>
            </w:tcBorders>
            <w:shd w:val="clear" w:color="auto" w:fill="4F81BD"/>
          </w:tcPr>
          <w:p w:rsidRPr="00D14360" w:rsidR="00510672" w:rsidP="00D14360" w:rsidRDefault="00510672" w14:paraId="3D21D05D" w14:textId="77777777">
            <w:pPr>
              <w:autoSpaceDE w:val="0"/>
              <w:autoSpaceDN w:val="0"/>
              <w:adjustRightInd w:val="0"/>
              <w:spacing w:after="120"/>
              <w:rPr>
                <w:rFonts w:cs="Calibri"/>
                <w:b/>
                <w:bCs/>
                <w:color w:val="FFFFFF"/>
              </w:rPr>
            </w:pPr>
            <w:bookmarkStart w:name="_Toc10690854" w:id="719"/>
            <w:r w:rsidRPr="00D14360">
              <w:rPr>
                <w:rFonts w:cs="Calibri"/>
                <w:b/>
                <w:bCs/>
                <w:color w:val="FFFFFF"/>
              </w:rPr>
              <w:t xml:space="preserve">Document Type </w:t>
            </w:r>
          </w:p>
        </w:tc>
        <w:tc>
          <w:tcPr>
            <w:tcW w:w="2187" w:type="dxa"/>
            <w:shd w:val="clear" w:color="auto" w:fill="4F81BD"/>
          </w:tcPr>
          <w:p w:rsidRPr="00D14360" w:rsidR="00510672" w:rsidP="00D14360" w:rsidRDefault="00510672" w14:paraId="55434C49" w14:textId="77777777">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5499" w:type="dxa"/>
            <w:shd w:val="clear" w:color="auto" w:fill="4F81BD"/>
          </w:tcPr>
          <w:p w:rsidRPr="00D14360" w:rsidR="00510672" w:rsidP="00D14360" w:rsidRDefault="00510672" w14:paraId="11D277D2" w14:textId="77777777">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Pr="00C64922" w:rsidR="00A41E88" w:rsidTr="004E29C8" w14:paraId="7E8114ED" w14:textId="77777777">
        <w:tc>
          <w:tcPr>
            <w:tcW w:w="1674" w:type="dxa"/>
            <w:tcBorders>
              <w:top w:val="single" w:color="4F81BD" w:sz="4" w:space="0"/>
              <w:bottom w:val="single" w:color="4F81BD" w:sz="4" w:space="0"/>
              <w:right w:val="nil"/>
            </w:tcBorders>
            <w:shd w:val="clear" w:color="auto" w:fill="FFFFFF"/>
          </w:tcPr>
          <w:p w:rsidRPr="00D14360" w:rsidR="00510672" w:rsidP="00D14360" w:rsidRDefault="00510672" w14:paraId="325337A2" w14:textId="77777777">
            <w:pPr>
              <w:autoSpaceDE w:val="0"/>
              <w:autoSpaceDN w:val="0"/>
              <w:adjustRightInd w:val="0"/>
              <w:spacing w:after="120"/>
              <w:rPr>
                <w:rFonts w:cs="Calibri"/>
                <w:b/>
                <w:bCs/>
                <w:color w:val="000000"/>
              </w:rPr>
            </w:pPr>
            <w:r w:rsidRPr="00D14360">
              <w:rPr>
                <w:rFonts w:cs="Calibri"/>
                <w:b/>
                <w:bCs/>
                <w:color w:val="000000"/>
              </w:rPr>
              <w:t>Progress Note</w:t>
            </w:r>
          </w:p>
        </w:tc>
        <w:tc>
          <w:tcPr>
            <w:tcW w:w="2187" w:type="dxa"/>
            <w:tcBorders>
              <w:top w:val="single" w:color="4F81BD" w:sz="4" w:space="0"/>
              <w:bottom w:val="single" w:color="4F81BD" w:sz="4" w:space="0"/>
            </w:tcBorders>
            <w:shd w:val="clear" w:color="auto" w:fill="auto"/>
          </w:tcPr>
          <w:p w:rsidRPr="00D14360" w:rsidR="00510672" w:rsidP="00D14360" w:rsidRDefault="001E1A3D" w14:paraId="3D8A1AA4" w14:textId="77777777">
            <w:pPr>
              <w:autoSpaceDE w:val="0"/>
              <w:autoSpaceDN w:val="0"/>
              <w:adjustRightInd w:val="0"/>
              <w:rPr>
                <w:rFonts w:ascii="Calibri Light" w:hAnsi="Calibri Light" w:cs="Calibri Light"/>
                <w:szCs w:val="18"/>
              </w:rPr>
            </w:pPr>
            <w:r w:rsidRPr="00D14360" w:rsidDel="00AE4339">
              <w:rPr>
                <w:rFonts w:ascii="Calibri Light" w:hAnsi="Calibri Light" w:cs="Calibri Light"/>
                <w:szCs w:val="18"/>
              </w:rPr>
              <w:t xml:space="preserve"> </w:t>
            </w:r>
          </w:p>
        </w:tc>
        <w:tc>
          <w:tcPr>
            <w:tcW w:w="5499" w:type="dxa"/>
            <w:tcBorders>
              <w:top w:val="single" w:color="4F81BD" w:sz="4" w:space="0"/>
              <w:bottom w:val="single" w:color="4F81BD" w:sz="4" w:space="0"/>
            </w:tcBorders>
            <w:shd w:val="clear" w:color="auto" w:fill="auto"/>
          </w:tcPr>
          <w:p w:rsidRPr="00D14360" w:rsidR="00510672" w:rsidP="00510672" w:rsidRDefault="00510672" w14:paraId="762CE8C8" w14:textId="77777777">
            <w:pPr>
              <w:rPr>
                <w:rFonts w:ascii="Calibri Light" w:hAnsi="Calibri Light" w:cs="Calibri Light"/>
                <w:szCs w:val="18"/>
              </w:rPr>
            </w:pPr>
            <w:r w:rsidRPr="00D14360">
              <w:rPr>
                <w:rFonts w:ascii="Calibri Light" w:hAnsi="Calibri Light" w:cs="Calibri Light"/>
                <w:szCs w:val="18"/>
              </w:rPr>
              <w:t xml:space="preserve">Assessment Section </w:t>
            </w:r>
          </w:p>
          <w:p w:rsidRPr="00D14360" w:rsidR="00510672" w:rsidP="00510672" w:rsidRDefault="00510672" w14:paraId="33EB2D61" w14:textId="77777777">
            <w:pPr>
              <w:rPr>
                <w:rFonts w:ascii="Calibri Light" w:hAnsi="Calibri Light" w:cs="Calibri Light"/>
                <w:szCs w:val="18"/>
              </w:rPr>
            </w:pPr>
            <w:r w:rsidRPr="00D14360">
              <w:rPr>
                <w:rFonts w:ascii="Calibri Light" w:hAnsi="Calibri Light" w:cs="Calibri Light"/>
                <w:szCs w:val="18"/>
              </w:rPr>
              <w:t xml:space="preserve">Plan of Treatment Section (V2) </w:t>
            </w:r>
          </w:p>
          <w:p w:rsidRPr="00D14360" w:rsidR="00510672" w:rsidP="00510672" w:rsidRDefault="00510672" w14:paraId="6038AB4B" w14:textId="77777777">
            <w:pPr>
              <w:rPr>
                <w:rFonts w:ascii="Calibri Light" w:hAnsi="Calibri Light" w:cs="Calibri Light"/>
                <w:szCs w:val="18"/>
              </w:rPr>
            </w:pPr>
            <w:r w:rsidRPr="00D14360">
              <w:rPr>
                <w:rFonts w:ascii="Calibri Light" w:hAnsi="Calibri Light" w:cs="Calibri Light"/>
                <w:szCs w:val="18"/>
              </w:rPr>
              <w:t xml:space="preserve">Assessment and Plan Section (V2) </w:t>
            </w:r>
          </w:p>
          <w:p w:rsidRPr="00D14360" w:rsidR="00510672" w:rsidP="00510672" w:rsidRDefault="00510672" w14:paraId="791039E7" w14:textId="77777777">
            <w:pPr>
              <w:rPr>
                <w:rFonts w:ascii="Calibri Light" w:hAnsi="Calibri Light" w:cs="Calibri Light"/>
                <w:szCs w:val="18"/>
              </w:rPr>
            </w:pPr>
            <w:r w:rsidRPr="00D14360">
              <w:rPr>
                <w:rFonts w:ascii="Calibri Light" w:hAnsi="Calibri Light" w:cs="Calibri Light"/>
                <w:szCs w:val="18"/>
              </w:rPr>
              <w:t xml:space="preserve">Allergies and Intolerances Section (entries optional) (V3) </w:t>
            </w:r>
          </w:p>
          <w:p w:rsidRPr="00D14360" w:rsidR="00510672" w:rsidP="00510672" w:rsidRDefault="00510672" w14:paraId="7E8A5511" w14:textId="77777777">
            <w:pPr>
              <w:rPr>
                <w:rFonts w:ascii="Calibri Light" w:hAnsi="Calibri Light" w:cs="Calibri Light"/>
                <w:szCs w:val="18"/>
              </w:rPr>
            </w:pPr>
            <w:r w:rsidRPr="00D14360">
              <w:rPr>
                <w:rFonts w:ascii="Calibri Light" w:hAnsi="Calibri Light" w:cs="Calibri Light"/>
                <w:szCs w:val="18"/>
              </w:rPr>
              <w:t xml:space="preserve">Chief Complaint Section </w:t>
            </w:r>
          </w:p>
          <w:p w:rsidRPr="00D14360" w:rsidR="00510672" w:rsidP="00510672" w:rsidRDefault="00510672" w14:paraId="1BEE5AA6" w14:textId="77777777">
            <w:pPr>
              <w:rPr>
                <w:rFonts w:ascii="Calibri Light" w:hAnsi="Calibri Light" w:cs="Calibri Light"/>
                <w:szCs w:val="18"/>
              </w:rPr>
            </w:pPr>
            <w:r w:rsidRPr="00D14360">
              <w:rPr>
                <w:rFonts w:ascii="Calibri Light" w:hAnsi="Calibri Light" w:cs="Calibri Light"/>
                <w:szCs w:val="18"/>
              </w:rPr>
              <w:t xml:space="preserve">Interventions Section (V3) </w:t>
            </w:r>
          </w:p>
          <w:p w:rsidRPr="00D14360" w:rsidR="00510672" w:rsidP="00510672" w:rsidRDefault="00510672" w14:paraId="22185452" w14:textId="77777777">
            <w:pPr>
              <w:rPr>
                <w:rFonts w:ascii="Calibri Light" w:hAnsi="Calibri Light" w:cs="Calibri Light"/>
                <w:szCs w:val="18"/>
              </w:rPr>
            </w:pPr>
            <w:r w:rsidRPr="00D14360">
              <w:rPr>
                <w:rFonts w:ascii="Calibri Light" w:hAnsi="Calibri Light" w:cs="Calibri Light"/>
                <w:szCs w:val="18"/>
              </w:rPr>
              <w:t xml:space="preserve">Instructions Section (V2) </w:t>
            </w:r>
          </w:p>
          <w:p w:rsidRPr="00D14360" w:rsidR="00510672" w:rsidP="00510672" w:rsidRDefault="00510672" w14:paraId="1A67823E" w14:textId="77777777">
            <w:pPr>
              <w:rPr>
                <w:rFonts w:ascii="Calibri Light" w:hAnsi="Calibri Light" w:cs="Calibri Light"/>
                <w:szCs w:val="18"/>
              </w:rPr>
            </w:pPr>
            <w:r w:rsidRPr="00D14360">
              <w:rPr>
                <w:rFonts w:ascii="Calibri Light" w:hAnsi="Calibri Light" w:cs="Calibri Light"/>
                <w:szCs w:val="18"/>
              </w:rPr>
              <w:t xml:space="preserve">Medications Section (entries optional) (V2) </w:t>
            </w:r>
          </w:p>
          <w:p w:rsidRPr="00D14360" w:rsidR="00510672" w:rsidP="00510672" w:rsidRDefault="00510672" w14:paraId="0FFC3DB2" w14:textId="77777777">
            <w:pPr>
              <w:rPr>
                <w:rFonts w:ascii="Calibri Light" w:hAnsi="Calibri Light" w:cs="Calibri Light"/>
                <w:szCs w:val="18"/>
              </w:rPr>
            </w:pPr>
            <w:r w:rsidRPr="00D14360">
              <w:rPr>
                <w:rFonts w:ascii="Calibri Light" w:hAnsi="Calibri Light" w:cs="Calibri Light"/>
                <w:szCs w:val="18"/>
              </w:rPr>
              <w:t xml:space="preserve">Objective Section </w:t>
            </w:r>
          </w:p>
          <w:p w:rsidRPr="00D14360" w:rsidR="00510672" w:rsidP="00510672" w:rsidRDefault="00510672" w14:paraId="5AD79FD7" w14:textId="77777777">
            <w:pPr>
              <w:rPr>
                <w:rFonts w:ascii="Calibri Light" w:hAnsi="Calibri Light" w:cs="Calibri Light"/>
                <w:szCs w:val="18"/>
              </w:rPr>
            </w:pPr>
            <w:r w:rsidRPr="00D14360">
              <w:rPr>
                <w:rFonts w:ascii="Calibri Light" w:hAnsi="Calibri Light" w:cs="Calibri Light"/>
                <w:szCs w:val="18"/>
              </w:rPr>
              <w:t xml:space="preserve">Physical Exam Section (V3) </w:t>
            </w:r>
          </w:p>
          <w:p w:rsidRPr="00D14360" w:rsidR="00510672" w:rsidP="00510672" w:rsidRDefault="00510672" w14:paraId="1D1BF491" w14:textId="77777777">
            <w:pPr>
              <w:rPr>
                <w:rFonts w:ascii="Calibri Light" w:hAnsi="Calibri Light" w:cs="Calibri Light"/>
                <w:szCs w:val="18"/>
              </w:rPr>
            </w:pPr>
            <w:r w:rsidRPr="00D14360">
              <w:rPr>
                <w:rFonts w:ascii="Calibri Light" w:hAnsi="Calibri Light" w:cs="Calibri Light"/>
                <w:szCs w:val="18"/>
              </w:rPr>
              <w:t xml:space="preserve">Problem Section (entries optional) (V3) </w:t>
            </w:r>
          </w:p>
          <w:p w:rsidRPr="00D14360" w:rsidR="00510672" w:rsidP="00510672" w:rsidRDefault="00510672" w14:paraId="54822302" w14:textId="77777777">
            <w:pPr>
              <w:rPr>
                <w:rFonts w:ascii="Calibri Light" w:hAnsi="Calibri Light" w:cs="Calibri Light"/>
                <w:szCs w:val="18"/>
              </w:rPr>
            </w:pPr>
            <w:r w:rsidRPr="00D14360">
              <w:rPr>
                <w:rFonts w:ascii="Calibri Light" w:hAnsi="Calibri Light" w:cs="Calibri Light"/>
                <w:szCs w:val="18"/>
              </w:rPr>
              <w:t xml:space="preserve">Results Section (entries optional) (V3) </w:t>
            </w:r>
          </w:p>
          <w:p w:rsidRPr="00D14360" w:rsidR="00510672" w:rsidP="00510672" w:rsidRDefault="00510672" w14:paraId="1F85F6BE" w14:textId="77777777">
            <w:pPr>
              <w:rPr>
                <w:rFonts w:ascii="Calibri Light" w:hAnsi="Calibri Light" w:cs="Calibri Light"/>
                <w:szCs w:val="18"/>
              </w:rPr>
            </w:pPr>
            <w:r w:rsidRPr="00D14360">
              <w:rPr>
                <w:rFonts w:ascii="Calibri Light" w:hAnsi="Calibri Light" w:cs="Calibri Light"/>
                <w:szCs w:val="18"/>
              </w:rPr>
              <w:t xml:space="preserve">Review of Systems Section </w:t>
            </w:r>
          </w:p>
          <w:p w:rsidRPr="00D14360" w:rsidR="00510672" w:rsidP="00510672" w:rsidRDefault="00510672" w14:paraId="7157A9E4" w14:textId="77777777">
            <w:pPr>
              <w:rPr>
                <w:rFonts w:ascii="Calibri Light" w:hAnsi="Calibri Light" w:cs="Calibri Light"/>
                <w:szCs w:val="18"/>
              </w:rPr>
            </w:pPr>
            <w:r w:rsidRPr="00D14360">
              <w:rPr>
                <w:rFonts w:ascii="Calibri Light" w:hAnsi="Calibri Light" w:cs="Calibri Light"/>
                <w:szCs w:val="18"/>
              </w:rPr>
              <w:t xml:space="preserve">Subjective Section </w:t>
            </w:r>
          </w:p>
          <w:p w:rsidRPr="00D14360" w:rsidR="00510672" w:rsidP="00510672" w:rsidRDefault="00510672" w14:paraId="4B1D8BFC" w14:textId="77777777">
            <w:pPr>
              <w:rPr>
                <w:rFonts w:ascii="Calibri Light" w:hAnsi="Calibri Light" w:cs="Calibri Light"/>
                <w:szCs w:val="18"/>
              </w:rPr>
            </w:pPr>
            <w:r w:rsidRPr="00D14360">
              <w:rPr>
                <w:rFonts w:ascii="Calibri Light" w:hAnsi="Calibri Light" w:cs="Calibri Light"/>
                <w:szCs w:val="18"/>
              </w:rPr>
              <w:t>Vital Signs Section (entries optional) (V3)</w:t>
            </w:r>
          </w:p>
          <w:p w:rsidRPr="00D14360" w:rsidR="00510672" w:rsidP="00D14360" w:rsidRDefault="00510672" w14:paraId="47901BA3" w14:textId="77777777">
            <w:pPr>
              <w:keepNext/>
              <w:rPr>
                <w:rFonts w:ascii="Calibri Light" w:hAnsi="Calibri Light" w:cs="Calibri Light"/>
                <w:szCs w:val="18"/>
              </w:rPr>
            </w:pPr>
            <w:r w:rsidRPr="00D14360">
              <w:rPr>
                <w:rFonts w:ascii="Calibri Light" w:hAnsi="Calibri Light" w:cs="Calibri Light"/>
                <w:szCs w:val="18"/>
              </w:rPr>
              <w:t>Nutrition Section</w:t>
            </w:r>
          </w:p>
        </w:tc>
      </w:tr>
      <w:tr w:rsidRPr="00C64922" w:rsidR="00A41E88" w:rsidTr="004E29C8" w14:paraId="7B30BD7B" w14:textId="77777777">
        <w:trPr>
          <w:trHeight w:val="451"/>
        </w:trPr>
        <w:tc>
          <w:tcPr>
            <w:tcW w:w="1674" w:type="dxa"/>
            <w:tcBorders>
              <w:right w:val="nil"/>
            </w:tcBorders>
            <w:shd w:val="clear" w:color="auto" w:fill="FFFFFF"/>
          </w:tcPr>
          <w:p w:rsidRPr="00D14360" w:rsidR="00510672" w:rsidP="00D14360" w:rsidRDefault="00510672" w14:paraId="390CCAB3" w14:textId="77777777">
            <w:pPr>
              <w:autoSpaceDE w:val="0"/>
              <w:autoSpaceDN w:val="0"/>
              <w:adjustRightInd w:val="0"/>
              <w:spacing w:after="120"/>
              <w:rPr>
                <w:rFonts w:cs="Calibri"/>
                <w:b/>
                <w:bCs/>
                <w:color w:val="000000"/>
              </w:rPr>
            </w:pPr>
            <w:r w:rsidRPr="00D14360">
              <w:rPr>
                <w:rFonts w:cs="Calibri"/>
                <w:b/>
                <w:bCs/>
                <w:color w:val="000000"/>
              </w:rPr>
              <w:t xml:space="preserve">Example </w:t>
            </w:r>
          </w:p>
        </w:tc>
        <w:tc>
          <w:tcPr>
            <w:tcW w:w="2187" w:type="dxa"/>
            <w:shd w:val="clear" w:color="auto" w:fill="auto"/>
          </w:tcPr>
          <w:p w:rsidRPr="00D14360" w:rsidR="00510672" w:rsidP="00D14360" w:rsidRDefault="0051413C" w14:paraId="3AC8FF95" w14:textId="77777777">
            <w:pPr>
              <w:autoSpaceDE w:val="0"/>
              <w:autoSpaceDN w:val="0"/>
              <w:adjustRightInd w:val="0"/>
              <w:rPr>
                <w:rFonts w:ascii="Calibri Light" w:hAnsi="Calibri Light" w:cs="Calibri Light"/>
                <w:szCs w:val="18"/>
              </w:rPr>
            </w:pPr>
            <w:r w:rsidRPr="00D14360">
              <w:rPr>
                <w:rFonts w:ascii="Calibri Light" w:hAnsi="Calibri Light" w:cs="Calibri Light"/>
                <w:color w:val="000000"/>
              </w:rPr>
              <w:t xml:space="preserve">ProgressNote.xml </w:t>
            </w:r>
            <w:r w:rsidRPr="00D14360" w:rsidR="00825BFA">
              <w:rPr>
                <w:rFonts w:ascii="Calibri Light" w:hAnsi="Calibri Light" w:cs="Calibri Light"/>
                <w:color w:val="000000"/>
              </w:rPr>
              <w:t>Sample</w:t>
            </w:r>
          </w:p>
        </w:tc>
        <w:tc>
          <w:tcPr>
            <w:tcW w:w="5499" w:type="dxa"/>
            <w:shd w:val="clear" w:color="auto" w:fill="auto"/>
          </w:tcPr>
          <w:p w:rsidRPr="00D14360" w:rsidR="00510672" w:rsidP="00510672" w:rsidRDefault="00510672" w14:paraId="4C01C6B4" w14:textId="77777777">
            <w:pPr>
              <w:rPr>
                <w:rFonts w:ascii="Calibri Light" w:hAnsi="Calibri Light" w:cs="Calibri Light"/>
                <w:szCs w:val="18"/>
              </w:rPr>
            </w:pPr>
            <w:r w:rsidRPr="00D14360">
              <w:rPr>
                <w:rFonts w:ascii="Calibri Light" w:hAnsi="Calibri Light" w:cs="Calibri Light"/>
                <w:bCs/>
                <w:color w:val="000000"/>
              </w:rPr>
              <w:t>Included with this Companion Guide</w:t>
            </w:r>
          </w:p>
        </w:tc>
      </w:tr>
    </w:tbl>
    <w:p w:rsidRPr="00C64922" w:rsidR="00CF2A15" w:rsidP="00A67903" w:rsidRDefault="00CF2A15" w14:paraId="17E20C93" w14:textId="58930402">
      <w:pPr>
        <w:pStyle w:val="Caption"/>
      </w:pPr>
      <w:bookmarkStart w:name="_Toc118898811" w:id="720"/>
      <w:bookmarkStart w:name="_Toc119940014" w:id="721"/>
      <w:bookmarkStart w:name="_Toc135313045" w:id="722"/>
      <w:r w:rsidRPr="00C64922">
        <w:t xml:space="preserve">Table </w:t>
      </w:r>
      <w:r>
        <w:fldChar w:fldCharType="begin"/>
      </w:r>
      <w:r>
        <w:instrText>SEQ Table \* ARABIC</w:instrText>
      </w:r>
      <w:r>
        <w:fldChar w:fldCharType="separate"/>
      </w:r>
      <w:r w:rsidR="00DC1072">
        <w:rPr>
          <w:noProof/>
        </w:rPr>
        <w:t>24</w:t>
      </w:r>
      <w:r>
        <w:fldChar w:fldCharType="end"/>
      </w:r>
      <w:r w:rsidRPr="00C64922">
        <w:t>: Progress Note: Document Template</w:t>
      </w:r>
      <w:r w:rsidR="00A67903">
        <w:t xml:space="preserve">. </w:t>
      </w:r>
      <w:r w:rsidR="00A67903">
        <w:rPr>
          <w:rFonts w:cs="Calibri"/>
        </w:rPr>
        <w:t>﻿</w:t>
      </w:r>
      <w:bookmarkEnd w:id="720"/>
      <w:bookmarkEnd w:id="721"/>
      <w:bookmarkEnd w:id="722"/>
    </w:p>
    <w:p w:rsidRPr="00C64922" w:rsidR="00A10C4D" w:rsidP="00FD31AC" w:rsidRDefault="00A10C4D" w14:paraId="560924AA" w14:textId="77777777">
      <w:pPr>
        <w:pStyle w:val="Heading3"/>
      </w:pPr>
      <w:r w:rsidRPr="00C64922">
        <w:t xml:space="preserve"> </w:t>
      </w:r>
      <w:bookmarkStart w:name="_Toc11043597" w:id="723"/>
      <w:bookmarkStart w:name="_Toc11045588" w:id="724"/>
      <w:bookmarkStart w:name="_Toc11391258" w:id="725"/>
      <w:bookmarkStart w:name="_Toc119939820" w:id="726"/>
      <w:bookmarkStart w:name="_Toc135312851" w:id="727"/>
      <w:r w:rsidRPr="00C64922">
        <w:t xml:space="preserve">Referral Note: </w:t>
      </w:r>
      <w:bookmarkEnd w:id="719"/>
      <w:bookmarkEnd w:id="723"/>
      <w:bookmarkEnd w:id="724"/>
      <w:r w:rsidRPr="00C64922" w:rsidR="005D764C">
        <w:t>Document Template</w:t>
      </w:r>
      <w:bookmarkEnd w:id="725"/>
      <w:bookmarkEnd w:id="726"/>
      <w:bookmarkEnd w:id="727"/>
    </w:p>
    <w:p w:rsidRPr="00D14360" w:rsidR="00870B0B" w:rsidP="00BA06B2" w:rsidRDefault="00BA06B2" w14:paraId="37D06F9D" w14:textId="77777777">
      <w:pPr>
        <w:rPr>
          <w:rFonts w:cs="Calibri"/>
        </w:rPr>
      </w:pPr>
      <w:r w:rsidRPr="00D14360">
        <w:rPr>
          <w:rFonts w:cs="Calibri"/>
        </w:rPr>
        <w:t>A Referral Note communicates pertinent information from a provider who is requesting services of another provider of clinical or non-clinical services</w:t>
      </w:r>
      <w:r w:rsidRPr="00D14360" w:rsidR="00870B0B">
        <w:rPr>
          <w:rFonts w:cs="Calibri"/>
        </w:rPr>
        <w:t xml:space="preserve"> which </w:t>
      </w:r>
      <w:r w:rsidRPr="00D14360">
        <w:rPr>
          <w:rFonts w:cs="Calibri"/>
        </w:rPr>
        <w:t>includes the reason for the referral and additional information that would augment decision making and care delivery. Examples of referral situations</w:t>
      </w:r>
      <w:r w:rsidRPr="00D14360" w:rsidR="00870B0B">
        <w:rPr>
          <w:rFonts w:cs="Calibri"/>
        </w:rPr>
        <w:t xml:space="preserve"> include when a patient is:</w:t>
      </w:r>
    </w:p>
    <w:p w:rsidRPr="003A3D50" w:rsidR="00870B0B" w:rsidP="0054522C" w:rsidRDefault="001F7773" w14:paraId="5256BC6A" w14:textId="77777777">
      <w:pPr>
        <w:pStyle w:val="ListParagraph"/>
        <w:numPr>
          <w:ilvl w:val="0"/>
          <w:numId w:val="32"/>
        </w:numPr>
        <w:rPr>
          <w:rFonts w:cs="Calibri"/>
        </w:rPr>
      </w:pPr>
      <w:r w:rsidRPr="00D14360">
        <w:rPr>
          <w:rFonts w:cs="Calibri"/>
        </w:rPr>
        <w:t>R</w:t>
      </w:r>
      <w:r w:rsidRPr="003A3D50" w:rsidR="00BA06B2">
        <w:rPr>
          <w:rFonts w:cs="Calibri"/>
        </w:rPr>
        <w:t>eferred from a family physician to a cardiologist for cardiac evaluation</w:t>
      </w:r>
      <w:r w:rsidRPr="00D14360">
        <w:rPr>
          <w:rFonts w:cs="Calibri"/>
        </w:rPr>
        <w:t>.</w:t>
      </w:r>
      <w:r w:rsidRPr="003A3D50" w:rsidR="00BA06B2">
        <w:rPr>
          <w:rFonts w:cs="Calibri"/>
        </w:rPr>
        <w:t xml:space="preserve">  </w:t>
      </w:r>
    </w:p>
    <w:p w:rsidRPr="003A3D50" w:rsidR="00870B0B" w:rsidP="0054522C" w:rsidRDefault="001F7773" w14:paraId="64871B4D" w14:textId="77777777">
      <w:pPr>
        <w:pStyle w:val="ListParagraph"/>
        <w:numPr>
          <w:ilvl w:val="0"/>
          <w:numId w:val="32"/>
        </w:numPr>
        <w:rPr>
          <w:rFonts w:cs="Calibri"/>
        </w:rPr>
      </w:pPr>
      <w:r w:rsidRPr="00D14360">
        <w:rPr>
          <w:rFonts w:cs="Calibri"/>
        </w:rPr>
        <w:t>S</w:t>
      </w:r>
      <w:r w:rsidRPr="003A3D50" w:rsidR="00BA06B2">
        <w:rPr>
          <w:rFonts w:cs="Calibri"/>
        </w:rPr>
        <w:t>ent by a cardiologist to an emergency department for angina</w:t>
      </w:r>
      <w:r w:rsidRPr="00D14360">
        <w:rPr>
          <w:rFonts w:cs="Calibri"/>
        </w:rPr>
        <w:t>.</w:t>
      </w:r>
    </w:p>
    <w:p w:rsidRPr="003A3D50" w:rsidR="00870B0B" w:rsidP="0054522C" w:rsidRDefault="001F7773" w14:paraId="2E2F4F49" w14:textId="77777777">
      <w:pPr>
        <w:pStyle w:val="ListParagraph"/>
        <w:numPr>
          <w:ilvl w:val="0"/>
          <w:numId w:val="32"/>
        </w:numPr>
        <w:rPr>
          <w:rFonts w:cs="Calibri"/>
        </w:rPr>
      </w:pPr>
      <w:r w:rsidRPr="00D14360">
        <w:rPr>
          <w:rFonts w:cs="Calibri"/>
        </w:rPr>
        <w:t>R</w:t>
      </w:r>
      <w:r w:rsidRPr="003A3D50" w:rsidR="00BA06B2">
        <w:rPr>
          <w:rFonts w:cs="Calibri"/>
        </w:rPr>
        <w:t>eferred by a nurse practitioner to an audiologist for hearing screening</w:t>
      </w:r>
      <w:r w:rsidRPr="00D14360">
        <w:rPr>
          <w:rFonts w:cs="Calibri"/>
        </w:rPr>
        <w:t>.</w:t>
      </w:r>
      <w:r w:rsidRPr="003A3D50" w:rsidR="00BA06B2">
        <w:rPr>
          <w:rFonts w:cs="Calibri"/>
        </w:rPr>
        <w:t xml:space="preserve"> </w:t>
      </w:r>
    </w:p>
    <w:p w:rsidRPr="003A3D50" w:rsidR="00BA06B2" w:rsidP="0054522C" w:rsidRDefault="001F7773" w14:paraId="68017617" w14:textId="77777777">
      <w:pPr>
        <w:pStyle w:val="ListParagraph"/>
        <w:numPr>
          <w:ilvl w:val="0"/>
          <w:numId w:val="32"/>
        </w:numPr>
        <w:rPr>
          <w:rFonts w:cs="Calibri"/>
        </w:rPr>
      </w:pPr>
      <w:r w:rsidRPr="00D14360">
        <w:rPr>
          <w:rFonts w:cs="Calibri"/>
        </w:rPr>
        <w:t>Re</w:t>
      </w:r>
      <w:r w:rsidRPr="003A3D50" w:rsidR="00BA06B2">
        <w:rPr>
          <w:rFonts w:cs="Calibri"/>
        </w:rPr>
        <w:t>ferred by a hospitalist to social services.</w:t>
      </w:r>
    </w:p>
    <w:p w:rsidRPr="00C64922" w:rsidR="00C117D5" w:rsidP="004C76D9" w:rsidRDefault="00C117D5" w14:paraId="1B1C30A4" w14:textId="77777777">
      <w:pPr>
        <w:pStyle w:val="Heading4"/>
      </w:pPr>
      <w:r w:rsidRPr="00C64922">
        <w:t>Structured Sections</w:t>
      </w:r>
    </w:p>
    <w:p w:rsidRPr="00D14360" w:rsidR="00237611" w:rsidP="00237611" w:rsidRDefault="005E4A1B" w14:paraId="2382C6B7" w14:textId="77777777">
      <w:pPr>
        <w:rPr>
          <w:rFonts w:cs="Calibri"/>
        </w:rPr>
      </w:pPr>
      <w:r w:rsidRPr="00D14360">
        <w:rPr>
          <w:rFonts w:cs="Calibri"/>
        </w:rPr>
        <w:t>The t</w:t>
      </w:r>
      <w:r w:rsidRPr="00D14360" w:rsidR="00237611">
        <w:rPr>
          <w:rFonts w:cs="Calibri"/>
        </w:rPr>
        <w:t>able below describes the required and optional sections in a Referral Note document template</w:t>
      </w:r>
      <w:r w:rsidR="00ED7EA1">
        <w:rPr>
          <w:rFonts w:cs="Calibri"/>
        </w:rPr>
        <w:t xml:space="preserve">: </w:t>
      </w:r>
      <w:r w:rsidRPr="003A3D50" w:rsidR="00ED7EA1">
        <w:rPr>
          <w:rFonts w:cs="Calibri"/>
        </w:rPr>
        <w:t>Referral Note (V2)[ClinicalDocument: identifier urn:hl7ii:2.16.840.1.113883.10.20.22.1.14:2015-08-01 (open)]</w:t>
      </w:r>
    </w:p>
    <w:p w:rsidRPr="00C64922" w:rsidR="00C117D5" w:rsidP="00C117D5" w:rsidRDefault="00C117D5" w14:paraId="6B0E2ABA" w14:textId="77777777"/>
    <w:tbl>
      <w:tblPr>
        <w:tblW w:w="0" w:type="auto"/>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723"/>
        <w:gridCol w:w="3486"/>
        <w:gridCol w:w="4141"/>
      </w:tblGrid>
      <w:tr w:rsidRPr="00C64922" w:rsidR="00254B4A" w:rsidTr="003A3D50" w14:paraId="2D5B2832" w14:textId="77777777">
        <w:trPr>
          <w:cantSplit/>
          <w:trHeight w:val="175"/>
          <w:tblHeader/>
        </w:trPr>
        <w:tc>
          <w:tcPr>
            <w:tcW w:w="1723" w:type="dxa"/>
            <w:tcBorders>
              <w:bottom w:val="nil"/>
              <w:right w:val="nil"/>
            </w:tcBorders>
            <w:shd w:val="clear" w:color="auto" w:fill="4F81BD"/>
          </w:tcPr>
          <w:p w:rsidRPr="00D14360" w:rsidR="00510672" w:rsidP="00D14360" w:rsidRDefault="00510672" w14:paraId="198A1004" w14:textId="77777777">
            <w:pPr>
              <w:autoSpaceDE w:val="0"/>
              <w:autoSpaceDN w:val="0"/>
              <w:adjustRightInd w:val="0"/>
              <w:spacing w:after="120"/>
              <w:rPr>
                <w:rFonts w:cs="Calibri"/>
                <w:b/>
                <w:bCs/>
                <w:color w:val="FFFFFF"/>
              </w:rPr>
            </w:pPr>
            <w:r w:rsidRPr="00D14360">
              <w:rPr>
                <w:rFonts w:cs="Calibri"/>
                <w:b/>
                <w:bCs/>
                <w:color w:val="FFFFFF"/>
              </w:rPr>
              <w:t xml:space="preserve">Document Type </w:t>
            </w:r>
          </w:p>
        </w:tc>
        <w:tc>
          <w:tcPr>
            <w:tcW w:w="3486" w:type="dxa"/>
            <w:shd w:val="clear" w:color="auto" w:fill="4F81BD"/>
          </w:tcPr>
          <w:p w:rsidRPr="00D14360" w:rsidR="00510672" w:rsidP="00D14360" w:rsidRDefault="00510672" w14:paraId="60953966" w14:textId="77777777">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141" w:type="dxa"/>
            <w:shd w:val="clear" w:color="auto" w:fill="4F81BD"/>
          </w:tcPr>
          <w:p w:rsidRPr="00D14360" w:rsidR="00510672" w:rsidP="00D14360" w:rsidRDefault="00510672" w14:paraId="57C7F6FD" w14:textId="77777777">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Pr="00C64922" w:rsidR="004E29C8" w:rsidTr="004E29C8" w14:paraId="4E296A43" w14:textId="77777777">
        <w:tc>
          <w:tcPr>
            <w:tcW w:w="1723" w:type="dxa"/>
            <w:tcBorders>
              <w:top w:val="single" w:color="4F81BD" w:sz="4" w:space="0"/>
              <w:bottom w:val="single" w:color="4F81BD" w:sz="4" w:space="0"/>
              <w:right w:val="nil"/>
            </w:tcBorders>
            <w:shd w:val="clear" w:color="auto" w:fill="FFFFFF"/>
          </w:tcPr>
          <w:p w:rsidRPr="00D14360" w:rsidR="00510672" w:rsidP="00D14360" w:rsidRDefault="00510672" w14:paraId="1D21C94D" w14:textId="77777777">
            <w:pPr>
              <w:autoSpaceDE w:val="0"/>
              <w:autoSpaceDN w:val="0"/>
              <w:adjustRightInd w:val="0"/>
              <w:spacing w:after="120"/>
              <w:rPr>
                <w:rFonts w:cs="Calibri"/>
                <w:b/>
                <w:bCs/>
                <w:color w:val="000000"/>
              </w:rPr>
            </w:pPr>
            <w:r w:rsidRPr="00D14360">
              <w:rPr>
                <w:rFonts w:cs="Calibri"/>
                <w:b/>
                <w:bCs/>
                <w:color w:val="000000"/>
              </w:rPr>
              <w:t>Referral Note</w:t>
            </w:r>
          </w:p>
        </w:tc>
        <w:tc>
          <w:tcPr>
            <w:tcW w:w="3486" w:type="dxa"/>
            <w:tcBorders>
              <w:top w:val="single" w:color="4F81BD" w:sz="4" w:space="0"/>
              <w:bottom w:val="single" w:color="4F81BD" w:sz="4" w:space="0"/>
            </w:tcBorders>
            <w:shd w:val="clear" w:color="auto" w:fill="auto"/>
          </w:tcPr>
          <w:p w:rsidRPr="00D14360" w:rsidR="00510672" w:rsidP="003A3D50" w:rsidRDefault="00510672" w14:paraId="34345F39" w14:textId="77777777">
            <w:pPr>
              <w:ind w:left="162" w:hanging="162"/>
              <w:rPr>
                <w:rFonts w:ascii="Calibri Light" w:hAnsi="Calibri Light" w:cs="Calibri Light"/>
                <w:szCs w:val="18"/>
              </w:rPr>
            </w:pPr>
            <w:r w:rsidRPr="00D14360">
              <w:rPr>
                <w:rFonts w:ascii="Calibri Light" w:hAnsi="Calibri Light" w:cs="Calibri Light"/>
                <w:szCs w:val="18"/>
              </w:rPr>
              <w:t xml:space="preserve">Problem Section (entries required) (V3) </w:t>
            </w:r>
          </w:p>
          <w:p w:rsidRPr="00D14360" w:rsidR="00510672" w:rsidP="003A3D50" w:rsidRDefault="00510672" w14:paraId="5835D5C9" w14:textId="77777777">
            <w:pPr>
              <w:ind w:left="162" w:hanging="162"/>
              <w:rPr>
                <w:rFonts w:ascii="Calibri Light" w:hAnsi="Calibri Light" w:cs="Calibri Light"/>
                <w:szCs w:val="18"/>
              </w:rPr>
            </w:pPr>
            <w:r w:rsidRPr="00D14360">
              <w:rPr>
                <w:rFonts w:ascii="Calibri Light" w:hAnsi="Calibri Light" w:cs="Calibri Light"/>
                <w:szCs w:val="18"/>
              </w:rPr>
              <w:t>Allergies and Intolerances Section (entries required) (V3)</w:t>
            </w:r>
          </w:p>
          <w:p w:rsidRPr="00D14360" w:rsidR="00510672" w:rsidP="003A3D50" w:rsidRDefault="00510672" w14:paraId="2457762F" w14:textId="77777777">
            <w:pPr>
              <w:ind w:left="162" w:hanging="162"/>
              <w:rPr>
                <w:rFonts w:ascii="Calibri Light" w:hAnsi="Calibri Light" w:cs="Calibri Light"/>
                <w:szCs w:val="18"/>
              </w:rPr>
            </w:pPr>
            <w:r w:rsidRPr="00D14360">
              <w:rPr>
                <w:rFonts w:ascii="Calibri Light" w:hAnsi="Calibri Light" w:cs="Calibri Light"/>
                <w:szCs w:val="18"/>
              </w:rPr>
              <w:t>Medications Section (entries required) (V2)</w:t>
            </w:r>
          </w:p>
          <w:p w:rsidR="00510672" w:rsidP="00270135" w:rsidRDefault="00510672" w14:paraId="4A5DADB5" w14:textId="77777777">
            <w:pPr>
              <w:ind w:left="162" w:hanging="162"/>
              <w:rPr>
                <w:rFonts w:ascii="Calibri Light" w:hAnsi="Calibri Light" w:cs="Calibri Light"/>
                <w:szCs w:val="18"/>
              </w:rPr>
            </w:pPr>
            <w:r w:rsidRPr="00D14360">
              <w:rPr>
                <w:rFonts w:ascii="Calibri Light" w:hAnsi="Calibri Light" w:cs="Calibri Light"/>
                <w:szCs w:val="18"/>
              </w:rPr>
              <w:t>Reason for Referral Section (V2)</w:t>
            </w:r>
          </w:p>
          <w:p w:rsidRPr="00D14360" w:rsidR="00510672" w:rsidP="003A3D50" w:rsidRDefault="00510672" w14:paraId="06DDE148" w14:textId="77777777">
            <w:pPr>
              <w:ind w:left="162" w:hanging="162"/>
              <w:rPr>
                <w:rFonts w:ascii="Calibri Light" w:hAnsi="Calibri Light" w:cs="Calibri Light"/>
                <w:szCs w:val="18"/>
              </w:rPr>
            </w:pPr>
          </w:p>
        </w:tc>
        <w:tc>
          <w:tcPr>
            <w:tcW w:w="4141" w:type="dxa"/>
            <w:tcBorders>
              <w:top w:val="single" w:color="4F81BD" w:sz="4" w:space="0"/>
              <w:bottom w:val="single" w:color="4F81BD" w:sz="4" w:space="0"/>
            </w:tcBorders>
            <w:shd w:val="clear" w:color="auto" w:fill="auto"/>
          </w:tcPr>
          <w:p w:rsidRPr="00D14360" w:rsidR="00510672" w:rsidP="00510672" w:rsidRDefault="00510672" w14:paraId="0918498C" w14:textId="77777777">
            <w:pPr>
              <w:rPr>
                <w:rFonts w:ascii="Calibri Light" w:hAnsi="Calibri Light" w:cs="Calibri Light"/>
                <w:szCs w:val="18"/>
              </w:rPr>
            </w:pPr>
            <w:r w:rsidRPr="00D14360">
              <w:rPr>
                <w:rFonts w:ascii="Calibri Light" w:hAnsi="Calibri Light" w:cs="Calibri Light"/>
                <w:szCs w:val="18"/>
              </w:rPr>
              <w:t xml:space="preserve">Plan of Treatment Section (V2) </w:t>
            </w:r>
          </w:p>
          <w:p w:rsidRPr="00D14360" w:rsidR="00510672" w:rsidP="00510672" w:rsidRDefault="00510672" w14:paraId="03CA30CB" w14:textId="77777777">
            <w:pPr>
              <w:rPr>
                <w:rFonts w:ascii="Calibri Light" w:hAnsi="Calibri Light" w:cs="Calibri Light"/>
                <w:szCs w:val="18"/>
              </w:rPr>
            </w:pPr>
            <w:r w:rsidRPr="00D14360">
              <w:rPr>
                <w:rFonts w:ascii="Calibri Light" w:hAnsi="Calibri Light" w:cs="Calibri Light"/>
                <w:szCs w:val="18"/>
              </w:rPr>
              <w:t xml:space="preserve">History of Present Illness Section </w:t>
            </w:r>
          </w:p>
          <w:p w:rsidRPr="00D14360" w:rsidR="00510672" w:rsidP="00510672" w:rsidRDefault="00510672" w14:paraId="7EBE804F" w14:textId="77777777">
            <w:pPr>
              <w:rPr>
                <w:rFonts w:ascii="Calibri Light" w:hAnsi="Calibri Light" w:cs="Calibri Light"/>
                <w:szCs w:val="18"/>
              </w:rPr>
            </w:pPr>
            <w:r w:rsidRPr="00D14360">
              <w:rPr>
                <w:rFonts w:ascii="Calibri Light" w:hAnsi="Calibri Light" w:cs="Calibri Light"/>
                <w:szCs w:val="18"/>
              </w:rPr>
              <w:t xml:space="preserve">Family History Section (V3) </w:t>
            </w:r>
          </w:p>
          <w:p w:rsidRPr="00D14360" w:rsidR="00510672" w:rsidP="00510672" w:rsidRDefault="00510672" w14:paraId="6D4D491D" w14:textId="77777777">
            <w:pPr>
              <w:rPr>
                <w:rFonts w:ascii="Calibri Light" w:hAnsi="Calibri Light" w:cs="Calibri Light"/>
                <w:szCs w:val="18"/>
              </w:rPr>
            </w:pPr>
            <w:r w:rsidRPr="00D14360">
              <w:rPr>
                <w:rFonts w:ascii="Calibri Light" w:hAnsi="Calibri Light" w:cs="Calibri Light"/>
                <w:szCs w:val="18"/>
              </w:rPr>
              <w:t xml:space="preserve">Immunizations Section (entries required) (V3) </w:t>
            </w:r>
          </w:p>
          <w:p w:rsidRPr="00D14360" w:rsidR="00510672" w:rsidP="00510672" w:rsidRDefault="00510672" w14:paraId="48FAC576" w14:textId="77777777">
            <w:pPr>
              <w:rPr>
                <w:rFonts w:ascii="Calibri Light" w:hAnsi="Calibri Light" w:cs="Calibri Light"/>
                <w:szCs w:val="18"/>
              </w:rPr>
            </w:pPr>
            <w:r w:rsidRPr="00D14360">
              <w:rPr>
                <w:rFonts w:ascii="Calibri Light" w:hAnsi="Calibri Light" w:cs="Calibri Light"/>
                <w:szCs w:val="18"/>
              </w:rPr>
              <w:t xml:space="preserve">Procedures Section (entries optional) (V2) </w:t>
            </w:r>
          </w:p>
          <w:p w:rsidRPr="00D14360" w:rsidR="00510672" w:rsidP="00510672" w:rsidRDefault="00510672" w14:paraId="5776174F" w14:textId="77777777">
            <w:pPr>
              <w:rPr>
                <w:rFonts w:ascii="Calibri Light" w:hAnsi="Calibri Light" w:cs="Calibri Light"/>
                <w:szCs w:val="18"/>
              </w:rPr>
            </w:pPr>
            <w:r w:rsidRPr="00D14360">
              <w:rPr>
                <w:rFonts w:ascii="Calibri Light" w:hAnsi="Calibri Light" w:cs="Calibri Light"/>
                <w:szCs w:val="18"/>
              </w:rPr>
              <w:t xml:space="preserve">Results Section (entries required) (V3) </w:t>
            </w:r>
          </w:p>
          <w:p w:rsidRPr="00D14360" w:rsidR="00510672" w:rsidP="00510672" w:rsidRDefault="00510672" w14:paraId="68690A90" w14:textId="77777777">
            <w:pPr>
              <w:rPr>
                <w:rFonts w:ascii="Calibri Light" w:hAnsi="Calibri Light" w:cs="Calibri Light"/>
                <w:szCs w:val="18"/>
              </w:rPr>
            </w:pPr>
            <w:r w:rsidRPr="00D14360">
              <w:rPr>
                <w:rFonts w:ascii="Calibri Light" w:hAnsi="Calibri Light" w:cs="Calibri Light"/>
                <w:szCs w:val="18"/>
              </w:rPr>
              <w:t xml:space="preserve">Review of Systems Section </w:t>
            </w:r>
          </w:p>
          <w:p w:rsidRPr="00D14360" w:rsidR="00510672" w:rsidP="00510672" w:rsidRDefault="00510672" w14:paraId="20C7207D" w14:textId="77777777">
            <w:pPr>
              <w:rPr>
                <w:rFonts w:ascii="Calibri Light" w:hAnsi="Calibri Light" w:cs="Calibri Light"/>
                <w:szCs w:val="18"/>
              </w:rPr>
            </w:pPr>
            <w:r w:rsidRPr="00D14360">
              <w:rPr>
                <w:rFonts w:ascii="Calibri Light" w:hAnsi="Calibri Light" w:cs="Calibri Light"/>
                <w:szCs w:val="18"/>
              </w:rPr>
              <w:t xml:space="preserve">Social History Section (V3) </w:t>
            </w:r>
          </w:p>
          <w:p w:rsidRPr="00D14360" w:rsidR="00510672" w:rsidP="00510672" w:rsidRDefault="00510672" w14:paraId="12361DA6" w14:textId="77777777">
            <w:pPr>
              <w:rPr>
                <w:rFonts w:ascii="Calibri Light" w:hAnsi="Calibri Light" w:cs="Calibri Light"/>
                <w:szCs w:val="18"/>
              </w:rPr>
            </w:pPr>
            <w:r w:rsidRPr="00D14360">
              <w:rPr>
                <w:rFonts w:ascii="Calibri Light" w:hAnsi="Calibri Light" w:cs="Calibri Light"/>
                <w:szCs w:val="18"/>
              </w:rPr>
              <w:t xml:space="preserve">Vital Signs Section (entries required) (V3) </w:t>
            </w:r>
          </w:p>
          <w:p w:rsidRPr="00D14360" w:rsidR="00510672" w:rsidP="00510672" w:rsidRDefault="00510672" w14:paraId="411C32A9" w14:textId="77777777">
            <w:pPr>
              <w:rPr>
                <w:rFonts w:ascii="Calibri Light" w:hAnsi="Calibri Light" w:cs="Calibri Light"/>
                <w:szCs w:val="18"/>
              </w:rPr>
            </w:pPr>
            <w:r w:rsidRPr="00D14360">
              <w:rPr>
                <w:rFonts w:ascii="Calibri Light" w:hAnsi="Calibri Light" w:cs="Calibri Light"/>
                <w:szCs w:val="18"/>
              </w:rPr>
              <w:t xml:space="preserve">Functional Status Section (V2) </w:t>
            </w:r>
          </w:p>
          <w:p w:rsidRPr="00D14360" w:rsidR="00510672" w:rsidP="00510672" w:rsidRDefault="00510672" w14:paraId="71D05090" w14:textId="77777777">
            <w:pPr>
              <w:rPr>
                <w:rFonts w:ascii="Calibri Light" w:hAnsi="Calibri Light" w:cs="Calibri Light"/>
                <w:szCs w:val="18"/>
              </w:rPr>
            </w:pPr>
            <w:r w:rsidRPr="00D14360">
              <w:rPr>
                <w:rFonts w:ascii="Calibri Light" w:hAnsi="Calibri Light" w:cs="Calibri Light"/>
                <w:szCs w:val="18"/>
              </w:rPr>
              <w:t xml:space="preserve">Physical Exam Section (V3) </w:t>
            </w:r>
          </w:p>
          <w:p w:rsidRPr="00D14360" w:rsidR="00510672" w:rsidP="00510672" w:rsidRDefault="00510672" w14:paraId="5FAF95FA" w14:textId="77777777">
            <w:pPr>
              <w:rPr>
                <w:rFonts w:ascii="Calibri Light" w:hAnsi="Calibri Light" w:cs="Calibri Light"/>
                <w:szCs w:val="18"/>
              </w:rPr>
            </w:pPr>
            <w:r w:rsidRPr="00D14360">
              <w:rPr>
                <w:rFonts w:ascii="Calibri Light" w:hAnsi="Calibri Light" w:cs="Calibri Light"/>
                <w:szCs w:val="18"/>
              </w:rPr>
              <w:t xml:space="preserve">Nutrition Section </w:t>
            </w:r>
          </w:p>
          <w:p w:rsidRPr="00D14360" w:rsidR="00510672" w:rsidP="00510672" w:rsidRDefault="00510672" w14:paraId="6E1986C9" w14:textId="77777777">
            <w:pPr>
              <w:rPr>
                <w:rFonts w:ascii="Calibri Light" w:hAnsi="Calibri Light" w:cs="Calibri Light"/>
                <w:szCs w:val="18"/>
              </w:rPr>
            </w:pPr>
            <w:r w:rsidRPr="00D14360">
              <w:rPr>
                <w:rFonts w:ascii="Calibri Light" w:hAnsi="Calibri Light" w:cs="Calibri Light"/>
                <w:szCs w:val="18"/>
              </w:rPr>
              <w:t xml:space="preserve">Mental Status Section (V2) </w:t>
            </w:r>
          </w:p>
          <w:p w:rsidRPr="00D14360" w:rsidR="00510672" w:rsidP="00510672" w:rsidRDefault="00510672" w14:paraId="6454CD98" w14:textId="77777777">
            <w:pPr>
              <w:rPr>
                <w:rFonts w:ascii="Calibri Light" w:hAnsi="Calibri Light" w:cs="Calibri Light"/>
                <w:szCs w:val="18"/>
              </w:rPr>
            </w:pPr>
            <w:r w:rsidRPr="00D14360">
              <w:rPr>
                <w:rFonts w:ascii="Calibri Light" w:hAnsi="Calibri Light" w:cs="Calibri Light"/>
                <w:szCs w:val="18"/>
              </w:rPr>
              <w:t xml:space="preserve">Medical Equipment Section (V2) </w:t>
            </w:r>
          </w:p>
          <w:p w:rsidRPr="00D14360" w:rsidR="00510672" w:rsidP="00510672" w:rsidRDefault="00510672" w14:paraId="246034BC" w14:textId="77777777">
            <w:pPr>
              <w:rPr>
                <w:rFonts w:ascii="Calibri Light" w:hAnsi="Calibri Light" w:cs="Calibri Light"/>
                <w:szCs w:val="18"/>
              </w:rPr>
            </w:pPr>
            <w:r w:rsidRPr="00D14360">
              <w:rPr>
                <w:rFonts w:ascii="Calibri Light" w:hAnsi="Calibri Light" w:cs="Calibri Light"/>
                <w:szCs w:val="18"/>
              </w:rPr>
              <w:t xml:space="preserve">Assessment Section </w:t>
            </w:r>
          </w:p>
          <w:p w:rsidRPr="00D14360" w:rsidR="00510672" w:rsidP="00510672" w:rsidRDefault="00510672" w14:paraId="19D3D515" w14:textId="77777777">
            <w:pPr>
              <w:rPr>
                <w:rFonts w:ascii="Calibri Light" w:hAnsi="Calibri Light" w:cs="Calibri Light"/>
                <w:szCs w:val="18"/>
              </w:rPr>
            </w:pPr>
            <w:r w:rsidRPr="00D14360">
              <w:rPr>
                <w:rFonts w:ascii="Calibri Light" w:hAnsi="Calibri Light" w:cs="Calibri Light"/>
                <w:szCs w:val="18"/>
              </w:rPr>
              <w:t xml:space="preserve">Assessment and Plan Section (V2) </w:t>
            </w:r>
          </w:p>
          <w:p w:rsidRPr="00D14360" w:rsidR="00510672" w:rsidP="00510672" w:rsidRDefault="00510672" w14:paraId="6EA256BA" w14:textId="77777777">
            <w:pPr>
              <w:rPr>
                <w:rFonts w:ascii="Calibri Light" w:hAnsi="Calibri Light" w:cs="Calibri Light"/>
                <w:szCs w:val="18"/>
              </w:rPr>
            </w:pPr>
            <w:r w:rsidRPr="00D14360">
              <w:rPr>
                <w:rFonts w:ascii="Calibri Light" w:hAnsi="Calibri Light" w:cs="Calibri Light"/>
                <w:szCs w:val="18"/>
              </w:rPr>
              <w:t xml:space="preserve">Past Medical History (V3) </w:t>
            </w:r>
          </w:p>
          <w:p w:rsidRPr="00D14360" w:rsidR="00510672" w:rsidP="00510672" w:rsidRDefault="00510672" w14:paraId="64E5FE13" w14:textId="77777777">
            <w:pPr>
              <w:rPr>
                <w:rFonts w:ascii="Calibri Light" w:hAnsi="Calibri Light" w:cs="Calibri Light"/>
                <w:szCs w:val="18"/>
              </w:rPr>
            </w:pPr>
            <w:r w:rsidRPr="00D14360">
              <w:rPr>
                <w:rFonts w:ascii="Calibri Light" w:hAnsi="Calibri Light" w:cs="Calibri Light"/>
                <w:szCs w:val="18"/>
              </w:rPr>
              <w:t xml:space="preserve">General Status Section </w:t>
            </w:r>
          </w:p>
          <w:p w:rsidR="00510672" w:rsidP="00D14360" w:rsidRDefault="00510672" w14:paraId="66511D4E" w14:textId="77777777">
            <w:pPr>
              <w:keepNext/>
              <w:rPr>
                <w:rFonts w:ascii="Calibri Light" w:hAnsi="Calibri Light" w:cs="Calibri Light"/>
                <w:szCs w:val="18"/>
              </w:rPr>
            </w:pPr>
            <w:r w:rsidRPr="00D14360">
              <w:rPr>
                <w:rFonts w:ascii="Calibri Light" w:hAnsi="Calibri Light" w:cs="Calibri Light"/>
                <w:szCs w:val="18"/>
              </w:rPr>
              <w:t>Advance Directives Section</w:t>
            </w:r>
          </w:p>
          <w:p w:rsidRPr="00D14360" w:rsidR="001E1A3D" w:rsidP="001E1A3D" w:rsidRDefault="001E1A3D" w14:paraId="50DE2395"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Health Concerns Section (V2) </w:t>
            </w:r>
          </w:p>
          <w:p w:rsidRPr="00D14360" w:rsidR="001E1A3D" w:rsidP="001E1A3D" w:rsidRDefault="001E1A3D" w14:paraId="7507FAB2" w14:textId="77777777">
            <w:pPr>
              <w:keepNext/>
              <w:rPr>
                <w:rFonts w:ascii="Calibri Light" w:hAnsi="Calibri Light" w:cs="Calibri Light"/>
                <w:szCs w:val="18"/>
              </w:rPr>
            </w:pPr>
            <w:r w:rsidRPr="00D14360">
              <w:rPr>
                <w:rFonts w:ascii="Calibri Light" w:hAnsi="Calibri Light" w:cs="Calibri Light"/>
                <w:bCs/>
                <w:color w:val="000000"/>
              </w:rPr>
              <w:t>Goals Section</w:t>
            </w:r>
          </w:p>
        </w:tc>
      </w:tr>
      <w:tr w:rsidRPr="00C64922" w:rsidR="00510672" w:rsidTr="004E29C8" w14:paraId="1E38D978" w14:textId="77777777">
        <w:trPr>
          <w:trHeight w:val="451"/>
        </w:trPr>
        <w:tc>
          <w:tcPr>
            <w:tcW w:w="1723" w:type="dxa"/>
            <w:tcBorders>
              <w:right w:val="nil"/>
            </w:tcBorders>
            <w:shd w:val="clear" w:color="auto" w:fill="FFFFFF"/>
          </w:tcPr>
          <w:p w:rsidRPr="00D14360" w:rsidR="00510672" w:rsidP="00D14360" w:rsidRDefault="00510672" w14:paraId="25DE5FE3" w14:textId="77777777">
            <w:pPr>
              <w:autoSpaceDE w:val="0"/>
              <w:autoSpaceDN w:val="0"/>
              <w:adjustRightInd w:val="0"/>
              <w:spacing w:after="120"/>
              <w:rPr>
                <w:rFonts w:cs="Calibri"/>
                <w:b/>
                <w:bCs/>
                <w:color w:val="000000"/>
              </w:rPr>
            </w:pPr>
            <w:r w:rsidRPr="00D14360">
              <w:rPr>
                <w:rFonts w:cs="Calibri"/>
                <w:b/>
                <w:bCs/>
                <w:color w:val="000000"/>
              </w:rPr>
              <w:t>Example</w:t>
            </w:r>
          </w:p>
        </w:tc>
        <w:tc>
          <w:tcPr>
            <w:tcW w:w="3486" w:type="dxa"/>
            <w:shd w:val="clear" w:color="auto" w:fill="auto"/>
          </w:tcPr>
          <w:p w:rsidRPr="00D14360" w:rsidR="00510672" w:rsidP="00510672" w:rsidRDefault="00825BFA" w14:paraId="5F114F3F" w14:textId="77777777">
            <w:pPr>
              <w:rPr>
                <w:rFonts w:ascii="Calibri Light" w:hAnsi="Calibri Light" w:cs="Calibri Light"/>
                <w:szCs w:val="18"/>
              </w:rPr>
            </w:pPr>
            <w:r w:rsidRPr="00D14360">
              <w:rPr>
                <w:rFonts w:ascii="Calibri Light" w:hAnsi="Calibri Light" w:cs="Calibri Light"/>
                <w:color w:val="000000"/>
              </w:rPr>
              <w:t>ReferralNote</w:t>
            </w:r>
            <w:r w:rsidRPr="00D14360" w:rsidR="0051413C">
              <w:rPr>
                <w:rFonts w:ascii="Calibri Light" w:hAnsi="Calibri Light" w:cs="Calibri Light"/>
                <w:color w:val="000000"/>
              </w:rPr>
              <w:t>.xml</w:t>
            </w:r>
            <w:r w:rsidRPr="00D14360">
              <w:rPr>
                <w:rFonts w:ascii="Calibri Light" w:hAnsi="Calibri Light" w:cs="Calibri Light"/>
                <w:color w:val="000000"/>
              </w:rPr>
              <w:t xml:space="preserve"> Sample</w:t>
            </w:r>
          </w:p>
        </w:tc>
        <w:tc>
          <w:tcPr>
            <w:tcW w:w="4141" w:type="dxa"/>
            <w:shd w:val="clear" w:color="auto" w:fill="auto"/>
          </w:tcPr>
          <w:p w:rsidRPr="00D14360" w:rsidR="00510672" w:rsidP="00510672" w:rsidRDefault="00510672" w14:paraId="3619FE2D" w14:textId="77777777">
            <w:pPr>
              <w:rPr>
                <w:rFonts w:ascii="Calibri Light" w:hAnsi="Calibri Light" w:cs="Calibri Light"/>
                <w:szCs w:val="18"/>
              </w:rPr>
            </w:pPr>
            <w:r w:rsidRPr="00D14360">
              <w:rPr>
                <w:rFonts w:ascii="Calibri Light" w:hAnsi="Calibri Light" w:cs="Calibri Light"/>
                <w:bCs/>
                <w:color w:val="000000"/>
              </w:rPr>
              <w:t>Included with this Companion Guide</w:t>
            </w:r>
          </w:p>
        </w:tc>
      </w:tr>
    </w:tbl>
    <w:p w:rsidRPr="00D14360" w:rsidR="00A10C4D" w:rsidP="00A67903" w:rsidRDefault="00CF2A15" w14:paraId="05FB9143" w14:textId="57A2F151">
      <w:pPr>
        <w:pStyle w:val="Caption"/>
        <w:rPr>
          <w:rFonts w:cs="Calibri"/>
        </w:rPr>
      </w:pPr>
      <w:bookmarkStart w:name="_Toc118898812" w:id="728"/>
      <w:bookmarkStart w:name="_Toc119940015" w:id="729"/>
      <w:bookmarkStart w:name="_Toc135313046" w:id="730"/>
      <w:r w:rsidRPr="00C64922">
        <w:t xml:space="preserve">Table </w:t>
      </w:r>
      <w:r>
        <w:fldChar w:fldCharType="begin"/>
      </w:r>
      <w:r>
        <w:instrText>SEQ Table \* ARABIC</w:instrText>
      </w:r>
      <w:r>
        <w:fldChar w:fldCharType="separate"/>
      </w:r>
      <w:r w:rsidR="00DC1072">
        <w:rPr>
          <w:noProof/>
        </w:rPr>
        <w:t>25</w:t>
      </w:r>
      <w:r>
        <w:fldChar w:fldCharType="end"/>
      </w:r>
      <w:r w:rsidRPr="00C64922">
        <w:t>: Referral Note: Document Template</w:t>
      </w:r>
      <w:r w:rsidR="00A67903">
        <w:t xml:space="preserve">. </w:t>
      </w:r>
      <w:r w:rsidR="00A67903">
        <w:rPr>
          <w:rFonts w:cs="Calibri"/>
        </w:rPr>
        <w:t>﻿</w:t>
      </w:r>
      <w:bookmarkEnd w:id="728"/>
      <w:bookmarkEnd w:id="729"/>
      <w:bookmarkEnd w:id="730"/>
    </w:p>
    <w:p w:rsidRPr="00C64922" w:rsidR="00A10C4D" w:rsidP="00FD31AC" w:rsidRDefault="00A10C4D" w14:paraId="1F006174" w14:textId="77777777">
      <w:pPr>
        <w:pStyle w:val="Heading3"/>
      </w:pPr>
      <w:bookmarkStart w:name="_Toc10690855" w:id="731"/>
      <w:r w:rsidRPr="00C64922">
        <w:t xml:space="preserve"> </w:t>
      </w:r>
      <w:bookmarkStart w:name="_Toc11043598" w:id="732"/>
      <w:bookmarkStart w:name="_Toc11045589" w:id="733"/>
      <w:bookmarkStart w:name="_Toc11391259" w:id="734"/>
      <w:bookmarkStart w:name="_Toc119939821" w:id="735"/>
      <w:bookmarkStart w:name="_Toc135312852" w:id="736"/>
      <w:r w:rsidRPr="00C64922">
        <w:t xml:space="preserve">Transfer Summary: </w:t>
      </w:r>
      <w:bookmarkEnd w:id="731"/>
      <w:bookmarkEnd w:id="732"/>
      <w:bookmarkEnd w:id="733"/>
      <w:r w:rsidRPr="00C64922" w:rsidR="005D764C">
        <w:t>Document Template</w:t>
      </w:r>
      <w:bookmarkEnd w:id="734"/>
      <w:bookmarkEnd w:id="735"/>
      <w:bookmarkEnd w:id="736"/>
    </w:p>
    <w:p w:rsidRPr="00D14360" w:rsidR="00BA06B2" w:rsidP="00BA06B2" w:rsidRDefault="00870B0B" w14:paraId="6CA755C3" w14:textId="77777777">
      <w:pPr>
        <w:rPr>
          <w:rFonts w:cs="Calibri"/>
        </w:rPr>
      </w:pPr>
      <w:r w:rsidRPr="00D14360">
        <w:rPr>
          <w:rFonts w:cs="Calibri"/>
        </w:rPr>
        <w:t>Th</w:t>
      </w:r>
      <w:r w:rsidRPr="00D14360" w:rsidR="005E367F">
        <w:rPr>
          <w:rFonts w:cs="Calibri"/>
        </w:rPr>
        <w:t>e Transfer Summary</w:t>
      </w:r>
      <w:r w:rsidRPr="00D14360" w:rsidR="00BC17FA">
        <w:rPr>
          <w:rFonts w:cs="Calibri"/>
        </w:rPr>
        <w:t xml:space="preserve"> template </w:t>
      </w:r>
      <w:r w:rsidRPr="00D14360" w:rsidR="00BA06B2">
        <w:rPr>
          <w:rFonts w:cs="Calibri"/>
        </w:rPr>
        <w:t>describes constraints on the Clinical Document Architecture (CDA) header and body elements for a Transfer Summary. The Transfer Summary standardizes critical information for exchange of information between providers of care when a patient moves between health care settings. Standardization of information used in this form will promote interoperability; create information suitable for reuse in quality measurement, public health, research, and for reimbursement.</w:t>
      </w:r>
    </w:p>
    <w:p w:rsidRPr="00C64922" w:rsidR="00C117D5" w:rsidP="004C76D9" w:rsidRDefault="00C117D5" w14:paraId="6A9203A3" w14:textId="77777777">
      <w:pPr>
        <w:pStyle w:val="Heading4"/>
      </w:pPr>
      <w:r w:rsidRPr="00C64922">
        <w:t>Structured Sections</w:t>
      </w:r>
    </w:p>
    <w:p w:rsidRPr="005A615D" w:rsidR="00237611" w:rsidP="00237611" w:rsidRDefault="005E4A1B" w14:paraId="7EA27055" w14:textId="77777777">
      <w:pPr>
        <w:rPr>
          <w:rFonts w:cs="Calibri"/>
        </w:rPr>
      </w:pPr>
      <w:r w:rsidRPr="00D14360">
        <w:rPr>
          <w:rFonts w:cs="Calibri"/>
        </w:rPr>
        <w:t xml:space="preserve">The table </w:t>
      </w:r>
      <w:r w:rsidRPr="00D14360" w:rsidR="00237611">
        <w:rPr>
          <w:rFonts w:cs="Calibri"/>
        </w:rPr>
        <w:t xml:space="preserve">below </w:t>
      </w:r>
      <w:r w:rsidRPr="0083506C" w:rsidR="00237611">
        <w:rPr>
          <w:rFonts w:cs="Calibri"/>
        </w:rPr>
        <w:t>describe</w:t>
      </w:r>
      <w:r w:rsidRPr="005A615D" w:rsidR="00237611">
        <w:rPr>
          <w:rFonts w:cs="Calibri"/>
        </w:rPr>
        <w:t>s the required and optional sections in a Transfer Summary document template</w:t>
      </w:r>
      <w:r w:rsidRPr="003A3D50" w:rsidR="00ED7EA1">
        <w:rPr>
          <w:rFonts w:cs="Calibri"/>
        </w:rPr>
        <w:t xml:space="preserve"> Transfer Summary (V2)[ClinicalDocument: identifier urn:hl7ii:2.16.840.1.113883.10.20.22.1.13:2015-08-01 (open)]</w:t>
      </w:r>
    </w:p>
    <w:p w:rsidRPr="00C64922" w:rsidR="00C117D5" w:rsidP="00C117D5" w:rsidRDefault="00C117D5" w14:paraId="38BC7134" w14:textId="77777777"/>
    <w:tbl>
      <w:tblPr>
        <w:tblW w:w="9468"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368"/>
        <w:gridCol w:w="3780"/>
        <w:gridCol w:w="4320"/>
      </w:tblGrid>
      <w:tr w:rsidRPr="00C64922" w:rsidR="00254B4A" w:rsidTr="003A3D50" w14:paraId="5A53B59E" w14:textId="77777777">
        <w:trPr>
          <w:cantSplit/>
          <w:trHeight w:val="175"/>
          <w:tblHeader/>
        </w:trPr>
        <w:tc>
          <w:tcPr>
            <w:tcW w:w="1368" w:type="dxa"/>
            <w:tcBorders>
              <w:bottom w:val="nil"/>
              <w:right w:val="nil"/>
            </w:tcBorders>
            <w:shd w:val="clear" w:color="auto" w:fill="4F81BD"/>
          </w:tcPr>
          <w:p w:rsidRPr="00D14360" w:rsidR="00510672" w:rsidP="00D14360" w:rsidRDefault="00510672" w14:paraId="304FA957" w14:textId="77777777">
            <w:pPr>
              <w:autoSpaceDE w:val="0"/>
              <w:autoSpaceDN w:val="0"/>
              <w:adjustRightInd w:val="0"/>
              <w:spacing w:after="120"/>
              <w:rPr>
                <w:rFonts w:cs="Calibri"/>
                <w:b/>
                <w:bCs/>
                <w:color w:val="FFFFFF"/>
              </w:rPr>
            </w:pPr>
            <w:r w:rsidRPr="00D14360">
              <w:rPr>
                <w:rFonts w:cs="Calibri"/>
                <w:b/>
                <w:bCs/>
                <w:color w:val="FFFFFF"/>
              </w:rPr>
              <w:t xml:space="preserve">Document Type </w:t>
            </w:r>
          </w:p>
        </w:tc>
        <w:tc>
          <w:tcPr>
            <w:tcW w:w="3780" w:type="dxa"/>
            <w:shd w:val="clear" w:color="auto" w:fill="4F81BD"/>
          </w:tcPr>
          <w:p w:rsidRPr="00D14360" w:rsidR="00510672" w:rsidP="00D14360" w:rsidRDefault="00510672" w14:paraId="7B203316" w14:textId="77777777">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320" w:type="dxa"/>
            <w:shd w:val="clear" w:color="auto" w:fill="4F81BD"/>
          </w:tcPr>
          <w:p w:rsidRPr="00D14360" w:rsidR="00510672" w:rsidP="00D14360" w:rsidRDefault="00510672" w14:paraId="1D54D3F2" w14:textId="77777777">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Pr="00C64922" w:rsidR="00270135" w:rsidTr="004E29C8" w14:paraId="64C1A311" w14:textId="77777777">
        <w:tc>
          <w:tcPr>
            <w:tcW w:w="1368" w:type="dxa"/>
            <w:tcBorders>
              <w:top w:val="single" w:color="4F81BD" w:sz="4" w:space="0"/>
              <w:bottom w:val="single" w:color="4F81BD" w:sz="4" w:space="0"/>
              <w:right w:val="nil"/>
            </w:tcBorders>
            <w:shd w:val="clear" w:color="auto" w:fill="FFFFFF"/>
          </w:tcPr>
          <w:p w:rsidRPr="00D14360" w:rsidR="00510672" w:rsidP="00D14360" w:rsidRDefault="00510672" w14:paraId="586B4BE8" w14:textId="77777777">
            <w:pPr>
              <w:autoSpaceDE w:val="0"/>
              <w:autoSpaceDN w:val="0"/>
              <w:adjustRightInd w:val="0"/>
              <w:spacing w:after="120"/>
              <w:rPr>
                <w:rFonts w:cs="Calibri"/>
                <w:b/>
                <w:bCs/>
                <w:color w:val="000000"/>
              </w:rPr>
            </w:pPr>
            <w:r w:rsidRPr="00D14360">
              <w:rPr>
                <w:rFonts w:cs="Calibri"/>
                <w:b/>
                <w:bCs/>
              </w:rPr>
              <w:t>Transfer Summary</w:t>
            </w:r>
          </w:p>
        </w:tc>
        <w:tc>
          <w:tcPr>
            <w:tcW w:w="3780" w:type="dxa"/>
            <w:tcBorders>
              <w:top w:val="single" w:color="4F81BD" w:sz="4" w:space="0"/>
              <w:bottom w:val="single" w:color="4F81BD" w:sz="4" w:space="0"/>
            </w:tcBorders>
            <w:shd w:val="clear" w:color="auto" w:fill="auto"/>
          </w:tcPr>
          <w:p w:rsidRPr="00D14360" w:rsidR="00510672" w:rsidP="003A3D50" w:rsidRDefault="00510672" w14:paraId="274BF77F" w14:textId="77777777">
            <w:pPr>
              <w:ind w:left="167" w:hanging="167"/>
              <w:rPr>
                <w:rFonts w:ascii="Calibri Light" w:hAnsi="Calibri Light" w:cs="Calibri Light"/>
                <w:szCs w:val="18"/>
              </w:rPr>
            </w:pPr>
            <w:r w:rsidRPr="00D14360">
              <w:rPr>
                <w:rFonts w:ascii="Calibri Light" w:hAnsi="Calibri Light" w:cs="Calibri Light"/>
                <w:szCs w:val="18"/>
              </w:rPr>
              <w:t xml:space="preserve">Allergies and Intolerances Section (entries required) (V3) </w:t>
            </w:r>
          </w:p>
          <w:p w:rsidRPr="00D14360" w:rsidR="00510672" w:rsidP="003A3D50" w:rsidRDefault="00510672" w14:paraId="2862926A" w14:textId="77777777">
            <w:pPr>
              <w:ind w:left="167" w:hanging="167"/>
              <w:rPr>
                <w:rFonts w:ascii="Calibri Light" w:hAnsi="Calibri Light" w:cs="Calibri Light"/>
                <w:szCs w:val="18"/>
              </w:rPr>
            </w:pPr>
            <w:r w:rsidRPr="00D14360">
              <w:rPr>
                <w:rFonts w:ascii="Calibri Light" w:hAnsi="Calibri Light" w:cs="Calibri Light"/>
                <w:szCs w:val="18"/>
              </w:rPr>
              <w:t xml:space="preserve">Medications Section (entries required) (V2) </w:t>
            </w:r>
          </w:p>
          <w:p w:rsidRPr="00D14360" w:rsidR="00510672" w:rsidP="003A3D50" w:rsidRDefault="00510672" w14:paraId="6897A6BA" w14:textId="77777777">
            <w:pPr>
              <w:ind w:left="167" w:hanging="167"/>
              <w:rPr>
                <w:rFonts w:ascii="Calibri Light" w:hAnsi="Calibri Light" w:cs="Calibri Light"/>
                <w:szCs w:val="18"/>
              </w:rPr>
            </w:pPr>
            <w:r w:rsidRPr="00D14360">
              <w:rPr>
                <w:rFonts w:ascii="Calibri Light" w:hAnsi="Calibri Light" w:cs="Calibri Light"/>
                <w:szCs w:val="18"/>
              </w:rPr>
              <w:t xml:space="preserve">Problem Section (entries required) (V3) </w:t>
            </w:r>
          </w:p>
          <w:p w:rsidRPr="00D14360" w:rsidR="00510672" w:rsidP="003A3D50" w:rsidRDefault="00510672" w14:paraId="1CE40C95" w14:textId="77777777">
            <w:pPr>
              <w:ind w:left="167" w:hanging="167"/>
              <w:rPr>
                <w:rFonts w:ascii="Calibri Light" w:hAnsi="Calibri Light" w:cs="Calibri Light"/>
                <w:szCs w:val="18"/>
              </w:rPr>
            </w:pPr>
            <w:r w:rsidRPr="00D14360">
              <w:rPr>
                <w:rFonts w:ascii="Calibri Light" w:hAnsi="Calibri Light" w:cs="Calibri Light"/>
                <w:szCs w:val="18"/>
              </w:rPr>
              <w:t xml:space="preserve">Results Section (entries required) (V3) </w:t>
            </w:r>
          </w:p>
          <w:p w:rsidRPr="00D14360" w:rsidR="00510672" w:rsidP="003A3D50" w:rsidRDefault="00510672" w14:paraId="73C36FE4" w14:textId="77777777">
            <w:pPr>
              <w:ind w:left="167" w:hanging="167"/>
              <w:rPr>
                <w:rFonts w:ascii="Calibri Light" w:hAnsi="Calibri Light" w:cs="Calibri Light"/>
                <w:szCs w:val="18"/>
              </w:rPr>
            </w:pPr>
            <w:r w:rsidRPr="00D14360">
              <w:rPr>
                <w:rFonts w:ascii="Calibri Light" w:hAnsi="Calibri Light" w:cs="Calibri Light"/>
                <w:szCs w:val="18"/>
              </w:rPr>
              <w:t xml:space="preserve">Vital Signs Section (entries required) (V3) </w:t>
            </w:r>
          </w:p>
          <w:p w:rsidR="00510672" w:rsidP="00270135" w:rsidRDefault="00510672" w14:paraId="2BA86DC6" w14:textId="77777777">
            <w:pPr>
              <w:ind w:left="167" w:hanging="167"/>
              <w:rPr>
                <w:rFonts w:ascii="Calibri Light" w:hAnsi="Calibri Light" w:cs="Calibri Light"/>
                <w:szCs w:val="18"/>
              </w:rPr>
            </w:pPr>
            <w:r w:rsidRPr="00D14360">
              <w:rPr>
                <w:rFonts w:ascii="Calibri Light" w:hAnsi="Calibri Light" w:cs="Calibri Light"/>
                <w:szCs w:val="18"/>
              </w:rPr>
              <w:t>Reason for Referral Section (V2)</w:t>
            </w:r>
          </w:p>
          <w:p w:rsidRPr="00D14360" w:rsidR="00510672" w:rsidP="003A3D50" w:rsidRDefault="00510672" w14:paraId="778806CA" w14:textId="77777777">
            <w:pPr>
              <w:ind w:left="167" w:hanging="167"/>
              <w:rPr>
                <w:rFonts w:ascii="Calibri Light" w:hAnsi="Calibri Light" w:cs="Calibri Light"/>
                <w:szCs w:val="18"/>
              </w:rPr>
            </w:pPr>
          </w:p>
        </w:tc>
        <w:tc>
          <w:tcPr>
            <w:tcW w:w="4320" w:type="dxa"/>
            <w:tcBorders>
              <w:top w:val="single" w:color="4F81BD" w:sz="4" w:space="0"/>
              <w:bottom w:val="single" w:color="4F81BD" w:sz="4" w:space="0"/>
            </w:tcBorders>
            <w:shd w:val="clear" w:color="auto" w:fill="auto"/>
          </w:tcPr>
          <w:p w:rsidRPr="00D14360" w:rsidR="00510672" w:rsidP="00510672" w:rsidRDefault="00510672" w14:paraId="387966A0" w14:textId="77777777">
            <w:pPr>
              <w:rPr>
                <w:rFonts w:ascii="Calibri Light" w:hAnsi="Calibri Light" w:cs="Calibri Light"/>
                <w:szCs w:val="18"/>
              </w:rPr>
            </w:pPr>
            <w:r w:rsidRPr="00D14360">
              <w:rPr>
                <w:rFonts w:ascii="Calibri Light" w:hAnsi="Calibri Light" w:cs="Calibri Light"/>
                <w:szCs w:val="18"/>
              </w:rPr>
              <w:t xml:space="preserve">Physical Exam Section (V3) </w:t>
            </w:r>
          </w:p>
          <w:p w:rsidRPr="00D14360" w:rsidR="00510672" w:rsidP="00510672" w:rsidRDefault="00510672" w14:paraId="2462C9B0" w14:textId="77777777">
            <w:pPr>
              <w:rPr>
                <w:rFonts w:ascii="Calibri Light" w:hAnsi="Calibri Light" w:cs="Calibri Light"/>
                <w:szCs w:val="18"/>
              </w:rPr>
            </w:pPr>
            <w:r w:rsidRPr="00D14360">
              <w:rPr>
                <w:rFonts w:ascii="Calibri Light" w:hAnsi="Calibri Light" w:cs="Calibri Light"/>
                <w:szCs w:val="18"/>
              </w:rPr>
              <w:t xml:space="preserve">Encounters Section (entries required) (V3) </w:t>
            </w:r>
          </w:p>
          <w:p w:rsidRPr="00D14360" w:rsidR="00510672" w:rsidP="00510672" w:rsidRDefault="00510672" w14:paraId="7CE03C4D" w14:textId="77777777">
            <w:pPr>
              <w:rPr>
                <w:rFonts w:ascii="Calibri Light" w:hAnsi="Calibri Light" w:cs="Calibri Light"/>
                <w:szCs w:val="18"/>
              </w:rPr>
            </w:pPr>
            <w:r w:rsidRPr="00D14360">
              <w:rPr>
                <w:rFonts w:ascii="Calibri Light" w:hAnsi="Calibri Light" w:cs="Calibri Light"/>
                <w:szCs w:val="18"/>
              </w:rPr>
              <w:t xml:space="preserve">Family History Section (V3) </w:t>
            </w:r>
          </w:p>
          <w:p w:rsidRPr="00D14360" w:rsidR="00510672" w:rsidP="00510672" w:rsidRDefault="00510672" w14:paraId="41764E3C" w14:textId="77777777">
            <w:pPr>
              <w:rPr>
                <w:rFonts w:ascii="Calibri Light" w:hAnsi="Calibri Light" w:cs="Calibri Light"/>
                <w:szCs w:val="18"/>
              </w:rPr>
            </w:pPr>
            <w:r w:rsidRPr="00D14360">
              <w:rPr>
                <w:rFonts w:ascii="Calibri Light" w:hAnsi="Calibri Light" w:cs="Calibri Light"/>
                <w:szCs w:val="18"/>
              </w:rPr>
              <w:t xml:space="preserve">Functional Status Section (V2) </w:t>
            </w:r>
          </w:p>
          <w:p w:rsidRPr="00D14360" w:rsidR="00510672" w:rsidP="00D14360" w:rsidRDefault="00510672" w14:paraId="72A41BCD" w14:textId="77777777">
            <w:pPr>
              <w:ind w:left="75" w:right="-106" w:hanging="65"/>
              <w:rPr>
                <w:rFonts w:ascii="Calibri Light" w:hAnsi="Calibri Light" w:cs="Calibri Light"/>
                <w:szCs w:val="18"/>
              </w:rPr>
            </w:pPr>
            <w:r w:rsidRPr="00D14360">
              <w:rPr>
                <w:rFonts w:ascii="Calibri Light" w:hAnsi="Calibri Light" w:cs="Calibri Light"/>
                <w:szCs w:val="18"/>
              </w:rPr>
              <w:t xml:space="preserve">Discharge </w:t>
            </w:r>
            <w:r w:rsidRPr="00D14360" w:rsidR="00623689">
              <w:rPr>
                <w:rFonts w:ascii="Calibri Light" w:hAnsi="Calibri Light" w:cs="Calibri Light"/>
                <w:szCs w:val="18"/>
              </w:rPr>
              <w:t>D</w:t>
            </w:r>
            <w:r w:rsidRPr="00D14360">
              <w:rPr>
                <w:rFonts w:ascii="Calibri Light" w:hAnsi="Calibri Light" w:cs="Calibri Light"/>
                <w:szCs w:val="18"/>
              </w:rPr>
              <w:t xml:space="preserve">iagnosis Section (V3) </w:t>
            </w:r>
          </w:p>
          <w:p w:rsidRPr="00D14360" w:rsidR="00510672" w:rsidP="00510672" w:rsidRDefault="00510672" w14:paraId="1CCB76AB" w14:textId="77777777">
            <w:pPr>
              <w:rPr>
                <w:rFonts w:ascii="Calibri Light" w:hAnsi="Calibri Light" w:cs="Calibri Light"/>
                <w:szCs w:val="18"/>
              </w:rPr>
            </w:pPr>
            <w:r w:rsidRPr="00D14360">
              <w:rPr>
                <w:rFonts w:ascii="Calibri Light" w:hAnsi="Calibri Light" w:cs="Calibri Light"/>
                <w:szCs w:val="18"/>
              </w:rPr>
              <w:t xml:space="preserve">Immunizations Section (entries optional) (V3) </w:t>
            </w:r>
          </w:p>
          <w:p w:rsidRPr="00D14360" w:rsidR="00510672" w:rsidP="00510672" w:rsidRDefault="00510672" w14:paraId="449446E0" w14:textId="77777777">
            <w:pPr>
              <w:rPr>
                <w:rFonts w:ascii="Calibri Light" w:hAnsi="Calibri Light" w:cs="Calibri Light"/>
                <w:szCs w:val="18"/>
              </w:rPr>
            </w:pPr>
            <w:r w:rsidRPr="00D14360">
              <w:rPr>
                <w:rFonts w:ascii="Calibri Light" w:hAnsi="Calibri Light" w:cs="Calibri Light"/>
                <w:szCs w:val="18"/>
              </w:rPr>
              <w:t xml:space="preserve">Medical Equipment Section (V2) </w:t>
            </w:r>
          </w:p>
          <w:p w:rsidRPr="00D14360" w:rsidR="00510672" w:rsidP="00510672" w:rsidRDefault="00510672" w14:paraId="076FE787" w14:textId="77777777">
            <w:pPr>
              <w:rPr>
                <w:rFonts w:ascii="Calibri Light" w:hAnsi="Calibri Light" w:cs="Calibri Light"/>
                <w:szCs w:val="18"/>
              </w:rPr>
            </w:pPr>
            <w:r w:rsidRPr="00D14360">
              <w:rPr>
                <w:rFonts w:ascii="Calibri Light" w:hAnsi="Calibri Light" w:cs="Calibri Light"/>
                <w:szCs w:val="18"/>
              </w:rPr>
              <w:t xml:space="preserve">Payers Section (V3) </w:t>
            </w:r>
          </w:p>
          <w:p w:rsidRPr="00D14360" w:rsidR="00510672" w:rsidP="00D14360" w:rsidRDefault="00510672" w14:paraId="6B11EBF3" w14:textId="77777777">
            <w:pPr>
              <w:ind w:firstLine="8"/>
              <w:rPr>
                <w:rFonts w:ascii="Calibri Light" w:hAnsi="Calibri Light" w:cs="Calibri Light"/>
                <w:szCs w:val="18"/>
              </w:rPr>
            </w:pPr>
            <w:r w:rsidRPr="00D14360">
              <w:rPr>
                <w:rFonts w:ascii="Calibri Light" w:hAnsi="Calibri Light" w:cs="Calibri Light"/>
                <w:szCs w:val="18"/>
              </w:rPr>
              <w:t xml:space="preserve">Plan of Treatment Section (V2) </w:t>
            </w:r>
          </w:p>
          <w:p w:rsidRPr="00D14360" w:rsidR="00510672" w:rsidP="00510672" w:rsidRDefault="00510672" w14:paraId="2995B52D" w14:textId="77777777">
            <w:pPr>
              <w:rPr>
                <w:rFonts w:ascii="Calibri Light" w:hAnsi="Calibri Light" w:cs="Calibri Light"/>
                <w:szCs w:val="18"/>
              </w:rPr>
            </w:pPr>
            <w:r w:rsidRPr="00D14360">
              <w:rPr>
                <w:rFonts w:ascii="Calibri Light" w:hAnsi="Calibri Light" w:cs="Calibri Light"/>
                <w:szCs w:val="18"/>
              </w:rPr>
              <w:t xml:space="preserve">Procedures Section (entries required) (V2) </w:t>
            </w:r>
          </w:p>
          <w:p w:rsidRPr="00D14360" w:rsidR="00510672" w:rsidP="00450F37" w:rsidRDefault="00510672" w14:paraId="6F544866" w14:textId="77777777">
            <w:pPr>
              <w:rPr>
                <w:rFonts w:ascii="Calibri Light" w:hAnsi="Calibri Light" w:cs="Calibri Light"/>
                <w:szCs w:val="18"/>
              </w:rPr>
            </w:pPr>
            <w:r w:rsidRPr="00D14360">
              <w:rPr>
                <w:rFonts w:ascii="Calibri Light" w:hAnsi="Calibri Light" w:cs="Calibri Light"/>
                <w:szCs w:val="18"/>
              </w:rPr>
              <w:t xml:space="preserve">Social History Section (V3) </w:t>
            </w:r>
          </w:p>
          <w:p w:rsidRPr="00D14360" w:rsidR="00510672" w:rsidP="00510672" w:rsidRDefault="00510672" w14:paraId="0F6A7515" w14:textId="77777777">
            <w:pPr>
              <w:rPr>
                <w:rFonts w:ascii="Calibri Light" w:hAnsi="Calibri Light" w:cs="Calibri Light"/>
                <w:szCs w:val="18"/>
              </w:rPr>
            </w:pPr>
            <w:r w:rsidRPr="00D14360">
              <w:rPr>
                <w:rFonts w:ascii="Calibri Light" w:hAnsi="Calibri Light" w:cs="Calibri Light"/>
                <w:szCs w:val="18"/>
              </w:rPr>
              <w:t xml:space="preserve">Mental Status Section (V2) </w:t>
            </w:r>
          </w:p>
          <w:p w:rsidRPr="00D14360" w:rsidR="00510672" w:rsidP="00510672" w:rsidRDefault="00510672" w14:paraId="021A5C35" w14:textId="77777777">
            <w:pPr>
              <w:rPr>
                <w:rFonts w:ascii="Calibri Light" w:hAnsi="Calibri Light" w:cs="Calibri Light"/>
                <w:szCs w:val="18"/>
              </w:rPr>
            </w:pPr>
            <w:r w:rsidRPr="00D14360">
              <w:rPr>
                <w:rFonts w:ascii="Calibri Light" w:hAnsi="Calibri Light" w:cs="Calibri Light"/>
                <w:szCs w:val="18"/>
              </w:rPr>
              <w:t xml:space="preserve">General Status Section </w:t>
            </w:r>
          </w:p>
          <w:p w:rsidRPr="00D14360" w:rsidR="00510672" w:rsidP="00510672" w:rsidRDefault="00510672" w14:paraId="48500BDC" w14:textId="77777777">
            <w:pPr>
              <w:rPr>
                <w:rFonts w:ascii="Calibri Light" w:hAnsi="Calibri Light" w:cs="Calibri Light"/>
                <w:szCs w:val="18"/>
              </w:rPr>
            </w:pPr>
            <w:r w:rsidRPr="00D14360">
              <w:rPr>
                <w:rFonts w:ascii="Calibri Light" w:hAnsi="Calibri Light" w:cs="Calibri Light"/>
                <w:szCs w:val="18"/>
              </w:rPr>
              <w:t xml:space="preserve">Review of Systems Section </w:t>
            </w:r>
          </w:p>
          <w:p w:rsidRPr="00D14360" w:rsidR="00510672" w:rsidP="00510672" w:rsidRDefault="00510672" w14:paraId="41E3D004" w14:textId="77777777">
            <w:pPr>
              <w:rPr>
                <w:rFonts w:ascii="Calibri Light" w:hAnsi="Calibri Light" w:cs="Calibri Light"/>
                <w:szCs w:val="18"/>
              </w:rPr>
            </w:pPr>
            <w:r w:rsidRPr="00D14360">
              <w:rPr>
                <w:rFonts w:ascii="Calibri Light" w:hAnsi="Calibri Light" w:cs="Calibri Light"/>
                <w:szCs w:val="18"/>
              </w:rPr>
              <w:t xml:space="preserve">Nutrition Section </w:t>
            </w:r>
          </w:p>
          <w:p w:rsidRPr="00D14360" w:rsidR="00510672" w:rsidP="00510672" w:rsidRDefault="00510672" w14:paraId="5BAFF2CE" w14:textId="77777777">
            <w:pPr>
              <w:rPr>
                <w:rFonts w:ascii="Calibri Light" w:hAnsi="Calibri Light" w:cs="Calibri Light"/>
                <w:szCs w:val="18"/>
              </w:rPr>
            </w:pPr>
            <w:r w:rsidRPr="00D14360">
              <w:rPr>
                <w:rFonts w:ascii="Calibri Light" w:hAnsi="Calibri Light" w:cs="Calibri Light"/>
                <w:szCs w:val="18"/>
              </w:rPr>
              <w:t xml:space="preserve">Past Medical History (V3) </w:t>
            </w:r>
          </w:p>
          <w:p w:rsidRPr="00D14360" w:rsidR="00510672" w:rsidP="00510672" w:rsidRDefault="00510672" w14:paraId="0802C260" w14:textId="77777777">
            <w:pPr>
              <w:rPr>
                <w:rFonts w:ascii="Calibri Light" w:hAnsi="Calibri Light" w:cs="Calibri Light"/>
                <w:szCs w:val="18"/>
              </w:rPr>
            </w:pPr>
            <w:r w:rsidRPr="00D14360">
              <w:rPr>
                <w:rFonts w:ascii="Calibri Light" w:hAnsi="Calibri Light" w:cs="Calibri Light"/>
                <w:szCs w:val="18"/>
              </w:rPr>
              <w:t>History of Present Illness Section</w:t>
            </w:r>
          </w:p>
          <w:p w:rsidRPr="00D14360" w:rsidR="00510672" w:rsidP="00510672" w:rsidRDefault="00510672" w14:paraId="6CE781D0" w14:textId="77777777">
            <w:pPr>
              <w:rPr>
                <w:rFonts w:ascii="Calibri Light" w:hAnsi="Calibri Light" w:cs="Calibri Light"/>
                <w:szCs w:val="18"/>
              </w:rPr>
            </w:pPr>
            <w:r w:rsidRPr="00D14360">
              <w:rPr>
                <w:rFonts w:ascii="Calibri Light" w:hAnsi="Calibri Light" w:cs="Calibri Light"/>
                <w:szCs w:val="18"/>
              </w:rPr>
              <w:t xml:space="preserve">Assessment and Plan Section (V2) </w:t>
            </w:r>
          </w:p>
          <w:p w:rsidRPr="00D14360" w:rsidR="00510672" w:rsidP="00510672" w:rsidRDefault="00510672" w14:paraId="086BF776" w14:textId="77777777">
            <w:pPr>
              <w:rPr>
                <w:rFonts w:ascii="Calibri Light" w:hAnsi="Calibri Light" w:cs="Calibri Light"/>
                <w:szCs w:val="18"/>
              </w:rPr>
            </w:pPr>
            <w:r w:rsidRPr="00D14360">
              <w:rPr>
                <w:rFonts w:ascii="Calibri Light" w:hAnsi="Calibri Light" w:cs="Calibri Light"/>
                <w:szCs w:val="18"/>
              </w:rPr>
              <w:t xml:space="preserve">Assessment Section </w:t>
            </w:r>
          </w:p>
          <w:p w:rsidRPr="00D14360" w:rsidR="00510672" w:rsidP="003A3D50" w:rsidRDefault="00510672" w14:paraId="310116C0" w14:textId="77777777">
            <w:pPr>
              <w:ind w:left="254" w:hanging="254"/>
              <w:rPr>
                <w:rFonts w:ascii="Calibri Light" w:hAnsi="Calibri Light" w:cs="Calibri Light"/>
                <w:szCs w:val="18"/>
              </w:rPr>
            </w:pPr>
            <w:r w:rsidRPr="00D14360">
              <w:rPr>
                <w:rFonts w:ascii="Calibri Light" w:hAnsi="Calibri Light" w:cs="Calibri Light"/>
                <w:szCs w:val="18"/>
              </w:rPr>
              <w:t xml:space="preserve">Admission Medications Section (entries optional) (V3) </w:t>
            </w:r>
          </w:p>
          <w:p w:rsidRPr="00D14360" w:rsidR="00510672" w:rsidP="00510672" w:rsidRDefault="00510672" w14:paraId="11D29606" w14:textId="77777777">
            <w:pPr>
              <w:rPr>
                <w:rFonts w:ascii="Calibri Light" w:hAnsi="Calibri Light" w:cs="Calibri Light"/>
                <w:szCs w:val="18"/>
              </w:rPr>
            </w:pPr>
            <w:r w:rsidRPr="00D14360">
              <w:rPr>
                <w:rFonts w:ascii="Calibri Light" w:hAnsi="Calibri Light" w:cs="Calibri Light"/>
                <w:szCs w:val="18"/>
              </w:rPr>
              <w:t xml:space="preserve">Admission Diagnosis Section (V3) </w:t>
            </w:r>
          </w:p>
          <w:p w:rsidRPr="00D14360" w:rsidR="00510672" w:rsidP="00510672" w:rsidRDefault="00510672" w14:paraId="56D22897" w14:textId="77777777">
            <w:pPr>
              <w:rPr>
                <w:rFonts w:ascii="Calibri Light" w:hAnsi="Calibri Light" w:cs="Calibri Light"/>
                <w:szCs w:val="18"/>
              </w:rPr>
            </w:pPr>
            <w:r w:rsidRPr="00D14360">
              <w:rPr>
                <w:rFonts w:ascii="Calibri Light" w:hAnsi="Calibri Light" w:cs="Calibri Light"/>
                <w:szCs w:val="18"/>
              </w:rPr>
              <w:t xml:space="preserve">Course of Care Section </w:t>
            </w:r>
          </w:p>
          <w:p w:rsidRPr="00D14360" w:rsidR="00510672" w:rsidP="00D14360" w:rsidRDefault="00510672" w14:paraId="576BFC79" w14:textId="77777777">
            <w:pPr>
              <w:keepNext/>
              <w:rPr>
                <w:rFonts w:ascii="Calibri Light" w:hAnsi="Calibri Light" w:cs="Calibri Light"/>
                <w:szCs w:val="18"/>
              </w:rPr>
            </w:pPr>
            <w:r w:rsidRPr="00D14360">
              <w:rPr>
                <w:rFonts w:ascii="Calibri Light" w:hAnsi="Calibri Light" w:cs="Calibri Light"/>
                <w:szCs w:val="18"/>
              </w:rPr>
              <w:t>Advance Directives Section (entries required) (V3)</w:t>
            </w:r>
          </w:p>
        </w:tc>
      </w:tr>
    </w:tbl>
    <w:p w:rsidRPr="00D14360" w:rsidR="00A10C4D" w:rsidP="00A67903" w:rsidRDefault="00CF2A15" w14:paraId="7399BFB4" w14:textId="3DD71E14">
      <w:pPr>
        <w:pStyle w:val="Caption"/>
        <w:rPr>
          <w:rFonts w:cs="Calibri"/>
        </w:rPr>
      </w:pPr>
      <w:bookmarkStart w:name="_Toc118898813" w:id="737"/>
      <w:bookmarkStart w:name="_Toc119940016" w:id="738"/>
      <w:bookmarkStart w:name="_Toc135313047" w:id="739"/>
      <w:r w:rsidRPr="00C64922">
        <w:t xml:space="preserve">Table </w:t>
      </w:r>
      <w:r>
        <w:fldChar w:fldCharType="begin"/>
      </w:r>
      <w:r>
        <w:instrText>SEQ Table \* ARABIC</w:instrText>
      </w:r>
      <w:r>
        <w:fldChar w:fldCharType="separate"/>
      </w:r>
      <w:r w:rsidR="00DC1072">
        <w:rPr>
          <w:noProof/>
        </w:rPr>
        <w:t>26</w:t>
      </w:r>
      <w:r>
        <w:fldChar w:fldCharType="end"/>
      </w:r>
      <w:r w:rsidRPr="00C64922">
        <w:t>: Transfer Summary: Document Template</w:t>
      </w:r>
      <w:r w:rsidR="00A67903">
        <w:t xml:space="preserve">. </w:t>
      </w:r>
      <w:r w:rsidR="00A67903">
        <w:rPr>
          <w:rFonts w:cs="Calibri"/>
        </w:rPr>
        <w:t>﻿</w:t>
      </w:r>
      <w:bookmarkEnd w:id="737"/>
      <w:bookmarkEnd w:id="738"/>
      <w:bookmarkEnd w:id="739"/>
    </w:p>
    <w:p w:rsidRPr="00C64922" w:rsidR="00513E9F" w:rsidP="00FD31AC" w:rsidRDefault="00EF4804" w14:paraId="6C5C583F" w14:textId="77777777">
      <w:pPr>
        <w:pStyle w:val="Heading3"/>
      </w:pPr>
      <w:r>
        <w:t xml:space="preserve"> </w:t>
      </w:r>
      <w:bookmarkStart w:name="_Toc119939822" w:id="740"/>
      <w:bookmarkStart w:name="_Toc135312853" w:id="741"/>
      <w:r w:rsidRPr="00C64922" w:rsidR="00513E9F">
        <w:t>Other Section-Level Templates Available for Use in C-CDA Documents</w:t>
      </w:r>
      <w:bookmarkEnd w:id="740"/>
      <w:bookmarkEnd w:id="741"/>
    </w:p>
    <w:p w:rsidR="00513E9F" w:rsidP="00513E9F" w:rsidRDefault="00513E9F" w14:paraId="2DB24C78" w14:textId="6B16534B">
      <w:pPr>
        <w:spacing w:after="240"/>
        <w:rPr>
          <w:rFonts w:cs="Calibri"/>
          <w:color w:val="000000"/>
        </w:rPr>
      </w:pPr>
      <w:r w:rsidRPr="00D14360">
        <w:rPr>
          <w:rFonts w:cs="Calibri"/>
          <w:color w:val="000000"/>
        </w:rPr>
        <w:t xml:space="preserve">As the library of available CDA templates grows and implementers become more experienced using the standard, implementers may use templates developed in other CDA implementation guides which are compatible with C-CDA. Employing additional C-CDA compatible templates within existing document types will expand the range of interoperable information available for exchange and help address emerging use cases for data exchange.  </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804"/>
        <w:gridCol w:w="8438"/>
      </w:tblGrid>
      <w:tr w:rsidR="00644C41" w:rsidTr="004E29C8" w14:paraId="1A727D66" w14:textId="77777777">
        <w:trPr>
          <w:trHeight w:val="575"/>
        </w:trPr>
        <w:tc>
          <w:tcPr>
            <w:tcW w:w="804" w:type="dxa"/>
            <w:tcBorders>
              <w:right w:val="nil"/>
            </w:tcBorders>
            <w:shd w:val="clear" w:color="auto" w:fill="C6D9F1"/>
          </w:tcPr>
          <w:p w:rsidRPr="00D14360" w:rsidR="00644C41" w:rsidP="0007159E" w:rsidRDefault="00644C41" w14:paraId="05C60430" w14:textId="77777777">
            <w:pPr>
              <w:spacing w:after="120"/>
              <w:rPr>
                <w:rFonts w:cs="Calibri"/>
              </w:rPr>
            </w:pPr>
            <w:r>
              <w:rPr>
                <w:noProof/>
              </w:rPr>
              <w:drawing>
                <wp:inline distT="0" distB="0" distL="0" distR="0" wp14:anchorId="35416EE6" wp14:editId="2A4833EA">
                  <wp:extent cx="323215" cy="323215"/>
                  <wp:effectExtent l="0" t="0" r="0" b="635"/>
                  <wp:docPr id="3155" name="Graphic 5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8"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438" w:type="dxa"/>
            <w:tcBorders>
              <w:left w:val="nil"/>
            </w:tcBorders>
            <w:shd w:val="clear" w:color="auto" w:fill="C6D9F1"/>
          </w:tcPr>
          <w:p w:rsidRPr="00D14360" w:rsidR="00644C41" w:rsidP="0007159E" w:rsidRDefault="00644C41" w14:paraId="189B5758" w14:textId="1949E8F4">
            <w:pPr>
              <w:spacing w:after="120"/>
              <w:rPr>
                <w:rFonts w:cs="Calibri"/>
              </w:rPr>
            </w:pPr>
            <w:r w:rsidRPr="00C64922">
              <w:t xml:space="preserve">C-CDA Content Creators MAY include in existing C-CDA documents, other C-CDA compatible section-level templates defined in other implementation guides. </w:t>
            </w:r>
            <w:r w:rsidRPr="00D14360">
              <w:rPr>
                <w:b/>
              </w:rPr>
              <w:t>[</w:t>
            </w:r>
            <w:r>
              <w:rPr>
                <w:b/>
              </w:rPr>
              <w:t>BP-052</w:t>
            </w:r>
            <w:r w:rsidRPr="00D14360">
              <w:rPr>
                <w:b/>
              </w:rPr>
              <w:t>]</w:t>
            </w:r>
          </w:p>
        </w:tc>
      </w:tr>
    </w:tbl>
    <w:p w:rsidRPr="00D14360" w:rsidR="00513E9F" w:rsidP="00513E9F" w:rsidRDefault="00513E9F" w14:paraId="511EFD7C" w14:textId="2F5E8B6B">
      <w:pPr>
        <w:spacing w:before="240" w:after="120"/>
        <w:rPr>
          <w:rFonts w:cs="Calibri"/>
          <w:color w:val="000000"/>
        </w:rPr>
      </w:pPr>
      <w:r w:rsidRPr="00D14360">
        <w:rPr>
          <w:rFonts w:cs="Calibri"/>
          <w:color w:val="000000"/>
        </w:rPr>
        <w:t>A C-CDA compatible template is a template that further constrains a template defined in C-CDA R2.1 or a template that does not conflict with templates defined in C-CDA. Determining if a template is C-CDA compliant may require human discernment and consensus building within the C-CDA implementer community.</w:t>
      </w:r>
      <w:r w:rsidR="00E00945">
        <w:rPr>
          <w:rFonts w:cs="Calibri"/>
          <w:color w:val="000000"/>
        </w:rPr>
        <w:t xml:space="preserve"> A particularly important collection of C-CDA compatible templates  </w:t>
      </w:r>
      <w:r w:rsidR="00E13077">
        <w:rPr>
          <w:rFonts w:cs="Calibri"/>
          <w:color w:val="000000"/>
        </w:rPr>
        <w:t xml:space="preserve">is </w:t>
      </w:r>
      <w:r w:rsidR="00E00945">
        <w:rPr>
          <w:rFonts w:cs="Calibri"/>
          <w:color w:val="000000"/>
        </w:rPr>
        <w:t>the Supplemental Implementation Guides</w:t>
      </w:r>
      <w:r w:rsidR="00E13077">
        <w:rPr>
          <w:rFonts w:cs="Calibri"/>
          <w:color w:val="000000"/>
        </w:rPr>
        <w:t>,</w:t>
      </w:r>
      <w:r w:rsidR="00E00945">
        <w:rPr>
          <w:rFonts w:cs="Calibri"/>
          <w:color w:val="000000"/>
        </w:rPr>
        <w:t xml:space="preserve"> which define new template versions and templates for additional </w:t>
      </w:r>
      <w:r w:rsidR="003641F3">
        <w:rPr>
          <w:rFonts w:cs="Calibri"/>
          <w:color w:val="000000"/>
        </w:rPr>
        <w:t>u</w:t>
      </w:r>
      <w:r w:rsidR="00E00945">
        <w:rPr>
          <w:rFonts w:cs="Calibri"/>
          <w:color w:val="000000"/>
        </w:rPr>
        <w:t xml:space="preserve">se cases. These Supplemental Implementation Guides are published alongside the main C-CDA specification: </w:t>
      </w:r>
      <w:r w:rsidRPr="00E00945" w:rsidR="00E00945">
        <w:rPr>
          <w:rFonts w:cs="Calibri"/>
          <w:color w:val="000000"/>
        </w:rPr>
        <w:t>https://www.hl7.org/implement/standards/product_brief.cfm?product_id=492</w:t>
      </w:r>
    </w:p>
    <w:p w:rsidRPr="00D14360" w:rsidR="00513E9F" w:rsidP="00513E9F" w:rsidRDefault="00513E9F" w14:paraId="2CEF4CB9" w14:textId="77777777">
      <w:pPr>
        <w:spacing w:after="120"/>
        <w:rPr>
          <w:rFonts w:cs="Calibri"/>
          <w:color w:val="000000"/>
        </w:rPr>
      </w:pPr>
      <w:r w:rsidRPr="00D14360">
        <w:rPr>
          <w:rFonts w:cs="Calibri"/>
          <w:color w:val="000000"/>
        </w:rPr>
        <w:t>The Joint Document Content Work Group recommends all sections include the Section Time Range Observation to describe the range of time used to limit the range of information contained in a section.</w:t>
      </w:r>
      <w:r w:rsidRPr="00D14360">
        <w:rPr>
          <w:rStyle w:val="FootnoteReference"/>
          <w:rFonts w:cs="Calibri"/>
          <w:color w:val="000000"/>
        </w:rPr>
        <w:footnoteReference w:id="80"/>
      </w:r>
    </w:p>
    <w:p w:rsidRPr="00D14360" w:rsidR="00513E9F" w:rsidP="00513E9F" w:rsidRDefault="00513E9F" w14:paraId="735F2467" w14:textId="19B978A7">
      <w:pPr>
        <w:spacing w:after="120"/>
        <w:rPr>
          <w:rFonts w:cs="Calibri"/>
          <w:b/>
          <w:bCs/>
          <w:color w:val="000000"/>
        </w:rPr>
      </w:pPr>
      <w:r w:rsidRPr="00D14360">
        <w:rPr>
          <w:rFonts w:cs="Calibri"/>
          <w:b/>
          <w:bCs/>
          <w:color w:val="000000"/>
        </w:rPr>
        <w:t>Reference:</w:t>
      </w:r>
      <w:r w:rsidR="005632F7">
        <w:rPr>
          <w:rFonts w:cs="Calibri"/>
          <w:color w:val="000000"/>
        </w:rPr>
        <w:t xml:space="preserve"> </w:t>
      </w:r>
      <w:r w:rsidRPr="007770C6" w:rsidR="005632F7">
        <w:rPr>
          <w:rFonts w:cs="Calibri"/>
          <w:color w:val="0000FF"/>
          <w:u w:val="single"/>
        </w:rPr>
        <w:fldChar w:fldCharType="begin"/>
      </w:r>
      <w:r w:rsidRPr="007770C6" w:rsidR="005632F7">
        <w:rPr>
          <w:rFonts w:cs="Calibri"/>
          <w:color w:val="0000FF"/>
          <w:u w:val="single"/>
        </w:rPr>
        <w:instrText xml:space="preserve"> REF _Ref98770236 \r \h </w:instrText>
      </w:r>
      <w:r w:rsidRPr="007770C6" w:rsidR="005632F7">
        <w:rPr>
          <w:rFonts w:cs="Calibri"/>
          <w:color w:val="0000FF"/>
          <w:u w:val="single"/>
        </w:rPr>
      </w:r>
      <w:r w:rsidRPr="007770C6" w:rsidR="005632F7">
        <w:rPr>
          <w:rFonts w:cs="Calibri"/>
          <w:color w:val="0000FF"/>
          <w:u w:val="single"/>
        </w:rPr>
        <w:fldChar w:fldCharType="separate"/>
      </w:r>
      <w:r w:rsidR="00DC1072">
        <w:rPr>
          <w:rFonts w:cs="Calibri"/>
          <w:color w:val="0000FF"/>
          <w:u w:val="single"/>
        </w:rPr>
        <w:t>4.1.11</w:t>
      </w:r>
      <w:r w:rsidRPr="007770C6" w:rsidR="005632F7">
        <w:rPr>
          <w:rFonts w:cs="Calibri"/>
          <w:color w:val="0000FF"/>
          <w:u w:val="single"/>
        </w:rPr>
        <w:fldChar w:fldCharType="end"/>
      </w:r>
      <w:r w:rsidRPr="007770C6" w:rsidR="005632F7">
        <w:rPr>
          <w:rFonts w:cs="Calibri"/>
          <w:color w:val="0000FF"/>
          <w:u w:val="single"/>
        </w:rPr>
        <w:t xml:space="preserve"> </w:t>
      </w:r>
      <w:r w:rsidRPr="007770C6" w:rsidR="005632F7">
        <w:rPr>
          <w:rFonts w:cs="Calibri"/>
          <w:color w:val="0000FF"/>
          <w:u w:val="single"/>
        </w:rPr>
        <w:fldChar w:fldCharType="begin"/>
      </w:r>
      <w:r w:rsidRPr="007770C6" w:rsidR="005632F7">
        <w:rPr>
          <w:rFonts w:cs="Calibri"/>
          <w:color w:val="0000FF"/>
          <w:u w:val="single"/>
        </w:rPr>
        <w:instrText xml:space="preserve"> REF _Ref98770241 \h </w:instrText>
      </w:r>
      <w:r w:rsidRPr="007770C6" w:rsidR="005632F7">
        <w:rPr>
          <w:rFonts w:cs="Calibri"/>
          <w:color w:val="0000FF"/>
          <w:u w:val="single"/>
        </w:rPr>
      </w:r>
      <w:r w:rsidRPr="007770C6" w:rsidR="005632F7">
        <w:rPr>
          <w:rFonts w:cs="Calibri"/>
          <w:color w:val="0000FF"/>
          <w:u w:val="single"/>
        </w:rPr>
        <w:fldChar w:fldCharType="separate"/>
      </w:r>
      <w:r w:rsidRPr="00C64922" w:rsidR="00DC1072">
        <w:t>Declaring Business Rules that Limit Section Content</w:t>
      </w:r>
      <w:r w:rsidRPr="007770C6" w:rsidR="005632F7">
        <w:rPr>
          <w:rFonts w:cs="Calibri"/>
          <w:color w:val="0000FF"/>
          <w:u w:val="single"/>
        </w:rPr>
        <w:fldChar w:fldCharType="end"/>
      </w:r>
      <w:r w:rsidR="005632F7">
        <w:rPr>
          <w:rFonts w:cs="Calibri"/>
          <w:color w:val="000000"/>
        </w:rPr>
        <w:t xml:space="preserve">, </w:t>
      </w:r>
      <w:r w:rsidRPr="007770C6" w:rsidR="005632F7">
        <w:rPr>
          <w:rFonts w:cs="Calibri"/>
          <w:color w:val="0000FF"/>
          <w:u w:val="single"/>
        </w:rPr>
        <w:fldChar w:fldCharType="begin"/>
      </w:r>
      <w:r w:rsidRPr="007770C6" w:rsidR="005632F7">
        <w:rPr>
          <w:rFonts w:cs="Calibri"/>
          <w:color w:val="0000FF"/>
          <w:u w:val="single"/>
        </w:rPr>
        <w:instrText xml:space="preserve"> REF _Ref98770253 \r \h </w:instrText>
      </w:r>
      <w:r w:rsidRPr="007770C6" w:rsidR="005632F7">
        <w:rPr>
          <w:rFonts w:cs="Calibri"/>
          <w:color w:val="0000FF"/>
          <w:u w:val="single"/>
        </w:rPr>
      </w:r>
      <w:r w:rsidRPr="007770C6" w:rsidR="005632F7">
        <w:rPr>
          <w:rFonts w:cs="Calibri"/>
          <w:color w:val="0000FF"/>
          <w:u w:val="single"/>
        </w:rPr>
        <w:fldChar w:fldCharType="separate"/>
      </w:r>
      <w:r w:rsidR="00DC1072">
        <w:rPr>
          <w:rFonts w:cs="Calibri"/>
          <w:color w:val="0000FF"/>
          <w:u w:val="single"/>
        </w:rPr>
        <w:t>5.1.8</w:t>
      </w:r>
      <w:r w:rsidRPr="007770C6" w:rsidR="005632F7">
        <w:rPr>
          <w:rFonts w:cs="Calibri"/>
          <w:color w:val="0000FF"/>
          <w:u w:val="single"/>
        </w:rPr>
        <w:fldChar w:fldCharType="end"/>
      </w:r>
      <w:r w:rsidRPr="007770C6" w:rsidR="005632F7">
        <w:rPr>
          <w:rFonts w:cs="Calibri"/>
          <w:color w:val="0000FF"/>
          <w:u w:val="single"/>
        </w:rPr>
        <w:t xml:space="preserve"> </w:t>
      </w:r>
      <w:r w:rsidRPr="007770C6" w:rsidR="005632F7">
        <w:rPr>
          <w:rFonts w:cs="Calibri"/>
          <w:color w:val="0000FF"/>
          <w:u w:val="single"/>
        </w:rPr>
        <w:fldChar w:fldCharType="begin"/>
      </w:r>
      <w:r w:rsidRPr="007770C6" w:rsidR="005632F7">
        <w:rPr>
          <w:rFonts w:cs="Calibri"/>
          <w:color w:val="0000FF"/>
          <w:u w:val="single"/>
        </w:rPr>
        <w:instrText xml:space="preserve"> REF _Ref98770255 \h </w:instrText>
      </w:r>
      <w:r w:rsidRPr="007770C6" w:rsidR="005632F7">
        <w:rPr>
          <w:rFonts w:cs="Calibri"/>
          <w:color w:val="0000FF"/>
          <w:u w:val="single"/>
        </w:rPr>
      </w:r>
      <w:r w:rsidRPr="007770C6" w:rsidR="005632F7">
        <w:rPr>
          <w:rFonts w:cs="Calibri"/>
          <w:color w:val="0000FF"/>
          <w:u w:val="single"/>
        </w:rPr>
        <w:fldChar w:fldCharType="separate"/>
      </w:r>
      <w:r w:rsidRPr="00C64922" w:rsidR="00DC1072">
        <w:t>Specifying Time Intervals for Sections with Limits on the Included Discrete Data</w:t>
      </w:r>
      <w:r w:rsidRPr="007770C6" w:rsidR="005632F7">
        <w:rPr>
          <w:rFonts w:cs="Calibri"/>
          <w:color w:val="0000FF"/>
          <w:u w:val="single"/>
        </w:rPr>
        <w:fldChar w:fldCharType="end"/>
      </w:r>
    </w:p>
    <w:p w:rsidRPr="00D14360" w:rsidR="00513E9F" w:rsidP="00EF4804" w:rsidRDefault="00513E9F" w14:paraId="24048366" w14:textId="5F07CC59">
      <w:pPr>
        <w:spacing w:after="240"/>
        <w:rPr>
          <w:rFonts w:cs="Calibri"/>
          <w:color w:val="000000"/>
        </w:rPr>
      </w:pPr>
      <w:r w:rsidRPr="00D14360">
        <w:rPr>
          <w:rFonts w:cs="Calibri"/>
          <w:color w:val="000000"/>
        </w:rPr>
        <w:t>The Joint Document Content Work Group also recommends use of the Progress Note document template to represent an encounter summary for a non-inpatient setting.</w:t>
      </w:r>
      <w:r w:rsidRPr="00D14360">
        <w:rPr>
          <w:rStyle w:val="FootnoteReference"/>
          <w:rFonts w:cs="Calibri"/>
          <w:color w:val="000000"/>
        </w:rPr>
        <w:footnoteReference w:id="81"/>
      </w:r>
      <w:r w:rsidRPr="00D14360">
        <w:rPr>
          <w:rFonts w:cs="Calibri"/>
          <w:color w:val="000000"/>
        </w:rPr>
        <w:t xml:space="preserve"> The Progress Note document template does not include any required sections and the open nature of the template enables Content C</w:t>
      </w:r>
      <w:r w:rsidR="004249C0">
        <w:rPr>
          <w:rFonts w:cs="Calibri"/>
          <w:color w:val="000000"/>
        </w:rPr>
        <w:t>reators</w:t>
      </w:r>
      <w:r w:rsidRPr="00D14360">
        <w:rPr>
          <w:rFonts w:cs="Calibri"/>
          <w:color w:val="000000"/>
        </w:rPr>
        <w:t xml:space="preserve"> to include the right sections to express the source data or the needed sections to satisfy the requirements of Content Consumers.</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513E9F" w:rsidTr="004E29C8" w14:paraId="77401518" w14:textId="77777777">
        <w:tc>
          <w:tcPr>
            <w:tcW w:w="683" w:type="dxa"/>
            <w:tcBorders>
              <w:right w:val="nil"/>
            </w:tcBorders>
            <w:shd w:val="clear" w:color="auto" w:fill="C6D9F1"/>
          </w:tcPr>
          <w:p w:rsidRPr="00C64922" w:rsidR="00513E9F" w:rsidP="002B406D" w:rsidRDefault="00634398" w14:paraId="5C319CD2" w14:textId="77777777">
            <w:pPr>
              <w:pStyle w:val="BodyText"/>
              <w:rPr>
                <w:noProof/>
              </w:rPr>
            </w:pPr>
            <w:r>
              <w:rPr>
                <w:noProof/>
              </w:rPr>
              <w:drawing>
                <wp:inline distT="0" distB="0" distL="0" distR="0" wp14:anchorId="7E692F1D" wp14:editId="40674231">
                  <wp:extent cx="323215" cy="323215"/>
                  <wp:effectExtent l="0" t="0" r="0" b="635"/>
                  <wp:docPr id="54" name="Graphic 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3A3D50" w:rsidR="00513E9F" w:rsidP="002B406D" w:rsidRDefault="00513E9F" w14:paraId="765A0A0A" w14:textId="77777777">
            <w:pPr>
              <w:pStyle w:val="BodyText"/>
              <w:rPr>
                <w:b/>
              </w:rPr>
            </w:pPr>
            <w:r w:rsidRPr="00C64922">
              <w:t xml:space="preserve">C-CDA Content Creators MAY support further constraints on the document templates defined in C-CDA R2.1. </w:t>
            </w:r>
            <w:r w:rsidRPr="00D14360">
              <w:rPr>
                <w:b/>
              </w:rPr>
              <w:t>[</w:t>
            </w:r>
            <w:r w:rsidR="00B3590A">
              <w:rPr>
                <w:b/>
              </w:rPr>
              <w:t>BP-053</w:t>
            </w:r>
            <w:r w:rsidRPr="00D14360">
              <w:rPr>
                <w:b/>
              </w:rPr>
              <w:t>]</w:t>
            </w:r>
          </w:p>
        </w:tc>
      </w:tr>
    </w:tbl>
    <w:p w:rsidRPr="00D14360" w:rsidR="00CF2A15" w:rsidRDefault="00CF2A15" w14:paraId="70763679" w14:textId="77777777">
      <w:pPr>
        <w:spacing w:line="276" w:lineRule="auto"/>
        <w:rPr>
          <w:rFonts w:cs="Calibri"/>
          <w:color w:val="000000"/>
        </w:rPr>
      </w:pPr>
      <w:r w:rsidRPr="00D14360">
        <w:rPr>
          <w:rFonts w:cs="Calibri"/>
          <w:color w:val="000000"/>
        </w:rPr>
        <w:br w:type="page"/>
      </w:r>
    </w:p>
    <w:p w:rsidRPr="00C64922" w:rsidR="00A10C4D" w:rsidP="005C79A1" w:rsidRDefault="00A10C4D" w14:paraId="0214AA6F" w14:textId="77777777">
      <w:pPr>
        <w:pStyle w:val="Heading1"/>
      </w:pPr>
      <w:bookmarkStart w:name="_ihv636" w:colFirst="0" w:colLast="0" w:id="742"/>
      <w:bookmarkStart w:name="_Section_Level_Guidance" w:id="743"/>
      <w:bookmarkStart w:name="_Toc10702517" w:id="744"/>
      <w:bookmarkStart w:name="_Toc11043599" w:id="745"/>
      <w:bookmarkStart w:name="_Toc11045590" w:id="746"/>
      <w:bookmarkStart w:name="_Toc11391260" w:id="747"/>
      <w:bookmarkStart w:name="_Ref98770127" w:id="748"/>
      <w:bookmarkStart w:name="_Ref98770134" w:id="749"/>
      <w:bookmarkStart w:name="_Toc119939823" w:id="750"/>
      <w:bookmarkStart w:name="_Toc135312854" w:id="751"/>
      <w:bookmarkEnd w:id="742"/>
      <w:bookmarkEnd w:id="743"/>
      <w:r w:rsidRPr="00C64922">
        <w:t>Section Level Guidance</w:t>
      </w:r>
      <w:bookmarkEnd w:id="744"/>
      <w:bookmarkEnd w:id="745"/>
      <w:bookmarkEnd w:id="746"/>
      <w:bookmarkEnd w:id="747"/>
      <w:bookmarkEnd w:id="748"/>
      <w:bookmarkEnd w:id="749"/>
      <w:bookmarkEnd w:id="750"/>
      <w:bookmarkEnd w:id="751"/>
    </w:p>
    <w:p w:rsidRPr="00D14360" w:rsidR="00A10C4D" w:rsidP="00B505D2" w:rsidRDefault="00A10C4D" w14:paraId="6DDB1C25" w14:textId="77777777">
      <w:pPr>
        <w:spacing w:after="120"/>
        <w:rPr>
          <w:rFonts w:cs="Calibri"/>
          <w:color w:val="000000"/>
        </w:rPr>
      </w:pPr>
      <w:r w:rsidRPr="00D14360">
        <w:rPr>
          <w:rFonts w:cs="Calibri"/>
          <w:color w:val="000000"/>
        </w:rPr>
        <w:t xml:space="preserve">The C-CDA Companion Guide provides additional guidance aimed at increasing consistency in the way content in structured C-CDA documents is represented and used across all implementations. The goal is to raise awareness about why and how to use the section templates defined in C-CDA, and in other standards that supplement and complement C-CDA, to meet rising expectations and emerging regulations focused on expanding interoperability. </w:t>
      </w:r>
    </w:p>
    <w:p w:rsidRPr="00D14360" w:rsidR="00A10C4D" w:rsidP="00B505D2" w:rsidRDefault="00A10C4D" w14:paraId="09D39DA6" w14:textId="493751B7">
      <w:pPr>
        <w:spacing w:after="120"/>
        <w:rPr>
          <w:rFonts w:cs="Calibri"/>
          <w:color w:val="000000"/>
        </w:rPr>
      </w:pPr>
      <w:r w:rsidRPr="00D14360">
        <w:rPr>
          <w:rFonts w:cs="Calibri"/>
          <w:color w:val="000000"/>
        </w:rPr>
        <w:t>This chapter provides general guidance relevant when representing clinical information as structured C-CDA documents. It explains the purpose of structured sections and supplies background on how the section templates in C-CDA were originally developed. It summarizes the set of sections defined by Consolidate CDA and explains how each type of document template uses different section templates to represent</w:t>
      </w:r>
      <w:r w:rsidRPr="00D14360" w:rsidR="00231549">
        <w:rPr>
          <w:rFonts w:cs="Calibri"/>
          <w:color w:val="000000"/>
        </w:rPr>
        <w:t xml:space="preserve"> </w:t>
      </w:r>
      <w:r w:rsidRPr="00D14360">
        <w:rPr>
          <w:rFonts w:cs="Calibri"/>
          <w:color w:val="000000"/>
        </w:rPr>
        <w:t>—in human readable form--</w:t>
      </w:r>
      <w:r w:rsidRPr="00D14360" w:rsidR="00231549">
        <w:rPr>
          <w:rFonts w:cs="Calibri"/>
          <w:color w:val="000000"/>
        </w:rPr>
        <w:t xml:space="preserve"> </w:t>
      </w:r>
      <w:r w:rsidRPr="00D14360">
        <w:rPr>
          <w:rFonts w:cs="Calibri"/>
          <w:color w:val="000000"/>
        </w:rPr>
        <w:t>the information commonly contained in each specific type of clinical note. It introduces the section templates which require machine processable “discrete data” to accompany the human readable narrative. Finally, it summarizes several section templates that are new for Consolidated C-CDA or defined in implementation guides published elsewhere in the C-CDA implementer community and provides guidance on their use in C-CDA documents.</w:t>
      </w:r>
    </w:p>
    <w:p w:rsidRPr="00C64922" w:rsidR="00A10C4D" w:rsidP="003E2C96" w:rsidRDefault="00A10C4D" w14:paraId="1653AA92" w14:textId="77777777">
      <w:pPr>
        <w:pStyle w:val="Heading2"/>
      </w:pPr>
      <w:bookmarkStart w:name="_Toc10702518" w:id="752"/>
      <w:bookmarkStart w:name="_Toc11043600" w:id="753"/>
      <w:bookmarkStart w:name="_Toc11045591" w:id="754"/>
      <w:bookmarkStart w:name="_Toc11391261" w:id="755"/>
      <w:bookmarkStart w:name="_Toc119939824" w:id="756"/>
      <w:bookmarkStart w:name="_Toc135312855" w:id="757"/>
      <w:r w:rsidRPr="00C64922">
        <w:t>Understanding Content Sections in Structured Documents</w:t>
      </w:r>
      <w:bookmarkEnd w:id="752"/>
      <w:bookmarkEnd w:id="753"/>
      <w:bookmarkEnd w:id="754"/>
      <w:bookmarkEnd w:id="755"/>
      <w:bookmarkEnd w:id="756"/>
      <w:bookmarkEnd w:id="757"/>
      <w:r w:rsidRPr="00C64922">
        <w:t xml:space="preserve"> </w:t>
      </w:r>
    </w:p>
    <w:p w:rsidRPr="00D14360" w:rsidR="00A10C4D" w:rsidP="00B505D2" w:rsidRDefault="00BC17FA" w14:paraId="22C35E89" w14:textId="77777777">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 xml:space="preserve">The idea of improving the communication of information contained in clinical notes has been around for decades.  Long before C-CDA, a documentation methodology called “SOAP (Subjective, Objective, Assessment, and Plan) notes” was invented. The birth of the problem-oriented medical record (POMR) and SOAP note marked an epoch in the history of health care. </w:t>
      </w:r>
      <w:r w:rsidRPr="00D14360" w:rsidR="00A10C4D">
        <w:rPr>
          <w:rFonts w:cs="Calibri"/>
          <w:color w:val="000000"/>
          <w:shd w:val="clear" w:color="auto" w:fill="FFFFFF"/>
        </w:rPr>
        <w:t>Dr. Lawrence Weed, developer of the SOAP note and professor of medicine and pharmacology at Yale University, challenged conventional medical documentation and advocated for a scientific structure to frame clinical reasoning in the 1950s.</w:t>
      </w:r>
      <w:r w:rsidRPr="00D14360" w:rsidR="00A10C4D">
        <w:rPr>
          <w:rStyle w:val="FootnoteReference"/>
          <w:rFonts w:cs="Calibri"/>
          <w:color w:val="000000"/>
          <w:shd w:val="clear" w:color="auto" w:fill="FFFFFF"/>
        </w:rPr>
        <w:footnoteReference w:id="82"/>
      </w:r>
      <w:r w:rsidRPr="00D14360" w:rsidR="00A10C4D">
        <w:rPr>
          <w:rFonts w:eastAsia="Calibri" w:cs="Calibri"/>
          <w:color w:val="000000"/>
        </w:rPr>
        <w:t xml:space="preserve"> Today, the SOAP note is the most common method of documentation used by providers to input notes into patients’ medical records. They allow providers to record and share information in a universal, systematic and easy to read format.</w:t>
      </w:r>
      <w:r w:rsidRPr="00D14360" w:rsidR="00A10C4D">
        <w:rPr>
          <w:rStyle w:val="FootnoteReference"/>
          <w:rFonts w:eastAsia="Calibri" w:cs="Calibri"/>
          <w:color w:val="000000"/>
        </w:rPr>
        <w:footnoteReference w:id="83"/>
      </w:r>
      <w:r w:rsidRPr="00D14360" w:rsidR="00A10C4D">
        <w:rPr>
          <w:rFonts w:eastAsia="Calibri" w:cs="Calibri"/>
          <w:color w:val="000000"/>
        </w:rPr>
        <w:t xml:space="preserve"> </w:t>
      </w:r>
      <w:r w:rsidRPr="00D14360" w:rsidR="00A10C4D">
        <w:rPr>
          <w:rFonts w:cs="Calibri"/>
          <w:color w:val="000000"/>
          <w:shd w:val="clear" w:color="auto" w:fill="FFFFFF"/>
        </w:rPr>
        <w:t>Ineffective communication contributes to the top causes of sentinel events and continues to be an unremitting area for refinement.</w:t>
      </w:r>
      <w:r w:rsidRPr="00D14360" w:rsidR="00A10C4D">
        <w:rPr>
          <w:rStyle w:val="FootnoteReference"/>
          <w:rFonts w:cs="Calibri"/>
          <w:color w:val="000000"/>
          <w:shd w:val="clear" w:color="auto" w:fill="FFFFFF"/>
        </w:rPr>
        <w:footnoteReference w:id="84"/>
      </w:r>
      <w:r w:rsidRPr="00D14360" w:rsidR="00A10C4D">
        <w:rPr>
          <w:rFonts w:cs="Calibri"/>
          <w:color w:val="000000"/>
          <w:shd w:val="clear" w:color="auto" w:fill="FFFFFF"/>
        </w:rPr>
        <w:t> </w:t>
      </w:r>
    </w:p>
    <w:p w:rsidRPr="00D14360" w:rsidR="00A10C4D" w:rsidP="00B505D2" w:rsidRDefault="00A10C4D" w14:paraId="3C0E69CA" w14:textId="0CA39D2D">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 xml:space="preserve">After the development of the HL7 Clinical Document Architecture R2 standard in 2005, an alliance of healthcare vendors, providers and associations pooled resources in a rapid-development initiative. In a span of three years, the Health Story Project produced eight Health Level Seven (HL7) data standards for the flow of information using common types of healthcare documents. </w:t>
      </w:r>
      <w:r w:rsidRPr="00D14360" w:rsidR="00BC17FA">
        <w:rPr>
          <w:rFonts w:cs="Calibri"/>
          <w:color w:val="000000"/>
          <w:shd w:val="clear" w:color="auto" w:fill="FFFFFF"/>
        </w:rPr>
        <w:t xml:space="preserve">The alliance examined thousands of common clinical notes generated by a variety of medical transcription solutions and identified what structured sections were needed to represent the SOAP notes commonly generated by current-day clinicians. </w:t>
      </w:r>
      <w:r w:rsidRPr="00D14360">
        <w:rPr>
          <w:rFonts w:cs="Calibri"/>
          <w:color w:val="000000"/>
          <w:shd w:val="clear" w:color="auto" w:fill="FFFFFF"/>
        </w:rPr>
        <w:t>The “Health Story Guides,” as they were originally named, defined the initial set of section templates based on this analysis. Every section template includes a section.text element designed to hold the human readable narrative of that section of the structured document.</w:t>
      </w:r>
    </w:p>
    <w:p w:rsidRPr="00D14360" w:rsidR="00A10C4D" w:rsidP="00B505D2" w:rsidRDefault="00AE0D5A" w14:paraId="0FFD30D2" w14:textId="62BC947F">
      <w:pPr>
        <w:pBdr>
          <w:top w:val="nil"/>
          <w:left w:val="nil"/>
          <w:bottom w:val="nil"/>
          <w:right w:val="nil"/>
          <w:between w:val="nil"/>
        </w:pBdr>
        <w:spacing w:after="120"/>
        <w:rPr>
          <w:rFonts w:cs="Calibri"/>
          <w:color w:val="000000"/>
          <w:shd w:val="clear" w:color="auto" w:fill="FFFFFF"/>
        </w:rPr>
      </w:pPr>
      <w:r>
        <w:rPr>
          <w:rFonts w:cs="Calibri"/>
          <w:color w:val="000000"/>
          <w:shd w:val="clear" w:color="auto" w:fill="FFFFFF"/>
        </w:rPr>
        <w:t>While no longer active today, t</w:t>
      </w:r>
      <w:r w:rsidRPr="00D14360" w:rsidR="00A10C4D">
        <w:rPr>
          <w:rFonts w:cs="Calibri"/>
          <w:color w:val="000000"/>
          <w:shd w:val="clear" w:color="auto" w:fill="FFFFFF"/>
        </w:rPr>
        <w:t>he HIMSS Health Story Project provide</w:t>
      </w:r>
      <w:r>
        <w:rPr>
          <w:rFonts w:cs="Calibri"/>
          <w:color w:val="000000"/>
          <w:shd w:val="clear" w:color="auto" w:fill="FFFFFF"/>
        </w:rPr>
        <w:t>d</w:t>
      </w:r>
      <w:r w:rsidRPr="00D14360" w:rsidR="00A10C4D">
        <w:rPr>
          <w:rFonts w:cs="Calibri"/>
          <w:color w:val="000000"/>
          <w:shd w:val="clear" w:color="auto" w:fill="FFFFFF"/>
        </w:rPr>
        <w:t xml:space="preserve"> education to the health IT community on tools and resources to aid in the creation of comprehensive electronic </w:t>
      </w:r>
      <w:r w:rsidRPr="00D14360" w:rsidR="005F349C">
        <w:rPr>
          <w:rFonts w:cs="Calibri"/>
          <w:color w:val="000000"/>
          <w:shd w:val="clear" w:color="auto" w:fill="FFFFFF"/>
        </w:rPr>
        <w:t>records</w:t>
      </w:r>
      <w:r w:rsidRPr="00D14360" w:rsidR="00A10C4D">
        <w:rPr>
          <w:rFonts w:cs="Calibri"/>
          <w:color w:val="000000"/>
          <w:shd w:val="clear" w:color="auto" w:fill="FFFFFF"/>
        </w:rPr>
        <w:t xml:space="preserve"> that tell a patient's </w:t>
      </w:r>
      <w:r w:rsidRPr="00D14360" w:rsidR="00A10C4D">
        <w:rPr>
          <w:rFonts w:cs="Calibri"/>
          <w:i/>
          <w:iCs/>
          <w:color w:val="000000"/>
          <w:shd w:val="clear" w:color="auto" w:fill="FFFFFF"/>
        </w:rPr>
        <w:t>complete health story.</w:t>
      </w:r>
      <w:r w:rsidRPr="00D14360" w:rsidR="00A10C4D">
        <w:rPr>
          <w:rFonts w:cs="Calibri"/>
          <w:color w:val="000000"/>
          <w:shd w:val="clear" w:color="auto" w:fill="FFFFFF"/>
        </w:rPr>
        <w:t xml:space="preserve"> Some especially educational </w:t>
      </w:r>
      <w:r w:rsidR="001A68E4">
        <w:rPr>
          <w:rFonts w:cs="Calibri"/>
          <w:color w:val="000000"/>
          <w:shd w:val="clear" w:color="auto" w:fill="FFFFFF"/>
        </w:rPr>
        <w:t xml:space="preserve">concepts from this initiative </w:t>
      </w:r>
      <w:r w:rsidRPr="00D14360" w:rsidR="0047412F">
        <w:rPr>
          <w:rFonts w:cs="Calibri"/>
          <w:color w:val="000000"/>
          <w:shd w:val="clear" w:color="auto" w:fill="FFFFFF"/>
        </w:rPr>
        <w:t>are summarized in the following chapters.</w:t>
      </w:r>
    </w:p>
    <w:p w:rsidRPr="00B74AF5" w:rsidR="00B74AF5" w:rsidP="00FD31AC" w:rsidRDefault="00A10C4D" w14:paraId="7F4691DF" w14:textId="7799C657">
      <w:pPr>
        <w:pStyle w:val="Heading3"/>
        <w:rPr>
          <w:shd w:val="clear" w:color="auto" w:fill="FFFFFF"/>
        </w:rPr>
      </w:pPr>
      <w:bookmarkStart w:name="_Toc119939825" w:id="760"/>
      <w:bookmarkStart w:name="_Toc135312856" w:id="761"/>
      <w:r w:rsidRPr="00B74AF5">
        <w:rPr>
          <w:shd w:val="clear" w:color="auto" w:fill="FFFFFF"/>
        </w:rPr>
        <w:t>The Storytelling Power of C-CDA</w:t>
      </w:r>
      <w:bookmarkEnd w:id="760"/>
      <w:bookmarkEnd w:id="761"/>
    </w:p>
    <w:p w:rsidRPr="00D14360" w:rsidR="00A10C4D" w:rsidP="00CF4CB1" w:rsidRDefault="00A10C4D" w14:paraId="515710F2" w14:textId="4EC4A923">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 xml:space="preserve">This </w:t>
      </w:r>
      <w:r w:rsidR="001A68E4">
        <w:rPr>
          <w:rFonts w:cs="Calibri"/>
          <w:color w:val="000000"/>
          <w:shd w:val="clear" w:color="auto" w:fill="FFFFFF"/>
        </w:rPr>
        <w:t>r</w:t>
      </w:r>
      <w:r w:rsidRPr="00D14360">
        <w:rPr>
          <w:rFonts w:cs="Calibri"/>
          <w:color w:val="000000"/>
          <w:shd w:val="clear" w:color="auto" w:fill="FFFFFF"/>
        </w:rPr>
        <w:t>oundtable presentation explain</w:t>
      </w:r>
      <w:r w:rsidR="001A68E4">
        <w:rPr>
          <w:rFonts w:cs="Calibri"/>
          <w:color w:val="000000"/>
          <w:shd w:val="clear" w:color="auto" w:fill="FFFFFF"/>
        </w:rPr>
        <w:t>ed</w:t>
      </w:r>
      <w:r w:rsidRPr="00D14360">
        <w:rPr>
          <w:rFonts w:cs="Calibri"/>
          <w:color w:val="000000"/>
          <w:shd w:val="clear" w:color="auto" w:fill="FFFFFF"/>
        </w:rPr>
        <w:t xml:space="preserve"> the twelve common clinical document types that are defined in Consolidated CDA (C-CDA) and describe</w:t>
      </w:r>
      <w:r w:rsidR="001A68E4">
        <w:rPr>
          <w:rFonts w:cs="Calibri"/>
          <w:color w:val="000000"/>
          <w:shd w:val="clear" w:color="auto" w:fill="FFFFFF"/>
        </w:rPr>
        <w:t>d</w:t>
      </w:r>
      <w:r w:rsidRPr="00D14360">
        <w:rPr>
          <w:rFonts w:cs="Calibri"/>
          <w:color w:val="000000"/>
          <w:shd w:val="clear" w:color="auto" w:fill="FFFFFF"/>
        </w:rPr>
        <w:t xml:space="preserve"> how each can be leveraged for information exchange in different care settings and for different encounter types. When should each C-CDA clinical document type be leveraged? What </w:t>
      </w:r>
      <w:r w:rsidRPr="00D14360">
        <w:rPr>
          <w:rFonts w:cs="Calibri"/>
          <w:color w:val="000000"/>
          <w:shd w:val="clear" w:color="auto" w:fill="FFFFFF"/>
        </w:rPr>
        <w:t>sections are used in C-CDA clinical documents and how do they differ from a Continuity of Care Document (CCD)? The Roundtable show</w:t>
      </w:r>
      <w:r w:rsidR="001A68E4">
        <w:rPr>
          <w:rFonts w:cs="Calibri"/>
          <w:color w:val="000000"/>
          <w:shd w:val="clear" w:color="auto" w:fill="FFFFFF"/>
        </w:rPr>
        <w:t>ed</w:t>
      </w:r>
      <w:r w:rsidRPr="00D14360">
        <w:rPr>
          <w:rFonts w:cs="Calibri"/>
          <w:color w:val="000000"/>
          <w:shd w:val="clear" w:color="auto" w:fill="FFFFFF"/>
        </w:rPr>
        <w:t xml:space="preserve"> how to apply the SOAP framework to reveal the storytelling power of C</w:t>
      </w:r>
      <w:r w:rsidRPr="00D14360" w:rsidR="004C1CE1">
        <w:rPr>
          <w:rFonts w:cs="Calibri"/>
          <w:color w:val="000000"/>
          <w:shd w:val="clear" w:color="auto" w:fill="FFFFFF"/>
        </w:rPr>
        <w:t>-</w:t>
      </w:r>
      <w:r w:rsidRPr="00D14360">
        <w:rPr>
          <w:rFonts w:cs="Calibri"/>
          <w:color w:val="000000"/>
          <w:shd w:val="clear" w:color="auto" w:fill="FFFFFF"/>
        </w:rPr>
        <w:t>CDA by thinking of the section templates in terms of the subjective, objective, assessment, and plan information each contains.</w:t>
      </w:r>
      <w:r w:rsidRPr="00D14360" w:rsidR="004C1CE1">
        <w:rPr>
          <w:rFonts w:cs="Calibri"/>
          <w:color w:val="000000"/>
          <w:shd w:val="clear" w:color="auto" w:fill="FFFFFF"/>
        </w:rPr>
        <w:t xml:space="preserve"> In some cases</w:t>
      </w:r>
      <w:r w:rsidRPr="00D14360" w:rsidR="00890FBD">
        <w:rPr>
          <w:rFonts w:cs="Calibri"/>
          <w:color w:val="000000"/>
          <w:shd w:val="clear" w:color="auto" w:fill="FFFFFF"/>
        </w:rPr>
        <w:t>,</w:t>
      </w:r>
      <w:r w:rsidRPr="00D14360" w:rsidR="004C1CE1">
        <w:rPr>
          <w:rFonts w:cs="Calibri"/>
          <w:color w:val="000000"/>
          <w:shd w:val="clear" w:color="auto" w:fill="FFFFFF"/>
        </w:rPr>
        <w:t xml:space="preserve"> the information in one section may be classified in multiple SOAP categories.  The </w:t>
      </w:r>
      <w:r w:rsidRPr="00D14360" w:rsidR="005F349C">
        <w:rPr>
          <w:rFonts w:cs="Calibri"/>
          <w:color w:val="000000"/>
          <w:shd w:val="clear" w:color="auto" w:fill="FFFFFF"/>
        </w:rPr>
        <w:t>categorization</w:t>
      </w:r>
      <w:r w:rsidRPr="00D14360" w:rsidR="004C1CE1">
        <w:rPr>
          <w:rFonts w:cs="Calibri"/>
          <w:color w:val="000000"/>
          <w:shd w:val="clear" w:color="auto" w:fill="FFFFFF"/>
        </w:rPr>
        <w:t xml:space="preserve"> is an approximation designed to improve understanding of the full collection of C-CDA section templates.</w:t>
      </w:r>
    </w:p>
    <w:p w:rsidRPr="00D14360" w:rsidR="0070419A" w:rsidP="0070419A" w:rsidRDefault="0070419A" w14:paraId="1431F45A" w14:textId="77777777">
      <w:pPr>
        <w:pStyle w:val="ListParagraph"/>
        <w:pBdr>
          <w:top w:val="nil"/>
          <w:left w:val="nil"/>
          <w:bottom w:val="nil"/>
          <w:right w:val="nil"/>
          <w:between w:val="nil"/>
        </w:pBdr>
        <w:spacing w:after="120"/>
        <w:rPr>
          <w:rFonts w:cs="Calibri"/>
          <w:color w:val="000000"/>
          <w:shd w:val="clear" w:color="auto" w:fill="FFFFFF"/>
        </w:rPr>
      </w:pPr>
    </w:p>
    <w:p w:rsidRPr="00C64922" w:rsidR="005D2A56" w:rsidP="005D2A56" w:rsidRDefault="00634398" w14:paraId="5B77CB67" w14:textId="7B565CA1">
      <w:pPr>
        <w:pStyle w:val="ListParagraph"/>
        <w:keepNext/>
        <w:pBdr>
          <w:top w:val="nil"/>
          <w:left w:val="nil"/>
          <w:bottom w:val="nil"/>
          <w:right w:val="nil"/>
          <w:between w:val="nil"/>
        </w:pBdr>
        <w:spacing w:after="120"/>
        <w:ind w:left="0"/>
        <w:jc w:val="center"/>
      </w:pPr>
      <w:r>
        <w:rPr>
          <w:noProof/>
        </w:rPr>
        <w:drawing>
          <wp:inline distT="0" distB="0" distL="0" distR="0" wp14:anchorId="7DB7D8DA" wp14:editId="11072E6A">
            <wp:extent cx="5943600" cy="4001770"/>
            <wp:effectExtent l="0" t="0" r="0" b="0"/>
            <wp:docPr id="3079" name="Picture 3079"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 name="Screen Shot 2019-10-14 at 8.02.08 A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001770"/>
                    </a:xfrm>
                    <a:prstGeom prst="rect">
                      <a:avLst/>
                    </a:prstGeom>
                  </pic:spPr>
                </pic:pic>
              </a:graphicData>
            </a:graphic>
          </wp:inline>
        </w:drawing>
      </w:r>
      <w:r w:rsidR="00000000">
        <w:rPr>
          <w:noProof/>
        </w:rPr>
        <w:pict w14:anchorId="55C13247">
          <v:rect id="Rectangle 94" style="position:absolute;left:0;text-align:left;margin-left:2.8pt;margin-top:-2.4pt;width:460.1pt;height:309.95pt;z-index:251598848;visibility:visible;mso-position-horizontal-relative:text;mso-position-vertical-relative:text;mso-width-relative:margin;mso-height-relative:margin;v-text-anchor:middle" o:spid="_x0000_s2050" filled="f" strokecolor="window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">
            <v:shadow on="t" color="black" opacity="22937f" offset="0,.63889mm" origin=",.5"/>
            <v:path arrowok="t"/>
          </v:rect>
        </w:pict>
      </w:r>
    </w:p>
    <w:p w:rsidRPr="003A3D50" w:rsidR="00A10C4D" w:rsidP="00510672" w:rsidRDefault="005D2A56" w14:paraId="1DC31CCA" w14:textId="6CE47C68">
      <w:pPr>
        <w:pStyle w:val="Caption"/>
        <w:spacing w:before="240"/>
        <w:rPr>
          <w:rFonts w:cs="Calibri"/>
        </w:rPr>
      </w:pPr>
      <w:bookmarkStart w:name="_Toc119939919" w:id="762"/>
      <w:bookmarkStart w:name="_Toc135312951" w:id="763"/>
      <w:r w:rsidRPr="003A3D50">
        <w:rPr>
          <w:rFonts w:cs="Calibri"/>
        </w:rPr>
        <w:t xml:space="preserve">Figure </w:t>
      </w:r>
      <w:r w:rsidR="00B852E7">
        <w:rPr>
          <w:rFonts w:cs="Calibri"/>
        </w:rPr>
        <w:fldChar w:fldCharType="begin"/>
      </w:r>
      <w:r w:rsidR="00B852E7">
        <w:rPr>
          <w:rFonts w:cs="Calibri"/>
        </w:rPr>
        <w:instrText xml:space="preserve"> SEQ Figure \* ARABIC </w:instrText>
      </w:r>
      <w:r w:rsidR="00B852E7">
        <w:rPr>
          <w:rFonts w:cs="Calibri"/>
        </w:rPr>
        <w:fldChar w:fldCharType="separate"/>
      </w:r>
      <w:r w:rsidR="00DC1072">
        <w:rPr>
          <w:rFonts w:cs="Calibri"/>
          <w:noProof/>
        </w:rPr>
        <w:t>5</w:t>
      </w:r>
      <w:r w:rsidR="00B852E7">
        <w:rPr>
          <w:rFonts w:cs="Calibri"/>
        </w:rPr>
        <w:fldChar w:fldCharType="end"/>
      </w:r>
      <w:r w:rsidRPr="003A3D50">
        <w:rPr>
          <w:rFonts w:cs="Calibri"/>
        </w:rPr>
        <w:t>: Visualizing C-CDA section templates by applying the SOAP framework</w:t>
      </w:r>
      <w:bookmarkEnd w:id="762"/>
      <w:bookmarkEnd w:id="763"/>
    </w:p>
    <w:p w:rsidRPr="00B74AF5" w:rsidR="00A10C4D" w:rsidP="00FD31AC" w:rsidRDefault="00A10C4D" w14:paraId="61343A36" w14:textId="406422E8">
      <w:pPr>
        <w:pStyle w:val="Heading3"/>
        <w:rPr>
          <w:shd w:val="clear" w:color="auto" w:fill="FFFFFF"/>
        </w:rPr>
      </w:pPr>
      <w:bookmarkStart w:name="_Toc119939826" w:id="764"/>
      <w:bookmarkStart w:name="_Toc135312857" w:id="765"/>
      <w:r w:rsidRPr="00B74AF5">
        <w:rPr>
          <w:shd w:val="clear" w:color="auto" w:fill="FFFFFF"/>
        </w:rPr>
        <w:t>A More Meaningful Patient Story Using C-CDA: Tell it. Use it. Share it.</w:t>
      </w:r>
      <w:bookmarkEnd w:id="764"/>
      <w:bookmarkEnd w:id="765"/>
    </w:p>
    <w:p w:rsidRPr="00D14360" w:rsidR="00A10C4D" w:rsidP="00CF4CB1" w:rsidRDefault="00A10C4D" w14:paraId="2BAA18BD" w14:textId="5C9BE5E9">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Th</w:t>
      </w:r>
      <w:r w:rsidRPr="00D14360" w:rsidR="00B74AF5">
        <w:rPr>
          <w:rFonts w:cs="Calibri"/>
          <w:color w:val="000000"/>
          <w:shd w:val="clear" w:color="auto" w:fill="FFFFFF"/>
        </w:rPr>
        <w:t>is</w:t>
      </w:r>
      <w:r w:rsidRPr="00D14360">
        <w:rPr>
          <w:rFonts w:cs="Calibri"/>
          <w:color w:val="000000"/>
          <w:shd w:val="clear" w:color="auto" w:fill="FFFFFF"/>
        </w:rPr>
        <w:t xml:space="preserve"> presentation explain</w:t>
      </w:r>
      <w:r w:rsidR="001A68E4">
        <w:rPr>
          <w:rFonts w:cs="Calibri"/>
          <w:color w:val="000000"/>
          <w:shd w:val="clear" w:color="auto" w:fill="FFFFFF"/>
        </w:rPr>
        <w:t>ed</w:t>
      </w:r>
      <w:r w:rsidRPr="00D14360">
        <w:rPr>
          <w:rFonts w:cs="Calibri"/>
          <w:color w:val="000000"/>
          <w:shd w:val="clear" w:color="auto" w:fill="FFFFFF"/>
        </w:rPr>
        <w:t xml:space="preserve"> how documentation-based exchange via Consolidated Clinical Document Architecture (C-CDA), when implemented correctly, has the power to capture and share a more comprehensive electronic record that can be used to improve care.</w:t>
      </w:r>
    </w:p>
    <w:p w:rsidRPr="00D14360" w:rsidR="00A10C4D" w:rsidP="00B505D2" w:rsidRDefault="00A10C4D" w14:paraId="3783CC73" w14:textId="77777777">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 xml:space="preserve">By 2011, when C-CDA R1.0 was first published, a larger industry effort brought together CDA templates for clinical SOAP notes that had been defined by several organizations including Integrating the Healthcare Enterprise (IHE), HITSP, and HL7. The harmonized work included not only definitions for section templates needed to structure common clinical note types, but also included entry templates that defined how to represent the human readable section information using machine processable “clinical statements”. Clinical statements were templated using the syntax and data structures supported by the HL7 CDA R2 standard which derived its data types and modeling from an early version of the HL7 Reference Information Model (RIM). The HL7 RIM is the cornerstone of all HL7 Version </w:t>
      </w:r>
      <w:r w:rsidRPr="00D14360">
        <w:rPr>
          <w:rFonts w:cs="Calibri"/>
          <w:color w:val="000000"/>
          <w:shd w:val="clear" w:color="auto" w:fill="FFFFFF"/>
        </w:rPr>
        <w:t>3 standards. It is a shared model between all domains and, as such, forms a common basis from which all domains can create information exchange artifacts and messages.</w:t>
      </w:r>
      <w:r w:rsidRPr="00D14360">
        <w:rPr>
          <w:rStyle w:val="FootnoteReference"/>
          <w:rFonts w:cs="Calibri"/>
          <w:color w:val="000000"/>
          <w:shd w:val="clear" w:color="auto" w:fill="FFFFFF"/>
        </w:rPr>
        <w:footnoteReference w:id="85"/>
      </w:r>
    </w:p>
    <w:p w:rsidRPr="00D14360" w:rsidR="00A10C4D" w:rsidP="0090786E" w:rsidRDefault="00A10C4D" w14:paraId="56471DAF" w14:textId="38100DBE">
      <w:pPr>
        <w:pBdr>
          <w:top w:val="nil"/>
          <w:left w:val="nil"/>
          <w:bottom w:val="nil"/>
          <w:right w:val="nil"/>
          <w:between w:val="nil"/>
        </w:pBdr>
        <w:spacing w:after="240"/>
        <w:rPr>
          <w:rFonts w:eastAsia="Calibri" w:cs="Calibri"/>
          <w:color w:val="000000"/>
        </w:rPr>
      </w:pPr>
      <w:r w:rsidRPr="00D14360">
        <w:rPr>
          <w:rFonts w:cs="Calibri"/>
          <w:color w:val="000000"/>
          <w:shd w:val="clear" w:color="auto" w:fill="FFFFFF"/>
        </w:rPr>
        <w:t xml:space="preserve">Today in C-CDA and in </w:t>
      </w:r>
      <w:r w:rsidR="00E13699">
        <w:rPr>
          <w:rFonts w:cs="Calibri"/>
          <w:color w:val="000000"/>
          <w:shd w:val="clear" w:color="auto" w:fill="FFFFFF"/>
        </w:rPr>
        <w:t>the C-CDA</w:t>
      </w:r>
      <w:r w:rsidRPr="00D14360" w:rsidR="00E00945">
        <w:rPr>
          <w:rFonts w:cs="Calibri"/>
          <w:color w:val="000000"/>
          <w:shd w:val="clear" w:color="auto" w:fill="FFFFFF"/>
        </w:rPr>
        <w:t xml:space="preserve"> </w:t>
      </w:r>
      <w:r w:rsidR="00E00945">
        <w:rPr>
          <w:rFonts w:cs="Calibri"/>
          <w:color w:val="000000"/>
          <w:shd w:val="clear" w:color="auto" w:fill="FFFFFF"/>
        </w:rPr>
        <w:t>S</w:t>
      </w:r>
      <w:r w:rsidRPr="00D14360">
        <w:rPr>
          <w:rFonts w:cs="Calibri"/>
          <w:color w:val="000000"/>
          <w:shd w:val="clear" w:color="auto" w:fill="FFFFFF"/>
        </w:rPr>
        <w:t xml:space="preserve">upplemental </w:t>
      </w:r>
      <w:r w:rsidR="00E00945">
        <w:rPr>
          <w:rFonts w:cs="Calibri"/>
          <w:color w:val="000000"/>
          <w:shd w:val="clear" w:color="auto" w:fill="FFFFFF"/>
        </w:rPr>
        <w:t>I</w:t>
      </w:r>
      <w:r w:rsidRPr="00D14360">
        <w:rPr>
          <w:rFonts w:cs="Calibri"/>
          <w:color w:val="000000"/>
          <w:shd w:val="clear" w:color="auto" w:fill="FFFFFF"/>
        </w:rPr>
        <w:t xml:space="preserve">mplementation </w:t>
      </w:r>
      <w:r w:rsidR="00E00945">
        <w:rPr>
          <w:rFonts w:cs="Calibri"/>
          <w:color w:val="000000"/>
          <w:shd w:val="clear" w:color="auto" w:fill="FFFFFF"/>
        </w:rPr>
        <w:t>G</w:t>
      </w:r>
      <w:r w:rsidRPr="00D14360">
        <w:rPr>
          <w:rFonts w:cs="Calibri"/>
          <w:color w:val="000000"/>
          <w:shd w:val="clear" w:color="auto" w:fill="FFFFFF"/>
        </w:rPr>
        <w:t>uides, the C-CDA standards development community has defined and published a wide array of section templates to represent clinical information in the context of structured documents.  It is important to note that the purpose of each section template is dependent on the context of its intended use within a larger document structure.  While some templates have been defined generically and are suitable for reuse in multiple structured documents, others due to the nature of their definitions may not be appropriate for re-use across other documents.  For this reason, is it important for the context of the overarching document to be considered when determining if it is appropriate to include a particular type of section template in a particular type of document template.</w:t>
      </w:r>
    </w:p>
    <w:tbl>
      <w:tblPr>
        <w:tblW w:w="9365" w:type="dxa"/>
        <w:tblInd w:w="108"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ook w:val="04A0" w:firstRow="1" w:lastRow="0" w:firstColumn="1" w:lastColumn="0" w:noHBand="0" w:noVBand="1"/>
      </w:tblPr>
      <w:tblGrid>
        <w:gridCol w:w="725"/>
        <w:gridCol w:w="8640"/>
      </w:tblGrid>
      <w:tr w:rsidRPr="00C64922" w:rsidR="00254B4A" w:rsidTr="003A3D50" w14:paraId="04434DC1" w14:textId="77777777">
        <w:tc>
          <w:tcPr>
            <w:tcW w:w="683" w:type="dxa"/>
            <w:tcBorders>
              <w:top w:val="single" w:color="auto" w:sz="4" w:space="0"/>
              <w:left w:val="single" w:color="auto" w:sz="4" w:space="0"/>
              <w:bottom w:val="single" w:color="auto" w:sz="4" w:space="0"/>
              <w:right w:val="nil"/>
            </w:tcBorders>
            <w:shd w:val="clear" w:color="auto" w:fill="BDD6EE"/>
          </w:tcPr>
          <w:p w:rsidRPr="00C64922" w:rsidR="00510672" w:rsidP="00510672" w:rsidRDefault="00634398" w14:paraId="014AAE7A" w14:textId="77777777">
            <w:pPr>
              <w:pStyle w:val="BodyText"/>
              <w:rPr>
                <w:noProof/>
              </w:rPr>
            </w:pPr>
            <w:bookmarkStart w:name="_32hioqz" w:colFirst="0" w:colLast="0" w:id="766"/>
            <w:bookmarkStart w:name="_Toc10702519" w:id="767"/>
            <w:bookmarkStart w:name="_Toc11043601" w:id="768"/>
            <w:bookmarkStart w:name="_Toc11045592" w:id="769"/>
            <w:bookmarkStart w:name="_Toc11391262" w:id="770"/>
            <w:bookmarkEnd w:id="766"/>
            <w:r>
              <w:rPr>
                <w:noProof/>
              </w:rPr>
              <w:drawing>
                <wp:inline distT="0" distB="0" distL="0" distR="0" wp14:anchorId="75697E2D" wp14:editId="31FFDE6F">
                  <wp:extent cx="323215" cy="323215"/>
                  <wp:effectExtent l="0" t="0" r="0" b="635"/>
                  <wp:docPr id="53" name="Graphic 13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0"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top w:val="single" w:color="auto" w:sz="4" w:space="0"/>
              <w:left w:val="nil"/>
              <w:bottom w:val="single" w:color="auto" w:sz="4" w:space="0"/>
              <w:right w:val="single" w:color="auto" w:sz="4" w:space="0"/>
            </w:tcBorders>
            <w:shd w:val="clear" w:color="auto" w:fill="BDD6EE"/>
          </w:tcPr>
          <w:p w:rsidRPr="00C64922" w:rsidR="00510672" w:rsidP="00510672" w:rsidRDefault="00510672" w14:paraId="29142104" w14:textId="77777777">
            <w:pPr>
              <w:pStyle w:val="BodyText"/>
            </w:pPr>
            <w:r w:rsidRPr="00C64922">
              <w:t xml:space="preserve">C-CDA Content Creators SHOULD use section templates that are appropriate within the context of a document based on the defined purpose of the section template. </w:t>
            </w:r>
            <w:r w:rsidRPr="00D14360">
              <w:rPr>
                <w:b/>
              </w:rPr>
              <w:t>[</w:t>
            </w:r>
            <w:r w:rsidR="00B3590A">
              <w:rPr>
                <w:b/>
              </w:rPr>
              <w:t>BP-054</w:t>
            </w:r>
            <w:r w:rsidRPr="00D14360">
              <w:rPr>
                <w:b/>
              </w:rPr>
              <w:t>]</w:t>
            </w:r>
          </w:p>
        </w:tc>
      </w:tr>
    </w:tbl>
    <w:p w:rsidRPr="00C64922" w:rsidR="00A10C4D" w:rsidP="00FD31AC" w:rsidRDefault="00A10C4D" w14:paraId="250AA60A" w14:textId="77777777">
      <w:pPr>
        <w:pStyle w:val="Heading3"/>
      </w:pPr>
      <w:bookmarkStart w:name="_Toc119939827" w:id="771"/>
      <w:bookmarkStart w:name="_Toc135312858" w:id="772"/>
      <w:r w:rsidRPr="00C64922">
        <w:t>General Section-Level Guidance</w:t>
      </w:r>
      <w:bookmarkEnd w:id="767"/>
      <w:bookmarkEnd w:id="768"/>
      <w:bookmarkEnd w:id="769"/>
      <w:bookmarkEnd w:id="770"/>
      <w:bookmarkEnd w:id="771"/>
      <w:bookmarkEnd w:id="772"/>
    </w:p>
    <w:p w:rsidRPr="00D14360" w:rsidR="00A10C4D" w:rsidP="00B505D2" w:rsidRDefault="00A10C4D" w14:paraId="2490A351" w14:textId="77777777">
      <w:pPr>
        <w:pBdr>
          <w:top w:val="nil"/>
          <w:left w:val="nil"/>
          <w:bottom w:val="nil"/>
          <w:right w:val="nil"/>
          <w:between w:val="nil"/>
        </w:pBdr>
        <w:spacing w:after="120"/>
        <w:rPr>
          <w:rFonts w:eastAsia="Calibri" w:cs="Calibri"/>
          <w:color w:val="000000"/>
        </w:rPr>
      </w:pPr>
      <w:r w:rsidRPr="00D14360">
        <w:rPr>
          <w:rFonts w:eastAsia="Calibri" w:cs="Calibri"/>
          <w:color w:val="000000"/>
        </w:rPr>
        <w:t>The following guidance elements are not specific to any one C-CDA template but rather are overarching guidance elements that apply to an entire C-CDA document.</w:t>
      </w:r>
    </w:p>
    <w:p w:rsidR="00742982" w:rsidP="00FD31AC" w:rsidRDefault="00742982" w14:paraId="5BD615CE" w14:textId="77777777">
      <w:pPr>
        <w:pStyle w:val="Heading3"/>
      </w:pPr>
      <w:bookmarkStart w:name="_1hmsyys" w:colFirst="0" w:colLast="0" w:id="773"/>
      <w:bookmarkStart w:name="_Declaring_Section_Template" w:id="774"/>
      <w:bookmarkStart w:name="_Toc119939828" w:id="775"/>
      <w:bookmarkStart w:name="_Toc135312859" w:id="776"/>
      <w:bookmarkStart w:name="_Toc10702520" w:id="777"/>
      <w:bookmarkStart w:name="_Toc11043602" w:id="778"/>
      <w:bookmarkStart w:name="_Toc11045593" w:id="779"/>
      <w:bookmarkStart w:name="_Toc11391263" w:id="780"/>
      <w:bookmarkEnd w:id="773"/>
      <w:bookmarkEnd w:id="774"/>
      <w:r>
        <w:t>Data Provenance for a Section</w:t>
      </w:r>
      <w:bookmarkEnd w:id="775"/>
      <w:bookmarkEnd w:id="776"/>
    </w:p>
    <w:p w:rsidRPr="00D14360" w:rsidR="00630186" w:rsidP="00630186" w:rsidRDefault="00630186" w14:paraId="3F0F6AF2" w14:textId="77777777">
      <w:pPr>
        <w:rPr>
          <w:rFonts w:cs="Calibri"/>
        </w:rPr>
      </w:pPr>
      <w:r w:rsidRPr="00D14360">
        <w:rPr>
          <w:rFonts w:cs="Calibri"/>
        </w:rPr>
        <w:t xml:space="preserve">The author role is key to understanding the provenance of the information. </w:t>
      </w:r>
    </w:p>
    <w:p w:rsidRPr="00D14360" w:rsidR="00630186" w:rsidP="00630186" w:rsidRDefault="00630186" w14:paraId="4D86A5AC" w14:textId="77777777">
      <w:pPr>
        <w:rPr>
          <w:rFonts w:cs="Calibri"/>
        </w:rPr>
      </w:pPr>
    </w:p>
    <w:p w:rsidRPr="00D14360" w:rsidR="00630186" w:rsidP="00630186" w:rsidRDefault="00630186" w14:paraId="418E9692" w14:textId="77777777">
      <w:pPr>
        <w:rPr>
          <w:rFonts w:cs="Calibri"/>
        </w:rPr>
      </w:pPr>
      <w:r w:rsidRPr="00D14360">
        <w:rPr>
          <w:rFonts w:cs="Calibri"/>
        </w:rPr>
        <w:t>The roles populated in the header of the document apply to each section of content as well, unless explicitly indicated otherwise. If the author information for a section is not explicitly declared, then the author of the information in that section can be assumed to be the author contained in the document header. This is behavior within a CDA document is called context conduction.</w:t>
      </w:r>
    </w:p>
    <w:p w:rsidRPr="00D14360" w:rsidR="00630186" w:rsidP="00630186" w:rsidRDefault="00630186" w14:paraId="163325C6" w14:textId="77777777">
      <w:pPr>
        <w:rPr>
          <w:rFonts w:cs="Calibri"/>
        </w:rPr>
      </w:pPr>
    </w:p>
    <w:p w:rsidRPr="00D14360" w:rsidR="00630186" w:rsidP="00630186" w:rsidRDefault="00630186" w14:paraId="433CE263" w14:textId="77777777">
      <w:pPr>
        <w:rPr>
          <w:rFonts w:cs="Calibri"/>
        </w:rPr>
      </w:pPr>
      <w:r w:rsidRPr="00D14360">
        <w:rPr>
          <w:rFonts w:cs="Calibri"/>
        </w:rPr>
        <w:t xml:space="preserve">This assumption extends to entries contained in the section as well. If the author information for an entry is not explicitly declared, then the author of the information in that entry can be assumed to be the author contained in the encompassing section. </w:t>
      </w:r>
    </w:p>
    <w:p w:rsidRPr="00D14360" w:rsidR="00630186" w:rsidP="00630186" w:rsidRDefault="00630186" w14:paraId="11C5D86B" w14:textId="77777777">
      <w:pPr>
        <w:rPr>
          <w:rFonts w:cs="Calibri"/>
        </w:rPr>
      </w:pPr>
    </w:p>
    <w:p w:rsidRPr="00D14360" w:rsidR="00630186" w:rsidP="00630186" w:rsidRDefault="00630186" w14:paraId="6E0C3C49" w14:textId="77777777">
      <w:pPr>
        <w:rPr>
          <w:rFonts w:cs="Calibri"/>
        </w:rPr>
      </w:pPr>
      <w:r w:rsidRPr="00D14360">
        <w:rPr>
          <w:rFonts w:cs="Calibri"/>
        </w:rPr>
        <w:t>While it is generally preferred that provenance be conveyed either at the document level, or at the entry level, it is possible for provenance to be conveyed at the section level when the default context conduction does not apply.</w:t>
      </w:r>
    </w:p>
    <w:p w:rsidRPr="003A3D50" w:rsidR="00630186" w:rsidP="00B94885" w:rsidRDefault="00630186" w14:paraId="6671BE4B" w14:textId="77777777">
      <w:pPr>
        <w:rPr>
          <w:rFonts w:cs="Calibri"/>
        </w:rPr>
      </w:pPr>
    </w:p>
    <w:p w:rsidRPr="003A3D50" w:rsidR="00B94885" w:rsidP="00B94885" w:rsidRDefault="00B94885" w14:paraId="349E342A" w14:textId="77777777">
      <w:pPr>
        <w:rPr>
          <w:rFonts w:cs="Calibri"/>
        </w:rPr>
      </w:pPr>
      <w:r w:rsidRPr="003A3D50">
        <w:rPr>
          <w:rFonts w:cs="Calibri"/>
        </w:rPr>
        <w:t xml:space="preserve">When representing a clinical note using structured sections, each section of information receives its context from the document’s header. If author information for a section is not explicitly declared, then the author of that section of information can be assumed to be the same as the author information contained in the document header.  </w:t>
      </w:r>
    </w:p>
    <w:p w:rsidR="00B94885" w:rsidP="00B94885" w:rsidRDefault="00B94885" w14:paraId="3443FED5" w14:textId="77777777"/>
    <w:p w:rsidRPr="003A3D50" w:rsidR="00B94885" w:rsidP="00B94885" w:rsidRDefault="00B94885" w14:paraId="2F940779" w14:textId="77777777">
      <w:pPr>
        <w:rPr>
          <w:rFonts w:cs="Calibri"/>
        </w:rPr>
      </w:pPr>
      <w:r w:rsidRPr="003A3D50">
        <w:rPr>
          <w:rFonts w:cs="Calibri"/>
        </w:rPr>
        <w:t xml:space="preserve">The recordTarget, author, and informant roles populated in the header of the document apply to each section of content as well, unless explicitly indicated otherwise. The author role is key to understanding the provenance of the information in the document.  If the author information for a section is not explicitly declared, then the author of that section of information can be assumed to be the same as the author information contained in the header. </w:t>
      </w:r>
    </w:p>
    <w:p w:rsidRPr="003A3D50" w:rsidR="00B94885" w:rsidP="00B94885" w:rsidRDefault="00B94885" w14:paraId="5CEF7B7B" w14:textId="77777777">
      <w:pPr>
        <w:rPr>
          <w:rFonts w:cs="Calibri"/>
        </w:rPr>
      </w:pPr>
    </w:p>
    <w:p w:rsidRPr="00014007" w:rsidR="00B94885" w:rsidP="003A3D50" w:rsidRDefault="00B94885" w14:paraId="6A61054F" w14:textId="77777777">
      <w:r w:rsidRPr="003A3D50">
        <w:rPr>
          <w:rFonts w:cs="Calibri"/>
        </w:rPr>
        <w:t>This assumption extends to entries contained in the section as well, unless the author information is explicitly declared at the entry level.</w:t>
      </w:r>
      <w:r w:rsidRPr="003A3D50" w:rsidR="00631459">
        <w:rPr>
          <w:rFonts w:cs="Calibri"/>
        </w:rPr>
        <w:t xml:space="preserve"> </w:t>
      </w:r>
      <w:r w:rsidRPr="003A3D50">
        <w:rPr>
          <w:rFonts w:cs="Calibri"/>
        </w:rPr>
        <w:t xml:space="preserve">While it is generally preferred that provenance be conveyed at the entry level, </w:t>
      </w:r>
      <w:r w:rsidRPr="003A3D50">
        <w:rPr>
          <w:rFonts w:cs="Calibri"/>
        </w:rPr>
        <w:t>provenance information included at the document or section level conducts to the entry when provenance at the entry level is not stated explicitly.</w:t>
      </w:r>
    </w:p>
    <w:p w:rsidRPr="00C64922" w:rsidR="00A10C4D" w:rsidP="00FD31AC" w:rsidRDefault="00A10C4D" w14:paraId="2715898F" w14:textId="208EE46D">
      <w:pPr>
        <w:pStyle w:val="Heading3"/>
      </w:pPr>
      <w:bookmarkStart w:name="_Toc18495044" w:id="781"/>
      <w:bookmarkStart w:name="_Toc19870240" w:id="782"/>
      <w:bookmarkStart w:name="_Toc20480929" w:id="783"/>
      <w:bookmarkStart w:name="_Toc21529459" w:id="784"/>
      <w:bookmarkStart w:name="_Toc21691511" w:id="785"/>
      <w:bookmarkStart w:name="_Toc21845696" w:id="786"/>
      <w:bookmarkStart w:name="_Toc21851937" w:id="787"/>
      <w:bookmarkStart w:name="_Toc21871900" w:id="788"/>
      <w:bookmarkStart w:name="_Toc21872356" w:id="789"/>
      <w:bookmarkStart w:name="_Toc21880127" w:id="790"/>
      <w:bookmarkStart w:name="_Toc21889957" w:id="791"/>
      <w:bookmarkStart w:name="_Toc21894100" w:id="792"/>
      <w:bookmarkStart w:name="_Toc21898028" w:id="793"/>
      <w:bookmarkStart w:name="_Toc21926775" w:id="794"/>
      <w:bookmarkStart w:name="_Toc18495045" w:id="795"/>
      <w:bookmarkStart w:name="_Toc19870241" w:id="796"/>
      <w:bookmarkStart w:name="_Toc20480930" w:id="797"/>
      <w:bookmarkStart w:name="_Toc21529460" w:id="798"/>
      <w:bookmarkStart w:name="_Toc21691512" w:id="799"/>
      <w:bookmarkStart w:name="_Toc21845697" w:id="800"/>
      <w:bookmarkStart w:name="_Toc21851938" w:id="801"/>
      <w:bookmarkStart w:name="_Toc21871901" w:id="802"/>
      <w:bookmarkStart w:name="_Toc21872357" w:id="803"/>
      <w:bookmarkStart w:name="_Toc21880128" w:id="804"/>
      <w:bookmarkStart w:name="_Toc21889958" w:id="805"/>
      <w:bookmarkStart w:name="_Toc21894101" w:id="806"/>
      <w:bookmarkStart w:name="_Toc21898029" w:id="807"/>
      <w:bookmarkStart w:name="_Toc21926776" w:id="808"/>
      <w:bookmarkStart w:name="_Ref88215152" w:id="809"/>
      <w:bookmarkStart w:name="_Ref88215157" w:id="810"/>
      <w:bookmarkStart w:name="_Toc119939829" w:id="811"/>
      <w:bookmarkStart w:name="_Toc135312860" w:id="812"/>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r w:rsidRPr="00C64922">
        <w:t>Declaring Section Template Conformance</w:t>
      </w:r>
      <w:bookmarkEnd w:id="777"/>
      <w:bookmarkEnd w:id="778"/>
      <w:bookmarkEnd w:id="779"/>
      <w:bookmarkEnd w:id="780"/>
      <w:bookmarkEnd w:id="809"/>
      <w:bookmarkEnd w:id="810"/>
      <w:bookmarkEnd w:id="811"/>
      <w:bookmarkEnd w:id="812"/>
      <w:r w:rsidRPr="00C64922">
        <w:t xml:space="preserve"> </w:t>
      </w:r>
    </w:p>
    <w:p w:rsidRPr="00D14360" w:rsidR="00A10C4D" w:rsidP="00B505D2" w:rsidRDefault="00A10C4D" w14:paraId="004AEEF9" w14:textId="77777777">
      <w:pPr>
        <w:spacing w:after="120"/>
        <w:rPr>
          <w:rFonts w:eastAsia="Calibri" w:cs="Calibri"/>
          <w:color w:val="000000"/>
        </w:rPr>
      </w:pPr>
      <w:r w:rsidRPr="00D14360">
        <w:rPr>
          <w:rFonts w:eastAsia="Calibri" w:cs="Calibri"/>
          <w:color w:val="000000"/>
        </w:rPr>
        <w:t>As explained in Chapter 2.</w:t>
      </w:r>
      <w:r w:rsidRPr="00D14360" w:rsidR="0070419A">
        <w:rPr>
          <w:rFonts w:eastAsia="Calibri" w:cs="Calibri"/>
          <w:color w:val="000000"/>
        </w:rPr>
        <w:t>3.1</w:t>
      </w:r>
      <w:r w:rsidRPr="00D14360" w:rsidR="00E77336">
        <w:rPr>
          <w:rFonts w:eastAsia="Calibri" w:cs="Calibri"/>
          <w:color w:val="000000"/>
        </w:rPr>
        <w:t xml:space="preserve"> Declaring Template Conformance</w:t>
      </w:r>
      <w:r w:rsidRPr="00D14360">
        <w:rPr>
          <w:rFonts w:eastAsia="Calibri" w:cs="Calibri"/>
          <w:color w:val="000000"/>
        </w:rPr>
        <w:t xml:space="preserve">, template conformance may be declared at any level of a C-CDA document—header, section, entry, or within an entry at a sub-structural level. </w:t>
      </w:r>
    </w:p>
    <w:p w:rsidRPr="00D14360" w:rsidR="00A10C4D" w:rsidP="00B505D2" w:rsidRDefault="00A10C4D" w14:paraId="55BE6686" w14:textId="77777777">
      <w:pPr>
        <w:keepNext/>
        <w:spacing w:after="120"/>
        <w:rPr>
          <w:rFonts w:eastAsia="Calibri" w:cs="Calibri"/>
          <w:color w:val="000000"/>
        </w:rPr>
      </w:pPr>
      <w:r w:rsidRPr="00D14360">
        <w:rPr>
          <w:rFonts w:eastAsia="Calibri" w:cs="Calibri"/>
          <w:color w:val="000000"/>
        </w:rPr>
        <w:t xml:space="preserve">A template declaration in a C-CDA section asserts the constraints applicable for that section of </w:t>
      </w:r>
      <w:r w:rsidRPr="00D14360" w:rsidR="009967FD">
        <w:rPr>
          <w:rFonts w:eastAsia="Calibri" w:cs="Calibri"/>
          <w:color w:val="000000"/>
        </w:rPr>
        <w:t>XML</w:t>
      </w:r>
      <w:r w:rsidRPr="00D14360">
        <w:rPr>
          <w:rFonts w:eastAsia="Calibri" w:cs="Calibri"/>
          <w:color w:val="000000"/>
        </w:rPr>
        <w:t xml:space="preserve">. The template declaration tells validators and Content Consumers what to expect in terms of the information that, may, should, or shall be populated within this section of the document. </w:t>
      </w:r>
    </w:p>
    <w:p w:rsidRPr="00D14360" w:rsidR="00A10C4D" w:rsidP="00B505D2" w:rsidRDefault="00A10C4D" w14:paraId="047018FF" w14:textId="77777777">
      <w:pPr>
        <w:spacing w:after="120"/>
        <w:rPr>
          <w:rFonts w:eastAsia="Calibri" w:cs="Calibri"/>
          <w:color w:val="000000"/>
        </w:rPr>
      </w:pPr>
      <w:bookmarkStart w:name="_3fwokq0" w:colFirst="0" w:colLast="0" w:id="813"/>
      <w:bookmarkEnd w:id="813"/>
      <w:r w:rsidRPr="00D14360">
        <w:rPr>
          <w:rFonts w:eastAsia="Calibri" w:cs="Calibri"/>
          <w:color w:val="000000"/>
        </w:rPr>
        <w:t xml:space="preserve">C-CDA templates are identified with a templateId. The templateId is a two-part identifier that consists of a root and an extension. The root identifies the named template and the extension identifies the version of that template.  </w:t>
      </w:r>
      <w:r w:rsidRPr="00D14360" w:rsidR="004A156E">
        <w:rPr>
          <w:rFonts w:eastAsia="Calibri" w:cs="Calibri"/>
          <w:color w:val="000000"/>
        </w:rPr>
        <w:t xml:space="preserve">Initially C-CDA templates did not include versions. The templateId/@extension attribute was not used. </w:t>
      </w:r>
      <w:r w:rsidRPr="00D14360">
        <w:rPr>
          <w:rFonts w:eastAsia="Calibri" w:cs="Calibri"/>
          <w:color w:val="000000"/>
        </w:rPr>
        <w:t xml:space="preserve">Many of those original template versions are still used in C-CDA R2.1. </w:t>
      </w:r>
    </w:p>
    <w:p w:rsidRPr="007770C6" w:rsidR="00A10C4D" w:rsidP="00B505D2" w:rsidRDefault="000A1700" w14:paraId="5B7BA93B" w14:textId="77777777">
      <w:pPr>
        <w:pStyle w:val="Default"/>
        <w:spacing w:after="120"/>
        <w:rPr>
          <w:sz w:val="20"/>
        </w:rPr>
      </w:pPr>
      <w:r w:rsidRPr="007770C6">
        <w:rPr>
          <w:sz w:val="20"/>
        </w:rPr>
        <w:t>Chapter</w:t>
      </w:r>
      <w:r w:rsidRPr="007770C6" w:rsidR="00A10C4D">
        <w:rPr>
          <w:sz w:val="20"/>
        </w:rPr>
        <w:t xml:space="preserve"> 3.1.2 of the Consolidated CDA Implementation Guide discusses the use of templateIds and what needs to be included in a C-CDA document: </w:t>
      </w:r>
    </w:p>
    <w:p w:rsidRPr="007770C6" w:rsidR="00A10C4D" w:rsidP="0054522C" w:rsidRDefault="00A10C4D" w14:paraId="321817EC" w14:textId="77777777">
      <w:pPr>
        <w:pStyle w:val="Default"/>
        <w:numPr>
          <w:ilvl w:val="0"/>
          <w:numId w:val="27"/>
        </w:numPr>
        <w:spacing w:after="120"/>
        <w:rPr>
          <w:sz w:val="20"/>
        </w:rPr>
      </w:pPr>
      <w:r w:rsidRPr="007770C6">
        <w:rPr>
          <w:sz w:val="20"/>
        </w:rPr>
        <w:t>To assert conformance with C-CDA R2.1, declare the templateId of the version of the template defined in C-CDA R2.1</w:t>
      </w:r>
      <w:r w:rsidRPr="007770C6" w:rsidR="00450F37">
        <w:rPr>
          <w:sz w:val="20"/>
        </w:rPr>
        <w:t>.</w:t>
      </w:r>
      <w:r w:rsidRPr="007770C6">
        <w:rPr>
          <w:sz w:val="20"/>
        </w:rPr>
        <w:t xml:space="preserve">  </w:t>
      </w:r>
    </w:p>
    <w:p w:rsidRPr="007770C6" w:rsidR="00A10C4D" w:rsidP="0054522C" w:rsidRDefault="00A10C4D" w14:paraId="615A8A41" w14:textId="77777777">
      <w:pPr>
        <w:pStyle w:val="Default"/>
        <w:numPr>
          <w:ilvl w:val="0"/>
          <w:numId w:val="27"/>
        </w:numPr>
        <w:spacing w:after="120"/>
        <w:rPr>
          <w:sz w:val="20"/>
        </w:rPr>
      </w:pPr>
      <w:r w:rsidRPr="007770C6">
        <w:rPr>
          <w:sz w:val="20"/>
        </w:rPr>
        <w:t>To assert conformance with C-CDA R1.1, declare the templateId of the version of the template defined in C-CDA R1.1</w:t>
      </w:r>
      <w:r w:rsidRPr="007770C6" w:rsidR="00450F37">
        <w:rPr>
          <w:sz w:val="20"/>
        </w:rPr>
        <w:t>.</w:t>
      </w:r>
      <w:r w:rsidRPr="007770C6">
        <w:rPr>
          <w:sz w:val="20"/>
        </w:rPr>
        <w:t xml:space="preserve"> </w:t>
      </w:r>
    </w:p>
    <w:p w:rsidRPr="007770C6" w:rsidR="00A10C4D" w:rsidP="0090786E" w:rsidRDefault="00A10C4D" w14:paraId="6976D16D" w14:textId="77777777">
      <w:pPr>
        <w:pStyle w:val="Default"/>
        <w:spacing w:after="240"/>
        <w:rPr>
          <w:sz w:val="20"/>
        </w:rPr>
      </w:pPr>
      <w:r w:rsidRPr="007770C6">
        <w:rPr>
          <w:sz w:val="20"/>
        </w:rPr>
        <w:t>Over time, many implementations have added template declarations without regard for the overhead they place on validation services or the confusion they may create for Content Consumers. The volume of templateId declarations adds to the size and complexity of C-CDA documents. This is beginning to have a negative impact for the C-CDA implementer community and has resulted in the realization that templateId declarations need regular maintenance and pruning over time.</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4E29C8" w:rsidTr="004E29C8" w14:paraId="1061BBC1" w14:textId="77777777">
        <w:trPr>
          <w:cantSplit/>
        </w:trPr>
        <w:tc>
          <w:tcPr>
            <w:tcW w:w="683" w:type="dxa"/>
            <w:tcBorders>
              <w:right w:val="nil"/>
            </w:tcBorders>
            <w:shd w:val="clear" w:color="auto" w:fill="C6D9F1"/>
          </w:tcPr>
          <w:p w:rsidRPr="00C64922" w:rsidR="00510672" w:rsidP="00510672" w:rsidRDefault="00634398" w14:paraId="0E4D3F6E" w14:textId="77777777">
            <w:pPr>
              <w:pStyle w:val="BodyText"/>
              <w:rPr>
                <w:noProof/>
              </w:rPr>
            </w:pPr>
            <w:r>
              <w:rPr>
                <w:noProof/>
              </w:rPr>
              <w:drawing>
                <wp:inline distT="0" distB="0" distL="0" distR="0" wp14:anchorId="7444BC6B" wp14:editId="216A4DDA">
                  <wp:extent cx="323215" cy="323215"/>
                  <wp:effectExtent l="0" t="0" r="0" b="635"/>
                  <wp:docPr id="52" name="Graphic 13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1"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C64922" w:rsidR="00510672" w:rsidP="00510672" w:rsidRDefault="00510672" w14:paraId="448729F7" w14:textId="77777777">
            <w:pPr>
              <w:pStyle w:val="BodyText"/>
            </w:pPr>
            <w:r w:rsidRPr="00C64922">
              <w:t xml:space="preserve">C-CDA R2.1 Content Creators SHOULD NOT declare conformance to irrelevant templates. </w:t>
            </w:r>
            <w:r w:rsidRPr="00D14360">
              <w:rPr>
                <w:b/>
              </w:rPr>
              <w:t>[</w:t>
            </w:r>
            <w:r w:rsidR="00B3590A">
              <w:rPr>
                <w:b/>
              </w:rPr>
              <w:t>BP-066</w:t>
            </w:r>
            <w:r w:rsidRPr="00D14360">
              <w:rPr>
                <w:b/>
              </w:rPr>
              <w:t>]</w:t>
            </w:r>
          </w:p>
        </w:tc>
      </w:tr>
      <w:tr w:rsidRPr="00C64922" w:rsidR="004E29C8" w:rsidTr="004E29C8" w14:paraId="124D9601" w14:textId="77777777">
        <w:trPr>
          <w:cantSplit/>
        </w:trPr>
        <w:tc>
          <w:tcPr>
            <w:tcW w:w="683" w:type="dxa"/>
            <w:tcBorders>
              <w:right w:val="nil"/>
            </w:tcBorders>
            <w:shd w:val="clear" w:color="auto" w:fill="C6D9F1"/>
          </w:tcPr>
          <w:p w:rsidRPr="00C64922" w:rsidR="00510672" w:rsidP="00510672" w:rsidRDefault="00634398" w14:paraId="106C987C" w14:textId="77777777">
            <w:pPr>
              <w:pStyle w:val="BodyText"/>
              <w:rPr>
                <w:noProof/>
              </w:rPr>
            </w:pPr>
            <w:r>
              <w:rPr>
                <w:noProof/>
              </w:rPr>
              <w:drawing>
                <wp:inline distT="0" distB="0" distL="0" distR="0" wp14:anchorId="0C9F3ABA" wp14:editId="30D17B4E">
                  <wp:extent cx="323215" cy="323215"/>
                  <wp:effectExtent l="0" t="0" r="0" b="635"/>
                  <wp:docPr id="51" name="Graphic 13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2"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C64922" w:rsidR="00510672" w:rsidP="00510672" w:rsidRDefault="00510672" w14:paraId="31227775" w14:textId="77777777">
            <w:pPr>
              <w:pStyle w:val="BodyText"/>
            </w:pPr>
            <w:r w:rsidRPr="00C64922">
              <w:t xml:space="preserve">C-CDA R2.1 Content Creators SHALL NOT include duplicate templateId declarations. </w:t>
            </w:r>
            <w:r w:rsidRPr="00D14360">
              <w:rPr>
                <w:b/>
              </w:rPr>
              <w:t>[CONF</w:t>
            </w:r>
            <w:r w:rsidR="00B3590A">
              <w:rPr>
                <w:b/>
              </w:rPr>
              <w:t>-067</w:t>
            </w:r>
            <w:r w:rsidRPr="00D14360">
              <w:rPr>
                <w:b/>
              </w:rPr>
              <w:t>]</w:t>
            </w:r>
          </w:p>
        </w:tc>
      </w:tr>
    </w:tbl>
    <w:p w:rsidRPr="007770C6" w:rsidR="00A10C4D" w:rsidP="00EF4804" w:rsidRDefault="00A10C4D" w14:paraId="45805751" w14:textId="77777777">
      <w:pPr>
        <w:pStyle w:val="Default"/>
        <w:spacing w:before="240" w:after="120"/>
        <w:rPr>
          <w:sz w:val="20"/>
        </w:rPr>
      </w:pPr>
      <w:r w:rsidRPr="007770C6">
        <w:rPr>
          <w:sz w:val="20"/>
        </w:rPr>
        <w:t>A duplicate templateId declaration is a template declaration for the same structural part of a C-CDA document (i.e. document, section, entry, entry-part) with identical @root and @extension information.  The order of the @root and @extension attributes does not matter when determining duplication.</w:t>
      </w:r>
    </w:p>
    <w:p w:rsidRPr="007770C6" w:rsidR="00A10C4D" w:rsidP="00B505D2" w:rsidRDefault="00A10C4D" w14:paraId="67A285AE" w14:textId="77777777">
      <w:pPr>
        <w:pStyle w:val="Default"/>
        <w:spacing w:after="120"/>
        <w:rPr>
          <w:sz w:val="20"/>
        </w:rPr>
      </w:pPr>
      <w:r w:rsidRPr="007770C6">
        <w:rPr>
          <w:sz w:val="20"/>
        </w:rPr>
        <w:t>To avoid confusion and minimize inclusion of unnecessary information in C-CDA documents, implementers should avoid including duplicate or irrelevant templateId declarations.</w:t>
      </w:r>
    </w:p>
    <w:p w:rsidRPr="007770C6" w:rsidR="00157204" w:rsidP="00157204" w:rsidRDefault="00157204" w14:paraId="60EF5A72" w14:textId="77777777">
      <w:pPr>
        <w:pStyle w:val="Default"/>
        <w:spacing w:before="240" w:after="120"/>
        <w:rPr>
          <w:sz w:val="20"/>
        </w:rPr>
      </w:pPr>
      <w:r w:rsidRPr="007770C6">
        <w:rPr>
          <w:sz w:val="20"/>
        </w:rPr>
        <w:t>It is important to note that including the 2.1 templateid and the 1.1 template id is no duplication and is valid to describe the content as conformant to both the 1.1 and 2.1 versions of C-CDA.</w:t>
      </w:r>
    </w:p>
    <w:p w:rsidRPr="007770C6" w:rsidR="00A10C4D" w:rsidP="0090786E" w:rsidRDefault="00A10C4D" w14:paraId="596DB961" w14:textId="5AEBF4C9">
      <w:pPr>
        <w:pStyle w:val="Default"/>
        <w:spacing w:after="240"/>
        <w:rPr>
          <w:sz w:val="20"/>
        </w:rPr>
      </w:pPr>
      <w:r w:rsidRPr="007770C6">
        <w:rPr>
          <w:sz w:val="20"/>
        </w:rPr>
        <w:t>As standards evolve an implementer community may decide to deprecate a version of a template or a collect</w:t>
      </w:r>
      <w:r w:rsidRPr="007770C6" w:rsidR="00726C77">
        <w:rPr>
          <w:sz w:val="20"/>
        </w:rPr>
        <w:t>ion</w:t>
      </w:r>
      <w:r w:rsidRPr="007770C6">
        <w:rPr>
          <w:sz w:val="20"/>
        </w:rPr>
        <w:t xml:space="preserve"> of templates published in a version of an implementation guide.  It should be anticipated that implementer communities may determine that certain version of a template should not be used going forward. </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4E29C8" w:rsidTr="004E29C8" w14:paraId="55DC0B29" w14:textId="77777777">
        <w:trPr>
          <w:cantSplit/>
        </w:trPr>
        <w:tc>
          <w:tcPr>
            <w:tcW w:w="683" w:type="dxa"/>
            <w:tcBorders>
              <w:right w:val="nil"/>
            </w:tcBorders>
            <w:shd w:val="clear" w:color="auto" w:fill="C6D9F1"/>
          </w:tcPr>
          <w:p w:rsidRPr="00C64922" w:rsidR="00510672" w:rsidP="00510672" w:rsidRDefault="00634398" w14:paraId="616DA2A4" w14:textId="77777777">
            <w:pPr>
              <w:pStyle w:val="BodyText"/>
              <w:rPr>
                <w:noProof/>
              </w:rPr>
            </w:pPr>
            <w:r>
              <w:rPr>
                <w:noProof/>
              </w:rPr>
              <w:drawing>
                <wp:inline distT="0" distB="0" distL="0" distR="0" wp14:anchorId="3D041D0E" wp14:editId="175CC1C7">
                  <wp:extent cx="323215" cy="323215"/>
                  <wp:effectExtent l="0" t="0" r="0" b="635"/>
                  <wp:docPr id="50" name="Graphic 13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3"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C64922" w:rsidR="00510672" w:rsidP="00510672" w:rsidRDefault="00510672" w14:paraId="460556B4" w14:textId="77777777">
            <w:pPr>
              <w:pStyle w:val="BodyText"/>
            </w:pPr>
            <w:r w:rsidRPr="00C64922">
              <w:t xml:space="preserve">C-CDA Content Creators and C-CDA Content Consumers SHOULD NOT attribute semantic meaning to templateId declarations in C-CDA documents. </w:t>
            </w:r>
            <w:r w:rsidRPr="00D14360">
              <w:rPr>
                <w:b/>
              </w:rPr>
              <w:t>[</w:t>
            </w:r>
            <w:r w:rsidR="00B3590A">
              <w:rPr>
                <w:b/>
              </w:rPr>
              <w:t>BP-057</w:t>
            </w:r>
            <w:r w:rsidRPr="00D14360">
              <w:rPr>
                <w:b/>
              </w:rPr>
              <w:t>]</w:t>
            </w:r>
          </w:p>
        </w:tc>
      </w:tr>
      <w:tr w:rsidRPr="00C64922" w:rsidR="004E29C8" w:rsidTr="004E29C8" w14:paraId="5D6B4954" w14:textId="77777777">
        <w:trPr>
          <w:cantSplit/>
        </w:trPr>
        <w:tc>
          <w:tcPr>
            <w:tcW w:w="683" w:type="dxa"/>
            <w:tcBorders>
              <w:right w:val="nil"/>
            </w:tcBorders>
            <w:shd w:val="clear" w:color="auto" w:fill="C6D9F1"/>
          </w:tcPr>
          <w:p w:rsidRPr="00C64922" w:rsidR="00510672" w:rsidP="00510672" w:rsidRDefault="00634398" w14:paraId="75A50094" w14:textId="77777777">
            <w:pPr>
              <w:pStyle w:val="BodyText"/>
              <w:rPr>
                <w:noProof/>
              </w:rPr>
            </w:pPr>
            <w:r>
              <w:rPr>
                <w:noProof/>
              </w:rPr>
              <w:drawing>
                <wp:inline distT="0" distB="0" distL="0" distR="0" wp14:anchorId="3C816105" wp14:editId="2FF9BAC7">
                  <wp:extent cx="323215" cy="323215"/>
                  <wp:effectExtent l="0" t="0" r="0" b="635"/>
                  <wp:docPr id="49" name="Graphic 8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3"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C64922" w:rsidR="00510672" w:rsidP="00510672" w:rsidRDefault="00510672" w14:paraId="5614220E" w14:textId="77777777">
            <w:pPr>
              <w:pStyle w:val="BodyText"/>
            </w:pPr>
            <w:r w:rsidRPr="00C64922">
              <w:t xml:space="preserve">C-CDA Content Creators SHOULD support template deprecation requiring discontinued use of all versions of a templateId or a specific version of a templateId. </w:t>
            </w:r>
            <w:r w:rsidRPr="00D14360">
              <w:rPr>
                <w:b/>
              </w:rPr>
              <w:t>[</w:t>
            </w:r>
            <w:r w:rsidR="00B3590A">
              <w:rPr>
                <w:b/>
              </w:rPr>
              <w:t>BP-058</w:t>
            </w:r>
            <w:r w:rsidRPr="00D14360">
              <w:rPr>
                <w:b/>
              </w:rPr>
              <w:t>]</w:t>
            </w:r>
          </w:p>
        </w:tc>
      </w:tr>
    </w:tbl>
    <w:p w:rsidRPr="00D14360" w:rsidR="00A10C4D" w:rsidP="00B505D2" w:rsidRDefault="00A10C4D" w14:paraId="77E8F7F9" w14:textId="77777777">
      <w:pPr>
        <w:pStyle w:val="Default"/>
        <w:spacing w:after="120"/>
        <w:rPr>
          <w:b/>
          <w:bCs/>
          <w:sz w:val="22"/>
          <w:szCs w:val="22"/>
        </w:rPr>
      </w:pPr>
    </w:p>
    <w:p w:rsidRPr="00C64922" w:rsidR="0090786E" w:rsidP="00510672" w:rsidRDefault="005C79A1" w14:paraId="3F7E1134" w14:textId="70C782E7">
      <w:pPr>
        <w:pStyle w:val="Caption"/>
        <w:keepNext/>
        <w:spacing w:after="0"/>
      </w:pPr>
      <w:r>
        <w:t xml:space="preserve">   </w:t>
      </w:r>
      <w:bookmarkStart w:name="_Toc118898737" w:id="814"/>
      <w:bookmarkStart w:name="_Toc119939939" w:id="815"/>
      <w:bookmarkStart w:name="_Toc135312971" w:id="816"/>
      <w:r w:rsidRPr="00C64922" w:rsidR="0090786E">
        <w:t xml:space="preserve">Example </w:t>
      </w:r>
      <w:r>
        <w:fldChar w:fldCharType="begin"/>
      </w:r>
      <w:r>
        <w:instrText>SEQ Example \* ARABIC</w:instrText>
      </w:r>
      <w:r>
        <w:fldChar w:fldCharType="separate"/>
      </w:r>
      <w:r w:rsidR="00DC1072">
        <w:rPr>
          <w:noProof/>
        </w:rPr>
        <w:t>16</w:t>
      </w:r>
      <w:r>
        <w:fldChar w:fldCharType="end"/>
      </w:r>
      <w:r w:rsidRPr="00C64922" w:rsidR="0090786E">
        <w:t>: Declaring template conformance at the section level.</w:t>
      </w:r>
      <w:bookmarkEnd w:id="814"/>
      <w:bookmarkEnd w:id="815"/>
      <w:bookmarkEnd w:id="816"/>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A10C4D" w:rsidTr="004E29C8" w14:paraId="003B57D4" w14:textId="77777777">
        <w:tc>
          <w:tcPr>
            <w:tcW w:w="9350" w:type="dxa"/>
            <w:shd w:val="clear" w:color="auto" w:fill="auto"/>
          </w:tcPr>
          <w:p w:rsidRPr="00D14360" w:rsidR="00A10C4D" w:rsidP="00D14360" w:rsidRDefault="00A10C4D" w14:paraId="6266DA92" w14:textId="77777777">
            <w:pPr>
              <w:keepNext/>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&lt;!-- Allergies and Intolerances Section--&gt;</w:t>
            </w:r>
          </w:p>
          <w:p w:rsidRPr="00D14360" w:rsidR="00A10C4D" w:rsidP="00D14360" w:rsidRDefault="00A10C4D" w14:paraId="1EDBF559" w14:textId="77777777">
            <w:pPr>
              <w:keepNext/>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&lt;component&gt;</w:t>
            </w:r>
          </w:p>
          <w:p w:rsidRPr="00D14360" w:rsidR="00A10C4D" w:rsidP="00D14360" w:rsidRDefault="00A10C4D" w14:paraId="776016CB" w14:textId="77777777">
            <w:pPr>
              <w:keepNext/>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 xml:space="preserve">   &lt;section&gt;</w:t>
            </w:r>
          </w:p>
          <w:p w:rsidRPr="00D14360" w:rsidR="00A10C4D" w:rsidP="00D14360" w:rsidRDefault="00A10C4D" w14:paraId="3C57642E" w14:textId="77777777">
            <w:pPr>
              <w:keepNext/>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 xml:space="preserve">      &lt;!-- Conformant to C-CDA R2.1 Allergies and Intolerances Section (entr</w:t>
            </w:r>
            <w:r w:rsidR="00863460">
              <w:rPr>
                <w:rFonts w:ascii="Courier New" w:hAnsi="Courier New" w:eastAsia="Courier New" w:cs="Courier New"/>
                <w:color w:val="000000"/>
                <w:sz w:val="16"/>
                <w:szCs w:val="16"/>
              </w:rPr>
              <w:t>i</w:t>
            </w:r>
            <w:r w:rsidRPr="00D14360">
              <w:rPr>
                <w:rFonts w:ascii="Courier New" w:hAnsi="Courier New" w:eastAsia="Courier New" w:cs="Courier New"/>
                <w:color w:val="000000"/>
                <w:sz w:val="16"/>
                <w:szCs w:val="16"/>
              </w:rPr>
              <w:t>es optional)--&gt;</w:t>
            </w:r>
          </w:p>
          <w:p w:rsidRPr="00D14360" w:rsidR="00A10C4D" w:rsidP="00D14360" w:rsidRDefault="00A10C4D" w14:paraId="7FAB0B0E" w14:textId="77777777">
            <w:pPr>
              <w:keepNext/>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 xml:space="preserve">      &lt;templateId root="2.16.840.1.113883.10.20.22.2.6" extension="2015-08-01"/&gt;</w:t>
            </w:r>
          </w:p>
          <w:p w:rsidRPr="00D14360" w:rsidR="00A10C4D" w:rsidP="00D14360" w:rsidRDefault="00A10C4D" w14:paraId="5FD409D3" w14:textId="77777777">
            <w:pPr>
              <w:keepNext/>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 xml:space="preserve">      &lt;!-- Conformant to C-CDA R1.1 Allergies and Intolerances Section (entries optional) --&gt;</w:t>
            </w:r>
          </w:p>
          <w:p w:rsidRPr="00D14360" w:rsidR="00A10C4D" w:rsidP="00D14360" w:rsidRDefault="00A10C4D" w14:paraId="6489D9AA" w14:textId="77777777">
            <w:pPr>
              <w:keepNext/>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 xml:space="preserve">      &lt;templateId root="2.16.840.1.113883.10.20.22.2.6"/&gt;</w:t>
            </w:r>
          </w:p>
          <w:p w:rsidRPr="00D14360" w:rsidR="00A10C4D" w:rsidP="00D14360" w:rsidRDefault="00A10C4D" w14:paraId="17702BD2" w14:textId="77777777">
            <w:pPr>
              <w:keepNext/>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 xml:space="preserve">      &lt;id root="0937FF9A-00CE-11E6-B4C5-0050568B000B"/&gt;</w:t>
            </w:r>
          </w:p>
          <w:p w:rsidRPr="00D14360" w:rsidR="00A10C4D" w:rsidP="00D14360" w:rsidRDefault="00A10C4D" w14:paraId="454DE1B1" w14:textId="77777777">
            <w:pPr>
              <w:keepNext/>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 xml:space="preserve">      &lt;code code="48765-2" displayName="Allergies &amp;amp;or adverse reactions Doc"</w:t>
            </w:r>
          </w:p>
          <w:p w:rsidRPr="00D14360" w:rsidR="00A10C4D" w:rsidP="00D14360" w:rsidRDefault="00A10C4D" w14:paraId="57D82B4D" w14:textId="77777777">
            <w:pPr>
              <w:keepNext/>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 xml:space="preserve">            codeSystem="2.16.840.1.113883.6.1" codeSystemName="LOINC"/&gt;</w:t>
            </w:r>
          </w:p>
          <w:p w:rsidRPr="00D14360" w:rsidR="00A10C4D" w:rsidP="00D14360" w:rsidRDefault="00A10C4D" w14:paraId="1B02074F" w14:textId="77777777">
            <w:pPr>
              <w:keepNext/>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 xml:space="preserve">      &lt;title&gt;Allergies&lt;/title&gt;</w:t>
            </w:r>
          </w:p>
          <w:p w:rsidRPr="00D14360" w:rsidR="00A10C4D" w:rsidP="00D14360" w:rsidRDefault="00A10C4D" w14:paraId="37DF2F7A" w14:textId="77777777">
            <w:pPr>
              <w:keepNext/>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 xml:space="preserve">      &lt;text&gt;</w:t>
            </w:r>
          </w:p>
          <w:p w:rsidRPr="00D14360" w:rsidR="00A10C4D" w:rsidP="00D14360" w:rsidRDefault="00A10C4D" w14:paraId="082D23A1" w14:textId="77777777">
            <w:pPr>
              <w:keepNext/>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 xml:space="preserve">      ...</w:t>
            </w:r>
          </w:p>
          <w:p w:rsidRPr="00D14360" w:rsidR="00A10C4D" w:rsidP="00D14360" w:rsidRDefault="00A10C4D" w14:paraId="46BC95D4" w14:textId="77777777">
            <w:pPr>
              <w:keepNext/>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 xml:space="preserve">      &lt;/text&gt;</w:t>
            </w:r>
          </w:p>
          <w:p w:rsidRPr="00D14360" w:rsidR="00A10C4D" w:rsidP="00D14360" w:rsidRDefault="00A10C4D" w14:paraId="4BCCC4A6" w14:textId="77777777">
            <w:pPr>
              <w:keepNext/>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 xml:space="preserve">   &lt;/section&gt;</w:t>
            </w:r>
          </w:p>
          <w:p w:rsidRPr="00D14360" w:rsidR="00A10C4D" w:rsidP="00D14360" w:rsidRDefault="00A10C4D" w14:paraId="09A0FDF5" w14:textId="77777777">
            <w:pPr>
              <w:keepNext/>
              <w:rPr>
                <w:rFonts w:eastAsia="Calibri" w:cs="Calibri"/>
                <w:b/>
                <w:color w:val="000000"/>
              </w:rPr>
            </w:pPr>
            <w:r w:rsidRPr="00D14360">
              <w:rPr>
                <w:rFonts w:ascii="Courier New" w:hAnsi="Courier New" w:eastAsia="Courier New" w:cs="Courier New"/>
                <w:color w:val="000000"/>
                <w:sz w:val="16"/>
                <w:szCs w:val="16"/>
              </w:rPr>
              <w:t>&lt;/component&gt;</w:t>
            </w:r>
          </w:p>
        </w:tc>
      </w:tr>
    </w:tbl>
    <w:p w:rsidRPr="00C64922" w:rsidR="0090786E" w:rsidP="0090786E" w:rsidRDefault="0090786E" w14:paraId="7FA51FDA" w14:textId="77777777">
      <w:pPr>
        <w:pStyle w:val="Caption"/>
        <w:keepNext/>
      </w:pPr>
    </w:p>
    <w:p w:rsidRPr="00C64922" w:rsidR="0090786E" w:rsidP="00510672" w:rsidRDefault="005C79A1" w14:paraId="7CC3E51B" w14:textId="57E751B6">
      <w:pPr>
        <w:pStyle w:val="Caption"/>
        <w:keepNext/>
        <w:spacing w:after="0"/>
      </w:pPr>
      <w:r>
        <w:t xml:space="preserve">  </w:t>
      </w:r>
      <w:bookmarkStart w:name="_Toc118898738" w:id="817"/>
      <w:bookmarkStart w:name="_Toc119939940" w:id="818"/>
      <w:bookmarkStart w:name="_Toc135312972" w:id="819"/>
      <w:r w:rsidRPr="00C64922" w:rsidR="0090786E">
        <w:t xml:space="preserve">Example </w:t>
      </w:r>
      <w:r>
        <w:fldChar w:fldCharType="begin"/>
      </w:r>
      <w:r>
        <w:instrText>SEQ Example \* ARABIC</w:instrText>
      </w:r>
      <w:r>
        <w:fldChar w:fldCharType="separate"/>
      </w:r>
      <w:r w:rsidR="00DC1072">
        <w:rPr>
          <w:noProof/>
        </w:rPr>
        <w:t>17</w:t>
      </w:r>
      <w:r>
        <w:fldChar w:fldCharType="end"/>
      </w:r>
      <w:r w:rsidRPr="00C64922" w:rsidR="0090786E">
        <w:t>: Declaring conformance to multiple templates.</w:t>
      </w:r>
      <w:bookmarkEnd w:id="817"/>
      <w:bookmarkEnd w:id="818"/>
      <w:bookmarkEnd w:id="819"/>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D74CA2" w:rsidTr="004E29C8" w14:paraId="418BC246" w14:textId="77777777">
        <w:tc>
          <w:tcPr>
            <w:tcW w:w="9350" w:type="dxa"/>
            <w:shd w:val="clear" w:color="auto" w:fill="auto"/>
          </w:tcPr>
          <w:p w:rsidRPr="00D14360" w:rsidR="00D74CA2" w:rsidP="00D74CA2" w:rsidRDefault="00D74CA2" w14:paraId="02392F3A" w14:textId="77777777">
            <w:pPr>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&lt;!—Substance or Device Allergy --&gt;</w:t>
            </w:r>
          </w:p>
          <w:p w:rsidRPr="00D14360" w:rsidR="00D74CA2" w:rsidP="00D74CA2" w:rsidRDefault="00D74CA2" w14:paraId="66D585A1" w14:textId="77777777">
            <w:pPr>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&lt;templateId root="2.16.840.1.113883.10.20.24.3.90" extension="2014-06-09" /&gt;</w:t>
            </w:r>
          </w:p>
          <w:p w:rsidRPr="00D14360" w:rsidR="00D74CA2" w:rsidP="00D74CA2" w:rsidRDefault="00D74CA2" w14:paraId="28746F39" w14:textId="77777777">
            <w:pPr>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&lt;templateId root="2.16.840.1.113883.10.20.24.3.90"/&gt;</w:t>
            </w:r>
          </w:p>
          <w:p w:rsidRPr="00D14360" w:rsidR="00D74CA2" w:rsidP="00D74CA2" w:rsidRDefault="00D74CA2" w14:paraId="15DBA03F" w14:textId="77777777">
            <w:pPr>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&lt;!—Allergy – Intolerance Observation --&gt;</w:t>
            </w:r>
          </w:p>
          <w:p w:rsidRPr="00D14360" w:rsidR="00D74CA2" w:rsidP="00D74CA2" w:rsidRDefault="00D74CA2" w14:paraId="259F4FC1" w14:textId="77777777">
            <w:pPr>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&lt;templateId root="2.16.840.1.113883.10.20.22.4.7" extension="2014-06-09" /&gt;</w:t>
            </w:r>
          </w:p>
          <w:p w:rsidRPr="00D14360" w:rsidR="00D74CA2" w:rsidP="00D74CA2" w:rsidRDefault="00D74CA2" w14:paraId="6BC361CC" w14:textId="77777777">
            <w:pPr>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&lt;templateId root="2.16.840.1.113883.10.20.22.4.7"/&gt;</w:t>
            </w:r>
          </w:p>
        </w:tc>
      </w:tr>
    </w:tbl>
    <w:p w:rsidRPr="00C64922" w:rsidR="0090786E" w:rsidP="0090786E" w:rsidRDefault="0090786E" w14:paraId="29A8D850" w14:textId="77777777">
      <w:pPr>
        <w:pStyle w:val="Caption"/>
        <w:keepNext/>
      </w:pPr>
    </w:p>
    <w:p w:rsidRPr="00C64922" w:rsidR="0090786E" w:rsidP="00510672" w:rsidRDefault="005C79A1" w14:paraId="4D7F4995" w14:textId="49112E8A">
      <w:pPr>
        <w:pStyle w:val="Caption"/>
        <w:keepNext/>
        <w:spacing w:after="0"/>
      </w:pPr>
      <w:r>
        <w:t xml:space="preserve">  </w:t>
      </w:r>
      <w:bookmarkStart w:name="_Toc118898739" w:id="820"/>
      <w:bookmarkStart w:name="_Toc119939941" w:id="821"/>
      <w:bookmarkStart w:name="_Toc135312973" w:id="822"/>
      <w:r w:rsidRPr="00C64922" w:rsidR="0090786E">
        <w:t xml:space="preserve">Example </w:t>
      </w:r>
      <w:r>
        <w:fldChar w:fldCharType="begin"/>
      </w:r>
      <w:r>
        <w:instrText>SEQ Example \* ARABIC</w:instrText>
      </w:r>
      <w:r>
        <w:fldChar w:fldCharType="separate"/>
      </w:r>
      <w:r w:rsidR="00DC1072">
        <w:rPr>
          <w:noProof/>
        </w:rPr>
        <w:t>18</w:t>
      </w:r>
      <w:r>
        <w:fldChar w:fldCharType="end"/>
      </w:r>
      <w:r w:rsidRPr="00C64922" w:rsidR="0090786E">
        <w:t>: (Wrong) Duplicate template declarations at the section level.</w:t>
      </w:r>
      <w:bookmarkEnd w:id="820"/>
      <w:bookmarkEnd w:id="821"/>
      <w:bookmarkEnd w:id="822"/>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242"/>
      </w:tblGrid>
      <w:tr w:rsidRPr="00C64922" w:rsidR="00A10C4D" w:rsidTr="004E29C8" w14:paraId="2EB66D5F" w14:textId="77777777">
        <w:tc>
          <w:tcPr>
            <w:tcW w:w="9242" w:type="dxa"/>
            <w:shd w:val="clear" w:color="auto" w:fill="auto"/>
          </w:tcPr>
          <w:p w:rsidRPr="00D14360" w:rsidR="00A10C4D" w:rsidP="00D14360" w:rsidRDefault="00A10C4D" w14:paraId="2736AEC6" w14:textId="77777777">
            <w:pPr>
              <w:keepNext/>
              <w:rPr>
                <w:rFonts w:ascii="Courier New" w:hAnsi="Courier New" w:eastAsia="Courier New" w:cs="Courier New"/>
                <w:color w:val="000000"/>
                <w:sz w:val="16"/>
                <w:szCs w:val="18"/>
              </w:rPr>
            </w:pPr>
            <w:r w:rsidRPr="00D14360">
              <w:rPr>
                <w:rFonts w:ascii="Courier New" w:hAnsi="Courier New" w:eastAsia="Courier New" w:cs="Courier New"/>
                <w:color w:val="000000"/>
                <w:sz w:val="16"/>
                <w:szCs w:val="18"/>
              </w:rPr>
              <w:t>&lt;!-- Allergies and Intolerances Section--&gt;</w:t>
            </w:r>
          </w:p>
          <w:p w:rsidRPr="00D14360" w:rsidR="00A10C4D" w:rsidP="00D14360" w:rsidRDefault="00A10C4D" w14:paraId="77DBAD01" w14:textId="77777777">
            <w:pPr>
              <w:keepNext/>
              <w:rPr>
                <w:rFonts w:ascii="Courier New" w:hAnsi="Courier New" w:eastAsia="Courier New" w:cs="Courier New"/>
                <w:color w:val="000000"/>
                <w:sz w:val="16"/>
                <w:szCs w:val="18"/>
              </w:rPr>
            </w:pPr>
            <w:r w:rsidRPr="00D14360">
              <w:rPr>
                <w:rFonts w:ascii="Courier New" w:hAnsi="Courier New" w:eastAsia="Courier New" w:cs="Courier New"/>
                <w:color w:val="000000"/>
                <w:sz w:val="16"/>
                <w:szCs w:val="18"/>
              </w:rPr>
              <w:t>&lt;component&gt;</w:t>
            </w:r>
          </w:p>
          <w:p w:rsidRPr="00D14360" w:rsidR="00A10C4D" w:rsidP="00D14360" w:rsidRDefault="00A10C4D" w14:paraId="4188FFB7" w14:textId="77777777">
            <w:pPr>
              <w:keepNext/>
              <w:rPr>
                <w:rFonts w:ascii="Courier New" w:hAnsi="Courier New" w:eastAsia="Courier New" w:cs="Courier New"/>
                <w:color w:val="000000"/>
                <w:sz w:val="16"/>
                <w:szCs w:val="18"/>
              </w:rPr>
            </w:pPr>
            <w:r w:rsidRPr="00D14360">
              <w:rPr>
                <w:rFonts w:ascii="Courier New" w:hAnsi="Courier New" w:eastAsia="Courier New" w:cs="Courier New"/>
                <w:color w:val="000000"/>
                <w:sz w:val="16"/>
                <w:szCs w:val="18"/>
              </w:rPr>
              <w:t xml:space="preserve">   &lt;section&gt;</w:t>
            </w:r>
          </w:p>
          <w:p w:rsidRPr="00D14360" w:rsidR="00A10C4D" w:rsidP="00D14360" w:rsidRDefault="00A10C4D" w14:paraId="3FC6EF2A" w14:textId="77777777">
            <w:pPr>
              <w:keepNext/>
              <w:rPr>
                <w:rFonts w:ascii="Courier New" w:hAnsi="Courier New" w:eastAsia="Courier New" w:cs="Courier New"/>
                <w:color w:val="000000"/>
                <w:sz w:val="16"/>
                <w:szCs w:val="18"/>
              </w:rPr>
            </w:pPr>
            <w:r w:rsidRPr="00D14360">
              <w:rPr>
                <w:rFonts w:ascii="Courier New" w:hAnsi="Courier New" w:eastAsia="Courier New" w:cs="Courier New"/>
                <w:color w:val="000000"/>
                <w:sz w:val="16"/>
                <w:szCs w:val="18"/>
              </w:rPr>
              <w:t xml:space="preserve">      &lt;templateId root="2.16.840.1.113883.10.20.22.2.6"/&gt;</w:t>
            </w:r>
          </w:p>
          <w:p w:rsidRPr="00D14360" w:rsidR="00A10C4D" w:rsidP="00D14360" w:rsidRDefault="00A10C4D" w14:paraId="4DD1F65F" w14:textId="77777777">
            <w:pPr>
              <w:keepNext/>
              <w:rPr>
                <w:rFonts w:ascii="Courier New" w:hAnsi="Courier New" w:eastAsia="Courier New" w:cs="Courier New"/>
                <w:color w:val="000000"/>
                <w:sz w:val="16"/>
                <w:szCs w:val="18"/>
              </w:rPr>
            </w:pPr>
            <w:r w:rsidRPr="00D14360">
              <w:rPr>
                <w:rFonts w:ascii="Courier New" w:hAnsi="Courier New" w:eastAsia="Courier New" w:cs="Courier New"/>
                <w:color w:val="000000"/>
                <w:sz w:val="16"/>
                <w:szCs w:val="18"/>
              </w:rPr>
              <w:t xml:space="preserve">      &lt;templateId root="2.16.840.1.113883.10.20.22.2.6" extension="2015-08-01"/&gt;</w:t>
            </w:r>
          </w:p>
          <w:p w:rsidRPr="00D14360" w:rsidR="00A10C4D" w:rsidP="00D14360" w:rsidRDefault="00A10C4D" w14:paraId="0AE58BBB" w14:textId="77777777">
            <w:pPr>
              <w:keepNext/>
              <w:rPr>
                <w:rFonts w:ascii="Courier New" w:hAnsi="Courier New" w:eastAsia="Courier New" w:cs="Courier New"/>
                <w:color w:val="000000"/>
                <w:sz w:val="16"/>
                <w:szCs w:val="18"/>
              </w:rPr>
            </w:pPr>
            <w:r w:rsidRPr="00D14360">
              <w:rPr>
                <w:rFonts w:ascii="Courier New" w:hAnsi="Courier New" w:eastAsia="Courier New" w:cs="Courier New"/>
                <w:color w:val="000000"/>
                <w:sz w:val="16"/>
                <w:szCs w:val="18"/>
              </w:rPr>
              <w:t xml:space="preserve">      &lt;templateId root="2.16.840.1.113883.10.20.22.2.6"/&gt;</w:t>
            </w:r>
          </w:p>
          <w:p w:rsidRPr="00D14360" w:rsidR="00A10C4D" w:rsidP="00D14360" w:rsidRDefault="00A10C4D" w14:paraId="232E4A05" w14:textId="77777777">
            <w:pPr>
              <w:keepNext/>
              <w:rPr>
                <w:rFonts w:ascii="Courier New" w:hAnsi="Courier New" w:eastAsia="Courier New" w:cs="Courier New"/>
                <w:color w:val="000000"/>
                <w:sz w:val="16"/>
                <w:szCs w:val="18"/>
              </w:rPr>
            </w:pPr>
            <w:r w:rsidRPr="00D14360">
              <w:rPr>
                <w:rFonts w:ascii="Courier New" w:hAnsi="Courier New" w:eastAsia="Courier New" w:cs="Courier New"/>
                <w:color w:val="000000"/>
                <w:sz w:val="16"/>
                <w:szCs w:val="18"/>
              </w:rPr>
              <w:t xml:space="preserve">      &lt;templateId extension="2015-08-01" root="2.16.840.1.113883.10.20.22.2.6.1" /&gt;</w:t>
            </w:r>
          </w:p>
          <w:p w:rsidRPr="00D14360" w:rsidR="00A10C4D" w:rsidP="00D14360" w:rsidRDefault="00A10C4D" w14:paraId="41DA676D" w14:textId="77777777">
            <w:pPr>
              <w:keepNext/>
              <w:rPr>
                <w:rFonts w:ascii="Courier New" w:hAnsi="Courier New" w:eastAsia="Courier New" w:cs="Courier New"/>
                <w:color w:val="000000"/>
                <w:sz w:val="16"/>
                <w:szCs w:val="18"/>
              </w:rPr>
            </w:pPr>
            <w:r w:rsidRPr="00D14360">
              <w:rPr>
                <w:rFonts w:ascii="Courier New" w:hAnsi="Courier New" w:eastAsia="Courier New" w:cs="Courier New"/>
                <w:color w:val="000000"/>
                <w:sz w:val="16"/>
                <w:szCs w:val="18"/>
              </w:rPr>
              <w:t xml:space="preserve">      &lt;id root="0937FF9A-00CE-11E6-B4C5-0050568B000B"/&gt;</w:t>
            </w:r>
          </w:p>
          <w:p w:rsidRPr="00D14360" w:rsidR="00A10C4D" w:rsidP="00D14360" w:rsidRDefault="00A10C4D" w14:paraId="72BE909E" w14:textId="77777777">
            <w:pPr>
              <w:keepNext/>
              <w:rPr>
                <w:rFonts w:ascii="Courier New" w:hAnsi="Courier New" w:eastAsia="Courier New" w:cs="Courier New"/>
                <w:color w:val="000000"/>
                <w:sz w:val="16"/>
                <w:szCs w:val="18"/>
              </w:rPr>
            </w:pPr>
            <w:r w:rsidRPr="00D14360">
              <w:rPr>
                <w:rFonts w:ascii="Courier New" w:hAnsi="Courier New" w:eastAsia="Courier New" w:cs="Courier New"/>
                <w:color w:val="000000"/>
                <w:sz w:val="16"/>
                <w:szCs w:val="18"/>
              </w:rPr>
              <w:t xml:space="preserve">      &lt;code code="48765-2" displayName="Allergies &amp;amp;or adverse reactions Doc"</w:t>
            </w:r>
          </w:p>
          <w:p w:rsidRPr="00D14360" w:rsidR="00A10C4D" w:rsidP="00D14360" w:rsidRDefault="00A10C4D" w14:paraId="13BEFD4E" w14:textId="77777777">
            <w:pPr>
              <w:keepNext/>
              <w:rPr>
                <w:rFonts w:ascii="Courier New" w:hAnsi="Courier New" w:eastAsia="Courier New" w:cs="Courier New"/>
                <w:color w:val="000000"/>
                <w:sz w:val="16"/>
                <w:szCs w:val="18"/>
              </w:rPr>
            </w:pPr>
            <w:r w:rsidRPr="00D14360">
              <w:rPr>
                <w:rFonts w:ascii="Courier New" w:hAnsi="Courier New" w:eastAsia="Courier New" w:cs="Courier New"/>
                <w:color w:val="000000"/>
                <w:sz w:val="16"/>
                <w:szCs w:val="18"/>
              </w:rPr>
              <w:t xml:space="preserve">            codeSystem="2.16.840.1.113883.6.1" codeSystemName="LOINC"/&gt;</w:t>
            </w:r>
          </w:p>
          <w:p w:rsidRPr="00D14360" w:rsidR="00A10C4D" w:rsidP="00D14360" w:rsidRDefault="00A10C4D" w14:paraId="21084F36" w14:textId="77777777">
            <w:pPr>
              <w:keepNext/>
              <w:rPr>
                <w:rFonts w:ascii="Courier New" w:hAnsi="Courier New" w:eastAsia="Courier New" w:cs="Courier New"/>
                <w:color w:val="000000"/>
                <w:sz w:val="16"/>
                <w:szCs w:val="18"/>
              </w:rPr>
            </w:pPr>
            <w:r w:rsidRPr="00D14360">
              <w:rPr>
                <w:rFonts w:ascii="Courier New" w:hAnsi="Courier New" w:eastAsia="Courier New" w:cs="Courier New"/>
                <w:color w:val="000000"/>
                <w:sz w:val="16"/>
                <w:szCs w:val="18"/>
              </w:rPr>
              <w:t xml:space="preserve">      &lt;title&gt;Allergies&lt;/title&gt;</w:t>
            </w:r>
          </w:p>
          <w:p w:rsidRPr="00D14360" w:rsidR="00A10C4D" w:rsidP="00D14360" w:rsidRDefault="00A10C4D" w14:paraId="56D39518" w14:textId="77777777">
            <w:pPr>
              <w:keepNext/>
              <w:rPr>
                <w:rFonts w:ascii="Courier New" w:hAnsi="Courier New" w:eastAsia="Courier New" w:cs="Courier New"/>
                <w:color w:val="000000"/>
                <w:sz w:val="16"/>
                <w:szCs w:val="18"/>
              </w:rPr>
            </w:pPr>
            <w:r w:rsidRPr="00D14360">
              <w:rPr>
                <w:rFonts w:ascii="Courier New" w:hAnsi="Courier New" w:eastAsia="Courier New" w:cs="Courier New"/>
                <w:color w:val="000000"/>
                <w:sz w:val="16"/>
                <w:szCs w:val="18"/>
              </w:rPr>
              <w:t xml:space="preserve">    </w:t>
            </w:r>
            <w:r w:rsidRPr="00D14360" w:rsidR="008629BA">
              <w:rPr>
                <w:rFonts w:ascii="Courier New" w:hAnsi="Courier New" w:eastAsia="Courier New" w:cs="Courier New"/>
                <w:color w:val="000000"/>
                <w:sz w:val="16"/>
                <w:szCs w:val="18"/>
              </w:rPr>
              <w:t xml:space="preserve"> </w:t>
            </w:r>
            <w:r w:rsidRPr="00D14360">
              <w:rPr>
                <w:rFonts w:ascii="Courier New" w:hAnsi="Courier New" w:eastAsia="Courier New" w:cs="Courier New"/>
                <w:color w:val="000000"/>
                <w:sz w:val="16"/>
                <w:szCs w:val="18"/>
              </w:rPr>
              <w:t xml:space="preserve"> &lt;text&gt;</w:t>
            </w:r>
          </w:p>
          <w:p w:rsidRPr="00D14360" w:rsidR="00A10C4D" w:rsidP="00D14360" w:rsidRDefault="00A10C4D" w14:paraId="0E0BA8B1" w14:textId="77777777">
            <w:pPr>
              <w:keepNext/>
              <w:rPr>
                <w:rFonts w:ascii="Courier New" w:hAnsi="Courier New" w:eastAsia="Courier New" w:cs="Courier New"/>
                <w:color w:val="000000"/>
                <w:sz w:val="16"/>
                <w:szCs w:val="18"/>
              </w:rPr>
            </w:pPr>
            <w:r w:rsidRPr="00D14360">
              <w:rPr>
                <w:rFonts w:ascii="Courier New" w:hAnsi="Courier New" w:eastAsia="Courier New" w:cs="Courier New"/>
                <w:color w:val="000000"/>
                <w:sz w:val="16"/>
                <w:szCs w:val="18"/>
              </w:rPr>
              <w:t xml:space="preserve">      ...</w:t>
            </w:r>
          </w:p>
          <w:p w:rsidRPr="00D14360" w:rsidR="00A10C4D" w:rsidP="00D14360" w:rsidRDefault="00A10C4D" w14:paraId="70534226" w14:textId="77777777">
            <w:pPr>
              <w:keepNext/>
              <w:rPr>
                <w:rFonts w:ascii="Courier New" w:hAnsi="Courier New" w:eastAsia="Courier New" w:cs="Courier New"/>
                <w:color w:val="000000"/>
                <w:sz w:val="16"/>
                <w:szCs w:val="18"/>
              </w:rPr>
            </w:pPr>
            <w:r w:rsidRPr="00D14360">
              <w:rPr>
                <w:rFonts w:ascii="Courier New" w:hAnsi="Courier New" w:eastAsia="Courier New" w:cs="Courier New"/>
                <w:color w:val="000000"/>
                <w:sz w:val="16"/>
                <w:szCs w:val="18"/>
              </w:rPr>
              <w:t xml:space="preserve">      &lt;/text&gt;</w:t>
            </w:r>
          </w:p>
          <w:p w:rsidRPr="00D14360" w:rsidR="00A10C4D" w:rsidP="00D14360" w:rsidRDefault="00A10C4D" w14:paraId="451DA051" w14:textId="77777777">
            <w:pPr>
              <w:keepNext/>
              <w:rPr>
                <w:rFonts w:ascii="Courier New" w:hAnsi="Courier New" w:eastAsia="Courier New" w:cs="Courier New"/>
                <w:color w:val="000000"/>
                <w:sz w:val="16"/>
                <w:szCs w:val="18"/>
              </w:rPr>
            </w:pPr>
            <w:r w:rsidRPr="00D14360">
              <w:rPr>
                <w:rFonts w:ascii="Courier New" w:hAnsi="Courier New" w:eastAsia="Courier New" w:cs="Courier New"/>
                <w:color w:val="000000"/>
                <w:sz w:val="16"/>
                <w:szCs w:val="18"/>
              </w:rPr>
              <w:t xml:space="preserve">   &lt;/section&gt;</w:t>
            </w:r>
          </w:p>
          <w:p w:rsidRPr="00D14360" w:rsidR="00A10C4D" w:rsidP="0090786E" w:rsidRDefault="00A10C4D" w14:paraId="1C9C2EA7" w14:textId="77777777">
            <w:pPr>
              <w:rPr>
                <w:rFonts w:eastAsia="Calibri" w:cs="Calibri"/>
                <w:color w:val="000000"/>
              </w:rPr>
            </w:pPr>
            <w:r w:rsidRPr="00D14360">
              <w:rPr>
                <w:rFonts w:ascii="Courier New" w:hAnsi="Courier New" w:eastAsia="Courier New" w:cs="Courier New"/>
                <w:color w:val="000000"/>
                <w:sz w:val="16"/>
                <w:szCs w:val="18"/>
              </w:rPr>
              <w:t>&lt;/component&gt;</w:t>
            </w:r>
          </w:p>
        </w:tc>
      </w:tr>
    </w:tbl>
    <w:p w:rsidRPr="003E45C2" w:rsidR="00FE0A60" w:rsidP="004C76D9" w:rsidRDefault="00FE0A60" w14:paraId="17DE7FEB" w14:textId="1A13947F">
      <w:pPr>
        <w:pStyle w:val="Heading4"/>
      </w:pPr>
      <w:bookmarkStart w:name="_te2d4mt6txr7" w:colFirst="0" w:colLast="0" w:id="823"/>
      <w:bookmarkStart w:name="_Toc10702521" w:id="824"/>
      <w:bookmarkStart w:name="_Toc11043603" w:id="825"/>
      <w:bookmarkStart w:name="_Toc11045594" w:id="826"/>
      <w:bookmarkStart w:name="_Toc11391264" w:id="827"/>
      <w:bookmarkEnd w:id="823"/>
      <w:r w:rsidRPr="003E45C2">
        <w:t>Best Practices for Implementing Templates revised to support USCDI v2</w:t>
      </w:r>
      <w:r w:rsidR="00FF260E">
        <w:t xml:space="preserve"> and v3</w:t>
      </w:r>
    </w:p>
    <w:p w:rsidRPr="00B944C2" w:rsidR="00FE0A60" w:rsidP="00FE0A60" w:rsidRDefault="00FE0A60" w14:paraId="6D42253A" w14:textId="065A8862">
      <w:r w:rsidRPr="00B944C2">
        <w:t xml:space="preserve">To support backwards compatibility, and in alignment with best practices documented in </w:t>
      </w:r>
      <w:hyperlink w:history="1" r:id="rId31">
        <w:r w:rsidRPr="00B944C2">
          <w:rPr>
            <w:rStyle w:val="Hyperlink"/>
          </w:rPr>
          <w:t>C-CDA 2.1</w:t>
        </w:r>
      </w:hyperlink>
      <w:r w:rsidRPr="00B944C2">
        <w:t xml:space="preserve"> Volume 1 Section 3.1.2 Assertion of Compatibility, when utilizing templates defined in Appendix A of the Companion Guide that are newer versions of templates previously published in C-CDA 2.1, implementers should include both the templateId for the new version of the template, as well as the templateId for prior version of the template published in C-CDA 2.1. </w:t>
      </w:r>
    </w:p>
    <w:p w:rsidRPr="00B944C2" w:rsidR="00FE0A60" w:rsidP="00FE0A60" w:rsidRDefault="00FE0A60" w14:paraId="1D9B085A" w14:textId="77777777"/>
    <w:p w:rsidRPr="00B944C2" w:rsidR="00FE0A60" w:rsidP="00FE0A60" w:rsidRDefault="00FE0A60" w14:paraId="5F9C15EC" w14:textId="4A888BD8">
      <w:pPr>
        <w:pStyle w:val="Caption"/>
        <w:keepNext/>
      </w:pPr>
      <w:bookmarkStart w:name="_Toc119939920" w:id="828"/>
      <w:bookmarkStart w:name="_Toc135312952" w:id="829"/>
      <w:r w:rsidRPr="00B944C2">
        <w:t xml:space="preserve">Figure </w:t>
      </w:r>
      <w:r>
        <w:fldChar w:fldCharType="begin"/>
      </w:r>
      <w:r>
        <w:instrText>SEQ Figure \* ARABIC</w:instrText>
      </w:r>
      <w:r>
        <w:fldChar w:fldCharType="separate"/>
      </w:r>
      <w:r w:rsidR="00DC1072">
        <w:rPr>
          <w:noProof/>
        </w:rPr>
        <w:t>6</w:t>
      </w:r>
      <w:r>
        <w:fldChar w:fldCharType="end"/>
      </w:r>
      <w:r w:rsidRPr="00B944C2">
        <w:t>: Example of how to include templateIds for Companion Guide templates</w:t>
      </w:r>
      <w:bookmarkEnd w:id="828"/>
      <w:bookmarkEnd w:id="829"/>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00FE0A60" w:rsidTr="004E29C8" w14:paraId="6BB66192" w14:textId="77777777">
        <w:tc>
          <w:tcPr>
            <w:tcW w:w="9350" w:type="dxa"/>
            <w:shd w:val="clear" w:color="auto" w:fill="auto"/>
          </w:tcPr>
          <w:p w:rsidRPr="00B944C2" w:rsidR="00FE0A60" w:rsidP="00E518B4" w:rsidRDefault="00FE0A60" w14:paraId="0201E58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&lt;observation classCode="OBS" moodCode="EVN"&gt;</w:t>
            </w:r>
          </w:p>
          <w:p w:rsidRPr="00B944C2" w:rsidR="00FE0A60" w:rsidP="00E518B4" w:rsidRDefault="00FE0A60" w14:paraId="1DCF9AB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 ** Problem Observation ** --&gt;</w:t>
            </w:r>
          </w:p>
          <w:p w:rsidRPr="00B944C2" w:rsidR="00FE0A60" w:rsidP="00E518B4" w:rsidRDefault="00FE0A60" w14:paraId="406EAE6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 Problem Observation (C-CDA 1.1) --&gt;</w:t>
            </w:r>
          </w:p>
          <w:p w:rsidRPr="00B944C2" w:rsidR="00FE0A60" w:rsidP="00E518B4" w:rsidRDefault="00FE0A60" w14:paraId="7124988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&lt;templateId root="2.16.840.1.113883.10.20.22.4.4" /&gt;</w:t>
            </w:r>
          </w:p>
          <w:p w:rsidRPr="00B944C2" w:rsidR="00FE0A60" w:rsidP="00E518B4" w:rsidRDefault="00FE0A60" w14:paraId="23FD46D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 Problem Observation (C-CDA 2.1) --&gt;</w:t>
            </w:r>
          </w:p>
          <w:p w:rsidRPr="00B944C2" w:rsidR="00FE0A60" w:rsidP="00E518B4" w:rsidRDefault="00FE0A60" w14:paraId="46939C6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&lt;templateId root="2.16.840.1.113883.10.20.22.4.4" extension="2015-08-01" /&gt;</w:t>
            </w:r>
          </w:p>
          <w:p w:rsidRPr="00B944C2" w:rsidR="00FE0A60" w:rsidP="00E518B4" w:rsidRDefault="00FE0A60" w14:paraId="27E4877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 Problem Observation (C-CDA Companion Guide R3) --&gt;</w:t>
            </w:r>
          </w:p>
          <w:p w:rsidRPr="00B944C2" w:rsidR="00FE0A60" w:rsidP="00E518B4" w:rsidRDefault="00FE0A60" w14:paraId="052CDA5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&lt;templateId root="2.16.840.1.113883.10.20.22.4.4" extension="2022-06-01" /&gt;</w:t>
            </w:r>
          </w:p>
          <w:p w:rsidRPr="00B944C2" w:rsidR="00FE0A60" w:rsidP="00E518B4" w:rsidRDefault="00FE0A60" w14:paraId="24C0D86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&lt;id root="ab1791b0-5c71-11db-b0de-0800200c9a66" /&gt;</w:t>
            </w:r>
          </w:p>
          <w:p w:rsidRPr="00B944C2" w:rsidR="00FE0A60" w:rsidP="00E518B4" w:rsidRDefault="00FE0A60" w14:paraId="1539D17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w:t>
            </w:r>
          </w:p>
          <w:p w:rsidRPr="00D14360" w:rsidR="00FE0A60" w:rsidP="00E518B4" w:rsidRDefault="00FE0A60" w14:paraId="6626707D" w14:textId="77777777">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&lt;/observation&gt;</w:t>
            </w:r>
          </w:p>
        </w:tc>
      </w:tr>
    </w:tbl>
    <w:p w:rsidRPr="00FE0A60" w:rsidR="00FE0A60" w:rsidP="00FE0A60" w:rsidRDefault="00FE0A60" w14:paraId="50266D76" w14:textId="77777777"/>
    <w:p w:rsidRPr="00C64922" w:rsidR="00A10C4D" w:rsidP="00FD31AC" w:rsidRDefault="00A10C4D" w14:paraId="278EB1E6" w14:textId="0EED6C77">
      <w:pPr>
        <w:pStyle w:val="Heading3"/>
      </w:pPr>
      <w:bookmarkStart w:name="_Toc119939830" w:id="830"/>
      <w:bookmarkStart w:name="_Toc135312861" w:id="831"/>
      <w:r w:rsidRPr="00C64922">
        <w:t xml:space="preserve">Narrative </w:t>
      </w:r>
      <w:r w:rsidRPr="00C64922" w:rsidR="00995A87">
        <w:t>Block</w:t>
      </w:r>
      <w:r w:rsidRPr="00C64922">
        <w:t xml:space="preserve"> </w:t>
      </w:r>
      <w:bookmarkEnd w:id="824"/>
      <w:bookmarkEnd w:id="825"/>
      <w:bookmarkEnd w:id="826"/>
      <w:r w:rsidRPr="00C64922" w:rsidR="00995A87">
        <w:t>Formatting</w:t>
      </w:r>
      <w:bookmarkEnd w:id="827"/>
      <w:bookmarkEnd w:id="830"/>
      <w:bookmarkEnd w:id="831"/>
    </w:p>
    <w:p w:rsidRPr="00D14360" w:rsidR="00995A87" w:rsidP="00B505D2" w:rsidRDefault="00995A87" w14:paraId="284B9CF9" w14:textId="77777777">
      <w:pPr>
        <w:spacing w:after="120"/>
        <w:rPr>
          <w:rFonts w:cs="Calibri"/>
          <w:color w:val="000000"/>
          <w:shd w:val="clear" w:color="auto" w:fill="FFFFFF"/>
        </w:rPr>
      </w:pPr>
      <w:r w:rsidRPr="00D14360">
        <w:rPr>
          <w:rFonts w:cs="Calibri"/>
          <w:color w:val="000000"/>
          <w:shd w:val="clear" w:color="auto" w:fill="FFFFFF"/>
        </w:rPr>
        <w:t>The CDA requirement for human readability guarantees that a receiver of a CDA document can algorithmically display the clinical content of the note on a standard Web browser.</w:t>
      </w:r>
      <w:r w:rsidRPr="00D14360">
        <w:rPr>
          <w:rStyle w:val="FootnoteReference"/>
          <w:rFonts w:cs="Calibri"/>
          <w:color w:val="000000"/>
          <w:shd w:val="clear" w:color="auto" w:fill="FFFFFF"/>
        </w:rPr>
        <w:footnoteReference w:id="86"/>
      </w:r>
      <w:r w:rsidRPr="00D14360">
        <w:rPr>
          <w:rFonts w:cs="Calibri"/>
          <w:color w:val="000000"/>
          <w:shd w:val="clear" w:color="auto" w:fill="FFFFFF"/>
        </w:rPr>
        <w:t xml:space="preserve"> This requirement impacts C-CDA in the following ways:</w:t>
      </w:r>
    </w:p>
    <w:p w:rsidRPr="00D14360" w:rsidR="00995A87" w:rsidP="0054522C" w:rsidRDefault="00995A87" w14:paraId="77D1BCD1" w14:textId="77777777">
      <w:pPr>
        <w:pStyle w:val="ListParagraph"/>
        <w:numPr>
          <w:ilvl w:val="0"/>
          <w:numId w:val="28"/>
        </w:numPr>
        <w:spacing w:before="100" w:beforeAutospacing="1" w:after="100" w:afterAutospacing="1"/>
        <w:rPr>
          <w:rFonts w:cs="Calibri"/>
          <w:color w:val="000000"/>
        </w:rPr>
      </w:pPr>
      <w:r w:rsidRPr="00D14360">
        <w:rPr>
          <w:rFonts w:cs="Calibri"/>
          <w:color w:val="000000"/>
        </w:rPr>
        <w:t>There must be a deterministic way for a recipient of an arbitrary CDA document to render the attested content.</w:t>
      </w:r>
    </w:p>
    <w:p w:rsidRPr="00D14360" w:rsidR="00995A87" w:rsidP="0054522C" w:rsidRDefault="00995A87" w14:paraId="44459F41" w14:textId="77777777">
      <w:pPr>
        <w:pStyle w:val="ListParagraph"/>
        <w:numPr>
          <w:ilvl w:val="0"/>
          <w:numId w:val="28"/>
        </w:numPr>
        <w:spacing w:before="100" w:beforeAutospacing="1" w:after="100" w:afterAutospacing="1"/>
        <w:rPr>
          <w:rFonts w:cs="Calibri"/>
          <w:color w:val="000000"/>
        </w:rPr>
      </w:pPr>
      <w:r w:rsidRPr="00D14360">
        <w:rPr>
          <w:rFonts w:cs="Calibri"/>
          <w:color w:val="000000"/>
        </w:rPr>
        <w:t>Human readability shall not require a sender to transmit a special style sheet along with a CDA document. It must be possible to render all CDA documents with a single style sheet and general-market display tools.</w:t>
      </w:r>
    </w:p>
    <w:p w:rsidRPr="00D14360" w:rsidR="00995A87" w:rsidP="0054522C" w:rsidRDefault="00995A87" w14:paraId="3DFB47DF" w14:textId="77777777">
      <w:pPr>
        <w:pStyle w:val="ListParagraph"/>
        <w:numPr>
          <w:ilvl w:val="0"/>
          <w:numId w:val="28"/>
        </w:numPr>
        <w:spacing w:before="100" w:beforeAutospacing="1" w:after="100" w:afterAutospacing="1"/>
        <w:rPr>
          <w:rFonts w:cs="Calibri"/>
          <w:color w:val="000000"/>
        </w:rPr>
      </w:pPr>
      <w:r w:rsidRPr="00D14360">
        <w:rPr>
          <w:rFonts w:cs="Calibri"/>
          <w:color w:val="000000"/>
        </w:rPr>
        <w:t xml:space="preserve">Human readability applies to the authenticated content. </w:t>
      </w:r>
    </w:p>
    <w:p w:rsidRPr="00D14360" w:rsidR="00995A87" w:rsidP="0054522C" w:rsidRDefault="00995A87" w14:paraId="6C0105E2" w14:textId="77777777">
      <w:pPr>
        <w:pStyle w:val="ListParagraph"/>
        <w:numPr>
          <w:ilvl w:val="0"/>
          <w:numId w:val="28"/>
        </w:numPr>
        <w:spacing w:before="100" w:beforeAutospacing="1" w:after="100" w:afterAutospacing="1"/>
        <w:rPr>
          <w:rFonts w:cs="Calibri"/>
          <w:color w:val="000000"/>
        </w:rPr>
      </w:pPr>
      <w:r w:rsidRPr="00D14360">
        <w:rPr>
          <w:rFonts w:cs="Calibri"/>
          <w:color w:val="000000"/>
        </w:rPr>
        <w:t>When structured content is derived from narrative, there must be a mechanism to describe the process (e.g. by author, by human coder, by natural language processing algorithm, by specific software) by which machine-processable portions were derived from a block of narrative.</w:t>
      </w:r>
    </w:p>
    <w:p w:rsidRPr="00D14360" w:rsidR="00995A87" w:rsidP="0054522C" w:rsidRDefault="00995A87" w14:paraId="7E4BA110" w14:textId="77777777">
      <w:pPr>
        <w:pStyle w:val="ListParagraph"/>
        <w:numPr>
          <w:ilvl w:val="0"/>
          <w:numId w:val="28"/>
        </w:numPr>
        <w:spacing w:before="100" w:beforeAutospacing="1" w:after="100" w:afterAutospacing="1"/>
        <w:rPr>
          <w:rFonts w:cs="Calibri"/>
          <w:color w:val="000000"/>
        </w:rPr>
      </w:pPr>
      <w:r w:rsidRPr="00D14360">
        <w:rPr>
          <w:rFonts w:cs="Calibri"/>
          <w:color w:val="000000"/>
        </w:rPr>
        <w:t>When narrative is derived from structured content, there must be a mechanism to identify the process by which narrative was generated from structured data.</w:t>
      </w:r>
    </w:p>
    <w:p w:rsidRPr="00D14360" w:rsidR="00995A87" w:rsidP="00650BA9" w:rsidRDefault="00995A87" w14:paraId="366EEDA8" w14:textId="77777777">
      <w:pPr>
        <w:spacing w:after="120"/>
        <w:rPr>
          <w:rFonts w:cs="Calibri"/>
          <w:color w:val="000000"/>
        </w:rPr>
      </w:pPr>
      <w:r w:rsidRPr="00D14360">
        <w:rPr>
          <w:rFonts w:cs="Calibri"/>
          <w:color w:val="000000"/>
        </w:rPr>
        <w:t xml:space="preserve">These principles and requirements have led to the current approach, where the material to be rendered is placed into the </w:t>
      </w:r>
      <w:r w:rsidRPr="00D14360" w:rsidR="00650BA9">
        <w:rPr>
          <w:rFonts w:cs="Calibri"/>
          <w:color w:val="000000"/>
        </w:rPr>
        <w:t>s</w:t>
      </w:r>
      <w:r w:rsidRPr="00D14360">
        <w:rPr>
          <w:rFonts w:cs="Calibri"/>
          <w:color w:val="000000"/>
        </w:rPr>
        <w:t xml:space="preserve">ection.text field. </w:t>
      </w:r>
      <w:r w:rsidRPr="00D14360" w:rsidR="00C03387">
        <w:rPr>
          <w:rFonts w:cs="Calibri"/>
          <w:color w:val="000000"/>
        </w:rPr>
        <w:t>In some cases, the data design of the entry templates required in the section heavily influence what clinical information can be expected to be present in the Narrative Block. In other cases, where entry templates are optional or not defined at all, the content in the Narrative Block may reflect information gathered in source systems as text and human crafted notes.</w:t>
      </w:r>
    </w:p>
    <w:p w:rsidRPr="00D14360" w:rsidR="004C1CE1" w:rsidP="00650BA9" w:rsidRDefault="004C1CE1" w14:paraId="58A00FD6" w14:textId="77777777">
      <w:pPr>
        <w:spacing w:after="120"/>
        <w:rPr>
          <w:rFonts w:cs="Calibri"/>
          <w:color w:val="000000"/>
        </w:rPr>
      </w:pPr>
      <w:r w:rsidRPr="00D14360">
        <w:rPr>
          <w:rFonts w:cs="Calibri"/>
          <w:color w:val="000000"/>
        </w:rPr>
        <w:t>If the CDA Body is structured, the Content Creator includes the attested narrative content in the appropriate section.text field, regardless of whether information is also conveyed in CDA entries. An originator of a CDA document is not required to fully encode all narrative into CDA entries within the CDA body. Within specific implementations, trading partners may ascribe additional originator responsibilities to create various entries that meet certain conformance requirements or meet the conformance requirements described by defined templates.</w:t>
      </w:r>
    </w:p>
    <w:p w:rsidR="00F86360" w:rsidP="003A3D50" w:rsidRDefault="005C79A1" w14:paraId="0F8C5B5D" w14:textId="2ABC77CA">
      <w:pPr>
        <w:pStyle w:val="Caption"/>
        <w:keepNext/>
        <w:spacing w:before="120" w:after="0"/>
      </w:pPr>
      <w:r>
        <w:t xml:space="preserve"> </w:t>
      </w:r>
      <w:bookmarkStart w:name="_Toc118898740" w:id="832"/>
      <w:bookmarkStart w:name="_Toc119939942" w:id="833"/>
      <w:bookmarkStart w:name="_Toc135312974" w:id="834"/>
      <w:r w:rsidR="00F86360">
        <w:t xml:space="preserve">Example </w:t>
      </w:r>
      <w:r>
        <w:fldChar w:fldCharType="begin"/>
      </w:r>
      <w:r>
        <w:instrText>SEQ Example \* ARABIC</w:instrText>
      </w:r>
      <w:r>
        <w:fldChar w:fldCharType="separate"/>
      </w:r>
      <w:r w:rsidR="00DC1072">
        <w:rPr>
          <w:noProof/>
        </w:rPr>
        <w:t>19</w:t>
      </w:r>
      <w:r>
        <w:fldChar w:fldCharType="end"/>
      </w:r>
      <w:r w:rsidR="00F86360">
        <w:t xml:space="preserve">: </w:t>
      </w:r>
      <w:r w:rsidRPr="00101062" w:rsidR="00F86360">
        <w:t>Sample Narrative Block in a Section</w:t>
      </w:r>
      <w:bookmarkEnd w:id="832"/>
      <w:bookmarkEnd w:id="833"/>
      <w:bookmarkEnd w:id="834"/>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F86360" w:rsidR="002A3D37" w:rsidTr="003A3D50" w14:paraId="7F6D3865" w14:textId="77777777">
        <w:tc>
          <w:tcPr>
            <w:tcW w:w="9350" w:type="dxa"/>
            <w:shd w:val="clear" w:color="auto" w:fill="auto"/>
          </w:tcPr>
          <w:p w:rsidRPr="00AE350D" w:rsidR="002A3D37" w:rsidP="002B406D" w:rsidRDefault="002A3D37" w14:paraId="1699B15D" w14:textId="77777777">
            <w:pPr>
              <w:rPr>
                <w:rFonts w:ascii="Courier New" w:hAnsi="Courier New" w:cs="Courier New"/>
                <w:color w:val="000000"/>
                <w:sz w:val="16"/>
                <w:szCs w:val="16"/>
              </w:rPr>
            </w:pPr>
            <w:r w:rsidRPr="00AE350D">
              <w:rPr>
                <w:rFonts w:ascii="Courier New" w:hAnsi="Courier New" w:cs="Courier New"/>
                <w:color w:val="000000"/>
                <w:sz w:val="16"/>
                <w:szCs w:val="16"/>
              </w:rPr>
              <w:t>&lt;section&gt;</w:t>
            </w:r>
          </w:p>
          <w:p w:rsidRPr="00AE350D" w:rsidR="002A3D37" w:rsidP="002B406D" w:rsidRDefault="002A3D37" w14:paraId="21360791" w14:textId="77777777">
            <w:pPr>
              <w:rPr>
                <w:rFonts w:ascii="Courier New" w:hAnsi="Courier New" w:cs="Courier New"/>
                <w:color w:val="000000"/>
                <w:sz w:val="16"/>
                <w:szCs w:val="16"/>
              </w:rPr>
            </w:pPr>
            <w:r w:rsidRPr="00AE350D">
              <w:rPr>
                <w:rFonts w:ascii="Courier New" w:hAnsi="Courier New" w:cs="Courier New"/>
                <w:color w:val="000000"/>
                <w:sz w:val="16"/>
                <w:szCs w:val="16"/>
              </w:rPr>
              <w:t>. . .</w:t>
            </w:r>
          </w:p>
          <w:p w:rsidRPr="00AE350D" w:rsidR="002A3D37" w:rsidP="002B406D" w:rsidRDefault="002A3D37" w14:paraId="30CD03CB" w14:textId="77777777">
            <w:pPr>
              <w:rPr>
                <w:rFonts w:ascii="Courier New" w:hAnsi="Courier New" w:cs="Courier New"/>
                <w:color w:val="000000"/>
                <w:sz w:val="16"/>
                <w:szCs w:val="16"/>
              </w:rPr>
            </w:pPr>
            <w:r w:rsidRPr="00AE350D">
              <w:rPr>
                <w:rFonts w:ascii="Courier New" w:hAnsi="Courier New" w:cs="Courier New"/>
                <w:color w:val="000000"/>
                <w:sz w:val="16"/>
                <w:szCs w:val="16"/>
              </w:rPr>
              <w:t xml:space="preserve">  &lt;text&gt;</w:t>
            </w:r>
          </w:p>
          <w:p w:rsidRPr="00AE350D" w:rsidR="002A3D37" w:rsidP="002B406D" w:rsidRDefault="002A3D37" w14:paraId="44174C7A" w14:textId="77777777">
            <w:pPr>
              <w:rPr>
                <w:rFonts w:ascii="Courier New" w:hAnsi="Courier New" w:cs="Courier New"/>
                <w:color w:val="000000"/>
                <w:sz w:val="16"/>
                <w:szCs w:val="16"/>
              </w:rPr>
            </w:pPr>
            <w:r w:rsidRPr="00AE350D">
              <w:rPr>
                <w:rFonts w:ascii="Courier New" w:hAnsi="Courier New" w:cs="Courier New"/>
                <w:color w:val="000000"/>
                <w:sz w:val="16"/>
                <w:szCs w:val="16"/>
              </w:rPr>
              <w:t xml:space="preserve">    &lt;table&gt;</w:t>
            </w:r>
          </w:p>
          <w:p w:rsidRPr="00AE350D" w:rsidR="002A3D37" w:rsidP="002B406D" w:rsidRDefault="002A3D37" w14:paraId="4CDDB3F8" w14:textId="77777777">
            <w:pPr>
              <w:rPr>
                <w:rFonts w:ascii="Courier New" w:hAnsi="Courier New" w:cs="Courier New"/>
                <w:color w:val="000000"/>
                <w:sz w:val="16"/>
                <w:szCs w:val="16"/>
              </w:rPr>
            </w:pPr>
            <w:r w:rsidRPr="00AE350D">
              <w:rPr>
                <w:rFonts w:ascii="Courier New" w:hAnsi="Courier New" w:cs="Courier New"/>
                <w:color w:val="000000"/>
                <w:sz w:val="16"/>
                <w:szCs w:val="16"/>
              </w:rPr>
              <w:t xml:space="preserve">         &lt;colgroup&gt;</w:t>
            </w:r>
          </w:p>
          <w:p w:rsidRPr="00AE350D" w:rsidR="002A3D37" w:rsidP="002B406D" w:rsidRDefault="002A3D37" w14:paraId="704E0E27" w14:textId="77777777">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rsidRPr="00AE350D" w:rsidR="002A3D37" w:rsidP="002B406D" w:rsidRDefault="002A3D37" w14:paraId="7D81DEEE" w14:textId="77777777">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rsidRPr="00AE350D" w:rsidR="002A3D37" w:rsidP="002B406D" w:rsidRDefault="002A3D37" w14:paraId="7A525EE5" w14:textId="77777777">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rsidRPr="00AE350D" w:rsidR="002A3D37" w:rsidP="002B406D" w:rsidRDefault="002A3D37" w14:paraId="450F82EF" w14:textId="77777777">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rsidRPr="00AE350D" w:rsidR="002A3D37" w:rsidP="002B406D" w:rsidRDefault="002A3D37" w14:paraId="7F1EDB85" w14:textId="77777777">
            <w:pPr>
              <w:rPr>
                <w:rFonts w:ascii="Courier New" w:hAnsi="Courier New" w:cs="Courier New"/>
                <w:color w:val="000000"/>
                <w:sz w:val="16"/>
                <w:szCs w:val="16"/>
              </w:rPr>
            </w:pPr>
            <w:r w:rsidRPr="00AE350D">
              <w:rPr>
                <w:rFonts w:ascii="Courier New" w:hAnsi="Courier New" w:cs="Courier New"/>
                <w:color w:val="000000"/>
                <w:sz w:val="16"/>
                <w:szCs w:val="16"/>
              </w:rPr>
              <w:t xml:space="preserve">          &lt;/colgroup&gt;</w:t>
            </w:r>
          </w:p>
          <w:p w:rsidRPr="00AE350D" w:rsidR="002A3D37" w:rsidP="002B406D" w:rsidRDefault="002A3D37" w14:paraId="5DD86F35" w14:textId="77777777">
            <w:pPr>
              <w:rPr>
                <w:rFonts w:ascii="Courier New" w:hAnsi="Courier New" w:cs="Courier New"/>
                <w:color w:val="000000"/>
                <w:sz w:val="16"/>
                <w:szCs w:val="16"/>
              </w:rPr>
            </w:pPr>
            <w:r w:rsidRPr="00AE350D">
              <w:rPr>
                <w:rFonts w:ascii="Courier New" w:hAnsi="Courier New" w:cs="Courier New"/>
                <w:color w:val="000000"/>
                <w:sz w:val="16"/>
                <w:szCs w:val="16"/>
              </w:rPr>
              <w:t xml:space="preserve">         &lt;thead&gt;</w:t>
            </w:r>
          </w:p>
          <w:p w:rsidRPr="00AE350D" w:rsidR="002A3D37" w:rsidP="002B406D" w:rsidRDefault="002A3D37" w14:paraId="532F21B0" w14:textId="77777777">
            <w:pPr>
              <w:rPr>
                <w:rFonts w:ascii="Courier New" w:hAnsi="Courier New" w:cs="Courier New"/>
                <w:color w:val="000000"/>
                <w:sz w:val="16"/>
                <w:szCs w:val="16"/>
              </w:rPr>
            </w:pPr>
            <w:r w:rsidRPr="00AE350D">
              <w:rPr>
                <w:rFonts w:ascii="Courier New" w:hAnsi="Courier New" w:cs="Courier New"/>
                <w:color w:val="000000"/>
                <w:sz w:val="16"/>
                <w:szCs w:val="16"/>
              </w:rPr>
              <w:tab/>
            </w:r>
            <w:r w:rsidRPr="00AE350D">
              <w:rPr>
                <w:rFonts w:ascii="Courier New" w:hAnsi="Courier New" w:cs="Courier New"/>
                <w:color w:val="000000"/>
                <w:sz w:val="16"/>
                <w:szCs w:val="16"/>
              </w:rPr>
              <w:t>&lt;tr&gt;</w:t>
            </w:r>
          </w:p>
          <w:p w:rsidRPr="00AE350D" w:rsidR="002A3D37" w:rsidP="002B406D" w:rsidRDefault="002A3D37" w14:paraId="522C4A2F" w14:textId="77777777">
            <w:pPr>
              <w:rPr>
                <w:rFonts w:ascii="Courier New" w:hAnsi="Courier New" w:cs="Courier New"/>
                <w:color w:val="000000"/>
                <w:sz w:val="16"/>
                <w:szCs w:val="16"/>
              </w:rPr>
            </w:pPr>
            <w:r w:rsidRPr="00AE350D">
              <w:rPr>
                <w:rFonts w:ascii="Courier New" w:hAnsi="Courier New" w:cs="Courier New"/>
                <w:color w:val="000000"/>
                <w:sz w:val="16"/>
                <w:szCs w:val="16"/>
              </w:rPr>
              <w:tab/>
            </w:r>
            <w:r w:rsidRPr="00AE350D">
              <w:rPr>
                <w:rFonts w:ascii="Courier New" w:hAnsi="Courier New" w:cs="Courier New"/>
                <w:color w:val="000000"/>
                <w:sz w:val="16"/>
                <w:szCs w:val="16"/>
              </w:rPr>
              <w:t xml:space="preserve">  &lt;th&gt;Information Type&lt;/th&gt;</w:t>
            </w:r>
          </w:p>
          <w:p w:rsidRPr="00AE350D" w:rsidR="002A3D37" w:rsidP="002B406D" w:rsidRDefault="002A3D37" w14:paraId="0826C079" w14:textId="77777777">
            <w:pPr>
              <w:rPr>
                <w:rFonts w:ascii="Courier New" w:hAnsi="Courier New" w:cs="Courier New"/>
                <w:color w:val="000000"/>
                <w:sz w:val="16"/>
                <w:szCs w:val="16"/>
              </w:rPr>
            </w:pPr>
            <w:r w:rsidRPr="00AE350D">
              <w:rPr>
                <w:rFonts w:ascii="Courier New" w:hAnsi="Courier New" w:cs="Courier New"/>
                <w:color w:val="000000"/>
                <w:sz w:val="16"/>
                <w:szCs w:val="16"/>
              </w:rPr>
              <w:tab/>
            </w:r>
            <w:r w:rsidRPr="00AE350D">
              <w:rPr>
                <w:rFonts w:ascii="Courier New" w:hAnsi="Courier New" w:cs="Courier New"/>
                <w:color w:val="000000"/>
                <w:sz w:val="16"/>
                <w:szCs w:val="16"/>
              </w:rPr>
              <w:t xml:space="preserve">  &lt;th&gt;Date&lt;/th&gt;</w:t>
            </w:r>
          </w:p>
          <w:p w:rsidRPr="00AE350D" w:rsidR="002A3D37" w:rsidP="002B406D" w:rsidRDefault="002A3D37" w14:paraId="51B29BCD" w14:textId="77777777">
            <w:pPr>
              <w:rPr>
                <w:rFonts w:ascii="Courier New" w:hAnsi="Courier New" w:cs="Courier New"/>
                <w:color w:val="000000"/>
                <w:sz w:val="16"/>
                <w:szCs w:val="16"/>
              </w:rPr>
            </w:pPr>
            <w:r w:rsidRPr="00AE350D">
              <w:rPr>
                <w:rFonts w:ascii="Courier New" w:hAnsi="Courier New" w:cs="Courier New"/>
                <w:color w:val="000000"/>
                <w:sz w:val="16"/>
                <w:szCs w:val="16"/>
              </w:rPr>
              <w:tab/>
            </w:r>
            <w:r w:rsidRPr="00AE350D">
              <w:rPr>
                <w:rFonts w:ascii="Courier New" w:hAnsi="Courier New" w:cs="Courier New"/>
                <w:color w:val="000000"/>
                <w:sz w:val="16"/>
                <w:szCs w:val="16"/>
              </w:rPr>
              <w:t xml:space="preserve">  &lt;th&gt;Relevant Information&lt;/th&gt;</w:t>
            </w:r>
          </w:p>
          <w:p w:rsidRPr="00AE350D" w:rsidR="002A3D37" w:rsidP="002B406D" w:rsidRDefault="002A3D37" w14:paraId="4C0FEA01" w14:textId="77777777">
            <w:pPr>
              <w:rPr>
                <w:rFonts w:ascii="Courier New" w:hAnsi="Courier New" w:cs="Courier New"/>
                <w:color w:val="000000"/>
                <w:sz w:val="16"/>
                <w:szCs w:val="16"/>
              </w:rPr>
            </w:pPr>
            <w:r w:rsidRPr="00AE350D">
              <w:rPr>
                <w:rFonts w:ascii="Courier New" w:hAnsi="Courier New" w:cs="Courier New"/>
                <w:color w:val="000000"/>
                <w:sz w:val="16"/>
                <w:szCs w:val="16"/>
              </w:rPr>
              <w:tab/>
            </w:r>
            <w:r w:rsidRPr="00AE350D">
              <w:rPr>
                <w:rFonts w:ascii="Courier New" w:hAnsi="Courier New" w:cs="Courier New"/>
                <w:color w:val="000000"/>
                <w:sz w:val="16"/>
                <w:szCs w:val="16"/>
              </w:rPr>
              <w:t xml:space="preserve">  &lt;th&gt;Documented By&lt;/th&gt;</w:t>
            </w:r>
          </w:p>
          <w:p w:rsidRPr="00AE350D" w:rsidR="002A3D37" w:rsidP="002B406D" w:rsidRDefault="002A3D37" w14:paraId="1990FCBC" w14:textId="77777777">
            <w:pPr>
              <w:rPr>
                <w:rFonts w:ascii="Courier New" w:hAnsi="Courier New" w:cs="Courier New"/>
                <w:color w:val="000000"/>
                <w:sz w:val="16"/>
                <w:szCs w:val="16"/>
              </w:rPr>
            </w:pPr>
            <w:r w:rsidRPr="00AE350D">
              <w:rPr>
                <w:rFonts w:ascii="Courier New" w:hAnsi="Courier New" w:cs="Courier New"/>
                <w:color w:val="000000"/>
                <w:sz w:val="16"/>
                <w:szCs w:val="16"/>
              </w:rPr>
              <w:t xml:space="preserve">            &lt;/tr&gt;</w:t>
            </w:r>
          </w:p>
          <w:p w:rsidRPr="00AE350D" w:rsidR="002A3D37" w:rsidP="002B406D" w:rsidRDefault="002A3D37" w14:paraId="6A3C8000" w14:textId="77777777">
            <w:pPr>
              <w:rPr>
                <w:rFonts w:ascii="Courier New" w:hAnsi="Courier New" w:cs="Courier New"/>
                <w:color w:val="000000"/>
                <w:sz w:val="16"/>
                <w:szCs w:val="16"/>
              </w:rPr>
            </w:pPr>
            <w:r w:rsidRPr="00AE350D">
              <w:rPr>
                <w:rFonts w:ascii="Courier New" w:hAnsi="Courier New" w:cs="Courier New"/>
                <w:color w:val="000000"/>
                <w:sz w:val="16"/>
                <w:szCs w:val="16"/>
              </w:rPr>
              <w:t xml:space="preserve">          &lt;/thead&gt;</w:t>
            </w:r>
          </w:p>
          <w:p w:rsidRPr="00AE350D" w:rsidR="002A3D37" w:rsidP="002B406D" w:rsidRDefault="002A3D37" w14:paraId="2E0779AF" w14:textId="77777777">
            <w:pPr>
              <w:rPr>
                <w:rFonts w:ascii="Courier New" w:hAnsi="Courier New" w:cs="Courier New"/>
                <w:color w:val="000000"/>
                <w:sz w:val="16"/>
                <w:szCs w:val="16"/>
              </w:rPr>
            </w:pPr>
            <w:r w:rsidRPr="00AE350D">
              <w:rPr>
                <w:rFonts w:ascii="Courier New" w:hAnsi="Courier New" w:cs="Courier New"/>
                <w:color w:val="000000"/>
                <w:sz w:val="16"/>
                <w:szCs w:val="16"/>
              </w:rPr>
              <w:t xml:space="preserve">          &lt;tbody&gt;</w:t>
            </w:r>
          </w:p>
          <w:p w:rsidRPr="00AE350D" w:rsidR="002A3D37" w:rsidP="002B406D" w:rsidRDefault="002A3D37" w14:paraId="6FD407D0" w14:textId="77777777">
            <w:pPr>
              <w:rPr>
                <w:rFonts w:ascii="Courier New" w:hAnsi="Courier New" w:cs="Courier New"/>
                <w:color w:val="000000"/>
                <w:sz w:val="16"/>
                <w:szCs w:val="16"/>
              </w:rPr>
            </w:pPr>
            <w:r w:rsidRPr="00AE350D">
              <w:rPr>
                <w:rFonts w:ascii="Courier New" w:hAnsi="Courier New" w:cs="Courier New"/>
                <w:color w:val="000000"/>
                <w:sz w:val="16"/>
                <w:szCs w:val="16"/>
              </w:rPr>
              <w:tab/>
            </w:r>
            <w:r w:rsidRPr="00AE350D">
              <w:rPr>
                <w:rFonts w:ascii="Courier New" w:hAnsi="Courier New" w:cs="Courier New"/>
                <w:color w:val="000000"/>
                <w:sz w:val="16"/>
                <w:szCs w:val="16"/>
              </w:rPr>
              <w:t>&lt;tr ID="SocialHistory_1"&gt;</w:t>
            </w:r>
          </w:p>
          <w:p w:rsidRPr="00AE350D" w:rsidR="002A3D37" w:rsidP="002B406D" w:rsidRDefault="002A3D37" w14:paraId="343C9D37" w14:textId="77777777">
            <w:pPr>
              <w:rPr>
                <w:rFonts w:ascii="Courier New" w:hAnsi="Courier New" w:cs="Courier New"/>
                <w:color w:val="000000"/>
                <w:sz w:val="16"/>
                <w:szCs w:val="16"/>
              </w:rPr>
            </w:pPr>
            <w:r w:rsidRPr="00AE350D">
              <w:rPr>
                <w:rFonts w:ascii="Courier New" w:hAnsi="Courier New" w:cs="Courier New"/>
                <w:color w:val="000000"/>
                <w:sz w:val="16"/>
                <w:szCs w:val="16"/>
              </w:rPr>
              <w:tab/>
            </w:r>
            <w:r w:rsidRPr="00AE350D">
              <w:rPr>
                <w:rFonts w:ascii="Courier New" w:hAnsi="Courier New" w:cs="Courier New"/>
                <w:color w:val="000000"/>
                <w:sz w:val="16"/>
                <w:szCs w:val="16"/>
              </w:rPr>
              <w:t xml:space="preserve">  &lt;td&gt;Tobacco smoking status:&lt;/td&gt;</w:t>
            </w:r>
          </w:p>
          <w:p w:rsidRPr="00AE350D" w:rsidR="002A3D37" w:rsidP="002B406D" w:rsidRDefault="002A3D37" w14:paraId="14681B21" w14:textId="77777777">
            <w:pPr>
              <w:rPr>
                <w:rFonts w:ascii="Courier New" w:hAnsi="Courier New" w:cs="Courier New"/>
                <w:color w:val="000000"/>
                <w:sz w:val="16"/>
                <w:szCs w:val="16"/>
              </w:rPr>
            </w:pPr>
            <w:r w:rsidRPr="00AE350D">
              <w:rPr>
                <w:rFonts w:ascii="Courier New" w:hAnsi="Courier New" w:cs="Courier New"/>
                <w:color w:val="000000"/>
                <w:sz w:val="16"/>
                <w:szCs w:val="16"/>
              </w:rPr>
              <w:tab/>
            </w:r>
            <w:r w:rsidRPr="00AE350D">
              <w:rPr>
                <w:rFonts w:ascii="Courier New" w:hAnsi="Courier New" w:cs="Courier New"/>
                <w:color w:val="000000"/>
                <w:sz w:val="16"/>
                <w:szCs w:val="16"/>
              </w:rPr>
              <w:t xml:space="preserve">  &lt;td&gt;&lt;content&gt;(04/12/2016)&lt;/content&gt;&lt;/td&gt;</w:t>
            </w:r>
          </w:p>
          <w:p w:rsidRPr="00AE350D" w:rsidR="002A3D37" w:rsidP="002B406D" w:rsidRDefault="002A3D37" w14:paraId="78E573C9" w14:textId="77777777">
            <w:pPr>
              <w:rPr>
                <w:rFonts w:ascii="Courier New" w:hAnsi="Courier New" w:cs="Courier New"/>
                <w:color w:val="000000"/>
                <w:sz w:val="16"/>
                <w:szCs w:val="16"/>
              </w:rPr>
            </w:pPr>
            <w:r w:rsidRPr="00AE350D">
              <w:rPr>
                <w:rFonts w:ascii="Courier New" w:hAnsi="Courier New" w:cs="Courier New"/>
                <w:color w:val="000000"/>
                <w:sz w:val="16"/>
                <w:szCs w:val="16"/>
              </w:rPr>
              <w:tab/>
            </w:r>
            <w:r w:rsidRPr="00AE350D">
              <w:rPr>
                <w:rFonts w:ascii="Courier New" w:hAnsi="Courier New" w:cs="Courier New"/>
                <w:color w:val="000000"/>
                <w:sz w:val="16"/>
                <w:szCs w:val="16"/>
              </w:rPr>
              <w:t xml:space="preserve">  &lt;td&gt;&lt;content&gt;Never smoked&lt;/content&gt;&lt;/td&gt;</w:t>
            </w:r>
          </w:p>
          <w:p w:rsidRPr="00AE350D" w:rsidR="002A3D37" w:rsidP="002B406D" w:rsidRDefault="002A3D37" w14:paraId="1597EC12" w14:textId="77777777">
            <w:pPr>
              <w:rPr>
                <w:rFonts w:ascii="Courier New" w:hAnsi="Courier New" w:cs="Courier New"/>
                <w:color w:val="000000"/>
                <w:sz w:val="16"/>
                <w:szCs w:val="16"/>
              </w:rPr>
            </w:pPr>
            <w:r w:rsidRPr="00AE350D">
              <w:rPr>
                <w:rFonts w:ascii="Courier New" w:hAnsi="Courier New" w:cs="Courier New"/>
                <w:color w:val="000000"/>
                <w:sz w:val="16"/>
                <w:szCs w:val="16"/>
              </w:rPr>
              <w:tab/>
            </w:r>
            <w:r w:rsidRPr="00AE350D">
              <w:rPr>
                <w:rFonts w:ascii="Courier New" w:hAnsi="Courier New" w:cs="Courier New"/>
                <w:color w:val="000000"/>
                <w:sz w:val="16"/>
                <w:szCs w:val="16"/>
              </w:rPr>
              <w:t xml:space="preserve">  &lt;td&gt;&lt;content&gt;M.Smith&lt;/content&gt; &lt;content&gt;(04/12/2016)&lt;/content&gt;&lt;/td&gt;</w:t>
            </w:r>
          </w:p>
          <w:p w:rsidRPr="00AE350D" w:rsidR="002A3D37" w:rsidP="002B406D" w:rsidRDefault="002A3D37" w14:paraId="0048205F" w14:textId="77777777">
            <w:pPr>
              <w:rPr>
                <w:rFonts w:ascii="Courier New" w:hAnsi="Courier New" w:cs="Courier New"/>
                <w:color w:val="000000"/>
                <w:sz w:val="16"/>
                <w:szCs w:val="16"/>
              </w:rPr>
            </w:pPr>
            <w:r w:rsidRPr="00AE350D">
              <w:rPr>
                <w:rFonts w:ascii="Courier New" w:hAnsi="Courier New" w:cs="Courier New"/>
                <w:color w:val="000000"/>
                <w:sz w:val="16"/>
                <w:szCs w:val="16"/>
              </w:rPr>
              <w:tab/>
            </w:r>
            <w:r w:rsidRPr="00AE350D">
              <w:rPr>
                <w:rFonts w:ascii="Courier New" w:hAnsi="Courier New" w:cs="Courier New"/>
                <w:color w:val="000000"/>
                <w:sz w:val="16"/>
                <w:szCs w:val="16"/>
              </w:rPr>
              <w:t xml:space="preserve">&lt;/tr&gt; </w:t>
            </w:r>
          </w:p>
          <w:p w:rsidRPr="00AE350D" w:rsidR="002A3D37" w:rsidP="002B406D" w:rsidRDefault="002A3D37" w14:paraId="6A0E87F8" w14:textId="77777777">
            <w:pPr>
              <w:rPr>
                <w:rFonts w:ascii="Courier New" w:hAnsi="Courier New" w:cs="Courier New"/>
                <w:color w:val="000000"/>
                <w:sz w:val="16"/>
                <w:szCs w:val="16"/>
              </w:rPr>
            </w:pPr>
            <w:r w:rsidRPr="00AE350D">
              <w:rPr>
                <w:rFonts w:ascii="Courier New" w:hAnsi="Courier New" w:cs="Courier New"/>
                <w:color w:val="000000"/>
                <w:sz w:val="16"/>
                <w:szCs w:val="16"/>
              </w:rPr>
              <w:t xml:space="preserve">     &lt;/tbody&gt;</w:t>
            </w:r>
          </w:p>
          <w:p w:rsidRPr="00AE350D" w:rsidR="002A3D37" w:rsidP="002B406D" w:rsidRDefault="002A3D37" w14:paraId="4A831C6C" w14:textId="77777777">
            <w:pPr>
              <w:rPr>
                <w:rFonts w:ascii="Courier New" w:hAnsi="Courier New" w:cs="Courier New"/>
                <w:color w:val="000000"/>
                <w:sz w:val="16"/>
                <w:szCs w:val="16"/>
              </w:rPr>
            </w:pPr>
            <w:r w:rsidRPr="00AE350D">
              <w:rPr>
                <w:rFonts w:ascii="Courier New" w:hAnsi="Courier New" w:cs="Courier New"/>
                <w:color w:val="000000"/>
                <w:sz w:val="16"/>
                <w:szCs w:val="16"/>
              </w:rPr>
              <w:t xml:space="preserve">   &lt;/table&gt;</w:t>
            </w:r>
          </w:p>
          <w:p w:rsidRPr="00AE350D" w:rsidR="002A3D37" w:rsidP="002B406D" w:rsidRDefault="002A3D37" w14:paraId="22E62F9B" w14:textId="77777777">
            <w:pPr>
              <w:rPr>
                <w:rFonts w:ascii="Courier New" w:hAnsi="Courier New" w:cs="Courier New"/>
                <w:color w:val="000000"/>
                <w:sz w:val="16"/>
                <w:szCs w:val="16"/>
              </w:rPr>
            </w:pPr>
            <w:r w:rsidRPr="00AE350D">
              <w:rPr>
                <w:rFonts w:ascii="Courier New" w:hAnsi="Courier New" w:cs="Courier New"/>
                <w:color w:val="000000"/>
                <w:sz w:val="16"/>
                <w:szCs w:val="16"/>
              </w:rPr>
              <w:t>&lt;/text&gt;</w:t>
            </w:r>
          </w:p>
          <w:p w:rsidRPr="00AE350D" w:rsidR="002A3D37" w:rsidP="002B406D" w:rsidRDefault="002A3D37" w14:paraId="73BD1503" w14:textId="77777777">
            <w:pPr>
              <w:rPr>
                <w:rFonts w:ascii="Courier New" w:hAnsi="Courier New" w:cs="Courier New"/>
                <w:color w:val="000000"/>
                <w:sz w:val="16"/>
                <w:szCs w:val="16"/>
              </w:rPr>
            </w:pPr>
            <w:r w:rsidRPr="00AE350D">
              <w:rPr>
                <w:rFonts w:ascii="Courier New" w:hAnsi="Courier New" w:cs="Courier New"/>
                <w:color w:val="000000"/>
                <w:sz w:val="16"/>
                <w:szCs w:val="16"/>
              </w:rPr>
              <w:t>…</w:t>
            </w:r>
          </w:p>
          <w:p w:rsidRPr="00AE350D" w:rsidR="002A3D37" w:rsidP="00D14360" w:rsidRDefault="002A3D37" w14:paraId="37DC0DC6" w14:textId="76852639">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&lt;entry typeCode</w:t>
            </w:r>
            <w:r w:rsidRPr="00AE350D" w:rsidR="00947B4B">
              <w:rPr>
                <w:rFonts w:ascii="Courier New" w:hAnsi="Courier New" w:cs="Courier New"/>
                <w:color w:val="000000"/>
                <w:sz w:val="16"/>
                <w:szCs w:val="16"/>
                <w:highlight w:val="white"/>
              </w:rPr>
              <w:t>=</w:t>
            </w:r>
            <w:r w:rsidR="00947B4B">
              <w:rPr>
                <w:rFonts w:ascii="Courier New" w:hAnsi="Courier New" w:cs="Courier New"/>
                <w:color w:val="000000"/>
                <w:sz w:val="16"/>
                <w:szCs w:val="16"/>
                <w:highlight w:val="white"/>
              </w:rPr>
              <w:t>"</w:t>
            </w:r>
            <w:r w:rsidRPr="00AE350D">
              <w:rPr>
                <w:rFonts w:ascii="Courier New" w:hAnsi="Courier New" w:cs="Courier New"/>
                <w:color w:val="000000"/>
                <w:sz w:val="16"/>
                <w:szCs w:val="16"/>
                <w:highlight w:val="white"/>
              </w:rPr>
              <w:t>DRIV</w:t>
            </w:r>
            <w:r w:rsidR="00947B4B">
              <w:rPr>
                <w:rFonts w:ascii="Courier New" w:hAnsi="Courier New" w:cs="Courier New"/>
                <w:color w:val="000000"/>
                <w:sz w:val="16"/>
                <w:szCs w:val="16"/>
                <w:highlight w:val="white"/>
              </w:rPr>
              <w:t>"</w:t>
            </w:r>
            <w:r w:rsidRPr="00AE350D" w:rsidR="00947B4B">
              <w:rPr>
                <w:rFonts w:ascii="Courier New" w:hAnsi="Courier New" w:cs="Courier New"/>
                <w:color w:val="000000"/>
                <w:sz w:val="16"/>
                <w:szCs w:val="16"/>
                <w:highlight w:val="white"/>
              </w:rPr>
              <w:t>&gt;</w:t>
            </w:r>
          </w:p>
          <w:p w:rsidRPr="00AE350D" w:rsidR="002A3D37" w:rsidP="00D14360" w:rsidRDefault="002A3D37" w14:paraId="10093E2C" w14:textId="5A2216FA">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 xml:space="preserve">      &lt;observation classCode="OBS" moodCode="EVN"&gt;</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 xml:space="preserve">       &lt;templateId root="2.16.840.1.113883.10.20.22.4.78"/&gt;</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 xml:space="preserve">       &lt;templateId root="2.16.840.1.113883.10.20.22.4.78"</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ab/>
            </w:r>
            <w:r w:rsidRPr="00AE350D">
              <w:rPr>
                <w:rFonts w:ascii="Courier New" w:hAnsi="Courier New" w:cs="Courier New"/>
                <w:color w:val="000000"/>
                <w:sz w:val="16"/>
                <w:szCs w:val="16"/>
                <w:highlight w:val="white"/>
              </w:rPr>
              <w:t>extension="2014-06-09"/&gt;</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 xml:space="preserve">       &lt;id extension="64020-Z9301" root="1.2.840.114350.1.13.6289.1.7.1.1040.1"/&gt;</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 xml:space="preserve">       &lt;code code="72166-2" codeSystem="2.16.840.1.113883.6.1"</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 xml:space="preserve">                codeSystemName="LOINC" displayName="Tobacco smoking status"/&gt;</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 xml:space="preserve">       &lt;text&gt;&lt;reference value="#SocialHistory_1"&gt;&lt;/reference&gt;&lt;/text&gt;</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 xml:space="preserve">       &lt;statusCode code="completed"/&gt;</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 xml:space="preserve">       &lt;effectiveTime value="20160412"/&gt;</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 xml:space="preserve">       &lt;value xsi:type="CD" code="266919005" codeSystem="2.16.840.1.113883.6.96"</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ab/>
            </w:r>
            <w:r w:rsidRPr="00AE350D">
              <w:rPr>
                <w:rFonts w:ascii="Courier New" w:hAnsi="Courier New" w:cs="Courier New"/>
                <w:color w:val="000000"/>
                <w:sz w:val="16"/>
                <w:szCs w:val="16"/>
                <w:highlight w:val="white"/>
              </w:rPr>
              <w:t>displayName="Never smoked tobacco" /&gt;</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 xml:space="preserve">       &lt;author&gt;</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 xml:space="preserve">              &lt;time value="20160412"/&gt;</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 xml:space="preserve">              &lt;assignedAuthor&gt;</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 xml:space="preserve">                      &lt;id extension="10.1" root="1.2.840.114350.1.1"/&gt;</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 xml:space="preserve">              &lt;/assignedAuthor&gt;</w:t>
            </w:r>
          </w:p>
          <w:p w:rsidRPr="00AE350D" w:rsidR="002A3D37" w:rsidP="00D14360" w:rsidRDefault="002A3D37" w14:paraId="4DA2DE46" w14:textId="77777777">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 xml:space="preserve">        &lt;/author&gt;</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 xml:space="preserve">     &lt;/observation&gt;</w:t>
            </w:r>
          </w:p>
          <w:p w:rsidRPr="00AE350D" w:rsidR="002A3D37" w:rsidP="00D14360" w:rsidRDefault="002A3D37" w14:paraId="7C35F76C" w14:textId="77777777">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&lt;/entry&gt;</w:t>
            </w:r>
          </w:p>
          <w:p w:rsidRPr="00AE350D" w:rsidR="002A3D37" w:rsidP="002B406D" w:rsidRDefault="002A3D37" w14:paraId="3D61DBD3" w14:textId="77777777">
            <w:pPr>
              <w:rPr>
                <w:rFonts w:ascii="Courier New" w:hAnsi="Courier New" w:cs="Courier New"/>
                <w:color w:val="000000"/>
                <w:sz w:val="16"/>
                <w:szCs w:val="16"/>
              </w:rPr>
            </w:pPr>
            <w:r w:rsidRPr="00AE350D">
              <w:rPr>
                <w:rFonts w:ascii="Courier New" w:hAnsi="Courier New" w:cs="Courier New"/>
                <w:color w:val="000000"/>
                <w:sz w:val="16"/>
                <w:szCs w:val="16"/>
              </w:rPr>
              <w:t>…</w:t>
            </w:r>
          </w:p>
          <w:p w:rsidRPr="00AE350D" w:rsidR="002A3D37" w:rsidP="002B406D" w:rsidRDefault="002A3D37" w14:paraId="6E3B1593" w14:textId="77777777">
            <w:pPr>
              <w:rPr>
                <w:rFonts w:ascii="Courier New" w:hAnsi="Courier New" w:cs="Courier New"/>
                <w:color w:val="000000"/>
                <w:sz w:val="16"/>
                <w:szCs w:val="16"/>
              </w:rPr>
            </w:pPr>
          </w:p>
          <w:p w:rsidRPr="00AE350D" w:rsidR="002A3D37" w:rsidP="002B406D" w:rsidRDefault="002A3D37" w14:paraId="6BB7A621" w14:textId="77777777">
            <w:pPr>
              <w:rPr>
                <w:rFonts w:cs="Calibri"/>
                <w:color w:val="000000"/>
              </w:rPr>
            </w:pPr>
            <w:r w:rsidRPr="00AE350D">
              <w:rPr>
                <w:rFonts w:ascii="Courier New" w:hAnsi="Courier New" w:cs="Courier New"/>
                <w:color w:val="000000"/>
                <w:sz w:val="16"/>
                <w:szCs w:val="16"/>
              </w:rPr>
              <w:t>&lt;/section&gt;</w:t>
            </w:r>
          </w:p>
        </w:tc>
      </w:tr>
    </w:tbl>
    <w:p w:rsidRPr="00D14360" w:rsidR="002A3D37" w:rsidP="00650BA9" w:rsidRDefault="002A3D37" w14:paraId="1C197700" w14:textId="77777777">
      <w:pPr>
        <w:spacing w:after="120"/>
        <w:rPr>
          <w:rFonts w:cs="Calibri"/>
          <w:color w:val="000000"/>
        </w:rPr>
      </w:pPr>
    </w:p>
    <w:p w:rsidRPr="00D14360" w:rsidR="00995A87" w:rsidP="00650BA9" w:rsidRDefault="00995A87" w14:paraId="17F6FBAA" w14:textId="77777777">
      <w:pPr>
        <w:spacing w:after="120"/>
        <w:rPr>
          <w:rFonts w:cs="Calibri"/>
          <w:color w:val="000000"/>
        </w:rPr>
      </w:pPr>
      <w:r w:rsidRPr="00D14360">
        <w:rPr>
          <w:rFonts w:cs="Calibri"/>
          <w:color w:val="000000"/>
        </w:rPr>
        <w:t>CDA permits additional information conveyed in the document that is there primarily for machine processing that is not authenticated and need not be rendered.</w:t>
      </w:r>
      <w:r w:rsidRPr="00D14360" w:rsidR="00650BA9">
        <w:rPr>
          <w:rFonts w:cs="Calibri"/>
          <w:color w:val="000000"/>
        </w:rPr>
        <w:t xml:space="preserve"> </w:t>
      </w:r>
      <w:r w:rsidRPr="00D14360" w:rsidR="00C03387">
        <w:rPr>
          <w:rFonts w:cs="Calibri"/>
          <w:color w:val="000000"/>
        </w:rPr>
        <w:t xml:space="preserve">However, </w:t>
      </w:r>
      <w:r w:rsidRPr="00D14360" w:rsidR="00650BA9">
        <w:rPr>
          <w:rFonts w:cs="Calibri"/>
          <w:color w:val="000000"/>
        </w:rPr>
        <w:t xml:space="preserve">the requirement that all attested content be present in the section.text field, </w:t>
      </w:r>
      <w:r w:rsidRPr="00D14360" w:rsidR="00C03387">
        <w:rPr>
          <w:rFonts w:cs="Calibri"/>
          <w:color w:val="000000"/>
        </w:rPr>
        <w:t xml:space="preserve">suggests </w:t>
      </w:r>
      <w:r w:rsidRPr="00D14360" w:rsidR="00650BA9">
        <w:rPr>
          <w:rFonts w:cs="Calibri"/>
          <w:color w:val="000000"/>
        </w:rPr>
        <w:t>best practice is for all clinical content to be rendered through section.text.</w:t>
      </w:r>
    </w:p>
    <w:p w:rsidRPr="00D14360" w:rsidR="00231549" w:rsidP="00650BA9" w:rsidRDefault="00231549" w14:paraId="7921793A" w14:textId="77777777">
      <w:pPr>
        <w:spacing w:after="120"/>
        <w:rPr>
          <w:rFonts w:cs="Calibri"/>
          <w:color w:val="000000"/>
        </w:rPr>
      </w:pP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510672" w:rsidTr="004E29C8" w14:paraId="15B7071E" w14:textId="77777777">
        <w:tc>
          <w:tcPr>
            <w:tcW w:w="683" w:type="dxa"/>
            <w:tcBorders>
              <w:right w:val="nil"/>
            </w:tcBorders>
            <w:shd w:val="clear" w:color="auto" w:fill="C6D9F1"/>
          </w:tcPr>
          <w:p w:rsidRPr="00C64922" w:rsidR="00510672" w:rsidP="00510672" w:rsidRDefault="00634398" w14:paraId="1434A96C" w14:textId="77777777">
            <w:pPr>
              <w:pStyle w:val="BodyText"/>
              <w:rPr>
                <w:noProof/>
              </w:rPr>
            </w:pPr>
            <w:r>
              <w:rPr>
                <w:noProof/>
              </w:rPr>
              <w:drawing>
                <wp:inline distT="0" distB="0" distL="0" distR="0" wp14:anchorId="5843E51C" wp14:editId="2D336508">
                  <wp:extent cx="323215" cy="323215"/>
                  <wp:effectExtent l="0" t="0" r="0" b="635"/>
                  <wp:docPr id="48" name="Graphic 13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4"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C64922" w:rsidR="00510672" w:rsidP="00510672" w:rsidRDefault="00510672" w14:paraId="435457BF" w14:textId="77777777">
            <w:pPr>
              <w:pStyle w:val="BodyText"/>
            </w:pPr>
            <w:r w:rsidRPr="00C64922">
              <w:t xml:space="preserve">C-CDA Content Creators </w:t>
            </w:r>
            <w:r w:rsidRPr="00AE350D">
              <w:rPr>
                <w:color w:val="000000"/>
              </w:rPr>
              <w:t>SHOULD</w:t>
            </w:r>
            <w:r w:rsidRPr="00D14360">
              <w:rPr>
                <w:b/>
                <w:bCs/>
                <w:color w:val="000000"/>
              </w:rPr>
              <w:t xml:space="preserve"> </w:t>
            </w:r>
            <w:r w:rsidRPr="00D14360">
              <w:rPr>
                <w:bCs/>
                <w:color w:val="000000"/>
              </w:rPr>
              <w:t>include all clinical content conveyed by a document in the section.text field.</w:t>
            </w:r>
            <w:r w:rsidRPr="00D14360">
              <w:t xml:space="preserve"> </w:t>
            </w:r>
            <w:r w:rsidRPr="00C64922">
              <w:t xml:space="preserve"> </w:t>
            </w:r>
            <w:r w:rsidRPr="00D14360">
              <w:rPr>
                <w:b/>
              </w:rPr>
              <w:t>[</w:t>
            </w:r>
            <w:r w:rsidR="00B3590A">
              <w:rPr>
                <w:b/>
              </w:rPr>
              <w:t>BP-059</w:t>
            </w:r>
            <w:r w:rsidRPr="00D14360">
              <w:rPr>
                <w:b/>
              </w:rPr>
              <w:t>]</w:t>
            </w:r>
          </w:p>
        </w:tc>
      </w:tr>
    </w:tbl>
    <w:p w:rsidRPr="00D14360" w:rsidR="00510672" w:rsidP="00504F98" w:rsidRDefault="00510672" w14:paraId="2998BD60" w14:textId="77777777">
      <w:pPr>
        <w:spacing w:after="120"/>
        <w:rPr>
          <w:rFonts w:cs="Calibri"/>
          <w:b/>
          <w:bCs/>
          <w:color w:val="000000"/>
        </w:rPr>
      </w:pPr>
    </w:p>
    <w:p w:rsidRPr="00D14360" w:rsidR="00504F98" w:rsidP="00504F98" w:rsidRDefault="00504F98" w14:paraId="63A5DD8C" w14:textId="1DC05120">
      <w:pPr>
        <w:spacing w:after="120"/>
        <w:rPr>
          <w:rFonts w:cs="Calibri"/>
          <w:color w:val="000000"/>
        </w:rPr>
      </w:pPr>
      <w:r w:rsidRPr="00D14360">
        <w:rPr>
          <w:rFonts w:cs="Calibri"/>
          <w:b/>
          <w:bCs/>
          <w:color w:val="000000"/>
        </w:rPr>
        <w:t>Reference:</w:t>
      </w:r>
      <w:r w:rsidRPr="00D14360">
        <w:rPr>
          <w:rFonts w:cs="Calibri"/>
          <w:color w:val="000000"/>
        </w:rPr>
        <w:t xml:space="preserve"> </w:t>
      </w:r>
      <w:r w:rsidRPr="007770C6" w:rsidR="005632F7">
        <w:rPr>
          <w:rFonts w:cs="Calibri"/>
          <w:color w:val="0000FF"/>
          <w:u w:val="single"/>
        </w:rPr>
        <w:fldChar w:fldCharType="begin"/>
      </w:r>
      <w:r w:rsidRPr="007770C6" w:rsidR="005632F7">
        <w:rPr>
          <w:rFonts w:cs="Calibri"/>
          <w:color w:val="0000FF"/>
          <w:u w:val="single"/>
        </w:rPr>
        <w:instrText xml:space="preserve"> REF _Ref98770340 \r \h </w:instrText>
      </w:r>
      <w:r w:rsidRPr="007770C6" w:rsidR="005632F7">
        <w:rPr>
          <w:rFonts w:cs="Calibri"/>
          <w:color w:val="0000FF"/>
          <w:u w:val="single"/>
        </w:rPr>
      </w:r>
      <w:r w:rsidRPr="007770C6" w:rsidR="005632F7">
        <w:rPr>
          <w:rFonts w:cs="Calibri"/>
          <w:color w:val="0000FF"/>
          <w:u w:val="single"/>
        </w:rPr>
        <w:fldChar w:fldCharType="separate"/>
      </w:r>
      <w:r w:rsidR="00DC1072">
        <w:rPr>
          <w:rFonts w:cs="Calibri"/>
          <w:color w:val="0000FF"/>
          <w:u w:val="single"/>
        </w:rPr>
        <w:t>5</w:t>
      </w:r>
      <w:r w:rsidRPr="007770C6" w:rsidR="005632F7">
        <w:rPr>
          <w:rFonts w:cs="Calibri"/>
          <w:color w:val="0000FF"/>
          <w:u w:val="single"/>
        </w:rPr>
        <w:fldChar w:fldCharType="end"/>
      </w:r>
      <w:r w:rsidRPr="007770C6" w:rsidR="005632F7">
        <w:rPr>
          <w:rFonts w:cs="Calibri"/>
          <w:color w:val="0000FF"/>
          <w:u w:val="single"/>
        </w:rPr>
        <w:t xml:space="preserve"> </w:t>
      </w:r>
      <w:r w:rsidRPr="007770C6" w:rsidR="005632F7">
        <w:rPr>
          <w:rFonts w:cs="Calibri"/>
          <w:color w:val="0000FF"/>
          <w:u w:val="single"/>
        </w:rPr>
        <w:fldChar w:fldCharType="begin"/>
      </w:r>
      <w:r w:rsidRPr="007770C6" w:rsidR="005632F7">
        <w:rPr>
          <w:rFonts w:cs="Calibri"/>
          <w:color w:val="0000FF"/>
          <w:u w:val="single"/>
        </w:rPr>
        <w:instrText xml:space="preserve"> REF _Ref98770342 \h </w:instrText>
      </w:r>
      <w:r w:rsidRPr="007770C6" w:rsidR="005632F7">
        <w:rPr>
          <w:rFonts w:cs="Calibri"/>
          <w:color w:val="0000FF"/>
          <w:u w:val="single"/>
        </w:rPr>
      </w:r>
      <w:r w:rsidRPr="007770C6" w:rsidR="005632F7">
        <w:rPr>
          <w:rFonts w:cs="Calibri"/>
          <w:color w:val="0000FF"/>
          <w:u w:val="single"/>
        </w:rPr>
        <w:fldChar w:fldCharType="separate"/>
      </w:r>
      <w:r w:rsidRPr="00C64922" w:rsidR="00DC1072">
        <w:t>Representation of Discrete Data</w:t>
      </w:r>
      <w:r w:rsidRPr="007770C6" w:rsidR="005632F7">
        <w:rPr>
          <w:rFonts w:cs="Calibri"/>
          <w:color w:val="0000FF"/>
          <w:u w:val="single"/>
        </w:rPr>
        <w:fldChar w:fldCharType="end"/>
      </w:r>
    </w:p>
    <w:p w:rsidRPr="00C64922" w:rsidR="00A10C4D" w:rsidP="004C76D9" w:rsidRDefault="00850EAC" w14:paraId="6D311D3F" w14:textId="627BA729">
      <w:pPr>
        <w:pStyle w:val="Heading4"/>
      </w:pPr>
      <w:bookmarkStart w:name="_HTLM_tags_for" w:id="835"/>
      <w:bookmarkStart w:name="_Toc11043604" w:id="836"/>
      <w:bookmarkStart w:name="_Ref21879943" w:id="837"/>
      <w:bookmarkStart w:name="_Ref21879946" w:id="838"/>
      <w:bookmarkEnd w:id="835"/>
      <w:r>
        <w:t>T</w:t>
      </w:r>
      <w:r w:rsidRPr="00C64922" w:rsidR="00A10C4D">
        <w:t>ags for formatting Narrative Text</w:t>
      </w:r>
      <w:bookmarkEnd w:id="836"/>
      <w:bookmarkEnd w:id="837"/>
      <w:bookmarkEnd w:id="838"/>
    </w:p>
    <w:p w:rsidR="00B256ED" w:rsidP="00650BA9" w:rsidRDefault="00650BA9" w14:paraId="103BEE7A" w14:textId="15295D3D">
      <w:pPr>
        <w:rPr>
          <w:rFonts w:cs="Calibri"/>
          <w:color w:val="000000"/>
          <w:shd w:val="clear" w:color="auto" w:fill="FFFFFF"/>
        </w:rPr>
      </w:pPr>
      <w:r w:rsidRPr="00D14360">
        <w:rPr>
          <w:rFonts w:cs="Calibri"/>
          <w:color w:val="000000"/>
          <w:shd w:val="clear" w:color="auto" w:fill="FFFFFF"/>
        </w:rPr>
        <w:t>The content model of the CDA Narrative Block schema is specially hand crafted to meet the requirements outlined above. Chapter 4.3.5 of the HL7 CDA standard provides a detailed explanation of the section Narrative Block and its representation to support ubiquitous rendering.</w:t>
      </w:r>
      <w:r w:rsidRPr="00D14360">
        <w:rPr>
          <w:rStyle w:val="FootnoteReference"/>
          <w:rFonts w:cs="Calibri"/>
          <w:color w:val="000000"/>
          <w:shd w:val="clear" w:color="auto" w:fill="FFFFFF"/>
        </w:rPr>
        <w:footnoteReference w:id="87"/>
      </w:r>
      <w:r w:rsidRPr="00D14360" w:rsidR="006D20E2">
        <w:rPr>
          <w:rFonts w:cs="Calibri"/>
          <w:color w:val="000000"/>
          <w:shd w:val="clear" w:color="auto" w:fill="FFFFFF"/>
        </w:rPr>
        <w:t xml:space="preserve"> The table below provides information on some of the formatting tags commonly used to organize and render the human readable information in the Narrative Block.</w:t>
      </w:r>
    </w:p>
    <w:p w:rsidRPr="00D14360" w:rsidR="005C79A1" w:rsidP="00650BA9" w:rsidRDefault="005C79A1" w14:paraId="6EEA9AF0" w14:textId="77777777">
      <w:pPr>
        <w:rPr>
          <w:rFonts w:cs="Calibri"/>
          <w:color w:val="000000"/>
          <w:shd w:val="clear" w:color="auto" w:fill="FFFFFF"/>
        </w:rPr>
      </w:pPr>
    </w:p>
    <w:tbl>
      <w:tblPr>
        <w:tblW w:w="9378"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458"/>
        <w:gridCol w:w="7920"/>
      </w:tblGrid>
      <w:tr w:rsidRPr="00C64922" w:rsidR="00992A23" w:rsidTr="004E29C8" w14:paraId="75E85647" w14:textId="77777777">
        <w:trPr>
          <w:cantSplit/>
          <w:tblHeader/>
        </w:trPr>
        <w:tc>
          <w:tcPr>
            <w:tcW w:w="1458" w:type="dxa"/>
            <w:tcBorders>
              <w:bottom w:val="nil"/>
              <w:right w:val="nil"/>
            </w:tcBorders>
            <w:shd w:val="clear" w:color="auto" w:fill="4F81BD"/>
          </w:tcPr>
          <w:p w:rsidRPr="00D14360" w:rsidR="00510672" w:rsidP="00510672" w:rsidRDefault="00510672" w14:paraId="66388A12" w14:textId="77777777">
            <w:pPr>
              <w:rPr>
                <w:rFonts w:cs="Calibri"/>
                <w:b/>
                <w:bCs/>
                <w:color w:val="FFFFFF"/>
              </w:rPr>
            </w:pPr>
            <w:r w:rsidRPr="00D14360">
              <w:rPr>
                <w:rFonts w:cs="Calibri"/>
                <w:b/>
                <w:bCs/>
                <w:color w:val="FFFFFF"/>
              </w:rPr>
              <w:t>Tag</w:t>
            </w:r>
          </w:p>
          <w:p w:rsidRPr="00D14360" w:rsidR="00510672" w:rsidP="00510672" w:rsidRDefault="00510672" w14:paraId="2215C6E2" w14:textId="77777777">
            <w:pPr>
              <w:rPr>
                <w:rFonts w:cs="Calibri"/>
                <w:b/>
                <w:bCs/>
                <w:color w:val="FFFFFF"/>
              </w:rPr>
            </w:pPr>
            <w:r w:rsidRPr="00D14360">
              <w:rPr>
                <w:rFonts w:cs="Calibri"/>
                <w:b/>
                <w:bCs/>
                <w:color w:val="FFFFFF"/>
              </w:rPr>
              <w:t>Description</w:t>
            </w:r>
          </w:p>
        </w:tc>
        <w:tc>
          <w:tcPr>
            <w:tcW w:w="7920" w:type="dxa"/>
            <w:shd w:val="clear" w:color="auto" w:fill="4F81BD"/>
          </w:tcPr>
          <w:p w:rsidRPr="00D14360" w:rsidR="00510672" w:rsidP="00510672" w:rsidRDefault="00510672" w14:paraId="387B869F" w14:textId="77777777">
            <w:pPr>
              <w:rPr>
                <w:rFonts w:cs="Calibri"/>
                <w:b/>
                <w:bCs/>
                <w:color w:val="FFFFFF"/>
              </w:rPr>
            </w:pPr>
            <w:r w:rsidRPr="00D14360">
              <w:rPr>
                <w:rFonts w:cs="Calibri"/>
                <w:b/>
                <w:bCs/>
                <w:color w:val="FFFFFF"/>
              </w:rPr>
              <w:t>Description</w:t>
            </w:r>
          </w:p>
        </w:tc>
      </w:tr>
      <w:tr w:rsidRPr="00C64922" w:rsidR="00992A23" w:rsidTr="004E29C8" w14:paraId="27CF9BFD" w14:textId="77777777">
        <w:trPr>
          <w:cantSplit/>
        </w:trPr>
        <w:tc>
          <w:tcPr>
            <w:tcW w:w="1458" w:type="dxa"/>
            <w:tcBorders>
              <w:top w:val="single" w:color="4F81BD" w:sz="4" w:space="0"/>
              <w:bottom w:val="single" w:color="4F81BD" w:sz="4" w:space="0"/>
              <w:right w:val="nil"/>
            </w:tcBorders>
            <w:shd w:val="clear" w:color="auto" w:fill="FFFFFF"/>
          </w:tcPr>
          <w:p w:rsidRPr="00D14360" w:rsidR="00510672" w:rsidP="00510672" w:rsidRDefault="00510672" w14:paraId="6D42DDCC" w14:textId="77777777">
            <w:pPr>
              <w:rPr>
                <w:rFonts w:cs="Calibri"/>
                <w:b/>
                <w:bCs/>
                <w:color w:val="000000"/>
              </w:rPr>
            </w:pPr>
            <w:r w:rsidRPr="00D14360">
              <w:rPr>
                <w:rFonts w:cs="Calibri"/>
                <w:b/>
                <w:bCs/>
                <w:color w:val="000000"/>
              </w:rPr>
              <w:t>&lt;content&gt;</w:t>
            </w:r>
          </w:p>
          <w:p w:rsidRPr="00D14360" w:rsidR="00510672" w:rsidP="00510672" w:rsidRDefault="00510672" w14:paraId="3943CCA0" w14:textId="77777777">
            <w:pPr>
              <w:rPr>
                <w:rFonts w:cs="Calibri"/>
                <w:b/>
                <w:bCs/>
                <w:color w:val="000000"/>
              </w:rPr>
            </w:pPr>
          </w:p>
        </w:tc>
        <w:tc>
          <w:tcPr>
            <w:tcW w:w="7920" w:type="dxa"/>
            <w:tcBorders>
              <w:top w:val="single" w:color="4F81BD" w:sz="4" w:space="0"/>
              <w:bottom w:val="single" w:color="4F81BD" w:sz="4" w:space="0"/>
            </w:tcBorders>
            <w:shd w:val="clear" w:color="auto" w:fill="auto"/>
          </w:tcPr>
          <w:p w:rsidRPr="005A615D" w:rsidR="00510672" w:rsidP="003A3D50" w:rsidRDefault="00510672" w14:paraId="790DF727" w14:textId="7E40B61C">
            <w:pPr>
              <w:ind w:right="76"/>
              <w:rPr>
                <w:rFonts w:ascii="Calibri Light" w:hAnsi="Calibri Light" w:cs="Calibri Light"/>
              </w:rPr>
            </w:pPr>
            <w:r w:rsidRPr="0083506C">
              <w:rPr>
                <w:rFonts w:ascii="Calibri Light" w:hAnsi="Calibri Light" w:cs="Calibri Light"/>
                <w:color w:val="000000"/>
                <w:shd w:val="clear" w:color="auto" w:fill="FFFFFF"/>
              </w:rPr>
              <w:t>The CDA &lt;c</w:t>
            </w:r>
            <w:r w:rsidRPr="005A615D">
              <w:rPr>
                <w:rFonts w:ascii="Calibri Light" w:hAnsi="Calibri Light" w:cs="Calibri Light"/>
                <w:color w:val="000000"/>
                <w:shd w:val="clear" w:color="auto" w:fill="FFFFFF"/>
              </w:rPr>
              <w:t>ontent&gt; element is used to wrap a string of text so that it can be explicitly referenced, or so that it can suggest rendering characteristics. The &lt;content&gt; element contains an optional identifier, that can serve as the target of a reference. All values of attributes of type XML ID must be unique within the document (per the </w:t>
            </w:r>
            <w:hyperlink w:tgtFrame="_blank" w:history="1" w:anchor="id" r:id="rId32">
              <w:r w:rsidRPr="005A615D">
                <w:rPr>
                  <w:rStyle w:val="Hyperlink"/>
                  <w:rFonts w:ascii="Calibri Light" w:hAnsi="Calibri Light" w:cs="Calibri Light"/>
                  <w:color w:val="660099"/>
                  <w:shd w:val="clear" w:color="auto" w:fill="FFFFFF"/>
                </w:rPr>
                <w:t>W3C XML specification</w:t>
              </w:r>
            </w:hyperlink>
            <w:r w:rsidRPr="0083506C">
              <w:rPr>
                <w:rFonts w:ascii="Calibri Light" w:hAnsi="Calibri Light" w:cs="Calibri Light"/>
                <w:color w:val="000000"/>
                <w:shd w:val="clear" w:color="auto" w:fill="FFFFFF"/>
              </w:rPr>
              <w:t>). The origina</w:t>
            </w:r>
            <w:r w:rsidRPr="005A615D">
              <w:rPr>
                <w:rFonts w:ascii="Calibri Light" w:hAnsi="Calibri Light" w:cs="Calibri Light"/>
                <w:color w:val="000000"/>
                <w:shd w:val="clear" w:color="auto" w:fill="FFFFFF"/>
              </w:rPr>
              <w:t>lText component of a RIM attribute present in any CDA entry can make explicit reference to the identifier, thereby indicating the original text associated with the attribute in the CDA entry.</w:t>
            </w:r>
          </w:p>
        </w:tc>
      </w:tr>
      <w:tr w:rsidRPr="00C64922" w:rsidR="00992A23" w:rsidTr="004E29C8" w14:paraId="0B7F2F8F" w14:textId="77777777">
        <w:trPr>
          <w:cantSplit/>
          <w:trHeight w:val="881"/>
        </w:trPr>
        <w:tc>
          <w:tcPr>
            <w:tcW w:w="1458" w:type="dxa"/>
            <w:tcBorders>
              <w:right w:val="nil"/>
            </w:tcBorders>
            <w:shd w:val="clear" w:color="auto" w:fill="FFFFFF"/>
          </w:tcPr>
          <w:p w:rsidRPr="00D14360" w:rsidR="00510672" w:rsidP="00510672" w:rsidRDefault="00510672" w14:paraId="62A00676" w14:textId="77777777">
            <w:pPr>
              <w:rPr>
                <w:rFonts w:cs="Calibri"/>
                <w:b/>
                <w:bCs/>
                <w:color w:val="000000"/>
              </w:rPr>
            </w:pPr>
            <w:r w:rsidRPr="00D14360">
              <w:rPr>
                <w:rFonts w:cs="Calibri"/>
                <w:b/>
                <w:bCs/>
                <w:color w:val="000000"/>
              </w:rPr>
              <w:t>&lt;br&gt;</w:t>
            </w:r>
          </w:p>
        </w:tc>
        <w:tc>
          <w:tcPr>
            <w:tcW w:w="7920" w:type="dxa"/>
            <w:shd w:val="clear" w:color="auto" w:fill="auto"/>
          </w:tcPr>
          <w:p w:rsidRPr="005A615D" w:rsidR="00510672" w:rsidP="00510672" w:rsidRDefault="00510672" w14:paraId="3024B6A2" w14:textId="77777777">
            <w:pPr>
              <w:rPr>
                <w:rFonts w:ascii="Calibri Light" w:hAnsi="Calibri Light" w:cs="Calibri Light"/>
              </w:rPr>
            </w:pPr>
            <w:r w:rsidRPr="0083506C">
              <w:rPr>
                <w:rFonts w:ascii="Calibri Light" w:hAnsi="Calibri Light" w:cs="Calibri Light"/>
                <w:color w:val="000000"/>
                <w:shd w:val="clear" w:color="auto" w:fill="FFFFFF"/>
              </w:rPr>
              <w:t>The</w:t>
            </w:r>
            <w:r w:rsidRPr="005A615D">
              <w:rPr>
                <w:rFonts w:ascii="Calibri Light" w:hAnsi="Calibri Light" w:cs="Calibri Light"/>
                <w:color w:val="000000"/>
                <w:shd w:val="clear" w:color="auto" w:fill="FFFFFF"/>
              </w:rPr>
              <w:t xml:space="preserve"> CDA &lt;br/&gt; element is used to indicate a hard line break. It differs from the CDA &lt;paragraph&gt; element in that the &lt;br/&gt; element has no content. Receivers are required to interpret this element when rendering so as to represent a line break.</w:t>
            </w:r>
          </w:p>
        </w:tc>
      </w:tr>
      <w:tr w:rsidRPr="00C64922" w:rsidR="00992A23" w:rsidTr="004E29C8" w14:paraId="4125C3AA" w14:textId="77777777">
        <w:trPr>
          <w:cantSplit/>
          <w:trHeight w:val="1601"/>
        </w:trPr>
        <w:tc>
          <w:tcPr>
            <w:tcW w:w="1458" w:type="dxa"/>
            <w:tcBorders>
              <w:top w:val="single" w:color="4F81BD" w:sz="4" w:space="0"/>
              <w:bottom w:val="single" w:color="4F81BD" w:sz="4" w:space="0"/>
              <w:right w:val="nil"/>
            </w:tcBorders>
            <w:shd w:val="clear" w:color="auto" w:fill="FFFFFF"/>
          </w:tcPr>
          <w:p w:rsidRPr="003A3D50" w:rsidR="00510672" w:rsidP="003A3D50" w:rsidRDefault="00510672" w14:paraId="29503819" w14:textId="77777777">
            <w:pPr>
              <w:rPr>
                <w:rFonts w:ascii="Calibri Light" w:hAnsi="Calibri Light" w:cs="Calibri Light"/>
                <w:b/>
                <w:bCs/>
              </w:rPr>
            </w:pPr>
            <w:r w:rsidRPr="003A3D50">
              <w:rPr>
                <w:rFonts w:ascii="Calibri Light" w:hAnsi="Calibri Light" w:cs="Calibri Light"/>
                <w:b/>
                <w:bCs/>
              </w:rPr>
              <w:t>&lt;list&gt;</w:t>
            </w:r>
          </w:p>
          <w:p w:rsidRPr="003A3D50" w:rsidR="00510672" w:rsidP="0009537F" w:rsidRDefault="00510672" w14:paraId="0584E4F0" w14:textId="77777777">
            <w:pPr>
              <w:rPr>
                <w:rFonts w:ascii="Calibri Light" w:hAnsi="Calibri Light" w:cs="Calibri Light"/>
                <w:b/>
                <w:bCs/>
                <w:color w:val="000000"/>
              </w:rPr>
            </w:pPr>
          </w:p>
        </w:tc>
        <w:tc>
          <w:tcPr>
            <w:tcW w:w="7920" w:type="dxa"/>
            <w:tcBorders>
              <w:top w:val="single" w:color="4F81BD" w:sz="4" w:space="0"/>
              <w:bottom w:val="single" w:color="4F81BD" w:sz="4" w:space="0"/>
            </w:tcBorders>
            <w:shd w:val="clear" w:color="auto" w:fill="auto"/>
          </w:tcPr>
          <w:p w:rsidRPr="005A615D" w:rsidR="00510672" w:rsidP="003A3D50" w:rsidRDefault="00510672" w14:paraId="564F7419" w14:textId="77777777">
            <w:pPr>
              <w:ind w:left="-15" w:firstLine="15"/>
              <w:rPr>
                <w:rFonts w:ascii="Calibri Light" w:hAnsi="Calibri Light" w:cs="Calibri Light"/>
              </w:rPr>
            </w:pPr>
            <w:r w:rsidRPr="0083506C">
              <w:rPr>
                <w:rFonts w:ascii="Calibri Light" w:hAnsi="Calibri Light" w:cs="Calibri Light"/>
                <w:color w:val="000000"/>
                <w:shd w:val="clear" w:color="auto" w:fill="FFFFFF"/>
              </w:rPr>
              <w:t xml:space="preserve">A CDA </w:t>
            </w:r>
            <w:r w:rsidRPr="005A615D">
              <w:rPr>
                <w:rFonts w:ascii="Calibri Light" w:hAnsi="Calibri Light" w:cs="Calibri Light"/>
                <w:color w:val="000000"/>
                <w:shd w:val="clear" w:color="auto" w:fill="FFFFFF"/>
              </w:rPr>
              <w:t>&lt;list&gt; is similar to the HTML list. A CDA &lt;list&gt; has an optional caption and contains one or more &lt;item&gt; elements. A CDA &lt;item&gt; element contains an optional caption, which if present must come first before any other character data. The required listType attribute specifies whether the &lt;list&gt; is ordered or unordered (with unordered being the default). Unordered lists are typically rendered with bullets, whereas ordered lists are typically rendered with numbers, although this is not a requirement.</w:t>
            </w:r>
          </w:p>
        </w:tc>
      </w:tr>
      <w:tr w:rsidRPr="00C64922" w:rsidR="00992A23" w:rsidTr="004E29C8" w14:paraId="06DA7E76" w14:textId="77777777">
        <w:trPr>
          <w:cantSplit/>
          <w:trHeight w:val="728"/>
        </w:trPr>
        <w:tc>
          <w:tcPr>
            <w:tcW w:w="1458" w:type="dxa"/>
            <w:tcBorders>
              <w:right w:val="nil"/>
            </w:tcBorders>
            <w:shd w:val="clear" w:color="auto" w:fill="FFFFFF"/>
          </w:tcPr>
          <w:p w:rsidRPr="003A3D50" w:rsidR="00510672" w:rsidP="003A3D50" w:rsidRDefault="00510672" w14:paraId="60D02FC4" w14:textId="77777777">
            <w:pPr>
              <w:rPr>
                <w:rFonts w:ascii="Calibri Light" w:hAnsi="Calibri Light" w:cs="Calibri Light"/>
                <w:b/>
                <w:bCs/>
              </w:rPr>
            </w:pPr>
            <w:r w:rsidRPr="003A3D50">
              <w:rPr>
                <w:rFonts w:ascii="Calibri Light" w:hAnsi="Calibri Light" w:cs="Calibri Light"/>
                <w:b/>
                <w:bCs/>
              </w:rPr>
              <w:t>&lt;table&gt;</w:t>
            </w:r>
          </w:p>
        </w:tc>
        <w:tc>
          <w:tcPr>
            <w:tcW w:w="7920" w:type="dxa"/>
            <w:shd w:val="clear" w:color="auto" w:fill="auto"/>
          </w:tcPr>
          <w:p w:rsidRPr="005A615D" w:rsidR="00510672" w:rsidP="00510672" w:rsidRDefault="00510672" w14:paraId="2DC55855" w14:textId="77777777">
            <w:pPr>
              <w:rPr>
                <w:rFonts w:ascii="Calibri Light" w:hAnsi="Calibri Light" w:cs="Calibri Light"/>
              </w:rPr>
            </w:pPr>
            <w:r w:rsidRPr="0083506C">
              <w:rPr>
                <w:rFonts w:ascii="Calibri Light" w:hAnsi="Calibri Light" w:cs="Calibri Light"/>
                <w:color w:val="000000"/>
                <w:shd w:val="clear" w:color="auto" w:fill="FFFFFF"/>
              </w:rPr>
              <w:t>T</w:t>
            </w:r>
            <w:r w:rsidRPr="005A615D">
              <w:rPr>
                <w:rFonts w:ascii="Calibri Light" w:hAnsi="Calibri Light" w:cs="Calibri Light"/>
                <w:color w:val="000000"/>
                <w:shd w:val="clear" w:color="auto" w:fill="FFFFFF"/>
              </w:rPr>
              <w:t>he CDA &lt;table&gt; is similar to the HTML table. The table markup is for presentation purposes only and, unlike a database table, does not possess meaningful field names.</w:t>
            </w:r>
          </w:p>
        </w:tc>
      </w:tr>
      <w:tr w:rsidRPr="00C64922" w:rsidR="00992A23" w:rsidTr="004E29C8" w14:paraId="7CD84BD7" w14:textId="77777777">
        <w:trPr>
          <w:cantSplit/>
          <w:trHeight w:val="890"/>
        </w:trPr>
        <w:tc>
          <w:tcPr>
            <w:tcW w:w="1458" w:type="dxa"/>
            <w:tcBorders>
              <w:top w:val="single" w:color="4F81BD" w:sz="4" w:space="0"/>
              <w:bottom w:val="single" w:color="4F81BD" w:sz="4" w:space="0"/>
              <w:right w:val="nil"/>
            </w:tcBorders>
            <w:shd w:val="clear" w:color="auto" w:fill="FFFFFF"/>
          </w:tcPr>
          <w:p w:rsidRPr="003A3D50" w:rsidR="00510672" w:rsidP="003A3D50" w:rsidRDefault="00510672" w14:paraId="07323695" w14:textId="77777777">
            <w:pPr>
              <w:rPr>
                <w:rFonts w:ascii="Calibri Light" w:hAnsi="Calibri Light" w:cs="Calibri Light"/>
                <w:b/>
                <w:bCs/>
              </w:rPr>
            </w:pPr>
            <w:r w:rsidRPr="003A3D50">
              <w:rPr>
                <w:rFonts w:ascii="Calibri Light" w:hAnsi="Calibri Light" w:cs="Calibri Light"/>
                <w:b/>
                <w:bCs/>
              </w:rPr>
              <w:t>&lt;linkHtml&gt;</w:t>
            </w:r>
          </w:p>
          <w:p w:rsidRPr="003A3D50" w:rsidR="00510672" w:rsidP="0009537F" w:rsidRDefault="00510672" w14:paraId="2C64B112" w14:textId="77777777">
            <w:pPr>
              <w:rPr>
                <w:rFonts w:ascii="Calibri Light" w:hAnsi="Calibri Light" w:cs="Calibri Light"/>
                <w:b/>
                <w:bCs/>
                <w:color w:val="000000"/>
              </w:rPr>
            </w:pPr>
          </w:p>
        </w:tc>
        <w:tc>
          <w:tcPr>
            <w:tcW w:w="7920" w:type="dxa"/>
            <w:tcBorders>
              <w:top w:val="single" w:color="4F81BD" w:sz="4" w:space="0"/>
              <w:bottom w:val="single" w:color="4F81BD" w:sz="4" w:space="0"/>
            </w:tcBorders>
            <w:shd w:val="clear" w:color="auto" w:fill="auto"/>
          </w:tcPr>
          <w:p w:rsidRPr="005A615D" w:rsidR="00510672" w:rsidP="00510672" w:rsidRDefault="00510672" w14:paraId="2DE9C932" w14:textId="77777777">
            <w:pPr>
              <w:rPr>
                <w:rFonts w:ascii="Calibri Light" w:hAnsi="Calibri Light" w:cs="Calibri Light"/>
              </w:rPr>
            </w:pPr>
            <w:r w:rsidRPr="0083506C">
              <w:rPr>
                <w:rFonts w:ascii="Calibri Light" w:hAnsi="Calibri Light" w:cs="Calibri Light"/>
                <w:color w:val="000000"/>
                <w:shd w:val="clear" w:color="auto" w:fill="FFFFFF"/>
              </w:rPr>
              <w:t>The</w:t>
            </w:r>
            <w:r w:rsidRPr="005A615D">
              <w:rPr>
                <w:rFonts w:ascii="Calibri Light" w:hAnsi="Calibri Light" w:cs="Calibri Light"/>
                <w:color w:val="000000"/>
                <w:shd w:val="clear" w:color="auto" w:fill="FFFFFF"/>
              </w:rPr>
              <w:t xml:space="preserve"> CDA &lt;linkHtml&gt; is a generic referencing mechanism, similar, but not identical, to the HTML anchor tag. It can be used to reference identifiers that are either internal or external to the document.</w:t>
            </w:r>
          </w:p>
        </w:tc>
      </w:tr>
      <w:tr w:rsidRPr="00C64922" w:rsidR="00992A23" w:rsidTr="004E29C8" w14:paraId="536965E7" w14:textId="77777777">
        <w:trPr>
          <w:cantSplit/>
          <w:trHeight w:val="1349"/>
        </w:trPr>
        <w:tc>
          <w:tcPr>
            <w:tcW w:w="1458" w:type="dxa"/>
            <w:tcBorders>
              <w:right w:val="nil"/>
            </w:tcBorders>
            <w:shd w:val="clear" w:color="auto" w:fill="FFFFFF"/>
          </w:tcPr>
          <w:p w:rsidRPr="003A3D50" w:rsidR="00510672" w:rsidP="003A3D50" w:rsidRDefault="00510672" w14:paraId="10E27EA7" w14:textId="77777777">
            <w:pPr>
              <w:rPr>
                <w:rFonts w:ascii="Calibri Light" w:hAnsi="Calibri Light" w:cs="Calibri Light"/>
                <w:b/>
                <w:bCs/>
              </w:rPr>
            </w:pPr>
            <w:r w:rsidRPr="003A3D50">
              <w:rPr>
                <w:rFonts w:ascii="Calibri Light" w:hAnsi="Calibri Light" w:cs="Calibri Light"/>
                <w:b/>
                <w:bCs/>
              </w:rPr>
              <w:t>styleCode attribute</w:t>
            </w:r>
          </w:p>
        </w:tc>
        <w:tc>
          <w:tcPr>
            <w:tcW w:w="7920" w:type="dxa"/>
            <w:shd w:val="clear" w:color="auto" w:fill="auto"/>
          </w:tcPr>
          <w:p w:rsidRPr="005A615D" w:rsidR="00BC17FA" w:rsidP="00D14360" w:rsidRDefault="00510672" w14:paraId="5C2196C5" w14:textId="77777777">
            <w:pPr>
              <w:keepNext/>
              <w:rPr>
                <w:rFonts w:ascii="Calibri Light" w:hAnsi="Calibri Light" w:cs="Calibri Light"/>
                <w:color w:val="000000"/>
                <w:shd w:val="clear" w:color="auto" w:fill="FFFFFF"/>
              </w:rPr>
            </w:pPr>
            <w:r w:rsidRPr="0083506C">
              <w:rPr>
                <w:rFonts w:ascii="Calibri Light" w:hAnsi="Calibri Light" w:cs="Calibri Light"/>
                <w:color w:val="000000"/>
                <w:shd w:val="clear" w:color="auto" w:fill="FFFFFF"/>
              </w:rPr>
              <w:t xml:space="preserve">The styleCode </w:t>
            </w:r>
            <w:r w:rsidRPr="005A615D">
              <w:rPr>
                <w:rFonts w:ascii="Calibri Light" w:hAnsi="Calibri Light" w:cs="Calibri Light"/>
                <w:color w:val="000000"/>
                <w:shd w:val="clear" w:color="auto" w:fill="FFFFFF"/>
              </w:rPr>
              <w:t xml:space="preserve">attribute is used within the CDA Narrative Block to give the instance author the ability to suggest rendering characteristics of the nested character data (e.g. Bold, Underline, Italics). Receivers are not required to render documents using the style hints provided and can present stylized text in accordance with their local style conventions. </w:t>
            </w:r>
          </w:p>
          <w:p w:rsidRPr="005A615D" w:rsidR="00510672" w:rsidP="00D14360" w:rsidRDefault="00BC17FA" w14:paraId="0FA1F60F" w14:textId="77777777">
            <w:pPr>
              <w:keepNext/>
              <w:rPr>
                <w:rFonts w:ascii="Calibri Light" w:hAnsi="Calibri Light" w:cs="Calibri Light"/>
                <w:color w:val="000000"/>
                <w:shd w:val="clear" w:color="auto" w:fill="FFFFFF"/>
              </w:rPr>
            </w:pPr>
            <w:r w:rsidRPr="005A615D">
              <w:rPr>
                <w:rFonts w:ascii="Calibri Light" w:hAnsi="Calibri Light" w:cs="Calibri Light"/>
                <w:b/>
                <w:bCs/>
                <w:color w:val="000000"/>
                <w:shd w:val="clear" w:color="auto" w:fill="FFFFFF"/>
              </w:rPr>
              <w:t>Reference:</w:t>
            </w:r>
            <w:r w:rsidRPr="005A615D">
              <w:rPr>
                <w:rFonts w:ascii="Calibri Light" w:hAnsi="Calibri Light" w:cs="Calibri Light"/>
                <w:color w:val="000000"/>
                <w:shd w:val="clear" w:color="auto" w:fill="FFFFFF"/>
              </w:rPr>
              <w:t xml:space="preserve"> </w:t>
            </w:r>
            <w:r w:rsidRPr="005A615D" w:rsidR="00510672">
              <w:rPr>
                <w:rFonts w:ascii="Calibri Light" w:hAnsi="Calibri Light" w:cs="Calibri Light"/>
                <w:color w:val="000000"/>
                <w:shd w:val="clear" w:color="auto" w:fill="FFFFFF"/>
              </w:rPr>
              <w:t>HL7 CDA Chapter 4.3.5.11 for information on additional stylecodes.</w:t>
            </w:r>
          </w:p>
        </w:tc>
      </w:tr>
    </w:tbl>
    <w:p w:rsidR="006D20E2" w:rsidP="00794054" w:rsidRDefault="005C79A1" w14:paraId="0D774190" w14:textId="3295F169">
      <w:pPr>
        <w:pStyle w:val="Caption"/>
      </w:pPr>
      <w:r>
        <w:t xml:space="preserve">  </w:t>
      </w:r>
      <w:bookmarkStart w:name="_Toc118898814" w:id="839"/>
      <w:bookmarkStart w:name="_Toc119940017" w:id="840"/>
      <w:bookmarkStart w:name="_Toc135313048" w:id="841"/>
      <w:r w:rsidRPr="00C64922" w:rsidR="00794054">
        <w:t xml:space="preserve">Table </w:t>
      </w:r>
      <w:r>
        <w:fldChar w:fldCharType="begin"/>
      </w:r>
      <w:r>
        <w:instrText>SEQ Table \* ARABIC</w:instrText>
      </w:r>
      <w:r>
        <w:fldChar w:fldCharType="separate"/>
      </w:r>
      <w:r w:rsidR="00DC1072">
        <w:rPr>
          <w:noProof/>
        </w:rPr>
        <w:t>27</w:t>
      </w:r>
      <w:r>
        <w:fldChar w:fldCharType="end"/>
      </w:r>
      <w:r w:rsidRPr="00C64922" w:rsidR="00794054">
        <w:t xml:space="preserve">: </w:t>
      </w:r>
      <w:r w:rsidR="00572928">
        <w:t>T</w:t>
      </w:r>
      <w:r w:rsidRPr="00C64922" w:rsidR="00794054">
        <w:t>ags for formatting Narrative Text</w:t>
      </w:r>
      <w:bookmarkEnd w:id="839"/>
      <w:bookmarkEnd w:id="840"/>
      <w:bookmarkEnd w:id="841"/>
    </w:p>
    <w:p w:rsidRPr="00C64922" w:rsidR="00A10C4D" w:rsidP="00FD31AC" w:rsidRDefault="00A10C4D" w14:paraId="331AE158" w14:textId="77777777">
      <w:pPr>
        <w:pStyle w:val="Heading3"/>
      </w:pPr>
      <w:bookmarkStart w:name="_Toc11043605" w:id="842"/>
      <w:bookmarkStart w:name="_Toc11045595" w:id="843"/>
      <w:bookmarkStart w:name="_Toc11391265" w:id="844"/>
      <w:bookmarkStart w:name="_Toc119939831" w:id="845"/>
      <w:bookmarkStart w:name="_Toc135312862" w:id="846"/>
      <w:r w:rsidRPr="00C64922">
        <w:t>Multiple Views and styleCode</w:t>
      </w:r>
      <w:bookmarkEnd w:id="842"/>
      <w:bookmarkEnd w:id="843"/>
      <w:bookmarkEnd w:id="844"/>
      <w:bookmarkEnd w:id="845"/>
      <w:bookmarkEnd w:id="846"/>
      <w:r w:rsidRPr="00C64922">
        <w:t xml:space="preserve"> </w:t>
      </w:r>
    </w:p>
    <w:p w:rsidRPr="00C64922" w:rsidR="00FE2E3E" w:rsidP="00FE2E3E" w:rsidRDefault="00FE2E3E" w14:paraId="2943B101" w14:textId="77777777">
      <w:pPr>
        <w:pStyle w:val="NormalWeb"/>
        <w:spacing w:before="120" w:beforeAutospacing="0" w:after="120" w:afterAutospacing="0"/>
        <w:rPr>
          <w:sz w:val="28"/>
        </w:rPr>
      </w:pPr>
      <w:r w:rsidRPr="00C64922">
        <w:rPr>
          <w:color w:val="000000"/>
          <w:szCs w:val="22"/>
        </w:rPr>
        <w:t>Experience sharing documents has proven that different users expect, even demand, different views. Patients and providers have different needs; specialists and general practice providers have different needs. The HL7 Relevant and Pertinent Survey identified the need to improve rendering capabilities for the information contained in CDA documents.</w:t>
      </w:r>
    </w:p>
    <w:p w:rsidRPr="00C64922" w:rsidR="00FE2E3E" w:rsidP="00FE2E3E" w:rsidRDefault="00FE2E3E" w14:paraId="24EA4A82" w14:textId="77777777">
      <w:pPr>
        <w:pStyle w:val="NormalWeb"/>
        <w:spacing w:before="120" w:beforeAutospacing="0" w:after="120" w:afterAutospacing="0"/>
        <w:rPr>
          <w:sz w:val="28"/>
        </w:rPr>
      </w:pPr>
      <w:r w:rsidRPr="00C64922">
        <w:rPr>
          <w:color w:val="000000"/>
          <w:szCs w:val="22"/>
        </w:rPr>
        <w:t xml:space="preserve">CDA documents support a technique for using multiple </w:t>
      </w:r>
      <w:r w:rsidR="009967FD">
        <w:rPr>
          <w:color w:val="000000"/>
          <w:szCs w:val="22"/>
        </w:rPr>
        <w:t xml:space="preserve">XML </w:t>
      </w:r>
      <w:r w:rsidRPr="00C64922">
        <w:rPr>
          <w:color w:val="000000"/>
          <w:szCs w:val="22"/>
        </w:rPr>
        <w:t>stylesheet processing instructions and a controlled vocabulary for the @styleCode attribute has been established by IHE</w:t>
      </w:r>
      <w:r w:rsidRPr="004E2323">
        <w:rPr>
          <w:color w:val="000000"/>
          <w:szCs w:val="22"/>
        </w:rPr>
        <w:t>.</w:t>
      </w:r>
      <w:r w:rsidR="00BC17FA">
        <w:rPr>
          <w:rStyle w:val="FootnoteReference"/>
          <w:color w:val="000000"/>
          <w:szCs w:val="22"/>
        </w:rPr>
        <w:footnoteReference w:id="88"/>
      </w:r>
      <w:r w:rsidRPr="004E2323">
        <w:rPr>
          <w:color w:val="000000"/>
          <w:szCs w:val="22"/>
        </w:rPr>
        <w:t xml:space="preserve">  For more information on the use of styleCodes, reference the IHE </w:t>
      </w:r>
      <w:r w:rsidRPr="000B6208">
        <w:rPr>
          <w:color w:val="333333"/>
          <w:szCs w:val="22"/>
        </w:rPr>
        <w:t>Multiple Content Views (MCV</w:t>
      </w:r>
      <w:r w:rsidRPr="00C64922">
        <w:rPr>
          <w:color w:val="333333"/>
          <w:szCs w:val="22"/>
        </w:rPr>
        <w:t>)</w:t>
      </w:r>
      <w:r w:rsidRPr="00C64922">
        <w:rPr>
          <w:rFonts w:ascii="Arial" w:hAnsi="Arial" w:cs="Arial"/>
          <w:color w:val="333333"/>
          <w:sz w:val="21"/>
        </w:rPr>
        <w:t xml:space="preserve"> </w:t>
      </w:r>
      <w:r w:rsidRPr="00C64922">
        <w:rPr>
          <w:color w:val="000000"/>
          <w:szCs w:val="22"/>
        </w:rPr>
        <w:t>Profile - Published 2014-08-28. The profile includes examples to show how these styleCodes can be used to improve rendering options.</w:t>
      </w:r>
    </w:p>
    <w:p w:rsidRPr="00C64922" w:rsidR="00FE2E3E" w:rsidP="00FE2E3E" w:rsidRDefault="00FE2E3E" w14:paraId="4B391A38" w14:textId="77777777">
      <w:pPr>
        <w:pStyle w:val="NormalWeb"/>
        <w:spacing w:before="120" w:beforeAutospacing="0" w:after="120" w:afterAutospacing="0"/>
        <w:rPr>
          <w:sz w:val="28"/>
        </w:rPr>
      </w:pPr>
      <w:r w:rsidRPr="00C64922">
        <w:rPr>
          <w:color w:val="000000"/>
          <w:szCs w:val="22"/>
        </w:rPr>
        <w:t>To promote a more consistent user experience for the viewing of the human readable content, implementers are encouraged to use the set of @styleCode values established by the MCV Profile. These @styleCode values establish a common way to tag text as a code, a date, a dateTime, an alert, and many other generally useful concepts.</w:t>
      </w:r>
    </w:p>
    <w:p w:rsidRPr="00C64922" w:rsidR="00FE2E3E" w:rsidP="00FE2E3E" w:rsidRDefault="00FE2E3E" w14:paraId="68AFAAA3" w14:textId="77777777">
      <w:pPr>
        <w:pStyle w:val="NormalWeb"/>
        <w:spacing w:before="120" w:beforeAutospacing="0" w:after="120" w:afterAutospacing="0"/>
        <w:rPr>
          <w:sz w:val="28"/>
        </w:rPr>
      </w:pPr>
      <w:r w:rsidRPr="00C64922">
        <w:rPr>
          <w:color w:val="000000"/>
          <w:szCs w:val="22"/>
        </w:rPr>
        <w:t>These styleCode values can be used to facilitate multiple clinical content rendering features. Systems that create CDA documents can use values from this table to improve the processing and rendering options for the information. Systems that render CDA document content with these styleCodes shall not omit or hide or otherwise obstructed from view information that uses these styleCodes unless they are using a specific rendering view that calls for such behavior.</w:t>
      </w:r>
    </w:p>
    <w:p w:rsidR="00A10C4D" w:rsidP="00FD31AC" w:rsidRDefault="00A10C4D" w14:paraId="36321651" w14:textId="77777777">
      <w:pPr>
        <w:pStyle w:val="Heading3"/>
      </w:pPr>
      <w:bookmarkStart w:name="_Date/Time_Guidance" w:id="847"/>
      <w:bookmarkStart w:name="_Toc11043606" w:id="848"/>
      <w:bookmarkStart w:name="_Toc11045596" w:id="849"/>
      <w:bookmarkStart w:name="_Toc11391266" w:id="850"/>
      <w:bookmarkStart w:name="_Toc119939832" w:id="851"/>
      <w:bookmarkStart w:name="_Toc135312863" w:id="852"/>
      <w:bookmarkEnd w:id="847"/>
      <w:r w:rsidRPr="00C64922">
        <w:t>Date/Time Guidance</w:t>
      </w:r>
      <w:bookmarkEnd w:id="848"/>
      <w:bookmarkEnd w:id="849"/>
      <w:bookmarkEnd w:id="850"/>
      <w:bookmarkEnd w:id="851"/>
      <w:bookmarkEnd w:id="852"/>
      <w:r w:rsidRPr="00C64922">
        <w:t xml:space="preserve"> </w:t>
      </w:r>
    </w:p>
    <w:p w:rsidRPr="00D14360" w:rsidR="008C7DF9" w:rsidP="008C7DF9" w:rsidRDefault="008C7DF9" w14:paraId="3A8EF8DE" w14:textId="77777777">
      <w:pPr>
        <w:rPr>
          <w:rFonts w:cs="Calibri"/>
        </w:rPr>
      </w:pPr>
      <w:r w:rsidRPr="00D14360">
        <w:rPr>
          <w:rFonts w:cs="Calibri"/>
        </w:rPr>
        <w:t xml:space="preserve">Temporal information is often included as relevant and pertinent information to be exchanged. However, implementers need to be diligent when representing date/time information to make sure irrelevant or inaccurate levels of precision are not </w:t>
      </w:r>
      <w:r w:rsidRPr="00D14360" w:rsidR="00742982">
        <w:rPr>
          <w:rFonts w:cs="Calibri"/>
        </w:rPr>
        <w:t xml:space="preserve">introduced when representing this type of information. </w:t>
      </w:r>
    </w:p>
    <w:p w:rsidRPr="00D14360" w:rsidR="00D70867" w:rsidP="00FE2E3E" w:rsidRDefault="00D70867" w14:paraId="19EE3584" w14:textId="77777777"/>
    <w:p w:rsidRPr="00D14360" w:rsidR="00D70867" w:rsidP="00FE2E3E" w:rsidRDefault="00D70867" w14:paraId="6287CCC3" w14:textId="707145EC">
      <w:r w:rsidRPr="003A3D50">
        <w:rPr>
          <w:b/>
          <w:bCs/>
        </w:rPr>
        <w:t>Reference</w:t>
      </w:r>
      <w:r w:rsidRPr="00D14360" w:rsidR="00065389">
        <w:rPr>
          <w:b/>
          <w:bCs/>
        </w:rPr>
        <w:t>:</w:t>
      </w:r>
      <w:r w:rsidR="00863460">
        <w:rPr>
          <w:b/>
          <w:bCs/>
        </w:rPr>
        <w:t xml:space="preserve"> </w:t>
      </w:r>
      <w:r w:rsidRPr="007770C6" w:rsidR="00863460">
        <w:rPr>
          <w:rFonts w:cs="Calibri"/>
          <w:color w:val="0000FF"/>
          <w:u w:val="single"/>
        </w:rPr>
        <w:fldChar w:fldCharType="begin"/>
      </w:r>
      <w:r w:rsidRPr="007770C6" w:rsidR="00863460">
        <w:rPr>
          <w:rFonts w:cs="Calibri"/>
          <w:color w:val="0000FF"/>
          <w:u w:val="single"/>
        </w:rPr>
        <w:instrText xml:space="preserve"> REF _Ref21885892 \r \h  \* MERGEFORMAT </w:instrText>
      </w:r>
      <w:r w:rsidRPr="007770C6" w:rsidR="00863460">
        <w:rPr>
          <w:rFonts w:cs="Calibri"/>
          <w:color w:val="0000FF"/>
          <w:u w:val="single"/>
        </w:rPr>
      </w:r>
      <w:r w:rsidRPr="007770C6" w:rsidR="00863460">
        <w:rPr>
          <w:rFonts w:cs="Calibri"/>
          <w:color w:val="0000FF"/>
          <w:u w:val="single"/>
        </w:rPr>
        <w:fldChar w:fldCharType="separate"/>
      </w:r>
      <w:r w:rsidR="00DC1072">
        <w:rPr>
          <w:rFonts w:cs="Calibri"/>
          <w:color w:val="0000FF"/>
          <w:u w:val="single"/>
        </w:rPr>
        <w:t>5.1.10</w:t>
      </w:r>
      <w:r w:rsidRPr="007770C6" w:rsidR="00863460">
        <w:rPr>
          <w:rFonts w:cs="Calibri"/>
          <w:color w:val="0000FF"/>
          <w:u w:val="single"/>
        </w:rPr>
        <w:fldChar w:fldCharType="end"/>
      </w:r>
      <w:r w:rsidRPr="007770C6" w:rsidR="00863460">
        <w:rPr>
          <w:rFonts w:cs="Calibri"/>
          <w:color w:val="0000FF"/>
          <w:u w:val="single"/>
        </w:rPr>
        <w:t xml:space="preserve"> </w:t>
      </w:r>
      <w:r w:rsidRPr="007770C6" w:rsidR="00863460">
        <w:rPr>
          <w:rFonts w:cs="Calibri"/>
          <w:color w:val="0000FF"/>
          <w:u w:val="single"/>
        </w:rPr>
        <w:fldChar w:fldCharType="begin"/>
      </w:r>
      <w:r w:rsidRPr="007770C6" w:rsidR="00863460">
        <w:rPr>
          <w:rFonts w:cs="Calibri"/>
          <w:color w:val="0000FF"/>
          <w:u w:val="single"/>
        </w:rPr>
        <w:instrText xml:space="preserve"> REF _Ref21885898 \h  \* MERGEFORMAT </w:instrText>
      </w:r>
      <w:r w:rsidRPr="007770C6" w:rsidR="00863460">
        <w:rPr>
          <w:rFonts w:cs="Calibri"/>
          <w:color w:val="0000FF"/>
          <w:u w:val="single"/>
        </w:rPr>
      </w:r>
      <w:r w:rsidRPr="007770C6" w:rsidR="00863460">
        <w:rPr>
          <w:rFonts w:cs="Calibri"/>
          <w:color w:val="0000FF"/>
          <w:u w:val="single"/>
        </w:rPr>
        <w:fldChar w:fldCharType="separate"/>
      </w:r>
      <w:r w:rsidRPr="00254B4A" w:rsidR="00DC1072">
        <w:rPr>
          <w:rFonts w:cs="Calibri"/>
          <w:color w:val="0000FF"/>
          <w:u w:val="single"/>
        </w:rPr>
        <w:t>Detailed Date/Time Guidance</w:t>
      </w:r>
      <w:r w:rsidRPr="007770C6" w:rsidR="00863460">
        <w:rPr>
          <w:rFonts w:cs="Calibri"/>
          <w:color w:val="0000FF"/>
          <w:u w:val="single"/>
        </w:rPr>
        <w:fldChar w:fldCharType="end"/>
      </w:r>
    </w:p>
    <w:p w:rsidRPr="00C64922" w:rsidR="00A10C4D" w:rsidP="00FD31AC" w:rsidRDefault="00A10C4D" w14:paraId="0EC73D71" w14:textId="77777777">
      <w:pPr>
        <w:pStyle w:val="Heading3"/>
      </w:pPr>
      <w:bookmarkStart w:name="_Toc11043607" w:id="853"/>
      <w:bookmarkStart w:name="_Toc11045597" w:id="854"/>
      <w:bookmarkStart w:name="_Toc11391267" w:id="855"/>
      <w:bookmarkStart w:name="_Toc119939833" w:id="856"/>
      <w:bookmarkStart w:name="_Toc135312864" w:id="857"/>
      <w:r w:rsidRPr="00C64922">
        <w:t>Irrelevant Data (Not Pertinent)</w:t>
      </w:r>
      <w:bookmarkEnd w:id="853"/>
      <w:bookmarkEnd w:id="854"/>
      <w:bookmarkEnd w:id="855"/>
      <w:bookmarkEnd w:id="856"/>
      <w:bookmarkEnd w:id="857"/>
    </w:p>
    <w:p w:rsidRPr="00C64922" w:rsidR="00FE2E3E" w:rsidP="00FE2E3E" w:rsidRDefault="00FE2E3E" w14:paraId="0C8CE169" w14:textId="77777777">
      <w:pPr>
        <w:rPr>
          <w:sz w:val="28"/>
        </w:rPr>
      </w:pPr>
      <w:r w:rsidRPr="00C64922">
        <w:rPr>
          <w:color w:val="000000"/>
          <w:szCs w:val="22"/>
        </w:rPr>
        <w:t>Sharing irrelevant data, or omitting relevant data, can have an undesirable impact on clinician satisfaction and/or patient care. Developers of software to create, render, or incorporate C-CDA documents are encouraged to review recommendations in the HL7 CDA® R2 IG: Clinical Summary Relevant and Pertinent Data, Release 1 (PI ID: 1183) that underwent ballot during the HL7 January 2017 ballot cycle.</w:t>
      </w:r>
    </w:p>
    <w:p w:rsidRPr="00B455CB" w:rsidR="00A10C4D" w:rsidP="00FD31AC" w:rsidRDefault="00A10C4D" w14:paraId="13B025F4" w14:textId="0C750E22">
      <w:pPr>
        <w:pStyle w:val="Heading3"/>
      </w:pPr>
      <w:bookmarkStart w:name="_pl9wuao4b5ic" w:colFirst="0" w:colLast="0" w:id="858"/>
      <w:bookmarkStart w:name="_Toc10702522" w:id="859"/>
      <w:bookmarkStart w:name="_Toc11043608" w:id="860"/>
      <w:bookmarkStart w:name="_Toc11045598" w:id="861"/>
      <w:bookmarkStart w:name="_Toc11391268" w:id="862"/>
      <w:bookmarkStart w:name="_Toc119939834" w:id="863"/>
      <w:bookmarkStart w:name="_Toc135312865" w:id="864"/>
      <w:bookmarkEnd w:id="858"/>
      <w:r w:rsidRPr="00B455CB">
        <w:t>Use of Open Templates</w:t>
      </w:r>
      <w:bookmarkEnd w:id="859"/>
      <w:bookmarkEnd w:id="860"/>
      <w:bookmarkEnd w:id="861"/>
      <w:bookmarkEnd w:id="862"/>
      <w:bookmarkEnd w:id="863"/>
      <w:bookmarkEnd w:id="864"/>
    </w:p>
    <w:p w:rsidRPr="00D14360" w:rsidR="00A10C4D" w:rsidP="00B505D2" w:rsidRDefault="00A10C4D" w14:paraId="67ACCCF1" w14:textId="5E92DEA8">
      <w:pPr>
        <w:pBdr>
          <w:top w:val="nil"/>
          <w:left w:val="nil"/>
          <w:bottom w:val="nil"/>
          <w:right w:val="nil"/>
          <w:between w:val="nil"/>
        </w:pBdr>
        <w:spacing w:after="120"/>
        <w:rPr>
          <w:rFonts w:eastAsia="Calibri" w:cs="Calibri"/>
          <w:color w:val="000000"/>
        </w:rPr>
      </w:pPr>
      <w:r w:rsidRPr="00D14360">
        <w:rPr>
          <w:rFonts w:eastAsia="Calibri" w:cs="Calibri"/>
          <w:color w:val="000000"/>
        </w:rPr>
        <w:t>Again, it is important to emphasize the reusability and flexibility of templates so that implementations support the ability to tailor the content in CDA sections specific to the patient’s care, provider, or setting needs</w:t>
      </w:r>
      <w:r w:rsidRPr="00D14360" w:rsidR="00C61E43">
        <w:rPr>
          <w:rFonts w:eastAsia="Calibri" w:cs="Calibri"/>
          <w:color w:val="000000"/>
        </w:rPr>
        <w:t xml:space="preserve">. </w:t>
      </w:r>
      <w:r w:rsidRPr="00D14360">
        <w:rPr>
          <w:rFonts w:eastAsia="Calibri" w:cs="Calibri"/>
          <w:color w:val="000000"/>
        </w:rPr>
        <w:t xml:space="preserve">Within C-CDA, nearly all templates allow additional content and are described as </w:t>
      </w:r>
      <w:r w:rsidRPr="00D14360">
        <w:rPr>
          <w:rFonts w:eastAsia="Calibri" w:cs="Calibri"/>
          <w:i/>
          <w:color w:val="000000"/>
        </w:rPr>
        <w:t>open</w:t>
      </w:r>
      <w:r w:rsidRPr="00D14360">
        <w:rPr>
          <w:rFonts w:eastAsia="Calibri" w:cs="Calibri"/>
          <w:color w:val="000000"/>
        </w:rPr>
        <w:t xml:space="preserve"> templates. </w:t>
      </w:r>
      <w:bookmarkStart w:name="_vx1227" w:colFirst="0" w:colLast="0" w:id="865"/>
      <w:bookmarkEnd w:id="865"/>
    </w:p>
    <w:p w:rsidRPr="00D14360" w:rsidR="00A10C4D" w:rsidP="00B505D2" w:rsidRDefault="00A10C4D" w14:paraId="6B3F2871" w14:textId="4374B4D0">
      <w:pPr>
        <w:pBdr>
          <w:top w:val="nil"/>
          <w:left w:val="nil"/>
          <w:bottom w:val="nil"/>
          <w:right w:val="nil"/>
          <w:between w:val="nil"/>
        </w:pBdr>
        <w:spacing w:after="120"/>
        <w:rPr>
          <w:rFonts w:eastAsia="Calibri" w:cs="Calibri"/>
          <w:color w:val="000000"/>
        </w:rPr>
      </w:pPr>
      <w:r w:rsidRPr="00D14360">
        <w:rPr>
          <w:rFonts w:eastAsia="Calibri" w:cs="Calibri"/>
          <w:color w:val="000000"/>
        </w:rPr>
        <w:t>While section templates define the content to be included in that structural component of the document, additional content may augment each document as needed for a particular circumstance, so long as the content is relevant to the defined purpose of the section</w:t>
      </w:r>
      <w:r w:rsidRPr="00D14360" w:rsidR="00C61E43">
        <w:rPr>
          <w:rFonts w:eastAsia="Calibri" w:cs="Calibri"/>
          <w:color w:val="000000"/>
        </w:rPr>
        <w:t xml:space="preserve">. </w:t>
      </w:r>
    </w:p>
    <w:p w:rsidRPr="00D14360" w:rsidR="00A10C4D" w:rsidP="00D74CA2" w:rsidRDefault="00A10C4D" w14:paraId="70FF70A8" w14:textId="6F496AF9">
      <w:pPr>
        <w:pBdr>
          <w:top w:val="nil"/>
          <w:left w:val="nil"/>
          <w:bottom w:val="nil"/>
          <w:right w:val="nil"/>
          <w:between w:val="nil"/>
        </w:pBdr>
        <w:spacing w:after="120"/>
        <w:rPr>
          <w:rFonts w:cs="Calibri"/>
          <w:color w:val="000000"/>
        </w:rPr>
      </w:pPr>
      <w:r w:rsidRPr="00D14360">
        <w:rPr>
          <w:rFonts w:eastAsia="Calibri" w:cs="Calibri"/>
          <w:color w:val="000000"/>
        </w:rPr>
        <w:t>For example, the Social History Section is defined as</w:t>
      </w:r>
      <w:r w:rsidRPr="00D14360" w:rsidR="00D74CA2">
        <w:rPr>
          <w:rFonts w:eastAsia="Calibri" w:cs="Calibri"/>
          <w:color w:val="000000"/>
        </w:rPr>
        <w:t>, “</w:t>
      </w:r>
      <w:r w:rsidRPr="00D14360">
        <w:rPr>
          <w:rFonts w:cs="Calibri"/>
          <w:color w:val="000000"/>
        </w:rPr>
        <w:t xml:space="preserve">This section contains social history data that influence a patient’s physical, </w:t>
      </w:r>
      <w:r w:rsidRPr="00D14360" w:rsidR="00C61E43">
        <w:rPr>
          <w:rFonts w:cs="Calibri"/>
          <w:color w:val="000000"/>
        </w:rPr>
        <w:t>psychological,</w:t>
      </w:r>
      <w:r w:rsidRPr="00D14360">
        <w:rPr>
          <w:rFonts w:cs="Calibri"/>
          <w:color w:val="000000"/>
        </w:rPr>
        <w:t xml:space="preserve"> or emotional health (e.g., smoking status, pregnancy). Demographic data, such as marital status, race, ethnicity, and religious affiliation, is captured in the header.</w:t>
      </w:r>
      <w:r w:rsidRPr="00D14360" w:rsidR="009B30E1">
        <w:rPr>
          <w:rFonts w:cs="Calibri"/>
          <w:color w:val="000000"/>
        </w:rPr>
        <w:t>”</w:t>
      </w:r>
      <w:r w:rsidRPr="00D14360" w:rsidR="00D74CA2">
        <w:rPr>
          <w:rStyle w:val="FootnoteReference"/>
          <w:rFonts w:cs="Calibri"/>
          <w:color w:val="000000"/>
        </w:rPr>
        <w:footnoteReference w:id="89"/>
      </w:r>
    </w:p>
    <w:p w:rsidRPr="003A3D50" w:rsidR="00AE17B7" w:rsidP="003A3D50" w:rsidRDefault="00A10C4D" w14:paraId="1291D5BE" w14:textId="1BE90987">
      <w:pPr>
        <w:pBdr>
          <w:top w:val="nil"/>
          <w:left w:val="nil"/>
          <w:bottom w:val="nil"/>
          <w:right w:val="nil"/>
          <w:between w:val="nil"/>
        </w:pBdr>
        <w:spacing w:after="120"/>
        <w:rPr>
          <w:rFonts w:eastAsia="Calibri" w:cs="Calibri"/>
          <w:color w:val="000000"/>
        </w:rPr>
      </w:pPr>
      <w:r w:rsidRPr="00D14360">
        <w:rPr>
          <w:rFonts w:eastAsia="Calibri" w:cs="Calibri"/>
          <w:color w:val="000000"/>
        </w:rPr>
        <w:t xml:space="preserve">Therefore, information about the person’s level of education, housing instability, food insecurity or transportation access challenges could be included in this section, provided the document did not contain another section defined to </w:t>
      </w:r>
      <w:r w:rsidRPr="00D14360" w:rsidR="00C61E43">
        <w:rPr>
          <w:rFonts w:eastAsia="Calibri" w:cs="Calibri"/>
          <w:color w:val="000000"/>
        </w:rPr>
        <w:t>include this information more appropriately</w:t>
      </w:r>
      <w:r w:rsidRPr="00D14360">
        <w:rPr>
          <w:rFonts w:eastAsia="Calibri" w:cs="Calibri"/>
          <w:color w:val="000000"/>
        </w:rPr>
        <w:t xml:space="preserve">. </w:t>
      </w:r>
    </w:p>
    <w:p w:rsidR="002E61F1" w:rsidP="003A3D50" w:rsidRDefault="00AE17B7" w14:paraId="7F2DCABB" w14:textId="70C71DF1">
      <w:pPr>
        <w:rPr>
          <w:rFonts w:cs="Calibri"/>
          <w:color w:val="000000"/>
        </w:rPr>
      </w:pPr>
      <w:r w:rsidRPr="003A3D50">
        <w:rPr>
          <w:rFonts w:cs="Calibri"/>
        </w:rPr>
        <w:t>Existing templates defined in C-CDA can be used to represent additional data elements define</w:t>
      </w:r>
      <w:r w:rsidRPr="00BF16F2" w:rsidR="002E61F1">
        <w:rPr>
          <w:rFonts w:cs="Calibri"/>
        </w:rPr>
        <w:t>d</w:t>
      </w:r>
      <w:r w:rsidRPr="003A3D50">
        <w:rPr>
          <w:rFonts w:cs="Calibri"/>
        </w:rPr>
        <w:t xml:space="preserve"> in the Vocabulary section of the Interoperability Standards Advisory</w:t>
      </w:r>
      <w:r w:rsidRPr="00BF16F2" w:rsidR="002E61F1">
        <w:rPr>
          <w:rFonts w:cs="Calibri"/>
        </w:rPr>
        <w:t xml:space="preserve"> (ISA)</w:t>
      </w:r>
      <w:r w:rsidRPr="003A3D50">
        <w:rPr>
          <w:rFonts w:cs="Calibri"/>
        </w:rPr>
        <w:t>.</w:t>
      </w:r>
      <w:r w:rsidRPr="003A3D50" w:rsidR="00E5446C">
        <w:rPr>
          <w:rStyle w:val="FootnoteReference"/>
          <w:rFonts w:cs="Calibri"/>
        </w:rPr>
        <w:t xml:space="preserve"> </w:t>
      </w:r>
      <w:r w:rsidRPr="003A3D50" w:rsidR="003641F3">
        <w:rPr>
          <w:rFonts w:cs="Calibri"/>
        </w:rPr>
        <w:t>When using available templates to represent a data element defined in the ISA, it is important to represent the concept with coded values from the associated value set included for that data element in the ISA.</w:t>
      </w:r>
      <w:r w:rsidR="003641F3">
        <w:rPr>
          <w:rFonts w:cs="Calibri"/>
        </w:rPr>
        <w:t xml:space="preserve"> Additionally, as use cases warrant it, implementers can consider including CDA templates from outside the C-CDA standard itself, such as those from the </w:t>
      </w:r>
      <w:r w:rsidR="003641F3">
        <w:rPr>
          <w:rFonts w:cs="Calibri"/>
          <w:color w:val="000000"/>
        </w:rPr>
        <w:t xml:space="preserve">Supplemental Implementation Guides which define new template versions and templates for additional use cases, These Supplemental Implementation Guides are published alongside the main C-CDA specification: </w:t>
      </w:r>
      <w:hyperlink w:history="1" r:id="rId33">
        <w:r w:rsidRPr="009C50E9" w:rsidR="003641F3">
          <w:rPr>
            <w:rStyle w:val="Hyperlink"/>
            <w:rFonts w:cs="Calibri"/>
          </w:rPr>
          <w:t>https://www.hl7.org/implement/standards/product_brief.cfm?product_id=492</w:t>
        </w:r>
      </w:hyperlink>
      <w:r w:rsidR="003641F3">
        <w:rPr>
          <w:rFonts w:cs="Calibri"/>
          <w:color w:val="000000"/>
        </w:rPr>
        <w:t xml:space="preserve">. </w:t>
      </w:r>
    </w:p>
    <w:p w:rsidR="00564E35" w:rsidP="003A3D50" w:rsidRDefault="00564E35" w14:paraId="118935CA" w14:textId="57E131FD">
      <w:pPr>
        <w:rPr>
          <w:rFonts w:cs="Calibri"/>
          <w:color w:val="000000"/>
        </w:rPr>
      </w:pPr>
    </w:p>
    <w:p w:rsidR="00564E35" w:rsidP="003A3D50" w:rsidRDefault="00564E35" w14:paraId="7547AC2C" w14:textId="7F6E3564">
      <w:pPr>
        <w:rPr>
          <w:rFonts w:cs="Calibri"/>
        </w:rPr>
      </w:pPr>
      <w:r w:rsidRPr="00564E35">
        <w:rPr>
          <w:rFonts w:cs="Calibri"/>
        </w:rPr>
        <w:t>Caution: Implementers should be aware that recipients may not understand templates included at an unexpected location within a document.</w:t>
      </w:r>
    </w:p>
    <w:p w:rsidRPr="00C64922" w:rsidR="00A10C4D" w:rsidP="00FD31AC" w:rsidRDefault="00A10C4D" w14:paraId="1AC769DD" w14:textId="77777777">
      <w:pPr>
        <w:pStyle w:val="Heading3"/>
      </w:pPr>
      <w:bookmarkStart w:name="_Toc98851833" w:id="866"/>
      <w:bookmarkStart w:name="_Declaring_Business_Rules" w:id="867"/>
      <w:bookmarkStart w:name="_Toc10702523" w:id="868"/>
      <w:bookmarkStart w:name="_Toc11043609" w:id="869"/>
      <w:bookmarkStart w:name="_Toc11045599" w:id="870"/>
      <w:bookmarkStart w:name="_Toc11391269" w:id="871"/>
      <w:bookmarkStart w:name="_Ref98770236" w:id="872"/>
      <w:bookmarkStart w:name="_Ref98770241" w:id="873"/>
      <w:bookmarkStart w:name="_Toc119939835" w:id="874"/>
      <w:bookmarkStart w:name="_Toc135312866" w:id="875"/>
      <w:bookmarkEnd w:id="866"/>
      <w:bookmarkEnd w:id="867"/>
      <w:r w:rsidRPr="00C64922">
        <w:t>Declaring Business Rules that Limit Section Content</w:t>
      </w:r>
      <w:bookmarkEnd w:id="868"/>
      <w:bookmarkEnd w:id="869"/>
      <w:bookmarkEnd w:id="870"/>
      <w:bookmarkEnd w:id="871"/>
      <w:bookmarkEnd w:id="872"/>
      <w:bookmarkEnd w:id="873"/>
      <w:bookmarkEnd w:id="874"/>
      <w:bookmarkEnd w:id="875"/>
    </w:p>
    <w:p w:rsidRPr="00D14360" w:rsidR="00A10C4D" w:rsidP="00B505D2" w:rsidRDefault="00A10C4D" w14:paraId="6F34F58F" w14:textId="77777777">
      <w:pPr>
        <w:spacing w:after="120"/>
        <w:rPr>
          <w:rFonts w:eastAsia="Calibri" w:cs="Calibri"/>
          <w:color w:val="000000"/>
        </w:rPr>
      </w:pPr>
      <w:r w:rsidRPr="00D14360">
        <w:rPr>
          <w:rFonts w:eastAsia="Calibri" w:cs="Calibri"/>
          <w:color w:val="000000"/>
        </w:rPr>
        <w:t xml:space="preserve">In order to communicate that </w:t>
      </w:r>
      <w:r w:rsidRPr="00D14360" w:rsidR="00646B0A">
        <w:rPr>
          <w:rFonts w:eastAsia="Calibri" w:cs="Calibri"/>
          <w:color w:val="000000"/>
        </w:rPr>
        <w:t xml:space="preserve">business rules have been applied to constrain the amount of </w:t>
      </w:r>
      <w:r w:rsidRPr="00D14360">
        <w:rPr>
          <w:rFonts w:eastAsia="Calibri" w:cs="Calibri"/>
          <w:color w:val="000000"/>
        </w:rPr>
        <w:t xml:space="preserve">information represented in the section of a document C-CDA Content Creators </w:t>
      </w:r>
      <w:r w:rsidR="00632AAF">
        <w:rPr>
          <w:rFonts w:eastAsia="Calibri" w:cs="Calibri"/>
          <w:color w:val="000000"/>
        </w:rPr>
        <w:t xml:space="preserve">should </w:t>
      </w:r>
      <w:r w:rsidRPr="00D14360">
        <w:rPr>
          <w:rFonts w:eastAsia="Calibri" w:cs="Calibri"/>
          <w:color w:val="000000"/>
        </w:rPr>
        <w:t xml:space="preserve">explicitly clarify the </w:t>
      </w:r>
      <w:r w:rsidRPr="00D14360" w:rsidR="00646B0A">
        <w:rPr>
          <w:rFonts w:eastAsia="Calibri" w:cs="Calibri"/>
          <w:color w:val="000000"/>
        </w:rPr>
        <w:t xml:space="preserve">time </w:t>
      </w:r>
      <w:r w:rsidRPr="00D14360">
        <w:rPr>
          <w:rFonts w:eastAsia="Calibri" w:cs="Calibri"/>
          <w:color w:val="000000"/>
        </w:rPr>
        <w:t xml:space="preserve">range of </w:t>
      </w:r>
      <w:r w:rsidRPr="00D14360" w:rsidR="00646B0A">
        <w:rPr>
          <w:rFonts w:eastAsia="Calibri" w:cs="Calibri"/>
          <w:color w:val="000000"/>
        </w:rPr>
        <w:t xml:space="preserve">the included </w:t>
      </w:r>
      <w:r w:rsidRPr="00D14360">
        <w:rPr>
          <w:rFonts w:eastAsia="Calibri" w:cs="Calibri"/>
          <w:color w:val="000000"/>
        </w:rPr>
        <w:t>information</w:t>
      </w:r>
      <w:r w:rsidR="00632AAF">
        <w:rPr>
          <w:rFonts w:eastAsia="Calibri" w:cs="Calibri"/>
          <w:color w:val="000000"/>
        </w:rPr>
        <w:t xml:space="preserve"> in the human readable text for the section</w:t>
      </w:r>
      <w:r w:rsidRPr="00D14360">
        <w:rPr>
          <w:rFonts w:eastAsia="Calibri" w:cs="Calibri"/>
          <w:color w:val="000000"/>
        </w:rPr>
        <w:t>.</w:t>
      </w:r>
    </w:p>
    <w:p w:rsidRPr="00D14360" w:rsidR="00A10C4D" w:rsidP="00D74CA2" w:rsidRDefault="00A10C4D" w14:paraId="5DBD6A94" w14:textId="77777777">
      <w:pPr>
        <w:spacing w:after="120"/>
        <w:rPr>
          <w:rFonts w:cs="Calibri"/>
          <w:color w:val="000000"/>
        </w:rPr>
      </w:pPr>
      <w:r w:rsidRPr="00D14360">
        <w:rPr>
          <w:rFonts w:eastAsia="Calibri" w:cs="Calibri"/>
          <w:color w:val="000000"/>
        </w:rPr>
        <w:t>For example, the Vital Signs Section is defined as</w:t>
      </w:r>
      <w:r w:rsidRPr="00D14360" w:rsidR="00D74CA2">
        <w:rPr>
          <w:rFonts w:eastAsia="Calibri" w:cs="Calibri"/>
          <w:color w:val="000000"/>
        </w:rPr>
        <w:t>, ”</w:t>
      </w:r>
      <w:r w:rsidRPr="00D14360">
        <w:rPr>
          <w:rFonts w:cs="Calibri"/>
          <w:color w:val="000000"/>
        </w:rPr>
        <w:t>The Vital Signs Section contains relevant vital signs for the context and use case of the document type, such as blood pressure, heart rate, respiratory rate, height, weight, body mass index, head circumference, pulse oximetry, temperature, and body surface area. The section should include notable vital signs such as the most recent, maximum and/or minimum, baseline, or relevant trends. Vital signs are represented in the same way as other results but are aggregated into their own section to follow clinical conventions.</w:t>
      </w:r>
      <w:r w:rsidRPr="00D14360" w:rsidR="009B30E1">
        <w:rPr>
          <w:rFonts w:cs="Calibri"/>
          <w:color w:val="000000"/>
        </w:rPr>
        <w:t>”</w:t>
      </w:r>
      <w:r w:rsidRPr="00D14360" w:rsidR="00D74CA2">
        <w:rPr>
          <w:rStyle w:val="FootnoteReference"/>
          <w:rFonts w:cs="Calibri"/>
          <w:color w:val="000000"/>
        </w:rPr>
        <w:footnoteReference w:id="90"/>
      </w:r>
    </w:p>
    <w:p w:rsidRPr="00D14360" w:rsidR="00A10C4D" w:rsidP="00B505D2" w:rsidRDefault="00A10C4D" w14:paraId="46AEA4E1" w14:textId="77777777">
      <w:pPr>
        <w:pBdr>
          <w:top w:val="nil"/>
          <w:left w:val="nil"/>
          <w:bottom w:val="nil"/>
          <w:right w:val="nil"/>
          <w:between w:val="nil"/>
        </w:pBdr>
        <w:spacing w:after="120"/>
        <w:rPr>
          <w:rFonts w:eastAsia="Calibri" w:cs="Calibri"/>
          <w:color w:val="000000"/>
        </w:rPr>
      </w:pPr>
      <w:r w:rsidRPr="00D14360">
        <w:rPr>
          <w:rFonts w:cs="Calibri"/>
          <w:color w:val="000000"/>
        </w:rPr>
        <w:t xml:space="preserve">A C-CDA Content Creator may have a business rule that limits the amount of vital sign information included in a Patient Summary </w:t>
      </w:r>
      <w:r w:rsidRPr="00D14360" w:rsidR="00B9337B">
        <w:rPr>
          <w:rFonts w:cs="Calibri"/>
          <w:color w:val="000000"/>
        </w:rPr>
        <w:t xml:space="preserve">to </w:t>
      </w:r>
      <w:r w:rsidRPr="00D14360">
        <w:rPr>
          <w:rFonts w:eastAsia="Calibri" w:cs="Calibri"/>
          <w:color w:val="000000"/>
        </w:rPr>
        <w:t xml:space="preserve">only the most recent vital signs for the patient in the requested period of time. This may be determined based on the effectiveTime/high for the time interval of the request. Business rules that further constrain the standard purpose of the defined section template should be explicitly documented in the section content. </w:t>
      </w:r>
    </w:p>
    <w:p w:rsidRPr="00AD08FB" w:rsidR="00504F98" w:rsidP="00504F98" w:rsidRDefault="00504F98" w14:paraId="34F821E8" w14:textId="44945995">
      <w:pPr>
        <w:spacing w:after="120"/>
        <w:rPr>
          <w:rFonts w:eastAsia="Calibri" w:cs="Calibri"/>
          <w:color w:val="000000"/>
        </w:rPr>
      </w:pPr>
      <w:r w:rsidRPr="00D14360">
        <w:rPr>
          <w:rFonts w:eastAsia="Calibri" w:cs="Calibri"/>
          <w:b/>
          <w:bCs/>
          <w:color w:val="000000"/>
        </w:rPr>
        <w:t>Reference</w:t>
      </w:r>
      <w:r w:rsidRPr="00AD08FB">
        <w:rPr>
          <w:rFonts w:eastAsia="Calibri" w:cs="Calibri"/>
          <w:color w:val="000000"/>
        </w:rPr>
        <w:t>:</w:t>
      </w:r>
      <w:r w:rsidRPr="00AD08FB" w:rsidR="00294353">
        <w:rPr>
          <w:rFonts w:eastAsia="Calibri" w:cs="Calibri"/>
          <w:color w:val="000000"/>
        </w:rPr>
        <w:t xml:space="preserve">  </w:t>
      </w:r>
      <w:r w:rsidRPr="007770C6" w:rsidR="00294353">
        <w:rPr>
          <w:rFonts w:eastAsia="Calibri" w:cs="Calibri"/>
          <w:color w:val="0000FF"/>
          <w:u w:val="single"/>
        </w:rPr>
        <w:fldChar w:fldCharType="begin"/>
      </w:r>
      <w:r w:rsidRPr="007770C6" w:rsidR="00294353">
        <w:rPr>
          <w:rFonts w:eastAsia="Calibri" w:cs="Calibri"/>
          <w:color w:val="0000FF"/>
          <w:u w:val="single"/>
        </w:rPr>
        <w:instrText xml:space="preserve"> REF _Ref21896653 \w \h  \* MERGEFORMAT </w:instrText>
      </w:r>
      <w:r w:rsidRPr="007770C6" w:rsidR="00294353">
        <w:rPr>
          <w:rFonts w:eastAsia="Calibri" w:cs="Calibri"/>
          <w:color w:val="0000FF"/>
          <w:u w:val="single"/>
        </w:rPr>
      </w:r>
      <w:r w:rsidRPr="007770C6" w:rsidR="00294353">
        <w:rPr>
          <w:rFonts w:eastAsia="Calibri" w:cs="Calibri"/>
          <w:color w:val="0000FF"/>
          <w:u w:val="single"/>
        </w:rPr>
        <w:fldChar w:fldCharType="separate"/>
      </w:r>
      <w:r w:rsidR="00DC1072">
        <w:rPr>
          <w:rFonts w:eastAsia="Calibri" w:cs="Calibri"/>
          <w:color w:val="0000FF"/>
          <w:u w:val="single"/>
        </w:rPr>
        <w:t>5.1.8</w:t>
      </w:r>
      <w:r w:rsidRPr="007770C6" w:rsidR="00294353">
        <w:rPr>
          <w:rFonts w:eastAsia="Calibri" w:cs="Calibri"/>
          <w:color w:val="0000FF"/>
          <w:u w:val="single"/>
        </w:rPr>
        <w:fldChar w:fldCharType="end"/>
      </w:r>
      <w:r w:rsidRPr="007770C6" w:rsidR="00294353">
        <w:rPr>
          <w:rFonts w:eastAsia="Calibri" w:cs="Calibri"/>
          <w:color w:val="0000FF"/>
          <w:u w:val="single"/>
        </w:rPr>
        <w:t xml:space="preserve"> </w:t>
      </w:r>
      <w:r w:rsidRPr="007770C6" w:rsidR="00294353">
        <w:rPr>
          <w:rFonts w:eastAsia="Calibri" w:cs="Calibri"/>
          <w:color w:val="0000FF"/>
          <w:u w:val="single"/>
        </w:rPr>
        <w:fldChar w:fldCharType="begin"/>
      </w:r>
      <w:r w:rsidRPr="007770C6" w:rsidR="00294353">
        <w:rPr>
          <w:rFonts w:eastAsia="Calibri" w:cs="Calibri"/>
          <w:color w:val="0000FF"/>
          <w:u w:val="single"/>
        </w:rPr>
        <w:instrText xml:space="preserve"> REF _Ref21896671 \h  \* MERGEFORMAT </w:instrText>
      </w:r>
      <w:r w:rsidRPr="007770C6" w:rsidR="00294353">
        <w:rPr>
          <w:rFonts w:eastAsia="Calibri" w:cs="Calibri"/>
          <w:color w:val="0000FF"/>
          <w:u w:val="single"/>
        </w:rPr>
      </w:r>
      <w:r w:rsidRPr="007770C6" w:rsidR="00294353">
        <w:rPr>
          <w:rFonts w:eastAsia="Calibri" w:cs="Calibri"/>
          <w:color w:val="0000FF"/>
          <w:u w:val="single"/>
        </w:rPr>
        <w:fldChar w:fldCharType="separate"/>
      </w:r>
      <w:r w:rsidRPr="00254B4A" w:rsidR="00DC1072">
        <w:rPr>
          <w:color w:val="0000FF"/>
          <w:u w:val="single"/>
        </w:rPr>
        <w:t>Specifying Time Intervals for Sections with Limits on the Included Discrete Data</w:t>
      </w:r>
      <w:r w:rsidRPr="007770C6" w:rsidR="00294353">
        <w:rPr>
          <w:rFonts w:eastAsia="Calibri" w:cs="Calibri"/>
          <w:color w:val="0000FF"/>
          <w:u w:val="single"/>
        </w:rPr>
        <w:fldChar w:fldCharType="end"/>
      </w:r>
      <w:r w:rsidRPr="00AD08FB">
        <w:rPr>
          <w:rFonts w:eastAsia="Calibri" w:cs="Calibri"/>
          <w:color w:val="000000"/>
        </w:rPr>
        <w:t xml:space="preserve"> </w:t>
      </w:r>
    </w:p>
    <w:p w:rsidRPr="00D14360" w:rsidR="00BC17FA" w:rsidP="00B505D2" w:rsidRDefault="00BC17FA" w14:paraId="2E3996C7" w14:textId="77777777">
      <w:pPr>
        <w:spacing w:after="120"/>
        <w:rPr>
          <w:rFonts w:eastAsia="Calibri" w:cs="Calibri"/>
          <w:color w:val="000000"/>
        </w:rPr>
      </w:pPr>
      <w:r w:rsidRPr="00D14360">
        <w:rPr>
          <w:rFonts w:eastAsia="Calibri" w:cs="Calibri"/>
          <w:color w:val="000000"/>
        </w:rPr>
        <w:t xml:space="preserve">The Section Time Range Observation is a newly defined template to describe the business rule used to limit the information contained in the section. It is an optional entry and may be used in any section. </w:t>
      </w:r>
    </w:p>
    <w:p w:rsidRPr="00D14360" w:rsidR="00A10C4D" w:rsidP="00B505D2" w:rsidRDefault="00A10C4D" w14:paraId="725A0D6F" w14:textId="77777777">
      <w:pPr>
        <w:spacing w:after="120"/>
        <w:rPr>
          <w:rFonts w:eastAsia="Calibri" w:cs="Calibri"/>
          <w:color w:val="000000"/>
        </w:rPr>
      </w:pPr>
      <w:r w:rsidRPr="00D14360">
        <w:rPr>
          <w:rFonts w:eastAsia="Calibri" w:cs="Calibri"/>
          <w:color w:val="000000"/>
        </w:rPr>
        <w:t>The Section Time Range Observation template (urn:hl7ii:2.16.840.1.113883.10.20.22.4.201:2016-06-01) may be useful when a query for a C-CDA document may request a large amount of data</w:t>
      </w:r>
      <w:r w:rsidR="00632AAF">
        <w:rPr>
          <w:rFonts w:eastAsia="Calibri" w:cs="Calibri"/>
          <w:color w:val="000000"/>
        </w:rPr>
        <w:t>–</w:t>
      </w:r>
      <w:r w:rsidRPr="00D14360">
        <w:rPr>
          <w:rFonts w:eastAsia="Calibri" w:cs="Calibri"/>
          <w:color w:val="000000"/>
        </w:rPr>
        <w:t xml:space="preserve">potentially years—and the system that creates the document supplied in a response, limits the data they return to a specific range of time. This template enables the system creating the document to state the business logic used to constrain the amount of data provided in a section.  </w:t>
      </w:r>
    </w:p>
    <w:p w:rsidR="00A10C4D" w:rsidP="00B505D2" w:rsidRDefault="00A10C4D" w14:paraId="03C23D8F" w14:textId="560D9917">
      <w:pPr>
        <w:spacing w:after="120"/>
        <w:rPr>
          <w:rFonts w:cs="Calibri"/>
          <w:color w:val="000000"/>
        </w:rPr>
      </w:pPr>
      <w:r w:rsidRPr="00D14360">
        <w:rPr>
          <w:rFonts w:cs="Calibri"/>
          <w:color w:val="000000"/>
        </w:rPr>
        <w:t>The Section Time Range template is used to communicate the ‘business logic’ used to limit the information contained in the section to a specific range of time. For example, if a CCD document is requested for the last 5 years and the Content Creator system has business rules that creates documents on demand but only returns one-year of past lab</w:t>
      </w:r>
      <w:r w:rsidR="001E18AB">
        <w:rPr>
          <w:rFonts w:cs="Calibri"/>
          <w:color w:val="000000"/>
        </w:rPr>
        <w:t>oratory</w:t>
      </w:r>
      <w:r w:rsidRPr="00D14360">
        <w:rPr>
          <w:rFonts w:cs="Calibri"/>
          <w:color w:val="000000"/>
        </w:rPr>
        <w:t xml:space="preserve"> results, the Section Time Range template can be used to indicate the lab</w:t>
      </w:r>
      <w:r w:rsidR="001E18AB">
        <w:rPr>
          <w:rFonts w:cs="Calibri"/>
          <w:color w:val="000000"/>
        </w:rPr>
        <w:t>oratory</w:t>
      </w:r>
      <w:r w:rsidRPr="00D14360">
        <w:rPr>
          <w:rFonts w:cs="Calibri"/>
          <w:color w:val="000000"/>
        </w:rPr>
        <w:t xml:space="preserve"> section only contains 12 months of data from the requested effectiveTime/low or at most 12 months of data prior to the effectiveTime/high in the request. The business logic used to limit the data is stated in the value element of the Section Time Range template using a datatype of IVL_TS. The template does not include an effectiveTime element. </w:t>
      </w:r>
    </w:p>
    <w:p w:rsidRPr="00D14360" w:rsidR="00B3590A" w:rsidP="00B505D2" w:rsidRDefault="00B3590A" w14:paraId="4DC04F85" w14:textId="77777777">
      <w:pPr>
        <w:spacing w:after="120"/>
        <w:rPr>
          <w:rFonts w:cs="Calibri"/>
          <w:color w:val="000000"/>
        </w:rPr>
      </w:pPr>
    </w:p>
    <w:p w:rsidR="00F22316" w:rsidP="00510672" w:rsidRDefault="005C79A1" w14:paraId="65B78079" w14:textId="6016421E">
      <w:pPr>
        <w:pStyle w:val="Caption"/>
        <w:keepNext/>
        <w:spacing w:after="0"/>
      </w:pPr>
      <w:r>
        <w:t xml:space="preserve">  </w:t>
      </w:r>
      <w:bookmarkStart w:name="_Toc118898741" w:id="876"/>
      <w:bookmarkStart w:name="_Toc119939943" w:id="877"/>
      <w:bookmarkStart w:name="_Toc135312975" w:id="878"/>
      <w:r w:rsidR="00F22316">
        <w:t xml:space="preserve">Example </w:t>
      </w:r>
      <w:r>
        <w:fldChar w:fldCharType="begin"/>
      </w:r>
      <w:r>
        <w:instrText>SEQ Example \* ARABIC</w:instrText>
      </w:r>
      <w:r>
        <w:fldChar w:fldCharType="separate"/>
      </w:r>
      <w:r w:rsidR="00DC1072">
        <w:rPr>
          <w:noProof/>
        </w:rPr>
        <w:t>20</w:t>
      </w:r>
      <w:r>
        <w:fldChar w:fldCharType="end"/>
      </w:r>
      <w:r w:rsidR="00F22316">
        <w:t xml:space="preserve">: </w:t>
      </w:r>
      <w:r w:rsidRPr="00794D78" w:rsidR="00F22316">
        <w:t>Example of Section Time Range Observation</w:t>
      </w:r>
      <w:bookmarkEnd w:id="876"/>
      <w:bookmarkEnd w:id="877"/>
      <w:bookmarkEnd w:id="878"/>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00F22316" w:rsidTr="003A3D50" w14:paraId="4B036C6D" w14:textId="77777777">
        <w:tc>
          <w:tcPr>
            <w:tcW w:w="9350" w:type="dxa"/>
            <w:shd w:val="clear" w:color="auto" w:fill="auto"/>
          </w:tcPr>
          <w:p w:rsidRPr="00D14360" w:rsidR="00596CA4" w:rsidP="00596CA4" w:rsidRDefault="00596CA4" w14:paraId="4BC89605"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&lt;section&gt;</w:t>
            </w:r>
          </w:p>
          <w:p w:rsidRPr="00D14360" w:rsidR="00596CA4" w:rsidP="00596CA4" w:rsidRDefault="00596CA4" w14:paraId="69302584"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rsidRPr="00D14360" w:rsidR="00596CA4" w:rsidP="00596CA4" w:rsidRDefault="00596CA4" w14:paraId="771C21C6"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&lt;title&gt;Procedures&lt;/title&gt;</w:t>
            </w:r>
          </w:p>
          <w:p w:rsidRPr="00D14360" w:rsidR="00596CA4" w:rsidP="00596CA4" w:rsidRDefault="00596CA4" w14:paraId="0D48AD8E"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rsidRPr="00D14360" w:rsidR="00596CA4" w:rsidP="00596CA4" w:rsidRDefault="00596CA4" w14:paraId="3836E78B" w14:textId="5626C1B5">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&lt;content ID</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Proc_STR</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r w:rsidRPr="00D14360">
              <w:rPr>
                <w:rFonts w:ascii="Courier New" w:hAnsi="Courier New" w:cs="Courier New"/>
                <w:color w:val="000000"/>
                <w:sz w:val="16"/>
                <w:szCs w:val="16"/>
              </w:rPr>
              <w:t>Procedures performed between 08/15/2012 and 08/15/2015.&lt;/content&gt;</w:t>
            </w:r>
          </w:p>
          <w:p w:rsidRPr="00D14360" w:rsidR="00596CA4" w:rsidP="00596CA4" w:rsidRDefault="00596CA4" w14:paraId="2D5D99DC"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rsidRPr="00D14360" w:rsidR="00596CA4" w:rsidP="00596CA4" w:rsidRDefault="00596CA4" w14:paraId="7AE46901" w14:textId="77777777">
            <w:pPr>
              <w:autoSpaceDE w:val="0"/>
              <w:autoSpaceDN w:val="0"/>
              <w:adjustRightInd w:val="0"/>
              <w:rPr>
                <w:rFonts w:ascii="Courier New" w:hAnsi="Courier New" w:cs="Courier New"/>
                <w:color w:val="000000"/>
                <w:sz w:val="16"/>
                <w:szCs w:val="16"/>
              </w:rPr>
            </w:pPr>
          </w:p>
          <w:p w:rsidRPr="00D14360" w:rsidR="00596CA4" w:rsidP="00596CA4" w:rsidRDefault="00596CA4" w14:paraId="279D54A2"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rsidRPr="00D14360" w:rsidR="00596CA4" w:rsidP="00596CA4" w:rsidRDefault="00596CA4" w14:paraId="59C49BB3"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rsidRPr="00D14360" w:rsidR="00596CA4" w:rsidP="00596CA4" w:rsidRDefault="00596CA4" w14:paraId="6695FB7D"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 classCode="OBS" moodCode="EVN"&gt; </w:t>
            </w:r>
          </w:p>
          <w:p w:rsidRPr="00D14360" w:rsidR="00596CA4" w:rsidP="00596CA4" w:rsidRDefault="00596CA4" w14:paraId="22DDE5F8"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root="2.16.840.1.113883.10.20.22.4.201" extension="2016-06-01"/&gt; </w:t>
            </w:r>
          </w:p>
          <w:p w:rsidRPr="00D14360" w:rsidR="00596CA4" w:rsidP="00596CA4" w:rsidRDefault="00596CA4" w14:paraId="35CC22BA" w14:textId="4860620B">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code="82607-3" codeSystem="2.16.840.1.113883.6.1" </w:t>
            </w:r>
          </w:p>
          <w:p w:rsidRPr="00D14360" w:rsidR="00596CA4" w:rsidP="00596CA4" w:rsidRDefault="00596CA4" w14:paraId="735D05EB"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displayName="Section Date and Time Range"/&gt; </w:t>
            </w:r>
          </w:p>
          <w:p w:rsidRPr="00D14360" w:rsidR="00596CA4" w:rsidP="00596CA4" w:rsidRDefault="00596CA4" w14:paraId="52B90C18"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 </w:t>
            </w:r>
          </w:p>
          <w:p w:rsidRPr="00D14360" w:rsidR="00596CA4" w:rsidP="00596CA4" w:rsidRDefault="00596CA4" w14:paraId="2011DB26"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value="#Proc_STR"/&gt; </w:t>
            </w:r>
          </w:p>
          <w:p w:rsidRPr="00D14360" w:rsidR="00596CA4" w:rsidP="00596CA4" w:rsidRDefault="00596CA4" w14:paraId="6810FFE4"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 </w:t>
            </w:r>
          </w:p>
          <w:p w:rsidRPr="00D14360" w:rsidR="00596CA4" w:rsidP="00596CA4" w:rsidRDefault="00596CA4" w14:paraId="6F35CBC8"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&lt;statusCode code="completed"/&gt; </w:t>
            </w:r>
          </w:p>
          <w:p w:rsidRPr="00D14360" w:rsidR="00596CA4" w:rsidP="00596CA4" w:rsidRDefault="00596CA4" w14:paraId="7DD79E74"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&lt;value xsi:type="IVL_TS"&gt; </w:t>
            </w:r>
          </w:p>
          <w:p w:rsidRPr="00D14360" w:rsidR="00596CA4" w:rsidP="00596CA4" w:rsidRDefault="00596CA4" w14:paraId="53E6D06F"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&lt;low value="20120815"/&gt; </w:t>
            </w:r>
          </w:p>
          <w:p w:rsidRPr="00D14360" w:rsidR="00596CA4" w:rsidP="00596CA4" w:rsidRDefault="00596CA4" w14:paraId="58D71BBF"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&lt;high value="20150815"/&gt; </w:t>
            </w:r>
          </w:p>
          <w:p w:rsidRPr="00D14360" w:rsidR="00596CA4" w:rsidP="00596CA4" w:rsidRDefault="00596CA4" w14:paraId="4F505E07"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&lt;/value&gt; </w:t>
            </w:r>
          </w:p>
          <w:p w:rsidRPr="00D14360" w:rsidR="00596CA4" w:rsidP="00596CA4" w:rsidRDefault="00596CA4" w14:paraId="5934251B"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&lt;/observation&gt;</w:t>
            </w:r>
          </w:p>
          <w:p w:rsidRPr="00D14360" w:rsidR="00596CA4" w:rsidP="00596CA4" w:rsidRDefault="00596CA4" w14:paraId="40807299"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rsidRPr="00D14360" w:rsidR="00F22316" w:rsidP="003A3D50" w:rsidRDefault="00596CA4" w14:paraId="1AB91FBE" w14:textId="77777777">
            <w:pPr>
              <w:autoSpaceDE w:val="0"/>
              <w:autoSpaceDN w:val="0"/>
              <w:adjustRightInd w:val="0"/>
              <w:rPr>
                <w:rFonts w:cs="Calibri"/>
                <w:color w:val="000000"/>
              </w:rPr>
            </w:pPr>
            <w:r w:rsidRPr="00D14360">
              <w:rPr>
                <w:rFonts w:ascii="Courier New" w:hAnsi="Courier New" w:cs="Courier New"/>
                <w:color w:val="000000"/>
                <w:sz w:val="16"/>
                <w:szCs w:val="16"/>
              </w:rPr>
              <w:t>&lt;/section&gt;</w:t>
            </w:r>
          </w:p>
        </w:tc>
      </w:tr>
    </w:tbl>
    <w:p w:rsidRPr="00D14360" w:rsidR="00F22316" w:rsidP="00B505D2" w:rsidRDefault="00F22316" w14:paraId="5D637879" w14:textId="77777777">
      <w:pPr>
        <w:spacing w:after="120"/>
        <w:rPr>
          <w:rFonts w:eastAsia="Calibri" w:cs="Calibri"/>
          <w:color w:val="000000"/>
        </w:rPr>
      </w:pPr>
    </w:p>
    <w:p w:rsidRPr="00D14360" w:rsidR="00A10C4D" w:rsidP="00B505D2" w:rsidRDefault="00B64F30" w14:paraId="4C11A2DB" w14:textId="77777777">
      <w:pPr>
        <w:spacing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r w:rsidRPr="00D14360" w:rsidR="00A10C4D">
        <w:rPr>
          <w:rFonts w:eastAsia="Calibri" w:cs="Calibri"/>
          <w:color w:val="000000"/>
        </w:rPr>
        <w:t xml:space="preserve">Appendix A.2 </w:t>
      </w:r>
    </w:p>
    <w:p w:rsidRPr="00C64922" w:rsidR="00A10C4D" w:rsidP="003E2C96" w:rsidRDefault="00A10C4D" w14:paraId="5BA190C9" w14:textId="77777777">
      <w:pPr>
        <w:pStyle w:val="Heading2"/>
      </w:pPr>
      <w:bookmarkStart w:name="_3p8iper97bo2" w:colFirst="0" w:colLast="0" w:id="879"/>
      <w:bookmarkStart w:name="_qosxl8pywdbu" w:colFirst="0" w:colLast="0" w:id="880"/>
      <w:bookmarkStart w:name="_Sections_Defined_in" w:id="881"/>
      <w:bookmarkStart w:name="_Toc10702524" w:id="882"/>
      <w:bookmarkStart w:name="_Toc11043610" w:id="883"/>
      <w:bookmarkStart w:name="_Toc11045600" w:id="884"/>
      <w:bookmarkStart w:name="_Toc11391270" w:id="885"/>
      <w:bookmarkStart w:name="_Ref21851322" w:id="886"/>
      <w:bookmarkStart w:name="_Ref21851333" w:id="887"/>
      <w:bookmarkStart w:name="_Toc119939836" w:id="888"/>
      <w:bookmarkStart w:name="_Toc135312867" w:id="889"/>
      <w:bookmarkEnd w:id="879"/>
      <w:bookmarkEnd w:id="880"/>
      <w:bookmarkEnd w:id="881"/>
      <w:r w:rsidRPr="00C64922">
        <w:t>Sections Defined in C-CDA (ordered using SOAP framework)</w:t>
      </w:r>
      <w:bookmarkEnd w:id="882"/>
      <w:bookmarkEnd w:id="883"/>
      <w:bookmarkEnd w:id="884"/>
      <w:bookmarkEnd w:id="885"/>
      <w:bookmarkEnd w:id="886"/>
      <w:bookmarkEnd w:id="887"/>
      <w:bookmarkEnd w:id="888"/>
      <w:bookmarkEnd w:id="889"/>
    </w:p>
    <w:p w:rsidRPr="00D14360" w:rsidR="00A10C4D" w:rsidP="00B505D2" w:rsidRDefault="00A10C4D" w14:paraId="603C5811" w14:textId="77777777">
      <w:pPr>
        <w:spacing w:after="120"/>
        <w:rPr>
          <w:rFonts w:cs="Calibri"/>
        </w:rPr>
      </w:pPr>
      <w:r w:rsidRPr="00D14360">
        <w:rPr>
          <w:rFonts w:cs="Calibri"/>
        </w:rPr>
        <w:t xml:space="preserve">As explained in the Health Story Roundtable presentation titled </w:t>
      </w:r>
      <w:r w:rsidRPr="00D14360" w:rsidR="00AF5D50">
        <w:rPr>
          <w:rFonts w:cs="Calibri"/>
        </w:rPr>
        <w:t>“The Storytelling Power of C-CDA”</w:t>
      </w:r>
      <w:r w:rsidRPr="00D14360">
        <w:rPr>
          <w:rFonts w:cs="Calibri"/>
        </w:rPr>
        <w:t>, understanding the purpose of the C-CDA section templates is not facilitated by considering them in alphabetical order.</w:t>
      </w:r>
      <w:r w:rsidRPr="00D14360" w:rsidR="009B30E1">
        <w:rPr>
          <w:rStyle w:val="FootnoteReference"/>
          <w:rFonts w:cs="Calibri"/>
        </w:rPr>
        <w:t xml:space="preserve"> </w:t>
      </w:r>
      <w:r w:rsidRPr="00D14360" w:rsidR="009B30E1">
        <w:rPr>
          <w:rStyle w:val="FootnoteReference"/>
          <w:rFonts w:cs="Calibri"/>
        </w:rPr>
        <w:footnoteReference w:id="91"/>
      </w:r>
      <w:r w:rsidRPr="00D14360">
        <w:rPr>
          <w:rFonts w:cs="Calibri"/>
        </w:rPr>
        <w:t xml:space="preserve"> The C-CDA Implementation Guide presents them in alphabetical order to speed access for readers. Considering the C-CDA section templates using the SOAP framework makes it easier to see how these sections can be used in a structured document to express the content of a clinical SOAP note.</w:t>
      </w:r>
    </w:p>
    <w:p w:rsidRPr="00D14360" w:rsidR="00A10C4D" w:rsidP="00AF5D50" w:rsidRDefault="00A10C4D" w14:paraId="060B7758" w14:textId="77777777">
      <w:pPr>
        <w:spacing w:after="240"/>
        <w:rPr>
          <w:rFonts w:cs="Calibri"/>
        </w:rPr>
      </w:pPr>
      <w:r w:rsidRPr="00D14360">
        <w:rPr>
          <w:rFonts w:cs="Calibri"/>
        </w:rPr>
        <w:t>The application of the SOAP framework does not produce a perfect classification result.  Some sections don’t fit w</w:t>
      </w:r>
      <w:r w:rsidRPr="00D14360" w:rsidR="00AF5D50">
        <w:rPr>
          <w:rFonts w:cs="Calibri"/>
        </w:rPr>
        <w:t>e</w:t>
      </w:r>
      <w:r w:rsidRPr="00D14360">
        <w:rPr>
          <w:rFonts w:cs="Calibri"/>
        </w:rPr>
        <w:t>ll into the SOAP framework. They have been classified as “other types of sections”. Some sections are defined to contain “heterogeneous” information, meaning the section’s content spans the boundaries of the SOAP framework.  For example, the Assessment and Plan Section contains both assessment (A) and plan (P) information.  Section structures that contain “homogeneous” information, all of the same type with the same purpose, improves information processing.</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8E236E" w:rsidTr="004E29C8" w14:paraId="5DE71637" w14:textId="77777777">
        <w:tc>
          <w:tcPr>
            <w:tcW w:w="683" w:type="dxa"/>
            <w:tcBorders>
              <w:right w:val="nil"/>
            </w:tcBorders>
            <w:shd w:val="clear" w:color="auto" w:fill="C6D9F1"/>
          </w:tcPr>
          <w:p w:rsidRPr="00C64922" w:rsidR="00510672" w:rsidP="00510672" w:rsidRDefault="00634398" w14:paraId="00EE256B" w14:textId="77777777">
            <w:pPr>
              <w:pStyle w:val="BodyText"/>
              <w:rPr>
                <w:noProof/>
              </w:rPr>
            </w:pPr>
            <w:r>
              <w:rPr>
                <w:noProof/>
              </w:rPr>
              <w:drawing>
                <wp:inline distT="0" distB="0" distL="0" distR="0" wp14:anchorId="403B4FB4" wp14:editId="7F7FC1D9">
                  <wp:extent cx="323215" cy="323215"/>
                  <wp:effectExtent l="0" t="0" r="0" b="635"/>
                  <wp:docPr id="47" name="Graphic 13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5"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C64922" w:rsidR="00510672" w:rsidP="00510672" w:rsidRDefault="00510672" w14:paraId="4B1E210F" w14:textId="77777777">
            <w:pPr>
              <w:pStyle w:val="BodyText"/>
            </w:pPr>
            <w:r w:rsidRPr="00C64922">
              <w:t>C-CDA Content Creators SHOULD use section templates containing “homogeneous” information</w:t>
            </w:r>
            <w:r w:rsidR="00AE76D9">
              <w:t xml:space="preserve"> with regards to not mixing subjective, objective, assessment, and plan types of information together in a single section</w:t>
            </w:r>
            <w:r w:rsidRPr="00C64922">
              <w:t xml:space="preserve">. </w:t>
            </w:r>
            <w:r w:rsidRPr="00D14360">
              <w:rPr>
                <w:b/>
              </w:rPr>
              <w:t>[</w:t>
            </w:r>
            <w:r w:rsidR="00B3590A">
              <w:rPr>
                <w:b/>
              </w:rPr>
              <w:t>BP-060</w:t>
            </w:r>
            <w:r w:rsidRPr="00D14360">
              <w:rPr>
                <w:b/>
              </w:rPr>
              <w:t>]</w:t>
            </w:r>
          </w:p>
        </w:tc>
      </w:tr>
    </w:tbl>
    <w:p w:rsidRPr="00C64922" w:rsidR="00A10C4D" w:rsidP="00FD31AC" w:rsidRDefault="00A10C4D" w14:paraId="054C1227" w14:textId="77777777">
      <w:pPr>
        <w:pStyle w:val="Heading3"/>
      </w:pPr>
      <w:bookmarkStart w:name="_Toc10702525" w:id="890"/>
      <w:bookmarkStart w:name="_Toc11043611" w:id="891"/>
      <w:bookmarkStart w:name="_Toc11045601" w:id="892"/>
      <w:bookmarkStart w:name="_Toc11391271" w:id="893"/>
      <w:bookmarkStart w:name="_Toc119939837" w:id="894"/>
      <w:bookmarkStart w:name="_Toc135312868" w:id="895"/>
      <w:r w:rsidRPr="00C64922">
        <w:t>Subjective Information</w:t>
      </w:r>
      <w:bookmarkEnd w:id="890"/>
      <w:bookmarkEnd w:id="891"/>
      <w:bookmarkEnd w:id="892"/>
      <w:bookmarkEnd w:id="893"/>
      <w:bookmarkEnd w:id="894"/>
      <w:bookmarkEnd w:id="895"/>
    </w:p>
    <w:tbl>
      <w:tblPr>
        <w:tblW w:w="9360"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3595"/>
        <w:gridCol w:w="5765"/>
      </w:tblGrid>
      <w:tr w:rsidRPr="00C64922" w:rsidR="00CA1B19" w:rsidTr="003A3D50" w14:paraId="6FFE71DF" w14:textId="77777777">
        <w:trPr>
          <w:cantSplit/>
          <w:trHeight w:val="315"/>
          <w:tblHeader/>
        </w:trPr>
        <w:tc>
          <w:tcPr>
            <w:tcW w:w="3595" w:type="dxa"/>
            <w:tcBorders>
              <w:bottom w:val="nil"/>
              <w:right w:val="nil"/>
            </w:tcBorders>
            <w:shd w:val="clear" w:color="auto" w:fill="4F81BD"/>
          </w:tcPr>
          <w:p w:rsidRPr="00D14360" w:rsidR="001941AF" w:rsidP="001941AF" w:rsidRDefault="001941AF" w14:paraId="5261114C" w14:textId="77777777">
            <w:pPr>
              <w:rPr>
                <w:rFonts w:cs="Calibri"/>
                <w:color w:val="FFFFFF"/>
              </w:rPr>
            </w:pPr>
            <w:bookmarkStart w:name="_hzpuy3ae5jd5" w:colFirst="0" w:colLast="0" w:id="896"/>
            <w:bookmarkEnd w:id="896"/>
            <w:r w:rsidRPr="00D14360">
              <w:rPr>
                <w:rFonts w:cs="Calibri"/>
                <w:b/>
                <w:bCs/>
                <w:color w:val="FFFFFF"/>
              </w:rPr>
              <w:t>Section Name</w:t>
            </w:r>
          </w:p>
          <w:p w:rsidRPr="00D14360" w:rsidR="001941AF" w:rsidP="001941AF" w:rsidRDefault="009171BA" w14:paraId="70E1741D" w14:textId="74F8B436">
            <w:pPr>
              <w:rPr>
                <w:rFonts w:ascii="Calibri Light" w:hAnsi="Calibri Light" w:cs="Calibri Light"/>
                <w:b/>
                <w:bCs/>
                <w:color w:val="FFFFFF"/>
              </w:rPr>
            </w:pPr>
            <w:r>
              <w:rPr>
                <w:rFonts w:ascii="Calibri Light" w:hAnsi="Calibri Light" w:cs="Calibri Light"/>
                <w:b/>
                <w:bCs/>
                <w:color w:val="FFFFFF"/>
              </w:rPr>
              <w:t>LOINC</w:t>
            </w:r>
          </w:p>
          <w:p w:rsidRPr="00D14360" w:rsidR="001941AF" w:rsidRDefault="001941AF" w14:paraId="14305EC5" w14:textId="77777777">
            <w:pPr>
              <w:rPr>
                <w:rFonts w:cs="Calibri"/>
                <w:b/>
                <w:bCs/>
                <w:color w:val="FFFFFF"/>
              </w:rPr>
            </w:pPr>
            <w:r w:rsidRPr="00D14360">
              <w:rPr>
                <w:rFonts w:ascii="Calibri Light" w:hAnsi="Calibri Light" w:cs="Calibri Light"/>
                <w:b/>
                <w:bCs/>
                <w:color w:val="FFFFFF"/>
              </w:rPr>
              <w:t>OID</w:t>
            </w:r>
          </w:p>
        </w:tc>
        <w:tc>
          <w:tcPr>
            <w:tcW w:w="5765" w:type="dxa"/>
            <w:shd w:val="clear" w:color="auto" w:fill="4F81BD"/>
          </w:tcPr>
          <w:p w:rsidRPr="00D14360" w:rsidR="00510672" w:rsidP="00D14360" w:rsidRDefault="00510672" w14:paraId="1EB06424" w14:textId="77777777">
            <w:pPr>
              <w:spacing w:after="120"/>
              <w:rPr>
                <w:rFonts w:cs="Calibri"/>
                <w:b/>
                <w:bCs/>
                <w:color w:val="FFFFFF"/>
              </w:rPr>
            </w:pPr>
            <w:r w:rsidRPr="00D14360">
              <w:rPr>
                <w:rFonts w:cs="Calibri"/>
                <w:b/>
                <w:bCs/>
                <w:color w:val="FFFFFF"/>
              </w:rPr>
              <w:t>Purpose Description</w:t>
            </w:r>
          </w:p>
        </w:tc>
      </w:tr>
      <w:tr w:rsidRPr="00C64922" w:rsidR="00CA1B19" w:rsidTr="004E29C8" w14:paraId="0B072474" w14:textId="77777777">
        <w:trPr>
          <w:cantSplit/>
          <w:trHeight w:val="854"/>
        </w:trPr>
        <w:tc>
          <w:tcPr>
            <w:tcW w:w="3595" w:type="dxa"/>
            <w:tcBorders>
              <w:top w:val="single" w:color="4F81BD" w:sz="4" w:space="0"/>
              <w:bottom w:val="single" w:color="4F81BD" w:sz="4" w:space="0"/>
              <w:right w:val="nil"/>
            </w:tcBorders>
            <w:shd w:val="clear" w:color="auto" w:fill="FFFFFF"/>
          </w:tcPr>
          <w:p w:rsidRPr="00D14360" w:rsidR="00510672" w:rsidP="00510672" w:rsidRDefault="00510672" w14:paraId="0F636C14" w14:textId="77777777">
            <w:pPr>
              <w:rPr>
                <w:rFonts w:cs="Calibri"/>
              </w:rPr>
            </w:pPr>
            <w:r w:rsidRPr="00D14360">
              <w:rPr>
                <w:rFonts w:cs="Calibri"/>
                <w:b/>
                <w:bCs/>
              </w:rPr>
              <w:t>Subjective Section</w:t>
            </w:r>
          </w:p>
          <w:p w:rsidRPr="00B64B82" w:rsidR="004D7F05" w:rsidP="00510672" w:rsidRDefault="004D7F05" w14:paraId="7435FCAD" w14:textId="77777777">
            <w:pPr>
              <w:rPr>
                <w:rFonts w:ascii="Calibri Light" w:hAnsi="Calibri Light" w:cs="Calibri Light"/>
                <w:sz w:val="18"/>
                <w:szCs w:val="18"/>
              </w:rPr>
            </w:pPr>
            <w:r w:rsidRPr="003A3D50">
              <w:rPr>
                <w:rFonts w:ascii="Calibri Light" w:hAnsi="Calibri Light" w:cs="Calibri Light"/>
                <w:sz w:val="18"/>
                <w:szCs w:val="18"/>
              </w:rPr>
              <w:t>61150-9</w:t>
            </w:r>
          </w:p>
          <w:p w:rsidRPr="00D14360" w:rsidR="00510672" w:rsidP="00510672" w:rsidRDefault="00510672" w14:paraId="562B68A4" w14:textId="77777777">
            <w:pPr>
              <w:rPr>
                <w:rFonts w:ascii="Calibri Light" w:hAnsi="Calibri Light" w:cs="Calibri Light"/>
                <w:b/>
                <w:bCs/>
                <w:sz w:val="18"/>
              </w:rPr>
            </w:pPr>
            <w:r w:rsidRPr="00D14360">
              <w:rPr>
                <w:rFonts w:ascii="Calibri Light" w:hAnsi="Calibri Light" w:cs="Calibri Light"/>
                <w:bCs/>
                <w:sz w:val="18"/>
              </w:rPr>
              <w:t>2.16.840.1.113883.10.20.21.2.2</w:t>
            </w:r>
          </w:p>
          <w:p w:rsidRPr="00D14360" w:rsidR="00510672" w:rsidP="00510672" w:rsidRDefault="00510672" w14:paraId="5A5A35B7" w14:textId="77777777">
            <w:pPr>
              <w:rPr>
                <w:rFonts w:ascii="Calibri Light" w:hAnsi="Calibri Light" w:cs="Calibri Light"/>
                <w:b/>
                <w:bCs/>
              </w:rPr>
            </w:pPr>
          </w:p>
        </w:tc>
        <w:tc>
          <w:tcPr>
            <w:tcW w:w="5765" w:type="dxa"/>
            <w:tcBorders>
              <w:top w:val="single" w:color="4F81BD" w:sz="4" w:space="0"/>
              <w:bottom w:val="single" w:color="4F81BD" w:sz="4" w:space="0"/>
            </w:tcBorders>
            <w:shd w:val="clear" w:color="auto" w:fill="auto"/>
          </w:tcPr>
          <w:p w:rsidRPr="00D14360" w:rsidR="00510672" w:rsidP="00510672" w:rsidRDefault="00B61192" w14:paraId="51CB9B06" w14:textId="77777777">
            <w:pPr>
              <w:rPr>
                <w:rFonts w:ascii="Calibri Light" w:hAnsi="Calibri Light" w:cs="Calibri Light"/>
              </w:rPr>
            </w:pPr>
            <w:r w:rsidRPr="00D14360">
              <w:rPr>
                <w:rFonts w:ascii="Calibri Light" w:hAnsi="Calibri Light" w:cs="Calibri Light"/>
              </w:rPr>
              <w:t xml:space="preserve">This section </w:t>
            </w:r>
            <w:r w:rsidRPr="00D14360" w:rsidR="00510672">
              <w:rPr>
                <w:rFonts w:ascii="Calibri Light" w:hAnsi="Calibri Light" w:cs="Calibri Light"/>
              </w:rPr>
              <w:t>describes in a narrative format the patient’s current condition and/or interval changes as reported by the patient or by the patient’s guardian or another informant.</w:t>
            </w:r>
          </w:p>
        </w:tc>
      </w:tr>
      <w:tr w:rsidRPr="00C64922" w:rsidR="00CA1B19" w:rsidTr="004E29C8" w14:paraId="467F3BE9" w14:textId="77777777">
        <w:trPr>
          <w:cantSplit/>
          <w:trHeight w:val="872"/>
        </w:trPr>
        <w:tc>
          <w:tcPr>
            <w:tcW w:w="3595" w:type="dxa"/>
            <w:tcBorders>
              <w:right w:val="nil"/>
            </w:tcBorders>
            <w:shd w:val="clear" w:color="auto" w:fill="FFFFFF"/>
            <w:hideMark/>
          </w:tcPr>
          <w:p w:rsidRPr="00D14360" w:rsidR="00510672" w:rsidP="00510672" w:rsidRDefault="00510672" w14:paraId="2C0E1F81" w14:textId="77777777">
            <w:pPr>
              <w:rPr>
                <w:rFonts w:cs="Calibri"/>
              </w:rPr>
            </w:pPr>
            <w:r w:rsidRPr="00D14360">
              <w:rPr>
                <w:rFonts w:cs="Calibri"/>
                <w:b/>
                <w:bCs/>
              </w:rPr>
              <w:t>Reason for Visit</w:t>
            </w:r>
          </w:p>
          <w:p w:rsidRPr="00B64B82" w:rsidR="004D7F05" w:rsidP="00510672" w:rsidRDefault="004D7F05" w14:paraId="34DB5588" w14:textId="77777777">
            <w:pPr>
              <w:rPr>
                <w:rFonts w:ascii="Calibri Light" w:hAnsi="Calibri Light" w:cs="Calibri Light"/>
                <w:sz w:val="18"/>
                <w:szCs w:val="18"/>
              </w:rPr>
            </w:pPr>
            <w:r w:rsidRPr="003A3D50">
              <w:rPr>
                <w:rFonts w:ascii="Calibri Light" w:hAnsi="Calibri Light" w:cs="Calibri Light"/>
                <w:sz w:val="18"/>
                <w:szCs w:val="18"/>
              </w:rPr>
              <w:t>29299-5</w:t>
            </w:r>
          </w:p>
          <w:p w:rsidRPr="00D14360" w:rsidR="00510672" w:rsidP="00510672" w:rsidRDefault="00510672" w14:paraId="5D6D08B0" w14:textId="77777777">
            <w:pPr>
              <w:rPr>
                <w:rFonts w:ascii="Calibri Light" w:hAnsi="Calibri Light" w:cs="Calibri Light"/>
                <w:b/>
                <w:bCs/>
                <w:sz w:val="18"/>
              </w:rPr>
            </w:pPr>
            <w:r w:rsidRPr="00D14360">
              <w:rPr>
                <w:rFonts w:ascii="Calibri Light" w:hAnsi="Calibri Light" w:cs="Calibri Light"/>
                <w:bCs/>
                <w:sz w:val="18"/>
              </w:rPr>
              <w:t>2.16.840.1.113883.10.20.22.2.12</w:t>
            </w:r>
          </w:p>
          <w:p w:rsidRPr="00D14360" w:rsidR="00510672" w:rsidP="00510672" w:rsidRDefault="00510672" w14:paraId="3AF33050" w14:textId="77777777">
            <w:pPr>
              <w:rPr>
                <w:rFonts w:ascii="Calibri Light" w:hAnsi="Calibri Light" w:cs="Calibri Light"/>
                <w:b/>
                <w:bCs/>
              </w:rPr>
            </w:pPr>
          </w:p>
        </w:tc>
        <w:tc>
          <w:tcPr>
            <w:tcW w:w="5765" w:type="dxa"/>
            <w:shd w:val="clear" w:color="auto" w:fill="auto"/>
          </w:tcPr>
          <w:p w:rsidRPr="00D14360" w:rsidR="00510672" w:rsidP="00510672" w:rsidRDefault="00510672" w14:paraId="1E9147E1" w14:textId="77777777">
            <w:pPr>
              <w:rPr>
                <w:rFonts w:ascii="Calibri Light" w:hAnsi="Calibri Light" w:cs="Calibri Light"/>
              </w:rPr>
            </w:pPr>
            <w:r w:rsidRPr="00D14360">
              <w:rPr>
                <w:rFonts w:ascii="Calibri Light" w:hAnsi="Calibri Light" w:cs="Calibri Light"/>
              </w:rPr>
              <w:t xml:space="preserve">This section records the patient’s reason for the </w:t>
            </w:r>
            <w:r w:rsidRPr="00D14360" w:rsidR="00271771">
              <w:rPr>
                <w:rFonts w:ascii="Calibri Light" w:hAnsi="Calibri Light" w:cs="Calibri Light"/>
              </w:rPr>
              <w:t>pati</w:t>
            </w:r>
            <w:r w:rsidR="00271771">
              <w:rPr>
                <w:rFonts w:ascii="Calibri Light" w:hAnsi="Calibri Light" w:cs="Calibri Light"/>
              </w:rPr>
              <w:t>e</w:t>
            </w:r>
            <w:r w:rsidRPr="00D14360" w:rsidR="00271771">
              <w:rPr>
                <w:rFonts w:ascii="Calibri Light" w:hAnsi="Calibri Light" w:cs="Calibri Light"/>
              </w:rPr>
              <w:t>nts’</w:t>
            </w:r>
            <w:r w:rsidRPr="00D14360">
              <w:rPr>
                <w:rFonts w:ascii="Calibri Light" w:hAnsi="Calibri Light" w:cs="Calibri Light"/>
              </w:rPr>
              <w:t xml:space="preserve"> visit (as documented by the provider). Local policy determines whether Reason for Visit and Chief Complaint are in separate or combined sections.</w:t>
            </w:r>
          </w:p>
        </w:tc>
      </w:tr>
      <w:tr w:rsidRPr="00C64922" w:rsidR="00CA1B19" w:rsidTr="004E29C8" w14:paraId="73080F5A" w14:textId="77777777">
        <w:trPr>
          <w:cantSplit/>
          <w:trHeight w:val="800"/>
        </w:trPr>
        <w:tc>
          <w:tcPr>
            <w:tcW w:w="3595" w:type="dxa"/>
            <w:tcBorders>
              <w:top w:val="single" w:color="4F81BD" w:sz="4" w:space="0"/>
              <w:bottom w:val="single" w:color="4F81BD" w:sz="4" w:space="0"/>
              <w:right w:val="nil"/>
            </w:tcBorders>
            <w:shd w:val="clear" w:color="auto" w:fill="FFFFFF"/>
          </w:tcPr>
          <w:p w:rsidRPr="00D14360" w:rsidR="00510672" w:rsidP="00510672" w:rsidRDefault="00510672" w14:paraId="1A2A23D4" w14:textId="77777777">
            <w:pPr>
              <w:rPr>
                <w:rFonts w:cs="Calibri"/>
                <w:bCs/>
              </w:rPr>
            </w:pPr>
            <w:r w:rsidRPr="00D14360">
              <w:rPr>
                <w:rFonts w:cs="Calibri"/>
                <w:b/>
                <w:bCs/>
              </w:rPr>
              <w:t>Reason for Referral</w:t>
            </w:r>
          </w:p>
          <w:p w:rsidRPr="00B64B82" w:rsidR="004D7F05" w:rsidP="00510672" w:rsidRDefault="004D7F05" w14:paraId="5DAD28BF" w14:textId="77777777">
            <w:pPr>
              <w:rPr>
                <w:rFonts w:ascii="Calibri Light" w:hAnsi="Calibri Light" w:cs="Calibri Light"/>
                <w:sz w:val="18"/>
                <w:szCs w:val="18"/>
              </w:rPr>
            </w:pPr>
            <w:r w:rsidRPr="003A3D50">
              <w:rPr>
                <w:rFonts w:ascii="Calibri Light" w:hAnsi="Calibri Light" w:cs="Calibri Light"/>
                <w:sz w:val="18"/>
                <w:szCs w:val="18"/>
              </w:rPr>
              <w:t>42349-1</w:t>
            </w:r>
          </w:p>
          <w:p w:rsidRPr="00D14360" w:rsidR="00510672" w:rsidP="00510672" w:rsidRDefault="00510672" w14:paraId="57011215" w14:textId="77777777">
            <w:pPr>
              <w:rPr>
                <w:rFonts w:ascii="Calibri Light" w:hAnsi="Calibri Light" w:cs="Calibri Light"/>
                <w:b/>
                <w:bCs/>
                <w:sz w:val="18"/>
              </w:rPr>
            </w:pPr>
            <w:r w:rsidRPr="00D14360">
              <w:rPr>
                <w:rFonts w:ascii="Calibri Light" w:hAnsi="Calibri Light" w:cs="Calibri Light"/>
                <w:bCs/>
                <w:sz w:val="18"/>
              </w:rPr>
              <w:t xml:space="preserve">1.3.6.1.4.1.19376.1.5.3.1.3.1:2014-06-09 </w:t>
            </w:r>
          </w:p>
          <w:p w:rsidRPr="00D14360" w:rsidR="00510672" w:rsidP="00510672" w:rsidRDefault="00510672" w14:paraId="5F1FA2A4" w14:textId="77777777">
            <w:pPr>
              <w:rPr>
                <w:rFonts w:ascii="Calibri Light" w:hAnsi="Calibri Light" w:cs="Calibri Light"/>
                <w:b/>
                <w:bCs/>
              </w:rPr>
            </w:pPr>
          </w:p>
        </w:tc>
        <w:tc>
          <w:tcPr>
            <w:tcW w:w="5765" w:type="dxa"/>
            <w:tcBorders>
              <w:top w:val="single" w:color="4F81BD" w:sz="4" w:space="0"/>
              <w:bottom w:val="single" w:color="4F81BD" w:sz="4" w:space="0"/>
            </w:tcBorders>
            <w:shd w:val="clear" w:color="auto" w:fill="auto"/>
          </w:tcPr>
          <w:p w:rsidRPr="00D14360" w:rsidR="00510672" w:rsidP="00510672" w:rsidRDefault="00510672" w14:paraId="5BAF66D0" w14:textId="77777777">
            <w:pPr>
              <w:rPr>
                <w:rFonts w:ascii="Calibri Light" w:hAnsi="Calibri Light" w:cs="Calibri Light"/>
              </w:rPr>
            </w:pPr>
            <w:r w:rsidRPr="00D14360">
              <w:rPr>
                <w:rFonts w:ascii="Calibri Light" w:hAnsi="Calibri Light" w:cs="Calibri Light"/>
              </w:rPr>
              <w:t>This section describes the clinical reason why a provider is sending a patient to another provider for care. The reason for referral may become the reason for visit documented by the receiving provider.</w:t>
            </w:r>
          </w:p>
        </w:tc>
      </w:tr>
      <w:tr w:rsidRPr="00C64922" w:rsidR="00CA1B19" w:rsidTr="004E29C8" w14:paraId="298314F7" w14:textId="77777777">
        <w:trPr>
          <w:cantSplit/>
          <w:trHeight w:val="521"/>
        </w:trPr>
        <w:tc>
          <w:tcPr>
            <w:tcW w:w="3595" w:type="dxa"/>
            <w:tcBorders>
              <w:right w:val="nil"/>
            </w:tcBorders>
            <w:shd w:val="clear" w:color="auto" w:fill="FFFFFF"/>
            <w:hideMark/>
          </w:tcPr>
          <w:p w:rsidRPr="00D14360" w:rsidR="00510672" w:rsidP="00510672" w:rsidRDefault="00510672" w14:paraId="1741EF14" w14:textId="77777777">
            <w:pPr>
              <w:rPr>
                <w:rFonts w:cs="Calibri"/>
              </w:rPr>
            </w:pPr>
            <w:r w:rsidRPr="00D14360">
              <w:rPr>
                <w:rFonts w:cs="Calibri"/>
                <w:b/>
                <w:bCs/>
              </w:rPr>
              <w:t>Chief Complaint</w:t>
            </w:r>
          </w:p>
          <w:p w:rsidRPr="00B64B82" w:rsidR="004D7F05" w:rsidP="00510672" w:rsidRDefault="004D7F05" w14:paraId="577D7DA6" w14:textId="77777777">
            <w:pPr>
              <w:rPr>
                <w:rFonts w:ascii="Calibri Light" w:hAnsi="Calibri Light" w:cs="Calibri Light"/>
                <w:sz w:val="18"/>
                <w:szCs w:val="18"/>
              </w:rPr>
            </w:pPr>
            <w:r w:rsidRPr="003A3D50">
              <w:rPr>
                <w:rFonts w:ascii="Calibri Light" w:hAnsi="Calibri Light" w:cs="Calibri Light"/>
                <w:sz w:val="18"/>
                <w:szCs w:val="18"/>
              </w:rPr>
              <w:t>10154-3</w:t>
            </w:r>
            <w:r w:rsidRPr="003A3D50" w:rsidR="00924604">
              <w:rPr>
                <w:rFonts w:ascii="Calibri Light" w:hAnsi="Calibri Light" w:cs="Calibri Light"/>
                <w:sz w:val="18"/>
                <w:szCs w:val="18"/>
              </w:rPr>
              <w:t xml:space="preserve"> </w:t>
            </w:r>
          </w:p>
          <w:p w:rsidRPr="00D14360" w:rsidR="00510672" w:rsidP="00510672" w:rsidRDefault="00510672" w14:paraId="044A29AB" w14:textId="77777777">
            <w:pPr>
              <w:rPr>
                <w:rFonts w:ascii="Calibri Light" w:hAnsi="Calibri Light" w:cs="Calibri Light"/>
                <w:b/>
                <w:bCs/>
                <w:sz w:val="18"/>
              </w:rPr>
            </w:pPr>
            <w:r w:rsidRPr="00D14360">
              <w:rPr>
                <w:rFonts w:ascii="Calibri Light" w:hAnsi="Calibri Light" w:cs="Calibri Light"/>
                <w:bCs/>
                <w:sz w:val="18"/>
              </w:rPr>
              <w:t xml:space="preserve">2.16.840.1.113883.10.20.22.2.13 </w:t>
            </w:r>
          </w:p>
          <w:p w:rsidRPr="00D14360" w:rsidR="00510672" w:rsidP="00510672" w:rsidRDefault="00510672" w14:paraId="2C2D28DD" w14:textId="77777777">
            <w:pPr>
              <w:rPr>
                <w:rFonts w:ascii="Calibri Light" w:hAnsi="Calibri Light" w:cs="Calibri Light"/>
                <w:b/>
                <w:bCs/>
              </w:rPr>
            </w:pPr>
          </w:p>
        </w:tc>
        <w:tc>
          <w:tcPr>
            <w:tcW w:w="5765" w:type="dxa"/>
            <w:shd w:val="clear" w:color="auto" w:fill="auto"/>
          </w:tcPr>
          <w:p w:rsidRPr="00D14360" w:rsidR="00510672" w:rsidP="00510672" w:rsidRDefault="00510672" w14:paraId="5B857269" w14:textId="77777777">
            <w:pPr>
              <w:rPr>
                <w:rFonts w:ascii="Calibri Light" w:hAnsi="Calibri Light" w:cs="Calibri Light"/>
              </w:rPr>
            </w:pPr>
            <w:r w:rsidRPr="00D14360">
              <w:rPr>
                <w:rFonts w:ascii="Calibri Light" w:hAnsi="Calibri Light" w:cs="Calibri Light"/>
              </w:rPr>
              <w:t xml:space="preserve">This section records the </w:t>
            </w:r>
            <w:r w:rsidRPr="00D14360" w:rsidR="00271771">
              <w:rPr>
                <w:rFonts w:ascii="Calibri Light" w:hAnsi="Calibri Light" w:cs="Calibri Light"/>
              </w:rPr>
              <w:t>pati</w:t>
            </w:r>
            <w:r w:rsidR="00271771">
              <w:rPr>
                <w:rFonts w:ascii="Calibri Light" w:hAnsi="Calibri Light" w:cs="Calibri Light"/>
              </w:rPr>
              <w:t>e</w:t>
            </w:r>
            <w:r w:rsidRPr="00D14360" w:rsidR="00271771">
              <w:rPr>
                <w:rFonts w:ascii="Calibri Light" w:hAnsi="Calibri Light" w:cs="Calibri Light"/>
              </w:rPr>
              <w:t>nt’s</w:t>
            </w:r>
            <w:r w:rsidRPr="00D14360">
              <w:rPr>
                <w:rFonts w:ascii="Calibri Light" w:hAnsi="Calibri Light" w:cs="Calibri Light"/>
              </w:rPr>
              <w:t xml:space="preserve"> chief complaint (the patient’s own description).</w:t>
            </w:r>
          </w:p>
        </w:tc>
      </w:tr>
      <w:tr w:rsidRPr="00C64922" w:rsidR="00CA1B19" w:rsidTr="004E29C8" w14:paraId="21D3138C" w14:textId="77777777">
        <w:trPr>
          <w:cantSplit/>
          <w:trHeight w:val="1340"/>
        </w:trPr>
        <w:tc>
          <w:tcPr>
            <w:tcW w:w="3595" w:type="dxa"/>
            <w:tcBorders>
              <w:top w:val="single" w:color="4F81BD" w:sz="4" w:space="0"/>
              <w:bottom w:val="single" w:color="4F81BD" w:sz="4" w:space="0"/>
              <w:right w:val="nil"/>
            </w:tcBorders>
            <w:shd w:val="clear" w:color="auto" w:fill="FFFFFF"/>
            <w:hideMark/>
          </w:tcPr>
          <w:p w:rsidRPr="00D14360" w:rsidR="00510672" w:rsidP="00510672" w:rsidRDefault="00510672" w14:paraId="24C81402" w14:textId="77777777">
            <w:pPr>
              <w:rPr>
                <w:rFonts w:cs="Calibri"/>
              </w:rPr>
            </w:pPr>
            <w:r w:rsidRPr="00D14360">
              <w:rPr>
                <w:rFonts w:cs="Calibri"/>
                <w:b/>
                <w:bCs/>
              </w:rPr>
              <w:t>Chief Complain and Reason for Visit</w:t>
            </w:r>
          </w:p>
          <w:p w:rsidRPr="00B64B82" w:rsidR="004D7F05" w:rsidP="00510672" w:rsidRDefault="004D7F05" w14:paraId="2AB4671F" w14:textId="77777777">
            <w:pPr>
              <w:rPr>
                <w:rFonts w:ascii="Calibri Light" w:hAnsi="Calibri Light" w:cs="Calibri Light"/>
                <w:sz w:val="18"/>
                <w:szCs w:val="18"/>
              </w:rPr>
            </w:pPr>
            <w:r w:rsidRPr="003A3D50">
              <w:rPr>
                <w:rFonts w:ascii="Calibri Light" w:hAnsi="Calibri Light" w:cs="Calibri Light"/>
                <w:sz w:val="18"/>
                <w:szCs w:val="18"/>
              </w:rPr>
              <w:t>46239-0</w:t>
            </w:r>
          </w:p>
          <w:p w:rsidRPr="00D14360" w:rsidR="00510672" w:rsidP="00510672" w:rsidRDefault="00510672" w14:paraId="65E4D44B" w14:textId="77777777">
            <w:pPr>
              <w:rPr>
                <w:rFonts w:ascii="Calibri Light" w:hAnsi="Calibri Light" w:cs="Calibri Light"/>
                <w:b/>
                <w:bCs/>
                <w:sz w:val="18"/>
              </w:rPr>
            </w:pPr>
            <w:r w:rsidRPr="00D14360">
              <w:rPr>
                <w:rFonts w:ascii="Calibri Light" w:hAnsi="Calibri Light" w:cs="Calibri Light"/>
                <w:bCs/>
                <w:sz w:val="18"/>
              </w:rPr>
              <w:t xml:space="preserve">2.16.840.1.113883.10.20.22.2.13 </w:t>
            </w:r>
          </w:p>
          <w:p w:rsidRPr="00D14360" w:rsidR="00510672" w:rsidP="00510672" w:rsidRDefault="00510672" w14:paraId="16B13EC1" w14:textId="77777777">
            <w:pPr>
              <w:rPr>
                <w:rFonts w:ascii="Calibri Light" w:hAnsi="Calibri Light" w:cs="Calibri Light"/>
                <w:b/>
                <w:bCs/>
              </w:rPr>
            </w:pPr>
          </w:p>
        </w:tc>
        <w:tc>
          <w:tcPr>
            <w:tcW w:w="5765" w:type="dxa"/>
            <w:tcBorders>
              <w:top w:val="single" w:color="4F81BD" w:sz="4" w:space="0"/>
              <w:bottom w:val="single" w:color="4F81BD" w:sz="4" w:space="0"/>
            </w:tcBorders>
            <w:shd w:val="clear" w:color="auto" w:fill="auto"/>
          </w:tcPr>
          <w:p w:rsidRPr="00D14360" w:rsidR="00510672" w:rsidP="00510672" w:rsidRDefault="00510672" w14:paraId="28C12F1B" w14:textId="77777777">
            <w:pPr>
              <w:rPr>
                <w:rFonts w:ascii="Calibri Light" w:hAnsi="Calibri Light" w:cs="Calibri Light"/>
              </w:rPr>
            </w:pPr>
            <w:r w:rsidRPr="00D14360">
              <w:rPr>
                <w:rFonts w:ascii="Calibri Light" w:hAnsi="Calibri Light" w:cs="Calibri Light"/>
              </w:rPr>
              <w:t xml:space="preserve">This section records the </w:t>
            </w:r>
            <w:r w:rsidRPr="00D14360" w:rsidR="00271771">
              <w:rPr>
                <w:rFonts w:ascii="Calibri Light" w:hAnsi="Calibri Light" w:cs="Calibri Light"/>
              </w:rPr>
              <w:t>pati</w:t>
            </w:r>
            <w:r w:rsidR="00271771">
              <w:rPr>
                <w:rFonts w:ascii="Calibri Light" w:hAnsi="Calibri Light" w:cs="Calibri Light"/>
              </w:rPr>
              <w:t>e</w:t>
            </w:r>
            <w:r w:rsidRPr="00D14360" w:rsidR="00271771">
              <w:rPr>
                <w:rFonts w:ascii="Calibri Light" w:hAnsi="Calibri Light" w:cs="Calibri Light"/>
              </w:rPr>
              <w:t>nt’s</w:t>
            </w:r>
            <w:r w:rsidRPr="00D14360">
              <w:rPr>
                <w:rFonts w:ascii="Calibri Light" w:hAnsi="Calibri Light" w:cs="Calibri Light"/>
              </w:rPr>
              <w:t xml:space="preserve"> chief complaint (the patient’s own description) and/or the reason for the </w:t>
            </w:r>
            <w:r w:rsidRPr="00D14360" w:rsidR="00271771">
              <w:rPr>
                <w:rFonts w:ascii="Calibri Light" w:hAnsi="Calibri Light" w:cs="Calibri Light"/>
              </w:rPr>
              <w:t>pati</w:t>
            </w:r>
            <w:r w:rsidR="00271771">
              <w:rPr>
                <w:rFonts w:ascii="Calibri Light" w:hAnsi="Calibri Light" w:cs="Calibri Light"/>
              </w:rPr>
              <w:t>e</w:t>
            </w:r>
            <w:r w:rsidRPr="00D14360" w:rsidR="00271771">
              <w:rPr>
                <w:rFonts w:ascii="Calibri Light" w:hAnsi="Calibri Light" w:cs="Calibri Light"/>
              </w:rPr>
              <w:t>nt’s</w:t>
            </w:r>
            <w:r w:rsidRPr="00D14360">
              <w:rPr>
                <w:rFonts w:ascii="Calibri Light" w:hAnsi="Calibri Light" w:cs="Calibri Light"/>
              </w:rPr>
              <w:t xml:space="preserve"> visit (the provider’s description of the reason for visit). Local policy determines whether the information is divided into two sections or recorded in one section serving both purposes.</w:t>
            </w:r>
          </w:p>
          <w:p w:rsidRPr="00D14360" w:rsidR="00B61192" w:rsidP="00B61192" w:rsidRDefault="00B61192" w14:paraId="1638F31B" w14:textId="2A63D6CD">
            <w:pPr>
              <w:rPr>
                <w:rFonts w:ascii="Calibri Light" w:hAnsi="Calibri Light" w:cs="Calibri Light"/>
              </w:rPr>
            </w:pPr>
            <w:r w:rsidRPr="00AE350D">
              <w:rPr>
                <w:b/>
                <w:bCs/>
                <w:color w:val="000000"/>
                <w:shd w:val="clear" w:color="auto" w:fill="FFFFFF"/>
              </w:rPr>
              <w:t>Reference:</w:t>
            </w:r>
            <w:r w:rsidRPr="00AE350D">
              <w:rPr>
                <w:color w:val="000000"/>
                <w:shd w:val="clear" w:color="auto" w:fill="FFFFFF"/>
              </w:rPr>
              <w:t xml:space="preserve"> </w:t>
            </w:r>
            <w:hyperlink w:history="1" w:anchor="_Sections_Defined_in">
              <w:r w:rsidRPr="00AD08FB">
                <w:rPr>
                  <w:rStyle w:val="Hyperlink"/>
                  <w:rFonts w:ascii="Calibri Light" w:hAnsi="Calibri Light" w:cs="Calibri Light"/>
                  <w:color w:val="000000"/>
                  <w:u w:val="none"/>
                  <w:shd w:val="clear" w:color="auto" w:fill="FFFFFF"/>
                </w:rPr>
                <w:t>Chapter 4.3 Sections Defined in C-CDA</w:t>
              </w:r>
            </w:hyperlink>
          </w:p>
        </w:tc>
      </w:tr>
      <w:tr w:rsidRPr="00C64922" w:rsidR="00CA1B19" w:rsidTr="004E29C8" w14:paraId="0DF19C98" w14:textId="77777777">
        <w:trPr>
          <w:cantSplit/>
          <w:trHeight w:val="3509"/>
        </w:trPr>
        <w:tc>
          <w:tcPr>
            <w:tcW w:w="3595" w:type="dxa"/>
            <w:tcBorders>
              <w:right w:val="nil"/>
            </w:tcBorders>
            <w:shd w:val="clear" w:color="auto" w:fill="FFFFFF"/>
            <w:hideMark/>
          </w:tcPr>
          <w:p w:rsidRPr="00D14360" w:rsidR="00510672" w:rsidP="00510672" w:rsidRDefault="00510672" w14:paraId="39A1B94D" w14:textId="77777777">
            <w:pPr>
              <w:rPr>
                <w:rFonts w:cs="Calibri"/>
              </w:rPr>
            </w:pPr>
            <w:r w:rsidRPr="00D14360">
              <w:rPr>
                <w:rFonts w:cs="Calibri"/>
                <w:b/>
                <w:bCs/>
              </w:rPr>
              <w:t>Health Concerns Section</w:t>
            </w:r>
          </w:p>
          <w:p w:rsidRPr="00B64B82" w:rsidR="004D7F05" w:rsidP="00510672" w:rsidRDefault="004D7F05" w14:paraId="0C4E97D7" w14:textId="77777777">
            <w:pPr>
              <w:rPr>
                <w:rFonts w:ascii="Calibri Light" w:hAnsi="Calibri Light" w:cs="Calibri Light"/>
                <w:sz w:val="18"/>
                <w:szCs w:val="18"/>
              </w:rPr>
            </w:pPr>
            <w:r w:rsidRPr="003A3D50">
              <w:rPr>
                <w:rFonts w:ascii="Calibri Light" w:hAnsi="Calibri Light" w:cs="Calibri Light"/>
                <w:sz w:val="18"/>
                <w:szCs w:val="18"/>
              </w:rPr>
              <w:t>75310-3</w:t>
            </w:r>
          </w:p>
          <w:p w:rsidRPr="00D14360" w:rsidR="00510672" w:rsidP="00510672" w:rsidRDefault="00510672" w14:paraId="3E23D6EA" w14:textId="77777777">
            <w:pPr>
              <w:rPr>
                <w:rFonts w:ascii="Calibri Light" w:hAnsi="Calibri Light" w:cs="Calibri Light"/>
                <w:b/>
                <w:bCs/>
                <w:sz w:val="18"/>
              </w:rPr>
            </w:pPr>
            <w:r w:rsidRPr="00D14360">
              <w:rPr>
                <w:rFonts w:ascii="Calibri Light" w:hAnsi="Calibri Light" w:cs="Calibri Light"/>
                <w:sz w:val="18"/>
              </w:rPr>
              <w:t>2.16.840.1.</w:t>
            </w:r>
            <w:r w:rsidRPr="00D14360">
              <w:rPr>
                <w:rFonts w:ascii="Calibri Light" w:hAnsi="Calibri Light" w:cs="Calibri Light"/>
                <w:bCs/>
                <w:sz w:val="18"/>
              </w:rPr>
              <w:t>113883.10.20.22.2.58:2015-08-01</w:t>
            </w:r>
          </w:p>
          <w:p w:rsidRPr="00D14360" w:rsidR="00510672" w:rsidP="00510672" w:rsidRDefault="00510672" w14:paraId="7FF8B79B" w14:textId="77777777">
            <w:pPr>
              <w:rPr>
                <w:rFonts w:ascii="Calibri Light" w:hAnsi="Calibri Light" w:cs="Calibri Light"/>
                <w:b/>
                <w:bCs/>
              </w:rPr>
            </w:pPr>
          </w:p>
        </w:tc>
        <w:tc>
          <w:tcPr>
            <w:tcW w:w="5765" w:type="dxa"/>
            <w:shd w:val="clear" w:color="auto" w:fill="auto"/>
          </w:tcPr>
          <w:p w:rsidR="00863460" w:rsidP="00510672" w:rsidRDefault="00510672" w14:paraId="03A8A508" w14:textId="77777777">
            <w:pPr>
              <w:rPr>
                <w:rFonts w:ascii="Calibri Light" w:hAnsi="Calibri Light" w:cs="Calibri Light"/>
              </w:rPr>
            </w:pPr>
            <w:r w:rsidRPr="00D14360">
              <w:rPr>
                <w:rFonts w:ascii="Calibri Light" w:hAnsi="Calibri Light" w:cs="Calibri Light"/>
              </w:rPr>
              <w:t xml:space="preserve">This section contains data describing an interest or worry about a health state or process that could possibly require attention, intervention, or management. A Health Concern is a health-related matter that is of interest, importance or worry to someone, who may be the patient, </w:t>
            </w:r>
            <w:r w:rsidRPr="00D14360" w:rsidR="00271771">
              <w:rPr>
                <w:rFonts w:ascii="Calibri Light" w:hAnsi="Calibri Light" w:cs="Calibri Light"/>
              </w:rPr>
              <w:t>pati</w:t>
            </w:r>
            <w:r w:rsidR="00271771">
              <w:rPr>
                <w:rFonts w:ascii="Calibri Light" w:hAnsi="Calibri Light" w:cs="Calibri Light"/>
              </w:rPr>
              <w:t>e</w:t>
            </w:r>
            <w:r w:rsidRPr="00D14360" w:rsidR="00271771">
              <w:rPr>
                <w:rFonts w:ascii="Calibri Light" w:hAnsi="Calibri Light" w:cs="Calibri Light"/>
              </w:rPr>
              <w:t>nt’s</w:t>
            </w:r>
            <w:r w:rsidRPr="00D14360">
              <w:rPr>
                <w:rFonts w:ascii="Calibri Light" w:hAnsi="Calibri Light" w:cs="Calibri Light"/>
              </w:rPr>
              <w:t xml:space="preserve"> family or </w:t>
            </w:r>
            <w:r w:rsidRPr="00D14360" w:rsidR="00271771">
              <w:rPr>
                <w:rFonts w:ascii="Calibri Light" w:hAnsi="Calibri Light" w:cs="Calibri Light"/>
              </w:rPr>
              <w:t>pati</w:t>
            </w:r>
            <w:r w:rsidR="00271771">
              <w:rPr>
                <w:rFonts w:ascii="Calibri Light" w:hAnsi="Calibri Light" w:cs="Calibri Light"/>
              </w:rPr>
              <w:t>e</w:t>
            </w:r>
            <w:r w:rsidRPr="00D14360" w:rsidR="00271771">
              <w:rPr>
                <w:rFonts w:ascii="Calibri Light" w:hAnsi="Calibri Light" w:cs="Calibri Light"/>
              </w:rPr>
              <w:t>nt’s</w:t>
            </w:r>
            <w:r w:rsidRPr="00D14360">
              <w:rPr>
                <w:rFonts w:ascii="Calibri Light" w:hAnsi="Calibri Light" w:cs="Calibri Light"/>
              </w:rPr>
              <w:t xml:space="preserve"> health care provider. Health concerns are derived from a variety of sources within </w:t>
            </w:r>
            <w:r w:rsidR="00632AAF">
              <w:rPr>
                <w:rFonts w:ascii="Calibri Light" w:hAnsi="Calibri Light" w:cs="Calibri Light"/>
              </w:rPr>
              <w:t>I</w:t>
            </w:r>
            <w:r w:rsidRPr="00D14360">
              <w:rPr>
                <w:rFonts w:ascii="Calibri Light" w:hAnsi="Calibri Light" w:cs="Calibri Light"/>
              </w:rPr>
              <w:t xml:space="preserve">EHR. </w:t>
            </w:r>
          </w:p>
          <w:p w:rsidR="00863460" w:rsidP="00510672" w:rsidRDefault="00863460" w14:paraId="77CFD0C9" w14:textId="77777777">
            <w:pPr>
              <w:rPr>
                <w:rFonts w:ascii="Calibri Light" w:hAnsi="Calibri Light" w:cs="Calibri Light"/>
              </w:rPr>
            </w:pPr>
          </w:p>
          <w:p w:rsidRPr="00D14360" w:rsidR="00510672" w:rsidP="00510672" w:rsidRDefault="00510672" w14:paraId="7A89A7A7" w14:textId="77777777">
            <w:pPr>
              <w:rPr>
                <w:rFonts w:ascii="Calibri Light" w:hAnsi="Calibri Light" w:cs="Calibri Light"/>
              </w:rPr>
            </w:pPr>
            <w:r w:rsidRPr="00D14360">
              <w:rPr>
                <w:rFonts w:ascii="Calibri Light" w:hAnsi="Calibri Light" w:cs="Calibri Light"/>
              </w:rPr>
              <w:t>Health concerns can be medical, surgical, nursing, allied health or patient-reported concerns. “Transportation difficulties” for someone who</w:t>
            </w:r>
            <w:r w:rsidR="00271771">
              <w:rPr>
                <w:rFonts w:ascii="Calibri Light" w:hAnsi="Calibri Light" w:cs="Calibri Light"/>
              </w:rPr>
              <w:t xml:space="preserve"> </w:t>
            </w:r>
            <w:r w:rsidRPr="00D14360">
              <w:rPr>
                <w:rFonts w:ascii="Calibri Light" w:hAnsi="Calibri Light" w:cs="Calibri Light"/>
              </w:rPr>
              <w:t>doesn't drive and has trouble getting to appointments, or “Underinsured” for someone who</w:t>
            </w:r>
            <w:r w:rsidR="00271771">
              <w:rPr>
                <w:rFonts w:ascii="Calibri Light" w:hAnsi="Calibri Light" w:cs="Calibri Light"/>
              </w:rPr>
              <w:t xml:space="preserve"> </w:t>
            </w:r>
            <w:r w:rsidRPr="00D14360">
              <w:rPr>
                <w:rFonts w:ascii="Calibri Light" w:hAnsi="Calibri Light" w:cs="Calibri Light"/>
              </w:rPr>
              <w:t>doesn't have sufficient insurance to properly cover their medical needs such as medications. Problem Concerns are a subset of Health Concerns that have risen to the level of importance that they typically would be described in the Problems Section.</w:t>
            </w:r>
          </w:p>
        </w:tc>
      </w:tr>
      <w:tr w:rsidRPr="00C64922" w:rsidR="00CA1B19" w:rsidTr="004E29C8" w14:paraId="434B3F40" w14:textId="77777777">
        <w:trPr>
          <w:cantSplit/>
          <w:trHeight w:val="315"/>
        </w:trPr>
        <w:tc>
          <w:tcPr>
            <w:tcW w:w="3595" w:type="dxa"/>
            <w:tcBorders>
              <w:top w:val="single" w:color="4F81BD" w:sz="4" w:space="0"/>
              <w:bottom w:val="single" w:color="4F81BD" w:sz="4" w:space="0"/>
              <w:right w:val="nil"/>
            </w:tcBorders>
            <w:shd w:val="clear" w:color="auto" w:fill="FFFFFF"/>
          </w:tcPr>
          <w:p w:rsidRPr="00D14360" w:rsidR="00510672" w:rsidP="00510672" w:rsidRDefault="00510672" w14:paraId="09112E7E" w14:textId="77777777">
            <w:pPr>
              <w:rPr>
                <w:rFonts w:cs="Calibri"/>
                <w:b/>
                <w:bCs/>
              </w:rPr>
            </w:pPr>
            <w:r w:rsidRPr="00D14360">
              <w:rPr>
                <w:rFonts w:cs="Calibri"/>
                <w:b/>
                <w:bCs/>
              </w:rPr>
              <w:t>Allergies and Intolerances Section</w:t>
            </w:r>
          </w:p>
          <w:p w:rsidRPr="003A3D50" w:rsidR="004D7F05" w:rsidP="00510672" w:rsidRDefault="004D7F05" w14:paraId="73313EE2" w14:textId="77777777">
            <w:pPr>
              <w:rPr>
                <w:rFonts w:ascii="Calibri Light" w:hAnsi="Calibri Light" w:cs="Calibri Light"/>
                <w:sz w:val="18"/>
                <w:szCs w:val="18"/>
              </w:rPr>
            </w:pPr>
            <w:r w:rsidRPr="003A3D50">
              <w:rPr>
                <w:rFonts w:ascii="Calibri Light" w:hAnsi="Calibri Light" w:cs="Calibri Light"/>
                <w:sz w:val="18"/>
                <w:szCs w:val="18"/>
              </w:rPr>
              <w:t>48765-2</w:t>
            </w:r>
          </w:p>
          <w:p w:rsidRPr="00D14360" w:rsidR="00510672" w:rsidP="00510672" w:rsidRDefault="00510672" w14:paraId="43465D43" w14:textId="77777777">
            <w:pPr>
              <w:rPr>
                <w:rFonts w:ascii="Calibri Light" w:hAnsi="Calibri Light" w:cs="Calibri Light"/>
                <w:b/>
                <w:bCs/>
                <w:sz w:val="18"/>
              </w:rPr>
            </w:pPr>
            <w:r w:rsidRPr="00D14360">
              <w:rPr>
                <w:rFonts w:ascii="Calibri Light" w:hAnsi="Calibri Light" w:cs="Calibri Light"/>
                <w:sz w:val="18"/>
              </w:rPr>
              <w:t>Entries optional:</w:t>
            </w:r>
          </w:p>
          <w:p w:rsidRPr="00D14360" w:rsidR="00510672" w:rsidP="00510672" w:rsidRDefault="00510672" w14:paraId="7D74A23C" w14:textId="77777777">
            <w:pPr>
              <w:rPr>
                <w:rFonts w:ascii="Calibri Light" w:hAnsi="Calibri Light" w:cs="Calibri Light"/>
                <w:b/>
                <w:bCs/>
                <w:sz w:val="18"/>
              </w:rPr>
            </w:pPr>
            <w:r w:rsidRPr="00D14360">
              <w:rPr>
                <w:rFonts w:ascii="Calibri Light" w:hAnsi="Calibri Light" w:cs="Calibri Light"/>
                <w:sz w:val="18"/>
              </w:rPr>
              <w:t xml:space="preserve">2.16.840.1.113883.10.20.22.2.6:2015-08-01 </w:t>
            </w:r>
          </w:p>
          <w:p w:rsidRPr="00D14360" w:rsidR="00510672" w:rsidP="00510672" w:rsidRDefault="00510672" w14:paraId="7E80E243" w14:textId="77777777">
            <w:pPr>
              <w:rPr>
                <w:rFonts w:ascii="Calibri Light" w:hAnsi="Calibri Light" w:cs="Calibri Light"/>
                <w:b/>
                <w:bCs/>
                <w:sz w:val="18"/>
              </w:rPr>
            </w:pPr>
            <w:r w:rsidRPr="00D14360">
              <w:rPr>
                <w:rFonts w:ascii="Calibri Light" w:hAnsi="Calibri Light" w:cs="Calibri Light"/>
                <w:sz w:val="18"/>
              </w:rPr>
              <w:t>Entries required:</w:t>
            </w:r>
          </w:p>
          <w:p w:rsidRPr="00D14360" w:rsidR="00510672" w:rsidP="00510672" w:rsidRDefault="00510672" w14:paraId="317517F5" w14:textId="77777777">
            <w:pPr>
              <w:rPr>
                <w:rFonts w:cs="Calibri"/>
                <w:b/>
                <w:bCs/>
                <w:sz w:val="21"/>
              </w:rPr>
            </w:pPr>
            <w:r w:rsidRPr="00D14360">
              <w:rPr>
                <w:rFonts w:ascii="Calibri Light" w:hAnsi="Calibri Light" w:cs="Calibri Light"/>
                <w:sz w:val="18"/>
              </w:rPr>
              <w:t>2.16.840.1.113883.10.20.22.2.6.1:2015-08-01</w:t>
            </w:r>
          </w:p>
        </w:tc>
        <w:tc>
          <w:tcPr>
            <w:tcW w:w="5765" w:type="dxa"/>
            <w:tcBorders>
              <w:top w:val="single" w:color="4F81BD" w:sz="4" w:space="0"/>
              <w:bottom w:val="single" w:color="4F81BD" w:sz="4" w:space="0"/>
            </w:tcBorders>
            <w:shd w:val="clear" w:color="auto" w:fill="auto"/>
          </w:tcPr>
          <w:p w:rsidRPr="00D14360" w:rsidR="00510672" w:rsidP="00D14360" w:rsidRDefault="00510672" w14:paraId="7424CFF7" w14:textId="77777777">
            <w:pPr>
              <w:spacing w:after="120"/>
              <w:rPr>
                <w:rFonts w:ascii="Calibri Light" w:hAnsi="Calibri Light" w:cs="Calibri Light"/>
              </w:rPr>
            </w:pPr>
            <w:r w:rsidRPr="00D14360">
              <w:rPr>
                <w:rFonts w:ascii="Calibri Light" w:hAnsi="Calibri Light" w:cs="Calibri Light"/>
              </w:rPr>
              <w:t>This section lists and describes any medication allergies, adverse reactions, idiosyncratic reactions, anaphylaxis/anaphylactoid reactions to food items, and metabolic variations or adverse reactions/allergies to other substances (such as latex, iodine, tape adhesives). At a minimum, it should list currently active and any relevant historical allergies and adverse reactions.</w:t>
            </w:r>
          </w:p>
        </w:tc>
      </w:tr>
      <w:tr w:rsidRPr="00C64922" w:rsidR="00CA1B19" w:rsidTr="004E29C8" w14:paraId="47C46C9E" w14:textId="77777777">
        <w:trPr>
          <w:cantSplit/>
          <w:trHeight w:val="1538"/>
        </w:trPr>
        <w:tc>
          <w:tcPr>
            <w:tcW w:w="3595" w:type="dxa"/>
            <w:tcBorders>
              <w:right w:val="nil"/>
            </w:tcBorders>
            <w:shd w:val="clear" w:color="auto" w:fill="FFFFFF"/>
          </w:tcPr>
          <w:p w:rsidRPr="00D14360" w:rsidR="00510672" w:rsidP="00510672" w:rsidRDefault="00510672" w14:paraId="38C6524B" w14:textId="77777777">
            <w:pPr>
              <w:rPr>
                <w:rFonts w:cs="Calibri"/>
              </w:rPr>
            </w:pPr>
            <w:r w:rsidRPr="00D14360">
              <w:rPr>
                <w:rFonts w:cs="Calibri"/>
                <w:b/>
                <w:bCs/>
              </w:rPr>
              <w:t>Review of Systems Section</w:t>
            </w:r>
          </w:p>
          <w:p w:rsidRPr="00B64B82" w:rsidR="004D7F05" w:rsidP="00510672" w:rsidRDefault="004D7F05" w14:paraId="2B4FCB22" w14:textId="77777777">
            <w:pPr>
              <w:rPr>
                <w:rFonts w:ascii="Calibri Light" w:hAnsi="Calibri Light" w:cs="Calibri Light"/>
                <w:sz w:val="18"/>
                <w:szCs w:val="18"/>
              </w:rPr>
            </w:pPr>
            <w:r w:rsidRPr="003A3D50">
              <w:rPr>
                <w:rFonts w:ascii="Calibri Light" w:hAnsi="Calibri Light" w:cs="Calibri Light"/>
                <w:sz w:val="18"/>
                <w:szCs w:val="18"/>
              </w:rPr>
              <w:t>10187-3</w:t>
            </w:r>
          </w:p>
          <w:p w:rsidRPr="00D14360" w:rsidR="00510672" w:rsidP="00510672" w:rsidRDefault="00510672" w14:paraId="2F30A08F" w14:textId="77777777">
            <w:pPr>
              <w:rPr>
                <w:rFonts w:ascii="Calibri Light" w:hAnsi="Calibri Light" w:cs="Calibri Light"/>
                <w:b/>
                <w:bCs/>
                <w:sz w:val="18"/>
              </w:rPr>
            </w:pPr>
            <w:r w:rsidRPr="00D14360">
              <w:rPr>
                <w:rFonts w:ascii="Calibri Light" w:hAnsi="Calibri Light" w:cs="Calibri Light"/>
                <w:bCs/>
                <w:sz w:val="18"/>
              </w:rPr>
              <w:t xml:space="preserve">1.3.6.1.4.1.19376.1.5.3.1.3.18 </w:t>
            </w:r>
          </w:p>
          <w:p w:rsidRPr="00D14360" w:rsidR="00510672" w:rsidP="00510672" w:rsidRDefault="00510672" w14:paraId="778C532E" w14:textId="77777777">
            <w:pPr>
              <w:rPr>
                <w:rFonts w:ascii="Calibri Light" w:hAnsi="Calibri Light" w:cs="Calibri Light"/>
                <w:b/>
                <w:bCs/>
              </w:rPr>
            </w:pPr>
          </w:p>
        </w:tc>
        <w:tc>
          <w:tcPr>
            <w:tcW w:w="5765" w:type="dxa"/>
            <w:shd w:val="clear" w:color="auto" w:fill="auto"/>
          </w:tcPr>
          <w:p w:rsidRPr="00D14360" w:rsidR="00510672" w:rsidP="00510672" w:rsidRDefault="00510672" w14:paraId="5D60059E" w14:textId="77777777">
            <w:pPr>
              <w:rPr>
                <w:rFonts w:ascii="Calibri Light" w:hAnsi="Calibri Light" w:cs="Calibri Light"/>
              </w:rPr>
            </w:pPr>
            <w:r w:rsidRPr="00D14360">
              <w:rPr>
                <w:rFonts w:ascii="Calibri Light" w:hAnsi="Calibri Light" w:cs="Calibri Light"/>
              </w:rPr>
              <w:t>This section contains a relevant collection of symptoms and functions systematically gathered by a clinician. It includes symptoms the patient is currently experiencing, some of which were not elicited during the history of present illness, as well as a potentially large number of pertinent negatives, for example, symptoms that the patient denied experiencing.</w:t>
            </w:r>
          </w:p>
        </w:tc>
      </w:tr>
      <w:tr w:rsidRPr="00C64922" w:rsidR="00CA1B19" w:rsidTr="004E29C8" w14:paraId="6F6E6036" w14:textId="77777777">
        <w:trPr>
          <w:cantSplit/>
          <w:trHeight w:val="575"/>
        </w:trPr>
        <w:tc>
          <w:tcPr>
            <w:tcW w:w="3595" w:type="dxa"/>
            <w:tcBorders>
              <w:top w:val="single" w:color="4F81BD" w:sz="4" w:space="0"/>
              <w:bottom w:val="single" w:color="4F81BD" w:sz="4" w:space="0"/>
              <w:right w:val="nil"/>
            </w:tcBorders>
            <w:shd w:val="clear" w:color="auto" w:fill="FFFFFF"/>
            <w:hideMark/>
          </w:tcPr>
          <w:p w:rsidRPr="00D14360" w:rsidR="00510672" w:rsidP="00510672" w:rsidRDefault="00510672" w14:paraId="5587CAA8" w14:textId="77777777">
            <w:pPr>
              <w:rPr>
                <w:rFonts w:cs="Calibri"/>
              </w:rPr>
            </w:pPr>
            <w:r w:rsidRPr="00D14360">
              <w:rPr>
                <w:rFonts w:cs="Calibri"/>
                <w:b/>
                <w:bCs/>
              </w:rPr>
              <w:t>History of Present Illness</w:t>
            </w:r>
          </w:p>
          <w:p w:rsidRPr="00B64B82" w:rsidR="004D7F05" w:rsidP="00510672" w:rsidRDefault="004D7F05" w14:paraId="55766007" w14:textId="77777777">
            <w:pPr>
              <w:rPr>
                <w:rFonts w:ascii="Calibri Light" w:hAnsi="Calibri Light" w:cs="Calibri Light"/>
                <w:sz w:val="18"/>
                <w:szCs w:val="18"/>
              </w:rPr>
            </w:pPr>
            <w:r w:rsidRPr="003A3D50">
              <w:rPr>
                <w:rFonts w:ascii="Calibri Light" w:hAnsi="Calibri Light" w:cs="Calibri Light"/>
                <w:sz w:val="18"/>
                <w:szCs w:val="18"/>
              </w:rPr>
              <w:t>10164-2</w:t>
            </w:r>
          </w:p>
          <w:p w:rsidRPr="00D14360" w:rsidR="00510672" w:rsidP="00510672" w:rsidRDefault="00510672" w14:paraId="394ED3F2" w14:textId="77777777">
            <w:pPr>
              <w:rPr>
                <w:rFonts w:ascii="Calibri Light" w:hAnsi="Calibri Light" w:cs="Calibri Light"/>
                <w:b/>
                <w:bCs/>
                <w:sz w:val="18"/>
                <w:szCs w:val="18"/>
              </w:rPr>
            </w:pPr>
            <w:r w:rsidRPr="00D14360">
              <w:rPr>
                <w:rFonts w:ascii="Calibri Light" w:hAnsi="Calibri Light" w:cs="Calibri Light"/>
                <w:bCs/>
                <w:sz w:val="18"/>
                <w:szCs w:val="18"/>
              </w:rPr>
              <w:t xml:space="preserve">1.3.6.1.4.1.19376.1.5.3.1.3.4 </w:t>
            </w:r>
          </w:p>
          <w:p w:rsidRPr="00D14360" w:rsidR="00510672" w:rsidP="00510672" w:rsidRDefault="00510672" w14:paraId="2025B7DE" w14:textId="77777777">
            <w:pPr>
              <w:rPr>
                <w:rFonts w:cs="Calibri"/>
                <w:b/>
                <w:bCs/>
              </w:rPr>
            </w:pPr>
          </w:p>
        </w:tc>
        <w:tc>
          <w:tcPr>
            <w:tcW w:w="5765" w:type="dxa"/>
            <w:tcBorders>
              <w:top w:val="single" w:color="4F81BD" w:sz="4" w:space="0"/>
              <w:bottom w:val="single" w:color="4F81BD" w:sz="4" w:space="0"/>
            </w:tcBorders>
            <w:shd w:val="clear" w:color="auto" w:fill="auto"/>
          </w:tcPr>
          <w:p w:rsidRPr="00D14360" w:rsidR="00510672" w:rsidP="00510672" w:rsidRDefault="00510672" w14:paraId="620B8807" w14:textId="77777777">
            <w:pPr>
              <w:rPr>
                <w:rFonts w:ascii="Calibri Light" w:hAnsi="Calibri Light" w:cs="Calibri Light"/>
              </w:rPr>
            </w:pPr>
            <w:r w:rsidRPr="00D14360">
              <w:rPr>
                <w:rFonts w:ascii="Calibri Light" w:hAnsi="Calibri Light" w:cs="Calibri Light"/>
              </w:rPr>
              <w:t>This section describes the history related to the reason for the encounter. It contains the historical details leading up to and pertaining to the patient’s current complaint or reason for seeking medical care.</w:t>
            </w:r>
          </w:p>
        </w:tc>
      </w:tr>
      <w:tr w:rsidRPr="00C64922" w:rsidR="00CA1B19" w:rsidTr="004E29C8" w14:paraId="6ECF0485" w14:textId="77777777">
        <w:trPr>
          <w:cantSplit/>
          <w:trHeight w:val="908"/>
        </w:trPr>
        <w:tc>
          <w:tcPr>
            <w:tcW w:w="3595" w:type="dxa"/>
            <w:tcBorders>
              <w:right w:val="nil"/>
            </w:tcBorders>
            <w:shd w:val="clear" w:color="auto" w:fill="FFFFFF"/>
            <w:hideMark/>
          </w:tcPr>
          <w:p w:rsidRPr="00D14360" w:rsidR="00510672" w:rsidP="00510672" w:rsidRDefault="00510672" w14:paraId="786DF87E" w14:textId="77777777">
            <w:pPr>
              <w:rPr>
                <w:rFonts w:cs="Calibri"/>
              </w:rPr>
            </w:pPr>
            <w:r w:rsidRPr="00D14360">
              <w:rPr>
                <w:rFonts w:cs="Calibri"/>
                <w:b/>
                <w:bCs/>
              </w:rPr>
              <w:t>Past Medical History</w:t>
            </w:r>
          </w:p>
          <w:p w:rsidRPr="00B64B82" w:rsidR="004D7F05" w:rsidP="00510672" w:rsidRDefault="00FF4945" w14:paraId="2DE2E3CC" w14:textId="77777777">
            <w:pPr>
              <w:rPr>
                <w:rFonts w:ascii="Calibri Light" w:hAnsi="Calibri Light" w:cs="Calibri Light"/>
                <w:sz w:val="18"/>
                <w:szCs w:val="18"/>
              </w:rPr>
            </w:pPr>
            <w:r w:rsidRPr="003A3D50">
              <w:rPr>
                <w:rFonts w:ascii="Calibri Light" w:hAnsi="Calibri Light" w:cs="Calibri Light"/>
                <w:sz w:val="18"/>
                <w:szCs w:val="18"/>
              </w:rPr>
              <w:t>11348-0</w:t>
            </w:r>
          </w:p>
          <w:p w:rsidRPr="00D14360" w:rsidR="00510672" w:rsidP="00510672" w:rsidRDefault="00510672" w14:paraId="7449E3D8" w14:textId="77777777">
            <w:pPr>
              <w:rPr>
                <w:rFonts w:ascii="Calibri Light" w:hAnsi="Calibri Light" w:cs="Calibri Light"/>
                <w:b/>
                <w:bCs/>
                <w:sz w:val="18"/>
              </w:rPr>
            </w:pPr>
            <w:r w:rsidRPr="00D14360">
              <w:rPr>
                <w:rFonts w:ascii="Calibri Light" w:hAnsi="Calibri Light" w:cs="Calibri Light"/>
                <w:bCs/>
                <w:sz w:val="18"/>
              </w:rPr>
              <w:t>2.16.840.1.113883.10.20.22.2.20:2015-08-01</w:t>
            </w:r>
          </w:p>
          <w:p w:rsidRPr="00D14360" w:rsidR="00510672" w:rsidP="00510672" w:rsidRDefault="00510672" w14:paraId="51B6D466" w14:textId="77777777">
            <w:pPr>
              <w:rPr>
                <w:rFonts w:ascii="Calibri Light" w:hAnsi="Calibri Light" w:cs="Calibri Light"/>
                <w:b/>
                <w:bCs/>
              </w:rPr>
            </w:pPr>
          </w:p>
        </w:tc>
        <w:tc>
          <w:tcPr>
            <w:tcW w:w="5765" w:type="dxa"/>
            <w:shd w:val="clear" w:color="auto" w:fill="auto"/>
          </w:tcPr>
          <w:p w:rsidRPr="00D14360" w:rsidR="00510672" w:rsidP="00510672" w:rsidRDefault="00510672" w14:paraId="6DFF1B81" w14:textId="77777777">
            <w:pPr>
              <w:rPr>
                <w:rFonts w:ascii="Calibri Light" w:hAnsi="Calibri Light" w:cs="Calibri Light"/>
              </w:rPr>
            </w:pPr>
            <w:r w:rsidRPr="00D14360">
              <w:rPr>
                <w:rFonts w:ascii="Calibri Light" w:hAnsi="Calibri Light" w:cs="Calibri Light"/>
              </w:rPr>
              <w:t>This section contains a record of the patient’s past complaints, problems, and diagnoses. It contains data from the patient’s past</w:t>
            </w:r>
            <w:r w:rsidRPr="00D14360" w:rsidR="00742982">
              <w:rPr>
                <w:rFonts w:ascii="Calibri Light" w:hAnsi="Calibri Light" w:cs="Calibri Light"/>
              </w:rPr>
              <w:t>,</w:t>
            </w:r>
            <w:r w:rsidRPr="00D14360">
              <w:rPr>
                <w:rFonts w:ascii="Calibri Light" w:hAnsi="Calibri Light" w:cs="Calibri Light"/>
              </w:rPr>
              <w:t xml:space="preserve"> up to the patient’s current complaint or reason for seeking medical care.</w:t>
            </w:r>
          </w:p>
        </w:tc>
      </w:tr>
      <w:tr w:rsidRPr="00C64922" w:rsidR="00CA1B19" w:rsidTr="004E29C8" w14:paraId="427DBA10" w14:textId="77777777">
        <w:trPr>
          <w:cantSplit/>
          <w:trHeight w:val="1070"/>
        </w:trPr>
        <w:tc>
          <w:tcPr>
            <w:tcW w:w="3595" w:type="dxa"/>
            <w:tcBorders>
              <w:top w:val="single" w:color="4F81BD" w:sz="4" w:space="0"/>
              <w:bottom w:val="single" w:color="4F81BD" w:sz="4" w:space="0"/>
              <w:right w:val="nil"/>
            </w:tcBorders>
            <w:shd w:val="clear" w:color="auto" w:fill="FFFFFF"/>
            <w:hideMark/>
          </w:tcPr>
          <w:p w:rsidRPr="004E29C8" w:rsidR="00510672" w:rsidP="00510672" w:rsidRDefault="00510672" w14:paraId="16ED4872" w14:textId="77777777">
            <w:pPr>
              <w:rPr>
                <w:rFonts w:asciiTheme="minorHAnsi" w:hAnsiTheme="minorHAnsi"/>
                <w:b/>
              </w:rPr>
            </w:pPr>
            <w:r w:rsidRPr="004E29C8">
              <w:rPr>
                <w:rFonts w:asciiTheme="minorHAnsi" w:hAnsiTheme="minorHAnsi"/>
                <w:b/>
              </w:rPr>
              <w:t xml:space="preserve">Social History Section </w:t>
            </w:r>
          </w:p>
          <w:p w:rsidRPr="00B64B82" w:rsidR="00FF4945" w:rsidP="00510672" w:rsidRDefault="00FF4945" w14:paraId="28010712" w14:textId="77777777">
            <w:pPr>
              <w:rPr>
                <w:rFonts w:ascii="Calibri Light" w:hAnsi="Calibri Light" w:cs="Calibri Light"/>
                <w:sz w:val="18"/>
                <w:szCs w:val="18"/>
              </w:rPr>
            </w:pPr>
            <w:r w:rsidRPr="003A3D50">
              <w:rPr>
                <w:rFonts w:ascii="Calibri Light" w:hAnsi="Calibri Light" w:cs="Calibri Light"/>
                <w:sz w:val="18"/>
                <w:szCs w:val="18"/>
              </w:rPr>
              <w:t>29762-2</w:t>
            </w:r>
            <w:r w:rsidRPr="003A3D50" w:rsidR="00924604">
              <w:rPr>
                <w:rFonts w:ascii="Calibri Light" w:hAnsi="Calibri Light" w:cs="Calibri Light"/>
                <w:sz w:val="18"/>
                <w:szCs w:val="18"/>
              </w:rPr>
              <w:t xml:space="preserve"> </w:t>
            </w:r>
          </w:p>
          <w:p w:rsidRPr="00D14360" w:rsidR="00510672" w:rsidP="00510672" w:rsidRDefault="00510672" w14:paraId="4A790638" w14:textId="77777777">
            <w:pPr>
              <w:rPr>
                <w:rFonts w:ascii="Calibri Light" w:hAnsi="Calibri Light" w:cs="Calibri Light"/>
                <w:b/>
                <w:bCs/>
                <w:sz w:val="18"/>
              </w:rPr>
            </w:pPr>
            <w:r w:rsidRPr="00D14360">
              <w:rPr>
                <w:rFonts w:ascii="Calibri Light" w:hAnsi="Calibri Light" w:cs="Calibri Light"/>
                <w:bCs/>
                <w:sz w:val="18"/>
              </w:rPr>
              <w:t xml:space="preserve">2.16.840.1.113883.10.20.22.2.17:2015-08-01 </w:t>
            </w:r>
          </w:p>
          <w:p w:rsidRPr="00D14360" w:rsidR="00510672" w:rsidP="00510672" w:rsidRDefault="00510672" w14:paraId="1FF07387" w14:textId="77777777">
            <w:pPr>
              <w:rPr>
                <w:rFonts w:ascii="Calibri Light" w:hAnsi="Calibri Light" w:cs="Calibri Light"/>
                <w:b/>
                <w:bCs/>
              </w:rPr>
            </w:pPr>
          </w:p>
        </w:tc>
        <w:tc>
          <w:tcPr>
            <w:tcW w:w="5765" w:type="dxa"/>
            <w:tcBorders>
              <w:top w:val="single" w:color="4F81BD" w:sz="4" w:space="0"/>
              <w:bottom w:val="single" w:color="4F81BD" w:sz="4" w:space="0"/>
            </w:tcBorders>
            <w:shd w:val="clear" w:color="auto" w:fill="auto"/>
          </w:tcPr>
          <w:p w:rsidRPr="00D14360" w:rsidR="00510672" w:rsidP="00510672" w:rsidRDefault="00510672" w14:paraId="668CCC12" w14:textId="0D47993E">
            <w:pPr>
              <w:rPr>
                <w:rFonts w:ascii="Calibri Light" w:hAnsi="Calibri Light" w:cs="Calibri Light"/>
              </w:rPr>
            </w:pPr>
            <w:r w:rsidRPr="00D14360">
              <w:rPr>
                <w:rFonts w:ascii="Calibri Light" w:hAnsi="Calibri Light" w:cs="Calibri Light"/>
              </w:rPr>
              <w:t>This section contains social history data that influence a patient’s physical, psychological or emotional health (e.g., smoking status, pregnancy</w:t>
            </w:r>
            <w:r w:rsidR="007C663A">
              <w:rPr>
                <w:rFonts w:ascii="Calibri Light" w:hAnsi="Calibri Light" w:cs="Calibri Light"/>
              </w:rPr>
              <w:t>, work</w:t>
            </w:r>
            <w:r w:rsidRPr="00D14360">
              <w:rPr>
                <w:rFonts w:ascii="Calibri Light" w:hAnsi="Calibri Light" w:cs="Calibri Light"/>
              </w:rPr>
              <w:t>). Demographic data, such as marital status, race, ethnicity, and religious affiliation, is captured in the header.</w:t>
            </w:r>
          </w:p>
        </w:tc>
      </w:tr>
      <w:tr w:rsidRPr="00C64922" w:rsidR="00CA1B19" w:rsidTr="004E29C8" w14:paraId="72002843" w14:textId="77777777">
        <w:trPr>
          <w:cantSplit/>
          <w:trHeight w:val="800"/>
        </w:trPr>
        <w:tc>
          <w:tcPr>
            <w:tcW w:w="3595" w:type="dxa"/>
            <w:tcBorders>
              <w:right w:val="nil"/>
            </w:tcBorders>
            <w:shd w:val="clear" w:color="auto" w:fill="FFFFFF"/>
          </w:tcPr>
          <w:p w:rsidRPr="00D14360" w:rsidR="00510672" w:rsidP="00510672" w:rsidRDefault="00510672" w14:paraId="6C57C463" w14:textId="77777777">
            <w:pPr>
              <w:rPr>
                <w:rFonts w:cs="Calibri"/>
              </w:rPr>
            </w:pPr>
            <w:r w:rsidRPr="00D14360">
              <w:rPr>
                <w:rFonts w:cs="Calibri"/>
                <w:b/>
                <w:bCs/>
              </w:rPr>
              <w:t>Family History Section</w:t>
            </w:r>
          </w:p>
          <w:p w:rsidRPr="00B64B82" w:rsidR="00FF4945" w:rsidP="00510672" w:rsidRDefault="00FF4945" w14:paraId="7E15FC3A" w14:textId="77777777">
            <w:pPr>
              <w:rPr>
                <w:rFonts w:ascii="Calibri Light" w:hAnsi="Calibri Light" w:cs="Calibri Light"/>
                <w:sz w:val="18"/>
                <w:szCs w:val="18"/>
              </w:rPr>
            </w:pPr>
            <w:r w:rsidRPr="003A3D50">
              <w:rPr>
                <w:rFonts w:ascii="Calibri Light" w:hAnsi="Calibri Light" w:cs="Calibri Light"/>
                <w:sz w:val="18"/>
                <w:szCs w:val="18"/>
              </w:rPr>
              <w:t>10157-6</w:t>
            </w:r>
          </w:p>
          <w:p w:rsidRPr="00D14360" w:rsidR="00510672" w:rsidP="00510672" w:rsidRDefault="00510672" w14:paraId="2C7A3D6D" w14:textId="77777777">
            <w:pPr>
              <w:rPr>
                <w:rFonts w:ascii="Calibri Light" w:hAnsi="Calibri Light" w:cs="Calibri Light"/>
                <w:b/>
                <w:bCs/>
                <w:sz w:val="18"/>
              </w:rPr>
            </w:pPr>
            <w:r w:rsidRPr="00D14360">
              <w:rPr>
                <w:rFonts w:ascii="Calibri Light" w:hAnsi="Calibri Light" w:cs="Calibri Light"/>
                <w:bCs/>
                <w:sz w:val="18"/>
              </w:rPr>
              <w:t>2.16.840.1.113883.10.20.22.2.15:2015-08-01</w:t>
            </w:r>
          </w:p>
          <w:p w:rsidRPr="00D14360" w:rsidR="00510672" w:rsidP="00510672" w:rsidRDefault="00510672" w14:paraId="689337EA" w14:textId="77777777">
            <w:pPr>
              <w:rPr>
                <w:rFonts w:ascii="Calibri Light" w:hAnsi="Calibri Light" w:cs="Calibri Light"/>
                <w:b/>
                <w:bCs/>
              </w:rPr>
            </w:pPr>
          </w:p>
        </w:tc>
        <w:tc>
          <w:tcPr>
            <w:tcW w:w="5765" w:type="dxa"/>
            <w:shd w:val="clear" w:color="auto" w:fill="auto"/>
          </w:tcPr>
          <w:p w:rsidRPr="00D14360" w:rsidR="00510672" w:rsidP="00510672" w:rsidRDefault="00510672" w14:paraId="72D50A7C" w14:textId="77777777">
            <w:pPr>
              <w:rPr>
                <w:rFonts w:ascii="Calibri Light" w:hAnsi="Calibri Light" w:cs="Calibri Light"/>
              </w:rPr>
            </w:pPr>
            <w:r w:rsidRPr="00D14360">
              <w:rPr>
                <w:rFonts w:ascii="Calibri Light" w:hAnsi="Calibri Light" w:cs="Calibri Light"/>
              </w:rPr>
              <w:t>This section contains data defining the patient’s genetic relatives in terms of possible or relevant health risk factors that have a potential impact on the patient’s healthcare risk profile.</w:t>
            </w:r>
          </w:p>
        </w:tc>
      </w:tr>
    </w:tbl>
    <w:p w:rsidRPr="00C64922" w:rsidR="005D2703" w:rsidRDefault="005C79A1" w14:paraId="0B157DDE" w14:textId="5323F683">
      <w:pPr>
        <w:pStyle w:val="Caption"/>
      </w:pPr>
      <w:r>
        <w:t xml:space="preserve">  </w:t>
      </w:r>
      <w:bookmarkStart w:name="_Toc118898815" w:id="897"/>
      <w:bookmarkStart w:name="_Toc119940018" w:id="898"/>
      <w:bookmarkStart w:name="_Toc135313049" w:id="899"/>
      <w:r w:rsidRPr="00C64922" w:rsidR="005D2703">
        <w:t xml:space="preserve">Table </w:t>
      </w:r>
      <w:r>
        <w:fldChar w:fldCharType="begin"/>
      </w:r>
      <w:r>
        <w:instrText>SEQ Table \* ARABIC</w:instrText>
      </w:r>
      <w:r>
        <w:fldChar w:fldCharType="separate"/>
      </w:r>
      <w:r w:rsidR="00DC1072">
        <w:rPr>
          <w:noProof/>
        </w:rPr>
        <w:t>28</w:t>
      </w:r>
      <w:r>
        <w:fldChar w:fldCharType="end"/>
      </w:r>
      <w:r w:rsidRPr="00C64922" w:rsidR="005D2703">
        <w:t>: Subjective Information</w:t>
      </w:r>
      <w:bookmarkEnd w:id="897"/>
      <w:bookmarkEnd w:id="898"/>
      <w:bookmarkEnd w:id="899"/>
    </w:p>
    <w:p w:rsidRPr="00F10C7C" w:rsidR="00A10C4D" w:rsidP="00FD31AC" w:rsidRDefault="00A10C4D" w14:paraId="528A53F0" w14:textId="77777777">
      <w:pPr>
        <w:pStyle w:val="Heading3"/>
      </w:pPr>
      <w:bookmarkStart w:name="_Toc15469427" w:id="900"/>
      <w:bookmarkStart w:name="_Toc15479875" w:id="901"/>
      <w:bookmarkStart w:name="_Toc18495055" w:id="902"/>
      <w:bookmarkStart w:name="_Toc19870251" w:id="903"/>
      <w:bookmarkStart w:name="_Toc20480940" w:id="904"/>
      <w:bookmarkStart w:name="_Toc21529470" w:id="905"/>
      <w:bookmarkStart w:name="_Toc21691522" w:id="906"/>
      <w:bookmarkStart w:name="_Toc21845707" w:id="907"/>
      <w:bookmarkStart w:name="_Toc21851948" w:id="908"/>
      <w:bookmarkStart w:name="_Toc21871911" w:id="909"/>
      <w:bookmarkStart w:name="_Toc21872367" w:id="910"/>
      <w:bookmarkStart w:name="_Toc21880138" w:id="911"/>
      <w:bookmarkStart w:name="_Toc21889968" w:id="912"/>
      <w:bookmarkStart w:name="_Toc21894111" w:id="913"/>
      <w:bookmarkStart w:name="_Toc21898039" w:id="914"/>
      <w:bookmarkStart w:name="_Toc21926786" w:id="915"/>
      <w:bookmarkStart w:name="_Toc10702526" w:id="916"/>
      <w:bookmarkStart w:name="_Toc11043612" w:id="917"/>
      <w:bookmarkStart w:name="_Toc11045602" w:id="918"/>
      <w:bookmarkStart w:name="_Toc11391272" w:id="919"/>
      <w:bookmarkStart w:name="_Toc119939838" w:id="920"/>
      <w:bookmarkStart w:name="_Toc135312869" w:id="921"/>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r w:rsidRPr="00F10C7C">
        <w:t>Objective Information</w:t>
      </w:r>
      <w:bookmarkEnd w:id="916"/>
      <w:bookmarkEnd w:id="917"/>
      <w:bookmarkEnd w:id="918"/>
      <w:bookmarkEnd w:id="919"/>
      <w:bookmarkEnd w:id="920"/>
      <w:bookmarkEnd w:id="921"/>
    </w:p>
    <w:tbl>
      <w:tblPr>
        <w:tblW w:w="9383" w:type="dxa"/>
        <w:tblInd w:w="108"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Look w:val="04A0" w:firstRow="1" w:lastRow="0" w:firstColumn="1" w:lastColumn="0" w:noHBand="0" w:noVBand="1"/>
      </w:tblPr>
      <w:tblGrid>
        <w:gridCol w:w="3960"/>
        <w:gridCol w:w="5400"/>
        <w:gridCol w:w="23"/>
      </w:tblGrid>
      <w:tr w:rsidRPr="0037231C" w:rsidR="00D70867" w:rsidTr="003A3D50" w14:paraId="443D6019" w14:textId="77777777">
        <w:trPr>
          <w:cantSplit/>
          <w:trHeight w:val="315"/>
          <w:tblHeader/>
        </w:trPr>
        <w:tc>
          <w:tcPr>
            <w:tcW w:w="3960" w:type="dxa"/>
            <w:tcBorders>
              <w:bottom w:val="single" w:color="4F81BD" w:sz="4" w:space="0"/>
              <w:right w:val="nil"/>
            </w:tcBorders>
            <w:shd w:val="clear" w:color="auto" w:fill="4F81BD"/>
          </w:tcPr>
          <w:p w:rsidRPr="00D14360" w:rsidR="001941AF" w:rsidP="001941AF" w:rsidRDefault="001941AF" w14:paraId="1FC2F10F" w14:textId="77777777">
            <w:pPr>
              <w:rPr>
                <w:rFonts w:cs="Calibri"/>
                <w:color w:val="FFFFFF"/>
              </w:rPr>
            </w:pPr>
            <w:r w:rsidRPr="00D14360">
              <w:rPr>
                <w:rFonts w:cs="Calibri"/>
                <w:b/>
                <w:bCs/>
                <w:color w:val="FFFFFF"/>
              </w:rPr>
              <w:t>Sections defined in C-CDA R2.1</w:t>
            </w:r>
          </w:p>
          <w:p w:rsidRPr="00D14360" w:rsidR="001941AF" w:rsidP="001941AF" w:rsidRDefault="009171BA" w14:paraId="14A6A23F" w14:textId="51AE4CF4">
            <w:pPr>
              <w:rPr>
                <w:rFonts w:cs="Calibri"/>
                <w:color w:val="FFFFFF"/>
              </w:rPr>
            </w:pPr>
            <w:r>
              <w:rPr>
                <w:rFonts w:ascii="Calibri Light" w:hAnsi="Calibri Light" w:cs="Calibri Light"/>
                <w:b/>
                <w:bCs/>
                <w:color w:val="FFFFFF"/>
              </w:rPr>
              <w:t>LOINC</w:t>
            </w:r>
          </w:p>
          <w:p w:rsidRPr="00D14360" w:rsidR="00F22316" w:rsidP="00D14360" w:rsidRDefault="001941AF" w14:paraId="57AAFD8A" w14:textId="77777777">
            <w:pPr>
              <w:spacing w:after="120"/>
              <w:rPr>
                <w:rFonts w:ascii="Calibri Light" w:hAnsi="Calibri Light" w:cs="Calibri Light"/>
                <w:b/>
                <w:bCs/>
                <w:color w:val="FFFFFF"/>
              </w:rPr>
            </w:pPr>
            <w:r w:rsidRPr="00D14360">
              <w:rPr>
                <w:rFonts w:ascii="Calibri Light" w:hAnsi="Calibri Light" w:cs="Calibri Light"/>
                <w:b/>
                <w:bCs/>
                <w:color w:val="FFFFFF"/>
              </w:rPr>
              <w:t>OID</w:t>
            </w:r>
            <w:r w:rsidRPr="00D14360" w:rsidDel="001941AF">
              <w:rPr>
                <w:rFonts w:ascii="Calibri Light" w:hAnsi="Calibri Light" w:cs="Calibri Light"/>
                <w:b/>
                <w:bCs/>
                <w:color w:val="FFFFFF"/>
              </w:rPr>
              <w:t xml:space="preserve"> </w:t>
            </w:r>
          </w:p>
        </w:tc>
        <w:tc>
          <w:tcPr>
            <w:tcW w:w="5423" w:type="dxa"/>
            <w:gridSpan w:val="2"/>
            <w:tcBorders>
              <w:bottom w:val="single" w:color="4F81BD" w:sz="4" w:space="0"/>
            </w:tcBorders>
            <w:shd w:val="clear" w:color="auto" w:fill="4F81BD"/>
          </w:tcPr>
          <w:p w:rsidRPr="00D14360" w:rsidR="00F22316" w:rsidP="00D14360" w:rsidRDefault="00F22316" w14:paraId="55CD68E1" w14:textId="77777777">
            <w:pPr>
              <w:spacing w:after="120"/>
              <w:rPr>
                <w:rFonts w:ascii="Calibri Light" w:hAnsi="Calibri Light" w:cs="Calibri Light"/>
                <w:b/>
                <w:bCs/>
                <w:color w:val="FFFFFF"/>
              </w:rPr>
            </w:pPr>
            <w:r w:rsidRPr="00D14360">
              <w:rPr>
                <w:rFonts w:ascii="Calibri Light" w:hAnsi="Calibri Light" w:cs="Calibri Light"/>
                <w:b/>
                <w:bCs/>
                <w:color w:val="FFFFFF"/>
              </w:rPr>
              <w:t>Purpose Description</w:t>
            </w:r>
          </w:p>
        </w:tc>
      </w:tr>
      <w:tr w:rsidRPr="0037231C" w:rsidR="00D70867" w:rsidTr="004E29C8" w14:paraId="48D34FC5" w14:textId="77777777">
        <w:trPr>
          <w:cantSplit/>
          <w:trHeight w:val="1331"/>
        </w:trPr>
        <w:tc>
          <w:tcPr>
            <w:tcW w:w="3960" w:type="dxa"/>
            <w:tcBorders>
              <w:top w:val="single" w:color="4F81BD" w:sz="4" w:space="0"/>
              <w:bottom w:val="single" w:color="4F81BD" w:sz="4" w:space="0"/>
              <w:right w:val="nil"/>
            </w:tcBorders>
            <w:shd w:val="clear" w:color="auto" w:fill="FFFFFF"/>
            <w:hideMark/>
          </w:tcPr>
          <w:p w:rsidRPr="00AE350D" w:rsidR="00F22316" w:rsidP="00CC47C5" w:rsidRDefault="00F22316" w14:paraId="019C6931" w14:textId="77777777">
            <w:pPr>
              <w:rPr>
                <w:rFonts w:ascii="Calibri Light" w:hAnsi="Calibri Light" w:cs="Calibri Light"/>
                <w:b/>
                <w:bCs/>
              </w:rPr>
            </w:pPr>
            <w:r w:rsidRPr="00AE350D">
              <w:rPr>
                <w:rFonts w:ascii="Calibri Light" w:hAnsi="Calibri Light" w:cs="Calibri Light"/>
                <w:b/>
                <w:bCs/>
              </w:rPr>
              <w:t>Objective Section</w:t>
            </w:r>
          </w:p>
          <w:p w:rsidRPr="00B64B82" w:rsidR="00FF4945" w:rsidP="00CC47C5" w:rsidRDefault="00FF4945" w14:paraId="687C2290" w14:textId="77777777">
            <w:pPr>
              <w:rPr>
                <w:rFonts w:ascii="Calibri Light" w:hAnsi="Calibri Light" w:cs="Calibri Light"/>
                <w:sz w:val="18"/>
                <w:szCs w:val="18"/>
              </w:rPr>
            </w:pPr>
            <w:r w:rsidRPr="003A3D50">
              <w:rPr>
                <w:rFonts w:ascii="Calibri Light" w:hAnsi="Calibri Light" w:cs="Calibri Light"/>
                <w:sz w:val="18"/>
                <w:szCs w:val="18"/>
              </w:rPr>
              <w:t>61149-1</w:t>
            </w:r>
            <w:r w:rsidRPr="003A3D50" w:rsidR="00924604">
              <w:rPr>
                <w:rFonts w:ascii="Calibri Light" w:hAnsi="Calibri Light" w:cs="Calibri Light"/>
                <w:sz w:val="18"/>
                <w:szCs w:val="18"/>
              </w:rPr>
              <w:t xml:space="preserve"> </w:t>
            </w:r>
          </w:p>
          <w:p w:rsidRPr="00D14360" w:rsidR="00F22316" w:rsidP="00CC47C5" w:rsidRDefault="00F22316" w14:paraId="7D46DD21" w14:textId="77777777">
            <w:pPr>
              <w:rPr>
                <w:rFonts w:ascii="Calibri Light" w:hAnsi="Calibri Light" w:cs="Calibri Light"/>
                <w:b/>
                <w:bCs/>
                <w:sz w:val="18"/>
                <w:szCs w:val="18"/>
              </w:rPr>
            </w:pPr>
            <w:r w:rsidRPr="00D14360">
              <w:rPr>
                <w:rFonts w:ascii="Calibri Light" w:hAnsi="Calibri Light" w:cs="Calibri Light"/>
                <w:sz w:val="18"/>
                <w:szCs w:val="18"/>
              </w:rPr>
              <w:t>2.16.840.1.113883.10.20.21.2.1</w:t>
            </w:r>
          </w:p>
          <w:p w:rsidRPr="00D14360" w:rsidR="00F22316" w:rsidP="00CC47C5" w:rsidRDefault="00F22316" w14:paraId="229E3918" w14:textId="77777777">
            <w:pPr>
              <w:rPr>
                <w:rFonts w:cs="Calibri"/>
              </w:rPr>
            </w:pPr>
          </w:p>
          <w:p w:rsidRPr="00D14360" w:rsidR="00F22316" w:rsidP="00CC47C5" w:rsidRDefault="00F22316" w14:paraId="2B011C2C" w14:textId="77777777">
            <w:pPr>
              <w:rPr>
                <w:rFonts w:cs="Calibri"/>
              </w:rPr>
            </w:pPr>
          </w:p>
        </w:tc>
        <w:tc>
          <w:tcPr>
            <w:tcW w:w="5423" w:type="dxa"/>
            <w:gridSpan w:val="2"/>
            <w:tcBorders>
              <w:top w:val="single" w:color="4F81BD" w:sz="4" w:space="0"/>
              <w:left w:val="nil"/>
              <w:bottom w:val="single" w:color="4F81BD" w:sz="4" w:space="0"/>
            </w:tcBorders>
            <w:shd w:val="clear" w:color="auto" w:fill="auto"/>
          </w:tcPr>
          <w:p w:rsidRPr="00D14360" w:rsidR="00F22316" w:rsidP="00CC47C5" w:rsidRDefault="00F22316" w14:paraId="64A27E47" w14:textId="77777777">
            <w:pPr>
              <w:rPr>
                <w:rFonts w:ascii="Calibri Light" w:hAnsi="Calibri Light" w:cs="Calibri Light"/>
              </w:rPr>
            </w:pPr>
            <w:r w:rsidRPr="00D14360">
              <w:rPr>
                <w:rFonts w:ascii="Calibri Light" w:hAnsi="Calibri Light" w:cs="Calibri Light"/>
              </w:rPr>
              <w:t>This section contains data about the patient gathered through tests, measures, or observations that produce a quantified or categorized result. It includes important and relevant positive and negative test results, physical findings, review of systems, and other measurements and observations.</w:t>
            </w:r>
          </w:p>
        </w:tc>
      </w:tr>
      <w:tr w:rsidRPr="0037231C" w:rsidR="00D70867" w:rsidTr="004E29C8" w14:paraId="0D10AFF4" w14:textId="77777777">
        <w:trPr>
          <w:cantSplit/>
          <w:trHeight w:val="315"/>
        </w:trPr>
        <w:tc>
          <w:tcPr>
            <w:tcW w:w="3960" w:type="dxa"/>
            <w:tcBorders>
              <w:right w:val="nil"/>
            </w:tcBorders>
            <w:shd w:val="clear" w:color="auto" w:fill="FFFFFF"/>
            <w:hideMark/>
          </w:tcPr>
          <w:p w:rsidRPr="00AE350D" w:rsidR="00F22316" w:rsidP="00CC47C5" w:rsidRDefault="00F22316" w14:paraId="6DA81A92" w14:textId="77777777">
            <w:pPr>
              <w:rPr>
                <w:rFonts w:ascii="Calibri Light" w:hAnsi="Calibri Light" w:cs="Calibri Light"/>
                <w:b/>
                <w:bCs/>
              </w:rPr>
            </w:pPr>
            <w:r w:rsidRPr="00AE350D">
              <w:rPr>
                <w:rFonts w:ascii="Calibri Light" w:hAnsi="Calibri Light" w:cs="Calibri Light"/>
                <w:b/>
                <w:bCs/>
              </w:rPr>
              <w:t>Problems Section</w:t>
            </w:r>
          </w:p>
          <w:p w:rsidRPr="00B64B82" w:rsidR="00FF4945" w:rsidP="00CC47C5" w:rsidRDefault="00FF4945" w14:paraId="6510435B" w14:textId="77777777">
            <w:pPr>
              <w:rPr>
                <w:rFonts w:ascii="Calibri Light" w:hAnsi="Calibri Light" w:cs="Calibri Light"/>
                <w:sz w:val="18"/>
                <w:szCs w:val="18"/>
              </w:rPr>
            </w:pPr>
            <w:r w:rsidRPr="003A3D50">
              <w:rPr>
                <w:rFonts w:ascii="Calibri Light" w:hAnsi="Calibri Light" w:cs="Calibri Light"/>
                <w:sz w:val="18"/>
                <w:szCs w:val="18"/>
              </w:rPr>
              <w:t>11450-4</w:t>
            </w:r>
          </w:p>
          <w:p w:rsidRPr="00D14360" w:rsidR="00A45A90" w:rsidP="00CC47C5" w:rsidRDefault="00F22316" w14:paraId="3BF4DEB0" w14:textId="77777777">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rsidRPr="00D14360" w:rsidR="00F22316" w:rsidP="00CC47C5" w:rsidRDefault="00F22316" w14:paraId="3C0FDD9B" w14:textId="77777777">
            <w:pPr>
              <w:rPr>
                <w:rFonts w:ascii="Calibri Light" w:hAnsi="Calibri Light" w:cs="Calibri Light"/>
                <w:b/>
                <w:bCs/>
                <w:sz w:val="18"/>
                <w:szCs w:val="18"/>
              </w:rPr>
            </w:pPr>
            <w:r w:rsidRPr="00D14360">
              <w:rPr>
                <w:rFonts w:ascii="Calibri Light" w:hAnsi="Calibri Light" w:cs="Calibri Light"/>
                <w:sz w:val="18"/>
                <w:szCs w:val="18"/>
              </w:rPr>
              <w:t>2.16.840.1.113883.10.20.22.2.5:2015-08-01</w:t>
            </w:r>
          </w:p>
          <w:p w:rsidRPr="00D14360" w:rsidR="00A45A90" w:rsidP="00CC47C5" w:rsidRDefault="00F22316" w14:paraId="47B54AB7" w14:textId="77777777">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rsidRPr="00D14360" w:rsidR="00F22316" w:rsidP="00CC47C5" w:rsidRDefault="00F22316" w14:paraId="11002C4B"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2.16.840.1.113883.10.20.22.2.5.1:2015-08-01 </w:t>
            </w:r>
          </w:p>
          <w:p w:rsidRPr="00D14360" w:rsidR="00F22316" w:rsidP="00CC47C5" w:rsidRDefault="00F22316" w14:paraId="4EAFFC9B" w14:textId="77777777">
            <w:pPr>
              <w:rPr>
                <w:rFonts w:cs="Calibri"/>
              </w:rPr>
            </w:pPr>
          </w:p>
        </w:tc>
        <w:tc>
          <w:tcPr>
            <w:tcW w:w="5423" w:type="dxa"/>
            <w:gridSpan w:val="2"/>
            <w:tcBorders>
              <w:left w:val="nil"/>
            </w:tcBorders>
            <w:shd w:val="clear" w:color="auto" w:fill="auto"/>
          </w:tcPr>
          <w:p w:rsidRPr="00D14360" w:rsidR="00F22316" w:rsidP="00CC47C5" w:rsidRDefault="00F22316" w14:paraId="507AAB76" w14:textId="77777777">
            <w:pPr>
              <w:rPr>
                <w:rFonts w:ascii="Calibri Light" w:hAnsi="Calibri Light" w:cs="Calibri Light"/>
              </w:rPr>
            </w:pPr>
            <w:r w:rsidRPr="00D14360">
              <w:rPr>
                <w:rFonts w:ascii="Calibri Light" w:hAnsi="Calibri Light" w:cs="Calibri Light"/>
              </w:rPr>
              <w:t>This section lists and describes all relevant clinical problems at the time the document is generated. At a minimum, all pertinent current and historical problems should be listed. Overall health status may be represented in this section.</w:t>
            </w:r>
          </w:p>
        </w:tc>
      </w:tr>
      <w:tr w:rsidRPr="0037231C" w:rsidR="00D70867" w:rsidTr="004E29C8" w14:paraId="1736DDB2" w14:textId="77777777">
        <w:trPr>
          <w:cantSplit/>
          <w:trHeight w:val="2294"/>
        </w:trPr>
        <w:tc>
          <w:tcPr>
            <w:tcW w:w="3960" w:type="dxa"/>
            <w:tcBorders>
              <w:top w:val="single" w:color="4F81BD" w:sz="4" w:space="0"/>
              <w:bottom w:val="single" w:color="4F81BD" w:sz="4" w:space="0"/>
              <w:right w:val="nil"/>
            </w:tcBorders>
            <w:shd w:val="clear" w:color="auto" w:fill="FFFFFF"/>
          </w:tcPr>
          <w:p w:rsidRPr="00D14360" w:rsidR="00F22316" w:rsidP="00CC47C5" w:rsidRDefault="00F22316" w14:paraId="543ACE33" w14:textId="77777777">
            <w:pPr>
              <w:rPr>
                <w:rFonts w:cs="Calibri"/>
              </w:rPr>
            </w:pPr>
            <w:r w:rsidRPr="00D14360">
              <w:rPr>
                <w:rFonts w:cs="Calibri"/>
                <w:b/>
                <w:bCs/>
              </w:rPr>
              <w:t>Medical (General) History Section</w:t>
            </w:r>
          </w:p>
          <w:p w:rsidRPr="00B64B82" w:rsidR="00FF4945" w:rsidP="00CC47C5" w:rsidRDefault="00FF4945" w14:paraId="6F055AF5" w14:textId="77777777">
            <w:pPr>
              <w:rPr>
                <w:rFonts w:ascii="Calibri Light" w:hAnsi="Calibri Light" w:cs="Calibri Light"/>
                <w:sz w:val="18"/>
                <w:szCs w:val="18"/>
              </w:rPr>
            </w:pPr>
            <w:r w:rsidRPr="003A3D50">
              <w:rPr>
                <w:rFonts w:ascii="Calibri Light" w:hAnsi="Calibri Light" w:cs="Calibri Light"/>
                <w:sz w:val="18"/>
                <w:szCs w:val="18"/>
              </w:rPr>
              <w:t>11329-0</w:t>
            </w:r>
          </w:p>
          <w:p w:rsidRPr="00D14360" w:rsidR="00F22316" w:rsidP="00CC47C5" w:rsidRDefault="00F22316" w14:paraId="3B7F6071"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2.16.840.1.113883.10.20.22.2.39 </w:t>
            </w:r>
          </w:p>
          <w:p w:rsidRPr="00D14360" w:rsidR="00F22316" w:rsidP="00CC47C5" w:rsidRDefault="00F22316" w14:paraId="20A39735" w14:textId="77777777">
            <w:pPr>
              <w:rPr>
                <w:rFonts w:cs="Calibri"/>
              </w:rPr>
            </w:pPr>
          </w:p>
        </w:tc>
        <w:tc>
          <w:tcPr>
            <w:tcW w:w="5423" w:type="dxa"/>
            <w:gridSpan w:val="2"/>
            <w:tcBorders>
              <w:top w:val="single" w:color="4F81BD" w:sz="4" w:space="0"/>
              <w:left w:val="nil"/>
              <w:bottom w:val="single" w:color="4F81BD" w:sz="4" w:space="0"/>
            </w:tcBorders>
            <w:shd w:val="clear" w:color="auto" w:fill="auto"/>
          </w:tcPr>
          <w:p w:rsidRPr="00D14360" w:rsidR="00F22316" w:rsidP="00CC47C5" w:rsidRDefault="00F22316" w14:paraId="3EECA305" w14:textId="77777777">
            <w:pPr>
              <w:rPr>
                <w:rFonts w:ascii="Calibri Light" w:hAnsi="Calibri Light" w:cs="Calibri Light"/>
              </w:rPr>
            </w:pPr>
            <w:r w:rsidRPr="00D14360">
              <w:rPr>
                <w:rFonts w:ascii="Calibri Light" w:hAnsi="Calibri Light" w:cs="Calibri Light"/>
              </w:rPr>
              <w:t>This section describes all aspects of the medical history of the patient even if not pertinent to the current procedure, and may include chief complaint, past medical history, social history, family history, surgical or procedure history, medication history, and other history information. The history may be limited to information pertinent to the current procedure or may be more comprehensive. The history may be reported as a collection of random clinical statements or it may be reported categorically. Categorical report formats may be divided into multiple subsections including Past Medical History, Social History.</w:t>
            </w:r>
          </w:p>
        </w:tc>
      </w:tr>
      <w:tr w:rsidRPr="0037231C" w:rsidR="00D70867" w:rsidTr="004E29C8" w14:paraId="465F9DA4" w14:textId="77777777">
        <w:trPr>
          <w:cantSplit/>
          <w:trHeight w:val="315"/>
        </w:trPr>
        <w:tc>
          <w:tcPr>
            <w:tcW w:w="3960" w:type="dxa"/>
            <w:tcBorders>
              <w:right w:val="nil"/>
            </w:tcBorders>
            <w:shd w:val="clear" w:color="auto" w:fill="FFFFFF"/>
            <w:hideMark/>
          </w:tcPr>
          <w:p w:rsidRPr="00D14360" w:rsidR="00F22316" w:rsidP="00CC47C5" w:rsidRDefault="00F22316" w14:paraId="2EE3B834" w14:textId="77777777">
            <w:pPr>
              <w:rPr>
                <w:rFonts w:cs="Calibri"/>
                <w:b/>
                <w:bCs/>
              </w:rPr>
            </w:pPr>
            <w:r w:rsidRPr="00D14360">
              <w:rPr>
                <w:rFonts w:cs="Calibri"/>
                <w:b/>
                <w:bCs/>
              </w:rPr>
              <w:t>Medications Section</w:t>
            </w:r>
          </w:p>
          <w:p w:rsidRPr="00D14360" w:rsidR="00FF4945" w:rsidP="00CC47C5" w:rsidRDefault="00FF4945" w14:paraId="711E61C1" w14:textId="77777777">
            <w:pPr>
              <w:rPr>
                <w:rFonts w:ascii="Calibri Light" w:hAnsi="Calibri Light" w:cs="Calibri Light"/>
                <w:b/>
                <w:bCs/>
                <w:sz w:val="18"/>
                <w:szCs w:val="18"/>
              </w:rPr>
            </w:pPr>
            <w:r w:rsidRPr="00D14360">
              <w:rPr>
                <w:rFonts w:ascii="Calibri Light" w:hAnsi="Calibri Light" w:cs="Calibri Light"/>
                <w:sz w:val="18"/>
                <w:szCs w:val="18"/>
              </w:rPr>
              <w:t>10160-0</w:t>
            </w:r>
          </w:p>
          <w:p w:rsidRPr="00D14360" w:rsidR="00A45A90" w:rsidP="00CC47C5" w:rsidRDefault="00F22316" w14:paraId="3599122A" w14:textId="77777777">
            <w:pPr>
              <w:rPr>
                <w:rFonts w:ascii="Calibri Light" w:hAnsi="Calibri Light" w:cs="Calibri Light"/>
                <w:b/>
                <w:bCs/>
                <w:sz w:val="18"/>
              </w:rPr>
            </w:pPr>
            <w:r w:rsidRPr="00D14360">
              <w:rPr>
                <w:rFonts w:ascii="Calibri Light" w:hAnsi="Calibri Light" w:cs="Calibri Light"/>
                <w:sz w:val="18"/>
              </w:rPr>
              <w:t xml:space="preserve">Entries optional: </w:t>
            </w:r>
          </w:p>
          <w:p w:rsidRPr="00D14360" w:rsidR="00F22316" w:rsidP="00CC47C5" w:rsidRDefault="00F22316" w14:paraId="4C5AA235" w14:textId="77777777">
            <w:pPr>
              <w:rPr>
                <w:rFonts w:ascii="Calibri Light" w:hAnsi="Calibri Light" w:cs="Calibri Light"/>
                <w:b/>
                <w:bCs/>
                <w:sz w:val="18"/>
              </w:rPr>
            </w:pPr>
            <w:r w:rsidRPr="00D14360">
              <w:rPr>
                <w:rFonts w:ascii="Calibri Light" w:hAnsi="Calibri Light" w:cs="Calibri Light"/>
                <w:sz w:val="18"/>
              </w:rPr>
              <w:t xml:space="preserve">2.16.840.1.113883.10.20.22.2.1:2014-06-09 </w:t>
            </w:r>
          </w:p>
          <w:p w:rsidRPr="00D14360" w:rsidR="00A45A90" w:rsidP="00F519CC" w:rsidRDefault="00F22316" w14:paraId="4C0DB9FF" w14:textId="77777777">
            <w:pPr>
              <w:rPr>
                <w:rFonts w:ascii="Calibri Light" w:hAnsi="Calibri Light" w:cs="Calibri Light"/>
                <w:b/>
                <w:bCs/>
                <w:sz w:val="18"/>
              </w:rPr>
            </w:pPr>
            <w:r w:rsidRPr="00D14360">
              <w:rPr>
                <w:rFonts w:ascii="Calibri Light" w:hAnsi="Calibri Light" w:cs="Calibri Light"/>
                <w:sz w:val="18"/>
              </w:rPr>
              <w:t xml:space="preserve">Entries required: </w:t>
            </w:r>
          </w:p>
          <w:p w:rsidRPr="00D14360" w:rsidR="00F22316" w:rsidP="00F519CC" w:rsidRDefault="00F22316" w14:paraId="45A5574F" w14:textId="77777777">
            <w:pPr>
              <w:rPr>
                <w:rFonts w:cs="Calibri"/>
              </w:rPr>
            </w:pPr>
            <w:r w:rsidRPr="00D14360">
              <w:rPr>
                <w:rFonts w:ascii="Calibri Light" w:hAnsi="Calibri Light" w:cs="Calibri Light"/>
                <w:sz w:val="18"/>
              </w:rPr>
              <w:t>2.16.840.1.113883.10.20.22.2.1.1:2014-06-09</w:t>
            </w:r>
          </w:p>
        </w:tc>
        <w:tc>
          <w:tcPr>
            <w:tcW w:w="5423" w:type="dxa"/>
            <w:gridSpan w:val="2"/>
            <w:tcBorders>
              <w:left w:val="nil"/>
            </w:tcBorders>
            <w:shd w:val="clear" w:color="auto" w:fill="auto"/>
          </w:tcPr>
          <w:p w:rsidRPr="00D14360" w:rsidR="00F22316" w:rsidP="00F519CC" w:rsidRDefault="00F22316" w14:paraId="73134C36" w14:textId="77777777">
            <w:pPr>
              <w:rPr>
                <w:rFonts w:ascii="Calibri Light" w:hAnsi="Calibri Light" w:cs="Calibri Light"/>
              </w:rPr>
            </w:pPr>
            <w:r w:rsidRPr="00D14360">
              <w:rPr>
                <w:rFonts w:ascii="Calibri Light" w:hAnsi="Calibri Light" w:cs="Calibri Light"/>
              </w:rPr>
              <w:t xml:space="preserve">This section contains a </w:t>
            </w:r>
            <w:r w:rsidRPr="00D14360" w:rsidR="00271771">
              <w:rPr>
                <w:rFonts w:ascii="Calibri Light" w:hAnsi="Calibri Light" w:cs="Calibri Light"/>
              </w:rPr>
              <w:t>p</w:t>
            </w:r>
            <w:r w:rsidR="00271771">
              <w:rPr>
                <w:rFonts w:ascii="Calibri Light" w:hAnsi="Calibri Light" w:cs="Calibri Light"/>
              </w:rPr>
              <w:t>a</w:t>
            </w:r>
            <w:r w:rsidRPr="00D14360" w:rsidR="00271771">
              <w:rPr>
                <w:rFonts w:ascii="Calibri Light" w:hAnsi="Calibri Light" w:cs="Calibri Light"/>
              </w:rPr>
              <w:t>tient’s</w:t>
            </w:r>
            <w:r w:rsidRPr="00D14360">
              <w:rPr>
                <w:rFonts w:ascii="Calibri Light" w:hAnsi="Calibri Light" w:cs="Calibri Light"/>
              </w:rPr>
              <w:t xml:space="preserve"> current medications and pertinent medication history. At a minimum, the currently active medications are listed. An entire medication history is an option. The section can describe a </w:t>
            </w:r>
            <w:r w:rsidRPr="00D14360" w:rsidR="00271771">
              <w:rPr>
                <w:rFonts w:ascii="Calibri Light" w:hAnsi="Calibri Light" w:cs="Calibri Light"/>
              </w:rPr>
              <w:t>p</w:t>
            </w:r>
            <w:r w:rsidR="00271771">
              <w:rPr>
                <w:rFonts w:ascii="Calibri Light" w:hAnsi="Calibri Light" w:cs="Calibri Light"/>
              </w:rPr>
              <w:t>a</w:t>
            </w:r>
            <w:r w:rsidRPr="00D14360" w:rsidR="00271771">
              <w:rPr>
                <w:rFonts w:ascii="Calibri Light" w:hAnsi="Calibri Light" w:cs="Calibri Light"/>
              </w:rPr>
              <w:t>tient’s</w:t>
            </w:r>
            <w:r w:rsidRPr="00D14360">
              <w:rPr>
                <w:rFonts w:ascii="Calibri Light" w:hAnsi="Calibri Light" w:cs="Calibri Light"/>
              </w:rPr>
              <w:t xml:space="preserve"> prescription and dispense history and information about intended drug monitoring.</w:t>
            </w:r>
          </w:p>
        </w:tc>
      </w:tr>
      <w:tr w:rsidRPr="0037231C" w:rsidR="00D70867" w:rsidTr="004E29C8" w14:paraId="03751FC6" w14:textId="77777777">
        <w:trPr>
          <w:cantSplit/>
          <w:trHeight w:val="315"/>
        </w:trPr>
        <w:tc>
          <w:tcPr>
            <w:tcW w:w="3960" w:type="dxa"/>
            <w:tcBorders>
              <w:top w:val="single" w:color="4F81BD" w:sz="4" w:space="0"/>
              <w:bottom w:val="single" w:color="4F81BD" w:sz="4" w:space="0"/>
              <w:right w:val="nil"/>
            </w:tcBorders>
            <w:shd w:val="clear" w:color="auto" w:fill="FFFFFF"/>
            <w:hideMark/>
          </w:tcPr>
          <w:p w:rsidRPr="00D14360" w:rsidR="00F22316" w:rsidP="00CC47C5" w:rsidRDefault="00F22316" w14:paraId="5D2F7751" w14:textId="77777777">
            <w:pPr>
              <w:rPr>
                <w:rFonts w:cs="Calibri"/>
                <w:b/>
                <w:bCs/>
              </w:rPr>
            </w:pPr>
            <w:r w:rsidRPr="00D14360">
              <w:rPr>
                <w:rFonts w:cs="Calibri"/>
                <w:b/>
                <w:bCs/>
              </w:rPr>
              <w:t>Immunizations Section</w:t>
            </w:r>
          </w:p>
          <w:p w:rsidRPr="00D14360" w:rsidR="00A45A90" w:rsidP="00CC47C5" w:rsidRDefault="00FF4945" w14:paraId="010136FF" w14:textId="77777777">
            <w:pPr>
              <w:rPr>
                <w:rFonts w:ascii="Calibri Light" w:hAnsi="Calibri Light" w:cs="Calibri Light"/>
                <w:b/>
                <w:bCs/>
                <w:sz w:val="18"/>
              </w:rPr>
            </w:pPr>
            <w:r w:rsidRPr="00D14360">
              <w:rPr>
                <w:rFonts w:ascii="Calibri Light" w:hAnsi="Calibri Light" w:cs="Calibri Light"/>
                <w:sz w:val="18"/>
              </w:rPr>
              <w:t>11369-6</w:t>
            </w:r>
            <w:r w:rsidRPr="00D14360">
              <w:rPr>
                <w:rFonts w:ascii="Calibri Light" w:hAnsi="Calibri Light" w:cs="Calibri Light"/>
                <w:sz w:val="18"/>
              </w:rPr>
              <w:br/>
            </w:r>
            <w:r w:rsidRPr="00D14360" w:rsidR="00F22316">
              <w:rPr>
                <w:rFonts w:ascii="Calibri Light" w:hAnsi="Calibri Light" w:cs="Calibri Light"/>
                <w:sz w:val="18"/>
              </w:rPr>
              <w:t xml:space="preserve">Entries optional: </w:t>
            </w:r>
          </w:p>
          <w:p w:rsidRPr="00D14360" w:rsidR="00F22316" w:rsidP="00CC47C5" w:rsidRDefault="00F22316" w14:paraId="26A77C93" w14:textId="77777777">
            <w:pPr>
              <w:rPr>
                <w:rFonts w:ascii="Calibri Light" w:hAnsi="Calibri Light" w:cs="Calibri Light"/>
                <w:b/>
                <w:bCs/>
                <w:sz w:val="18"/>
              </w:rPr>
            </w:pPr>
            <w:r w:rsidRPr="00D14360">
              <w:rPr>
                <w:rFonts w:ascii="Calibri Light" w:hAnsi="Calibri Light" w:cs="Calibri Light"/>
                <w:sz w:val="18"/>
              </w:rPr>
              <w:t>2.16.840.1.113883.10.20.22.2.2:2015-08-01</w:t>
            </w:r>
          </w:p>
          <w:p w:rsidRPr="00D14360" w:rsidR="00A45A90" w:rsidP="00CC47C5" w:rsidRDefault="00F22316" w14:paraId="0262E621" w14:textId="77777777">
            <w:pPr>
              <w:rPr>
                <w:rFonts w:ascii="Calibri Light" w:hAnsi="Calibri Light" w:cs="Calibri Light"/>
                <w:b/>
                <w:bCs/>
                <w:sz w:val="18"/>
              </w:rPr>
            </w:pPr>
            <w:r w:rsidRPr="00D14360">
              <w:rPr>
                <w:rFonts w:ascii="Calibri Light" w:hAnsi="Calibri Light" w:cs="Calibri Light"/>
                <w:sz w:val="18"/>
              </w:rPr>
              <w:t xml:space="preserve">Entries required: </w:t>
            </w:r>
          </w:p>
          <w:p w:rsidRPr="00D14360" w:rsidR="00F22316" w:rsidP="00CC47C5" w:rsidRDefault="00F22316" w14:paraId="27232CFC" w14:textId="77777777">
            <w:pPr>
              <w:rPr>
                <w:rFonts w:ascii="Calibri Light" w:hAnsi="Calibri Light" w:cs="Calibri Light"/>
                <w:b/>
                <w:bCs/>
                <w:sz w:val="18"/>
              </w:rPr>
            </w:pPr>
            <w:r w:rsidRPr="00D14360">
              <w:rPr>
                <w:rFonts w:ascii="Calibri Light" w:hAnsi="Calibri Light" w:cs="Calibri Light"/>
                <w:sz w:val="18"/>
              </w:rPr>
              <w:t>2.16.840.1.113883.10.20.22.2.2.1:2015-08-01</w:t>
            </w:r>
          </w:p>
        </w:tc>
        <w:tc>
          <w:tcPr>
            <w:tcW w:w="5423" w:type="dxa"/>
            <w:gridSpan w:val="2"/>
            <w:tcBorders>
              <w:top w:val="single" w:color="4F81BD" w:sz="4" w:space="0"/>
              <w:left w:val="nil"/>
              <w:bottom w:val="single" w:color="4F81BD" w:sz="4" w:space="0"/>
            </w:tcBorders>
            <w:shd w:val="clear" w:color="auto" w:fill="auto"/>
          </w:tcPr>
          <w:p w:rsidRPr="00D14360" w:rsidR="00F22316" w:rsidP="00F519CC" w:rsidRDefault="00F22316" w14:paraId="0B818918" w14:textId="77777777">
            <w:pPr>
              <w:rPr>
                <w:rFonts w:ascii="Calibri Light" w:hAnsi="Calibri Light" w:cs="Calibri Light"/>
              </w:rPr>
            </w:pPr>
            <w:r w:rsidRPr="00D14360">
              <w:rPr>
                <w:rFonts w:ascii="Calibri Light" w:hAnsi="Calibri Light" w:cs="Calibri Light"/>
              </w:rPr>
              <w:t xml:space="preserve">This section defines a </w:t>
            </w:r>
            <w:r w:rsidRPr="00D14360" w:rsidR="00271771">
              <w:rPr>
                <w:rFonts w:ascii="Calibri Light" w:hAnsi="Calibri Light" w:cs="Calibri Light"/>
              </w:rPr>
              <w:t>p</w:t>
            </w:r>
            <w:r w:rsidR="00271771">
              <w:rPr>
                <w:rFonts w:ascii="Calibri Light" w:hAnsi="Calibri Light" w:cs="Calibri Light"/>
              </w:rPr>
              <w:t>a</w:t>
            </w:r>
            <w:r w:rsidRPr="00D14360" w:rsidR="00271771">
              <w:rPr>
                <w:rFonts w:ascii="Calibri Light" w:hAnsi="Calibri Light" w:cs="Calibri Light"/>
              </w:rPr>
              <w:t>tient’s</w:t>
            </w:r>
            <w:r w:rsidRPr="00D14360">
              <w:rPr>
                <w:rFonts w:ascii="Calibri Light" w:hAnsi="Calibri Light" w:cs="Calibri Light"/>
              </w:rPr>
              <w:t xml:space="preserve"> current immunization status and pertinent immunization history. The primary use case for the Immunization Section is to enable communication of a </w:t>
            </w:r>
            <w:r w:rsidRPr="00D14360" w:rsidR="00271771">
              <w:rPr>
                <w:rFonts w:ascii="Calibri Light" w:hAnsi="Calibri Light" w:cs="Calibri Light"/>
              </w:rPr>
              <w:t>p</w:t>
            </w:r>
            <w:r w:rsidR="00271771">
              <w:rPr>
                <w:rFonts w:ascii="Calibri Light" w:hAnsi="Calibri Light" w:cs="Calibri Light"/>
              </w:rPr>
              <w:t>a</w:t>
            </w:r>
            <w:r w:rsidRPr="00D14360" w:rsidR="00271771">
              <w:rPr>
                <w:rFonts w:ascii="Calibri Light" w:hAnsi="Calibri Light" w:cs="Calibri Light"/>
              </w:rPr>
              <w:t>tient’s</w:t>
            </w:r>
            <w:r w:rsidRPr="00D14360">
              <w:rPr>
                <w:rFonts w:ascii="Calibri Light" w:hAnsi="Calibri Light" w:cs="Calibri Light"/>
              </w:rPr>
              <w:t xml:space="preserve"> immunization status. The section should include current immunization status and may contain the entire immunization history that is relevant to the period of time being summarized.</w:t>
            </w:r>
          </w:p>
        </w:tc>
      </w:tr>
      <w:tr w:rsidRPr="0037231C" w:rsidR="00D70867" w:rsidTr="004E29C8" w14:paraId="35E838A7" w14:textId="77777777">
        <w:trPr>
          <w:cantSplit/>
          <w:trHeight w:val="2564"/>
        </w:trPr>
        <w:tc>
          <w:tcPr>
            <w:tcW w:w="3960" w:type="dxa"/>
            <w:tcBorders>
              <w:right w:val="nil"/>
            </w:tcBorders>
            <w:shd w:val="clear" w:color="auto" w:fill="FFFFFF"/>
          </w:tcPr>
          <w:p w:rsidRPr="00D14360" w:rsidR="00F22316" w:rsidP="00CC47C5" w:rsidRDefault="00F22316" w14:paraId="3F5093AF" w14:textId="77777777">
            <w:pPr>
              <w:rPr>
                <w:rFonts w:cs="Calibri"/>
                <w:b/>
                <w:bCs/>
              </w:rPr>
            </w:pPr>
            <w:r w:rsidRPr="00D14360">
              <w:rPr>
                <w:rFonts w:cs="Calibri"/>
                <w:b/>
                <w:bCs/>
              </w:rPr>
              <w:t>Medical Equipment Section</w:t>
            </w:r>
          </w:p>
          <w:p w:rsidRPr="00D14360" w:rsidR="00F22316" w:rsidP="00CC47C5" w:rsidRDefault="00FF4945" w14:paraId="113E6ADE" w14:textId="77777777">
            <w:pPr>
              <w:rPr>
                <w:rFonts w:ascii="Calibri Light" w:hAnsi="Calibri Light" w:cs="Calibri Light"/>
                <w:b/>
                <w:bCs/>
                <w:sz w:val="18"/>
              </w:rPr>
            </w:pPr>
            <w:r w:rsidRPr="00D14360">
              <w:rPr>
                <w:rFonts w:ascii="Calibri Light" w:hAnsi="Calibri Light" w:cs="Calibri Light"/>
                <w:sz w:val="18"/>
              </w:rPr>
              <w:t>46264-8</w:t>
            </w:r>
            <w:r w:rsidRPr="00D14360">
              <w:rPr>
                <w:rFonts w:ascii="Calibri Light" w:hAnsi="Calibri Light" w:cs="Calibri Light"/>
                <w:sz w:val="18"/>
              </w:rPr>
              <w:br/>
            </w:r>
            <w:r w:rsidRPr="00D14360" w:rsidR="00F22316">
              <w:rPr>
                <w:rFonts w:ascii="Calibri Light" w:hAnsi="Calibri Light" w:cs="Calibri Light"/>
                <w:sz w:val="18"/>
              </w:rPr>
              <w:t>2.16.840.1.113883.10.20.22.2.23:2014-06-09</w:t>
            </w:r>
          </w:p>
          <w:p w:rsidRPr="00D14360" w:rsidR="00F22316" w:rsidP="00CC47C5" w:rsidRDefault="00F22316" w14:paraId="229690FB" w14:textId="77777777">
            <w:pPr>
              <w:rPr>
                <w:rFonts w:cs="Calibri"/>
              </w:rPr>
            </w:pPr>
          </w:p>
        </w:tc>
        <w:tc>
          <w:tcPr>
            <w:tcW w:w="5423" w:type="dxa"/>
            <w:gridSpan w:val="2"/>
            <w:tcBorders>
              <w:left w:val="nil"/>
            </w:tcBorders>
            <w:shd w:val="clear" w:color="auto" w:fill="auto"/>
          </w:tcPr>
          <w:p w:rsidRPr="00D14360" w:rsidR="00F22316" w:rsidP="00CC47C5" w:rsidRDefault="00F22316" w14:paraId="0544A7DB" w14:textId="77777777">
            <w:pPr>
              <w:rPr>
                <w:rFonts w:ascii="Calibri Light" w:hAnsi="Calibri Light" w:cs="Calibri Light"/>
              </w:rPr>
            </w:pPr>
            <w:r w:rsidRPr="00D14360">
              <w:rPr>
                <w:rFonts w:ascii="Calibri Light" w:hAnsi="Calibri Light" w:cs="Calibri Light"/>
              </w:rPr>
              <w:t xml:space="preserve">This section defines a </w:t>
            </w:r>
            <w:r w:rsidRPr="00D14360" w:rsidR="00271771">
              <w:rPr>
                <w:rFonts w:ascii="Calibri Light" w:hAnsi="Calibri Light" w:cs="Calibri Light"/>
              </w:rPr>
              <w:t>p</w:t>
            </w:r>
            <w:r w:rsidR="00271771">
              <w:rPr>
                <w:rFonts w:ascii="Calibri Light" w:hAnsi="Calibri Light" w:cs="Calibri Light"/>
              </w:rPr>
              <w:t>a</w:t>
            </w:r>
            <w:r w:rsidRPr="00D14360" w:rsidR="00271771">
              <w:rPr>
                <w:rFonts w:ascii="Calibri Light" w:hAnsi="Calibri Light" w:cs="Calibri Light"/>
              </w:rPr>
              <w:t>tient’s</w:t>
            </w:r>
            <w:r w:rsidRPr="00D14360">
              <w:rPr>
                <w:rFonts w:ascii="Calibri Light" w:hAnsi="Calibri Light" w:cs="Calibri Light"/>
              </w:rPr>
              <w:t xml:space="preserve"> implanted and external health and medical devices and equipment. This section lists any pertinent durable medical equipment (DME) used to help maintain the patient’s health status. All equipment relevant to the diagnosis, care, or treatment of a patient should be included. Devices applied to, or placed in, the patient are represented with the Procedure Activity Procedure (V2) template. Equipment supplied to the patient (e.g., pumps, inhalers, wheelchairs) is represented by the Non-Medicinal Supply Activity V2 template. These devices may be grouped together within a Medical Equipment Organizer. </w:t>
            </w:r>
          </w:p>
        </w:tc>
      </w:tr>
      <w:tr w:rsidRPr="0037231C" w:rsidR="00D70867" w:rsidTr="004E29C8" w14:paraId="1A59934E" w14:textId="77777777">
        <w:trPr>
          <w:cantSplit/>
          <w:trHeight w:val="315"/>
        </w:trPr>
        <w:tc>
          <w:tcPr>
            <w:tcW w:w="3960" w:type="dxa"/>
            <w:tcBorders>
              <w:top w:val="single" w:color="4F81BD" w:sz="4" w:space="0"/>
              <w:bottom w:val="single" w:color="4F81BD" w:sz="4" w:space="0"/>
              <w:right w:val="nil"/>
            </w:tcBorders>
            <w:shd w:val="clear" w:color="auto" w:fill="FFFFFF"/>
            <w:hideMark/>
          </w:tcPr>
          <w:p w:rsidRPr="00D14360" w:rsidR="00F22316" w:rsidP="00CC47C5" w:rsidRDefault="00F22316" w14:paraId="28D22C12" w14:textId="77777777">
            <w:pPr>
              <w:rPr>
                <w:rFonts w:cs="Calibri"/>
                <w:b/>
                <w:bCs/>
              </w:rPr>
            </w:pPr>
            <w:r w:rsidRPr="00D14360">
              <w:rPr>
                <w:rFonts w:cs="Calibri"/>
                <w:b/>
                <w:bCs/>
              </w:rPr>
              <w:t>Procedures Section</w:t>
            </w:r>
          </w:p>
          <w:p w:rsidRPr="00D14360" w:rsidR="00A45A90" w:rsidP="00CC47C5" w:rsidRDefault="00FF4945" w14:paraId="21F17A5E" w14:textId="77777777">
            <w:pPr>
              <w:rPr>
                <w:rFonts w:ascii="Calibri Light" w:hAnsi="Calibri Light" w:cs="Calibri Light"/>
                <w:b/>
                <w:bCs/>
                <w:sz w:val="18"/>
              </w:rPr>
            </w:pPr>
            <w:r w:rsidRPr="00D14360">
              <w:rPr>
                <w:rFonts w:ascii="Calibri Light" w:hAnsi="Calibri Light" w:cs="Calibri Light"/>
                <w:sz w:val="18"/>
              </w:rPr>
              <w:t>47519-4</w:t>
            </w:r>
            <w:r w:rsidRPr="00D14360">
              <w:rPr>
                <w:rFonts w:ascii="Calibri Light" w:hAnsi="Calibri Light" w:cs="Calibri Light"/>
                <w:sz w:val="18"/>
              </w:rPr>
              <w:br/>
            </w:r>
            <w:r w:rsidRPr="00D14360" w:rsidR="00F22316">
              <w:rPr>
                <w:rFonts w:ascii="Calibri Light" w:hAnsi="Calibri Light" w:cs="Calibri Light"/>
                <w:sz w:val="18"/>
              </w:rPr>
              <w:t xml:space="preserve">Entries optional: </w:t>
            </w:r>
          </w:p>
          <w:p w:rsidRPr="00D14360" w:rsidR="00F22316" w:rsidP="00CC47C5" w:rsidRDefault="00F22316" w14:paraId="47F03B18" w14:textId="77777777">
            <w:pPr>
              <w:rPr>
                <w:rFonts w:ascii="Calibri Light" w:hAnsi="Calibri Light" w:cs="Calibri Light"/>
                <w:b/>
                <w:bCs/>
                <w:sz w:val="18"/>
              </w:rPr>
            </w:pPr>
            <w:r w:rsidRPr="00D14360">
              <w:rPr>
                <w:rFonts w:ascii="Calibri Light" w:hAnsi="Calibri Light" w:cs="Calibri Light"/>
                <w:sz w:val="18"/>
              </w:rPr>
              <w:t>2.16.840.1.113883.10.20.22.2.7:2014-06-09</w:t>
            </w:r>
          </w:p>
          <w:p w:rsidRPr="00D14360" w:rsidR="00F22316" w:rsidP="00CC47C5" w:rsidRDefault="00F22316" w14:paraId="6617E47A" w14:textId="77777777">
            <w:pPr>
              <w:rPr>
                <w:rFonts w:ascii="Calibri Light" w:hAnsi="Calibri Light" w:cs="Calibri Light"/>
                <w:b/>
                <w:bCs/>
                <w:sz w:val="18"/>
              </w:rPr>
            </w:pPr>
            <w:r w:rsidRPr="00D14360">
              <w:rPr>
                <w:rFonts w:ascii="Calibri Light" w:hAnsi="Calibri Light" w:cs="Calibri Light"/>
                <w:sz w:val="18"/>
              </w:rPr>
              <w:t>Entries required:</w:t>
            </w:r>
          </w:p>
          <w:p w:rsidRPr="00D14360" w:rsidR="00F22316" w:rsidP="00CC47C5" w:rsidRDefault="00F22316" w14:paraId="3DA51794" w14:textId="77777777">
            <w:pPr>
              <w:rPr>
                <w:rFonts w:ascii="Calibri Light" w:hAnsi="Calibri Light" w:cs="Calibri Light"/>
                <w:b/>
                <w:bCs/>
                <w:sz w:val="18"/>
              </w:rPr>
            </w:pPr>
            <w:r w:rsidRPr="00D14360">
              <w:rPr>
                <w:rFonts w:ascii="Calibri Light" w:hAnsi="Calibri Light" w:cs="Calibri Light"/>
                <w:sz w:val="18"/>
              </w:rPr>
              <w:t>2.16.840.1.113883.10.20.22.2.7.1:2014-06-09</w:t>
            </w:r>
          </w:p>
        </w:tc>
        <w:tc>
          <w:tcPr>
            <w:tcW w:w="5423" w:type="dxa"/>
            <w:gridSpan w:val="2"/>
            <w:tcBorders>
              <w:top w:val="single" w:color="4F81BD" w:sz="4" w:space="0"/>
              <w:left w:val="nil"/>
              <w:bottom w:val="single" w:color="4F81BD" w:sz="4" w:space="0"/>
            </w:tcBorders>
            <w:shd w:val="clear" w:color="auto" w:fill="auto"/>
          </w:tcPr>
          <w:p w:rsidRPr="00D14360" w:rsidR="00F22316" w:rsidP="00A65091" w:rsidRDefault="00F22316" w14:paraId="01865AE4" w14:textId="77777777">
            <w:pPr>
              <w:rPr>
                <w:rFonts w:ascii="Calibri Light" w:hAnsi="Calibri Light" w:cs="Calibri Light"/>
              </w:rPr>
            </w:pPr>
            <w:r w:rsidRPr="00D14360">
              <w:rPr>
                <w:rFonts w:ascii="Calibri Light" w:hAnsi="Calibri Light" w:cs="Calibri Light"/>
              </w:rPr>
              <w:t xml:space="preserve">This section describes all interventional, surgical, diagnostic, or therapeutic procedures or treatments pertinent to the patient historically at the time the document is generated. The section should include notable procedures. </w:t>
            </w:r>
          </w:p>
        </w:tc>
      </w:tr>
      <w:tr w:rsidRPr="0037231C" w:rsidR="00D70867" w:rsidTr="004E29C8" w14:paraId="0BFABA6E" w14:textId="77777777">
        <w:trPr>
          <w:cantSplit/>
          <w:trHeight w:val="315"/>
        </w:trPr>
        <w:tc>
          <w:tcPr>
            <w:tcW w:w="3960" w:type="dxa"/>
            <w:tcBorders>
              <w:right w:val="nil"/>
            </w:tcBorders>
            <w:shd w:val="clear" w:color="auto" w:fill="FFFFFF"/>
            <w:hideMark/>
          </w:tcPr>
          <w:p w:rsidRPr="00D14360" w:rsidR="00F22316" w:rsidP="00CC47C5" w:rsidRDefault="00F22316" w14:paraId="7974CCD5" w14:textId="77777777">
            <w:pPr>
              <w:rPr>
                <w:rFonts w:cs="Calibri"/>
                <w:b/>
                <w:bCs/>
              </w:rPr>
            </w:pPr>
            <w:r w:rsidRPr="00D14360">
              <w:rPr>
                <w:rFonts w:cs="Calibri"/>
                <w:b/>
                <w:bCs/>
              </w:rPr>
              <w:t>Results Section</w:t>
            </w:r>
          </w:p>
          <w:p w:rsidRPr="00AE350D" w:rsidR="00FF4945" w:rsidP="00CC47C5" w:rsidRDefault="00FF4945" w14:paraId="10E3073F" w14:textId="77777777">
            <w:pPr>
              <w:rPr>
                <w:rFonts w:ascii="Calibri Light" w:hAnsi="Calibri Light" w:cs="Calibri Light"/>
                <w:sz w:val="18"/>
                <w:szCs w:val="18"/>
              </w:rPr>
            </w:pPr>
            <w:r w:rsidRPr="00D14360">
              <w:rPr>
                <w:rFonts w:ascii="Calibri Light" w:hAnsi="Calibri Light" w:cs="Calibri Light"/>
                <w:sz w:val="18"/>
                <w:szCs w:val="18"/>
              </w:rPr>
              <w:t>30954-2</w:t>
            </w:r>
          </w:p>
          <w:p w:rsidRPr="00D14360" w:rsidR="00A45A90" w:rsidP="00CC47C5" w:rsidRDefault="00F22316" w14:paraId="7099C17E" w14:textId="77777777">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rsidRPr="00D14360" w:rsidR="00F22316" w:rsidP="00CC47C5" w:rsidRDefault="00F22316" w14:paraId="55A0F529"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2.16.840.1.113883.10.20.22.2.3:2015-08-01 </w:t>
            </w:r>
          </w:p>
          <w:p w:rsidRPr="00D14360" w:rsidR="00A45A90" w:rsidP="00CC47C5" w:rsidRDefault="00F22316" w14:paraId="1AE9FF70" w14:textId="77777777">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rsidRPr="00D14360" w:rsidR="00F22316" w:rsidP="00CC47C5" w:rsidRDefault="00F22316" w14:paraId="1DF9217D"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2.16.840.1.113883.10.20.22.2.3.1:2015-08-01 </w:t>
            </w:r>
          </w:p>
          <w:p w:rsidRPr="00D14360" w:rsidR="00F22316" w:rsidP="00CC47C5" w:rsidRDefault="00F22316" w14:paraId="79867BEB" w14:textId="77777777">
            <w:pPr>
              <w:rPr>
                <w:rFonts w:cs="Calibri"/>
              </w:rPr>
            </w:pPr>
          </w:p>
          <w:p w:rsidRPr="00D14360" w:rsidR="00F22316" w:rsidP="00CC47C5" w:rsidRDefault="00F22316" w14:paraId="374CD976" w14:textId="77777777">
            <w:pPr>
              <w:rPr>
                <w:rFonts w:cs="Calibri"/>
              </w:rPr>
            </w:pPr>
          </w:p>
        </w:tc>
        <w:tc>
          <w:tcPr>
            <w:tcW w:w="5423" w:type="dxa"/>
            <w:gridSpan w:val="2"/>
            <w:tcBorders>
              <w:left w:val="nil"/>
            </w:tcBorders>
            <w:shd w:val="clear" w:color="auto" w:fill="auto"/>
          </w:tcPr>
          <w:p w:rsidRPr="00D14360" w:rsidR="00F22316" w:rsidP="00CC47C5" w:rsidRDefault="00F22316" w14:paraId="1A3F5DB5" w14:textId="77777777">
            <w:pPr>
              <w:rPr>
                <w:rFonts w:ascii="Calibri Light" w:hAnsi="Calibri Light" w:cs="Calibri Light"/>
              </w:rPr>
            </w:pPr>
            <w:r w:rsidRPr="00D14360">
              <w:rPr>
                <w:rFonts w:ascii="Calibri Light" w:hAnsi="Calibri Light" w:cs="Calibri Light"/>
              </w:rPr>
              <w:t xml:space="preserve">This section contains the results of observations generated by laboratories, imaging and other procedures. The scope includes observations of hematology, chemistry, serology, virology, toxicology, microbiology, plain x-ray, ultrasound, CT, MRI, angiography, echocardiography, nuclear medicine, pathology, and procedure observations. This section often includes notable results such as abnormal values or relevant trends. </w:t>
            </w:r>
          </w:p>
        </w:tc>
      </w:tr>
      <w:tr w:rsidRPr="0037231C" w:rsidR="00D70867" w:rsidTr="004E29C8" w14:paraId="4E967D83" w14:textId="77777777">
        <w:trPr>
          <w:cantSplit/>
          <w:trHeight w:val="2096"/>
        </w:trPr>
        <w:tc>
          <w:tcPr>
            <w:tcW w:w="3960" w:type="dxa"/>
            <w:tcBorders>
              <w:top w:val="single" w:color="4F81BD" w:sz="4" w:space="0"/>
              <w:bottom w:val="single" w:color="4F81BD" w:sz="4" w:space="0"/>
              <w:right w:val="nil"/>
            </w:tcBorders>
            <w:shd w:val="clear" w:color="auto" w:fill="FFFFFF"/>
            <w:hideMark/>
          </w:tcPr>
          <w:p w:rsidRPr="00D14360" w:rsidR="00F22316" w:rsidP="00CC47C5" w:rsidRDefault="00F22316" w14:paraId="2CCEC0FD" w14:textId="77777777">
            <w:pPr>
              <w:rPr>
                <w:rFonts w:cs="Calibri"/>
                <w:b/>
                <w:bCs/>
              </w:rPr>
            </w:pPr>
            <w:r w:rsidRPr="00D14360">
              <w:rPr>
                <w:rFonts w:cs="Calibri"/>
                <w:b/>
                <w:bCs/>
              </w:rPr>
              <w:t>Vital Signs Section</w:t>
            </w:r>
          </w:p>
          <w:p w:rsidRPr="00B64B82" w:rsidR="00FF4945" w:rsidP="00CC47C5" w:rsidRDefault="00FF4945" w14:paraId="12CE7823" w14:textId="77777777">
            <w:pPr>
              <w:rPr>
                <w:rFonts w:ascii="Calibri Light" w:hAnsi="Calibri Light" w:cs="Calibri Light"/>
                <w:sz w:val="18"/>
                <w:szCs w:val="18"/>
              </w:rPr>
            </w:pPr>
            <w:r w:rsidRPr="003A3D50">
              <w:rPr>
                <w:rFonts w:ascii="Calibri Light" w:hAnsi="Calibri Light" w:cs="Calibri Light"/>
                <w:sz w:val="18"/>
                <w:szCs w:val="18"/>
              </w:rPr>
              <w:t>8716-3</w:t>
            </w:r>
          </w:p>
          <w:p w:rsidRPr="00D14360" w:rsidR="00A45A90" w:rsidP="00CC47C5" w:rsidRDefault="00F22316" w14:paraId="15E3A278" w14:textId="77777777">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rsidRPr="00D14360" w:rsidR="00F22316" w:rsidP="00CC47C5" w:rsidRDefault="00F22316" w14:paraId="58DCA192"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2.16.840.1.113883.10.20.22.2.4:2015-08-01 </w:t>
            </w:r>
          </w:p>
          <w:p w:rsidRPr="00D14360" w:rsidR="00A45A90" w:rsidP="00CC47C5" w:rsidRDefault="00F22316" w14:paraId="232F3EEC" w14:textId="77777777">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rsidRPr="00D14360" w:rsidR="00F22316" w:rsidP="00CC47C5" w:rsidRDefault="00F22316" w14:paraId="668DB840"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2.16.840.1.113883.10.20.22.2.4.1:2015-08-01 </w:t>
            </w:r>
          </w:p>
          <w:p w:rsidRPr="00D14360" w:rsidR="00F22316" w:rsidP="00CC47C5" w:rsidRDefault="00F22316" w14:paraId="65E26B41" w14:textId="77777777">
            <w:pPr>
              <w:rPr>
                <w:rFonts w:cs="Calibri"/>
              </w:rPr>
            </w:pPr>
          </w:p>
          <w:p w:rsidRPr="00D14360" w:rsidR="00F22316" w:rsidP="00CC47C5" w:rsidRDefault="00F22316" w14:paraId="3A398E0E" w14:textId="77777777">
            <w:pPr>
              <w:rPr>
                <w:rFonts w:cs="Calibri"/>
              </w:rPr>
            </w:pPr>
          </w:p>
        </w:tc>
        <w:tc>
          <w:tcPr>
            <w:tcW w:w="5423" w:type="dxa"/>
            <w:gridSpan w:val="2"/>
            <w:tcBorders>
              <w:top w:val="single" w:color="4F81BD" w:sz="4" w:space="0"/>
              <w:left w:val="nil"/>
              <w:bottom w:val="single" w:color="4F81BD" w:sz="4" w:space="0"/>
            </w:tcBorders>
            <w:shd w:val="clear" w:color="auto" w:fill="auto"/>
          </w:tcPr>
          <w:p w:rsidRPr="00D14360" w:rsidR="00F22316" w:rsidP="00CC47C5" w:rsidRDefault="00F22316" w14:paraId="4D0B8913" w14:textId="77777777">
            <w:pPr>
              <w:rPr>
                <w:rFonts w:ascii="Calibri Light" w:hAnsi="Calibri Light" w:cs="Calibri Light"/>
              </w:rPr>
            </w:pPr>
            <w:r w:rsidRPr="00D14360">
              <w:rPr>
                <w:rFonts w:ascii="Calibri Light" w:hAnsi="Calibri Light" w:cs="Calibri Light"/>
              </w:rPr>
              <w:t>This section contains relevant vital signs for the context and use case of the document type, such as blood pressure, heart rate, respiratory rate, height, weight, body mass index, head circumference, pulse oximetry, temperature, and body surface area. The section should include notable vital signs such as the most recent, maximum and/or minimum, baseline, or relevant trends. Vital signs are represented in the same way as other results. However, they are represented in their own section to follow clinical conventions.</w:t>
            </w:r>
          </w:p>
        </w:tc>
      </w:tr>
      <w:tr w:rsidRPr="0037231C" w:rsidR="00D70867" w:rsidTr="004E29C8" w14:paraId="630B4B7B" w14:textId="77777777">
        <w:trPr>
          <w:cantSplit/>
          <w:trHeight w:val="620"/>
        </w:trPr>
        <w:tc>
          <w:tcPr>
            <w:tcW w:w="3960" w:type="dxa"/>
            <w:tcBorders>
              <w:right w:val="nil"/>
            </w:tcBorders>
            <w:shd w:val="clear" w:color="auto" w:fill="FFFFFF"/>
          </w:tcPr>
          <w:p w:rsidRPr="00D14360" w:rsidR="00F22316" w:rsidP="00CC47C5" w:rsidRDefault="00F22316" w14:paraId="7E59DBBC" w14:textId="77777777">
            <w:pPr>
              <w:rPr>
                <w:rFonts w:cs="Calibri"/>
                <w:b/>
                <w:bCs/>
              </w:rPr>
            </w:pPr>
            <w:r w:rsidRPr="00D14360">
              <w:rPr>
                <w:rFonts w:cs="Calibri"/>
                <w:b/>
                <w:bCs/>
              </w:rPr>
              <w:t xml:space="preserve">Course of Care Section </w:t>
            </w:r>
          </w:p>
          <w:p w:rsidRPr="00AE350D" w:rsidR="00FF4945" w:rsidP="00CC47C5" w:rsidRDefault="00FF4945" w14:paraId="584FB0A2" w14:textId="77777777">
            <w:pPr>
              <w:rPr>
                <w:rFonts w:ascii="Calibri Light" w:hAnsi="Calibri Light" w:cs="Calibri Light"/>
                <w:sz w:val="18"/>
                <w:szCs w:val="18"/>
              </w:rPr>
            </w:pPr>
            <w:r w:rsidRPr="00D14360">
              <w:rPr>
                <w:rFonts w:ascii="Calibri Light" w:hAnsi="Calibri Light" w:cs="Calibri Light"/>
                <w:sz w:val="18"/>
                <w:szCs w:val="18"/>
              </w:rPr>
              <w:t>8648-8</w:t>
            </w:r>
          </w:p>
          <w:p w:rsidRPr="00D14360" w:rsidR="00F22316" w:rsidP="00CC47C5" w:rsidRDefault="00F22316" w14:paraId="04382214"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2.16.840.1.113883.10.20.22.2.64 </w:t>
            </w:r>
          </w:p>
        </w:tc>
        <w:tc>
          <w:tcPr>
            <w:tcW w:w="5423" w:type="dxa"/>
            <w:gridSpan w:val="2"/>
            <w:tcBorders>
              <w:left w:val="nil"/>
            </w:tcBorders>
            <w:shd w:val="clear" w:color="auto" w:fill="auto"/>
          </w:tcPr>
          <w:p w:rsidRPr="00D14360" w:rsidR="00F22316" w:rsidP="00CC47C5" w:rsidRDefault="00F22316" w14:paraId="788009F7" w14:textId="77777777">
            <w:pPr>
              <w:rPr>
                <w:rFonts w:ascii="Calibri Light" w:hAnsi="Calibri Light" w:cs="Calibri Light"/>
              </w:rPr>
            </w:pPr>
            <w:r w:rsidRPr="00D14360">
              <w:rPr>
                <w:rFonts w:ascii="Calibri Light" w:hAnsi="Calibri Light" w:cs="Calibri Light"/>
              </w:rPr>
              <w:t>This section describes what happened during the course of an encounter.</w:t>
            </w:r>
          </w:p>
        </w:tc>
      </w:tr>
      <w:tr w:rsidRPr="0037231C" w:rsidR="00D70867" w:rsidTr="004E29C8" w14:paraId="7C821FBD" w14:textId="77777777">
        <w:trPr>
          <w:cantSplit/>
          <w:trHeight w:val="1790"/>
        </w:trPr>
        <w:tc>
          <w:tcPr>
            <w:tcW w:w="3960" w:type="dxa"/>
            <w:tcBorders>
              <w:top w:val="single" w:color="4F81BD" w:sz="4" w:space="0"/>
              <w:bottom w:val="single" w:color="4F81BD" w:sz="4" w:space="0"/>
              <w:right w:val="nil"/>
            </w:tcBorders>
            <w:shd w:val="clear" w:color="auto" w:fill="FFFFFF"/>
          </w:tcPr>
          <w:p w:rsidRPr="00D14360" w:rsidR="00F22316" w:rsidRDefault="00F22316" w14:paraId="435B862D" w14:textId="77777777">
            <w:pPr>
              <w:rPr>
                <w:rFonts w:cs="Calibri"/>
                <w:b/>
                <w:bCs/>
              </w:rPr>
            </w:pPr>
            <w:r w:rsidRPr="00D14360">
              <w:rPr>
                <w:rFonts w:cs="Calibri"/>
                <w:b/>
                <w:bCs/>
              </w:rPr>
              <w:t xml:space="preserve">General Status Section </w:t>
            </w:r>
          </w:p>
          <w:p w:rsidRPr="00AE350D" w:rsidR="00FF4945" w:rsidP="00FF4945" w:rsidRDefault="00956402" w14:paraId="293733AE" w14:textId="77777777">
            <w:pPr>
              <w:rPr>
                <w:rFonts w:ascii="Calibri Light" w:hAnsi="Calibri Light" w:cs="Calibri Light"/>
                <w:sz w:val="18"/>
                <w:szCs w:val="18"/>
              </w:rPr>
            </w:pPr>
            <w:r w:rsidRPr="00D14360">
              <w:rPr>
                <w:rFonts w:ascii="Calibri Light" w:hAnsi="Calibri Light" w:cs="Calibri Light"/>
                <w:sz w:val="18"/>
                <w:szCs w:val="18"/>
              </w:rPr>
              <w:t>10210-3</w:t>
            </w:r>
          </w:p>
          <w:p w:rsidRPr="00D14360" w:rsidR="00F22316" w:rsidP="00FF4945" w:rsidRDefault="00F22316" w14:paraId="45C6710E"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2.16.840.1.113883.10.20.2.5 </w:t>
            </w:r>
          </w:p>
          <w:p w:rsidRPr="00D14360" w:rsidR="00F22316" w:rsidP="00D14360" w:rsidRDefault="00F22316" w14:paraId="68EBED91" w14:textId="77777777">
            <w:pPr>
              <w:spacing w:after="120"/>
              <w:rPr>
                <w:rFonts w:cs="Calibri"/>
              </w:rPr>
            </w:pPr>
          </w:p>
        </w:tc>
        <w:tc>
          <w:tcPr>
            <w:tcW w:w="5423" w:type="dxa"/>
            <w:gridSpan w:val="2"/>
            <w:tcBorders>
              <w:top w:val="single" w:color="4F81BD" w:sz="4" w:space="0"/>
              <w:left w:val="nil"/>
              <w:bottom w:val="single" w:color="4F81BD" w:sz="4" w:space="0"/>
            </w:tcBorders>
            <w:shd w:val="clear" w:color="auto" w:fill="auto"/>
          </w:tcPr>
          <w:p w:rsidRPr="00D14360" w:rsidR="00F22316" w:rsidP="00F22316" w:rsidRDefault="00F55EA9" w14:paraId="3E05B874" w14:textId="77777777">
            <w:pPr>
              <w:rPr>
                <w:rFonts w:ascii="Calibri Light" w:hAnsi="Calibri Light" w:cs="Calibri Light"/>
              </w:rPr>
            </w:pPr>
            <w:r w:rsidRPr="00D14360">
              <w:rPr>
                <w:rFonts w:ascii="Calibri Light" w:hAnsi="Calibri Light" w:cs="Calibri Light"/>
              </w:rPr>
              <w:t xml:space="preserve">This section </w:t>
            </w:r>
            <w:r w:rsidRPr="00D14360" w:rsidR="00F22316">
              <w:rPr>
                <w:rFonts w:ascii="Calibri Light" w:hAnsi="Calibri Light" w:cs="Calibri Light"/>
              </w:rPr>
              <w:t>describes general observations and readily observable attributes of the patient, including affect and demeanor, apparent age compared to actual age, gender, ethnicity, nutritional status based on appearance, body build and habitus (e.g., muscular, cachectic, obese), developmental or other deformities, gait and mobility, personal hygiene, evidence of distress, and voice quality and speech.</w:t>
            </w:r>
          </w:p>
        </w:tc>
      </w:tr>
      <w:tr w:rsidRPr="0037231C" w:rsidR="00D70867" w:rsidTr="004E29C8" w14:paraId="205B1A71" w14:textId="77777777">
        <w:trPr>
          <w:cantSplit/>
          <w:trHeight w:val="2096"/>
        </w:trPr>
        <w:tc>
          <w:tcPr>
            <w:tcW w:w="3960" w:type="dxa"/>
            <w:tcBorders>
              <w:right w:val="nil"/>
            </w:tcBorders>
            <w:shd w:val="clear" w:color="auto" w:fill="FFFFFF"/>
          </w:tcPr>
          <w:p w:rsidRPr="00D14360" w:rsidR="00F22316" w:rsidP="00CC47C5" w:rsidRDefault="00F22316" w14:paraId="2708A18E" w14:textId="77777777">
            <w:pPr>
              <w:rPr>
                <w:rFonts w:cs="Calibri"/>
                <w:b/>
                <w:bCs/>
              </w:rPr>
            </w:pPr>
            <w:r w:rsidRPr="00D14360">
              <w:rPr>
                <w:rFonts w:cs="Calibri"/>
                <w:b/>
                <w:bCs/>
              </w:rPr>
              <w:t>Functional Status Section</w:t>
            </w:r>
          </w:p>
          <w:p w:rsidRPr="00D14360" w:rsidR="00F22316" w:rsidP="00D14360" w:rsidRDefault="00956402" w14:paraId="112A7CDC" w14:textId="77777777">
            <w:pPr>
              <w:tabs>
                <w:tab w:val="left" w:pos="1057"/>
              </w:tabs>
              <w:rPr>
                <w:rFonts w:ascii="Calibri Light" w:hAnsi="Calibri Light" w:cs="Calibri Light"/>
                <w:b/>
                <w:bCs/>
                <w:sz w:val="18"/>
                <w:szCs w:val="18"/>
              </w:rPr>
            </w:pPr>
            <w:r w:rsidRPr="00D14360">
              <w:rPr>
                <w:rFonts w:ascii="Calibri Light" w:hAnsi="Calibri Light" w:cs="Calibri Light"/>
                <w:sz w:val="18"/>
                <w:szCs w:val="18"/>
              </w:rPr>
              <w:t>47420-5</w:t>
            </w:r>
            <w:r w:rsidRPr="00D14360">
              <w:rPr>
                <w:rFonts w:ascii="Calibri Light" w:hAnsi="Calibri Light" w:cs="Calibri Light"/>
                <w:sz w:val="18"/>
                <w:szCs w:val="18"/>
              </w:rPr>
              <w:tab/>
            </w:r>
            <w:r w:rsidRPr="00D14360">
              <w:rPr>
                <w:rFonts w:ascii="Calibri Light" w:hAnsi="Calibri Light" w:cs="Calibri Light"/>
                <w:sz w:val="18"/>
                <w:szCs w:val="18"/>
              </w:rPr>
              <w:br/>
            </w:r>
            <w:r w:rsidRPr="00D14360" w:rsidR="00F22316">
              <w:rPr>
                <w:rFonts w:ascii="Calibri Light" w:hAnsi="Calibri Light" w:cs="Calibri Light"/>
                <w:sz w:val="18"/>
                <w:szCs w:val="18"/>
              </w:rPr>
              <w:t>2.16.840.1.113883.10.20.22.2.14:2014-06-09</w:t>
            </w:r>
          </w:p>
        </w:tc>
        <w:tc>
          <w:tcPr>
            <w:tcW w:w="5423" w:type="dxa"/>
            <w:gridSpan w:val="2"/>
            <w:tcBorders>
              <w:left w:val="nil"/>
            </w:tcBorders>
            <w:shd w:val="clear" w:color="auto" w:fill="auto"/>
          </w:tcPr>
          <w:p w:rsidRPr="00D14360" w:rsidR="00F22316" w:rsidP="00CC47C5" w:rsidRDefault="00F55EA9" w14:paraId="2604C736" w14:textId="77777777">
            <w:pPr>
              <w:rPr>
                <w:rFonts w:ascii="Calibri Light" w:hAnsi="Calibri Light" w:cs="Calibri Light"/>
              </w:rPr>
            </w:pPr>
            <w:r w:rsidRPr="00D14360">
              <w:rPr>
                <w:rFonts w:ascii="Calibri Light" w:hAnsi="Calibri Light" w:cs="Calibri Light"/>
              </w:rPr>
              <w:t xml:space="preserve">This section </w:t>
            </w:r>
            <w:r w:rsidRPr="00D14360" w:rsidR="00F22316">
              <w:rPr>
                <w:rFonts w:ascii="Calibri Light" w:hAnsi="Calibri Light" w:cs="Calibri Light"/>
              </w:rPr>
              <w:t xml:space="preserve">contains observations and assessments of a </w:t>
            </w:r>
            <w:r w:rsidRPr="00D14360" w:rsidR="00271771">
              <w:rPr>
                <w:rFonts w:ascii="Calibri Light" w:hAnsi="Calibri Light" w:cs="Calibri Light"/>
              </w:rPr>
              <w:t>p</w:t>
            </w:r>
            <w:r w:rsidR="00271771">
              <w:rPr>
                <w:rFonts w:ascii="Calibri Light" w:hAnsi="Calibri Light" w:cs="Calibri Light"/>
              </w:rPr>
              <w:t>a</w:t>
            </w:r>
            <w:r w:rsidRPr="00D14360" w:rsidR="00271771">
              <w:rPr>
                <w:rFonts w:ascii="Calibri Light" w:hAnsi="Calibri Light" w:cs="Calibri Light"/>
              </w:rPr>
              <w:t>tient’s</w:t>
            </w:r>
            <w:r w:rsidRPr="00D14360" w:rsidR="00F22316">
              <w:rPr>
                <w:rFonts w:ascii="Calibri Light" w:hAnsi="Calibri Light" w:cs="Calibri Light"/>
              </w:rPr>
              <w:t xml:space="preserve"> physical abilities. A patient’s functional status may include information regarding the patient’s ability to perform Activities of Daily Living (ADLs) in areas such as Mobility (e.g., ambulation), Self-Care (e.g., bathing, dressing, feeding, grooming) or Instrumental Activities of Daily Living (IADLs) (e.g., shopping, using a telephone, balancing a check book). Problems that impact function (e.g., dyspnea, dysphagia) can be contained in the section.</w:t>
            </w:r>
          </w:p>
        </w:tc>
      </w:tr>
      <w:tr w:rsidRPr="0037231C" w:rsidR="00D70867" w:rsidTr="004E29C8" w14:paraId="30640D55" w14:textId="77777777">
        <w:trPr>
          <w:cantSplit/>
          <w:trHeight w:val="1610"/>
        </w:trPr>
        <w:tc>
          <w:tcPr>
            <w:tcW w:w="3960" w:type="dxa"/>
            <w:tcBorders>
              <w:top w:val="single" w:color="4F81BD" w:sz="4" w:space="0"/>
              <w:bottom w:val="single" w:color="4F81BD" w:sz="4" w:space="0"/>
              <w:right w:val="nil"/>
            </w:tcBorders>
            <w:shd w:val="clear" w:color="auto" w:fill="FFFFFF"/>
          </w:tcPr>
          <w:p w:rsidRPr="00D14360" w:rsidR="00F22316" w:rsidP="00F22316" w:rsidRDefault="00F22316" w14:paraId="621220E3" w14:textId="77777777">
            <w:pPr>
              <w:rPr>
                <w:rFonts w:cs="Calibri"/>
                <w:b/>
                <w:bCs/>
              </w:rPr>
            </w:pPr>
            <w:r w:rsidRPr="00D14360">
              <w:rPr>
                <w:rFonts w:cs="Calibri"/>
                <w:b/>
                <w:bCs/>
              </w:rPr>
              <w:t>Mental Status Section</w:t>
            </w:r>
          </w:p>
          <w:p w:rsidRPr="00B64B82" w:rsidR="00956402" w:rsidP="00F22316" w:rsidRDefault="00956402" w14:paraId="6C849B60" w14:textId="77777777">
            <w:pPr>
              <w:rPr>
                <w:rFonts w:ascii="Calibri Light" w:hAnsi="Calibri Light" w:cs="Calibri Light"/>
                <w:sz w:val="18"/>
                <w:szCs w:val="18"/>
              </w:rPr>
            </w:pPr>
            <w:r w:rsidRPr="003A3D50">
              <w:rPr>
                <w:rFonts w:ascii="Calibri Light" w:hAnsi="Calibri Light" w:cs="Calibri Light"/>
                <w:sz w:val="18"/>
                <w:szCs w:val="18"/>
              </w:rPr>
              <w:t>10190-7</w:t>
            </w:r>
            <w:r w:rsidRPr="003A3D50" w:rsidR="00CD03C2">
              <w:rPr>
                <w:rFonts w:ascii="Calibri Light" w:hAnsi="Calibri Light" w:cs="Calibri Light"/>
                <w:sz w:val="18"/>
                <w:szCs w:val="18"/>
              </w:rPr>
              <w:t xml:space="preserve"> </w:t>
            </w:r>
          </w:p>
          <w:p w:rsidRPr="00D14360" w:rsidR="00F22316" w:rsidP="00F22316" w:rsidRDefault="00F22316" w14:paraId="364995D5" w14:textId="77777777">
            <w:pPr>
              <w:rPr>
                <w:rFonts w:ascii="Calibri Light" w:hAnsi="Calibri Light" w:cs="Calibri Light"/>
                <w:b/>
                <w:bCs/>
                <w:sz w:val="18"/>
                <w:szCs w:val="18"/>
              </w:rPr>
            </w:pPr>
            <w:r w:rsidRPr="00D14360">
              <w:rPr>
                <w:rFonts w:ascii="Calibri Light" w:hAnsi="Calibri Light" w:cs="Calibri Light"/>
                <w:sz w:val="18"/>
                <w:szCs w:val="18"/>
              </w:rPr>
              <w:t>2.16.840.1.113883.10.20.22.2.56:2015-08-01</w:t>
            </w:r>
          </w:p>
          <w:p w:rsidRPr="00D14360" w:rsidR="00F22316" w:rsidP="00F22316" w:rsidRDefault="00F22316" w14:paraId="4005CBD8" w14:textId="77777777">
            <w:pPr>
              <w:rPr>
                <w:rFonts w:ascii="Calibri Light" w:hAnsi="Calibri Light" w:cs="Calibri Light"/>
                <w:b/>
                <w:bCs/>
                <w:sz w:val="18"/>
                <w:szCs w:val="18"/>
              </w:rPr>
            </w:pPr>
          </w:p>
        </w:tc>
        <w:tc>
          <w:tcPr>
            <w:tcW w:w="5423" w:type="dxa"/>
            <w:gridSpan w:val="2"/>
            <w:tcBorders>
              <w:top w:val="single" w:color="4F81BD" w:sz="4" w:space="0"/>
              <w:left w:val="nil"/>
              <w:bottom w:val="single" w:color="4F81BD" w:sz="4" w:space="0"/>
            </w:tcBorders>
            <w:shd w:val="clear" w:color="auto" w:fill="auto"/>
          </w:tcPr>
          <w:p w:rsidRPr="00D14360" w:rsidR="00F22316" w:rsidP="00863460" w:rsidRDefault="00F55EA9" w14:paraId="3969F18A" w14:textId="77777777">
            <w:pPr>
              <w:rPr>
                <w:rFonts w:ascii="Calibri Light" w:hAnsi="Calibri Light" w:cs="Calibri Light"/>
              </w:rPr>
            </w:pPr>
            <w:r w:rsidRPr="00D14360">
              <w:rPr>
                <w:rFonts w:ascii="Calibri Light" w:hAnsi="Calibri Light" w:cs="Calibri Light"/>
              </w:rPr>
              <w:t xml:space="preserve">This section </w:t>
            </w:r>
            <w:r w:rsidRPr="00D14360" w:rsidR="00F22316">
              <w:rPr>
                <w:rFonts w:ascii="Calibri Light" w:hAnsi="Calibri Light" w:cs="Calibri Light"/>
              </w:rPr>
              <w:t>contains observations and evaluations related to a patient’s psychological and mental competency and deficits including, but not limited to any of the following types of information: • Appearance (e.g., unusual grooming, clothing or body modifications) • Attitude (e.g., cooperative, guarded, hostile) • Behavior/psychomotor (e.g., abnormal movements, eye contact, tics)</w:t>
            </w:r>
            <w:r w:rsidRPr="00D14360" w:rsidR="00956402">
              <w:rPr>
                <w:rFonts w:ascii="Calibri Light" w:hAnsi="Calibri Light" w:cs="Calibri Light"/>
              </w:rPr>
              <w:t xml:space="preserve"> • ﻿ Mood and affect (e.g., anxious, angry, euphoric) • Speech and Language (e.g., pressured speech, perseveration) • Thought process (e.g., logic, coherence) • Thought content (e.g., delusions, phobias) • Perception (e.g., voices, hallucinations)</w:t>
            </w:r>
            <w:r w:rsidR="00956402">
              <w:t xml:space="preserve"> </w:t>
            </w:r>
            <w:r w:rsidRPr="00D14360" w:rsidR="00956402">
              <w:rPr>
                <w:rFonts w:ascii="Calibri Light" w:hAnsi="Calibri Light" w:cs="Calibri Light"/>
              </w:rPr>
              <w:t>﻿• Cognition (e.g., memory, alertness/consciousness, attention, orientation) – which were included in</w:t>
            </w:r>
            <w:r w:rsidR="00863460">
              <w:rPr>
                <w:rFonts w:ascii="Calibri Light" w:hAnsi="Calibri Light" w:cs="Calibri Light"/>
              </w:rPr>
              <w:t xml:space="preserve"> </w:t>
            </w:r>
            <w:r w:rsidRPr="00D14360" w:rsidR="00956402">
              <w:rPr>
                <w:rFonts w:ascii="Calibri Light" w:hAnsi="Calibri Light" w:cs="Calibri Light"/>
              </w:rPr>
              <w:t>Cognitive Status Observation in earlier publications of C-CDA.• Insight and judgment (e.g., understanding of condition, decision making)</w:t>
            </w:r>
          </w:p>
        </w:tc>
      </w:tr>
      <w:tr w:rsidRPr="0037231C" w:rsidR="00D70867" w:rsidTr="004E29C8" w14:paraId="4AE99311" w14:textId="77777777">
        <w:trPr>
          <w:cantSplit/>
          <w:trHeight w:val="1088"/>
        </w:trPr>
        <w:tc>
          <w:tcPr>
            <w:tcW w:w="3960" w:type="dxa"/>
            <w:tcBorders>
              <w:bottom w:val="single" w:color="4F81BD" w:sz="4" w:space="0"/>
              <w:right w:val="nil"/>
            </w:tcBorders>
            <w:shd w:val="clear" w:color="auto" w:fill="FFFFFF"/>
          </w:tcPr>
          <w:p w:rsidRPr="00D14360" w:rsidR="0021587C" w:rsidP="00F22316" w:rsidRDefault="0021587C" w14:paraId="09603353" w14:textId="77777777">
            <w:pPr>
              <w:rPr>
                <w:rFonts w:cs="Calibri"/>
              </w:rPr>
            </w:pPr>
            <w:r w:rsidRPr="00D14360">
              <w:rPr>
                <w:rFonts w:cs="Calibri"/>
                <w:b/>
                <w:bCs/>
              </w:rPr>
              <w:t>Nutrition</w:t>
            </w:r>
            <w:r w:rsidRPr="00D14360" w:rsidR="004D7F05">
              <w:rPr>
                <w:rFonts w:cs="Calibri"/>
                <w:b/>
                <w:bCs/>
              </w:rPr>
              <w:t xml:space="preserve"> </w:t>
            </w:r>
            <w:r w:rsidRPr="00D14360">
              <w:rPr>
                <w:rFonts w:cs="Calibri"/>
                <w:b/>
                <w:bCs/>
              </w:rPr>
              <w:t>Section</w:t>
            </w:r>
          </w:p>
          <w:p w:rsidRPr="003A3D50" w:rsidR="004D7F05" w:rsidP="00F22316" w:rsidRDefault="004D7F05" w14:paraId="4A9DA888" w14:textId="77777777">
            <w:pPr>
              <w:rPr>
                <w:rFonts w:ascii="Calibri Light" w:hAnsi="Calibri Light" w:cs="Calibri Light"/>
                <w:sz w:val="18"/>
                <w:szCs w:val="18"/>
              </w:rPr>
            </w:pPr>
            <w:r w:rsidRPr="003A3D50">
              <w:rPr>
                <w:rFonts w:ascii="Calibri Light" w:hAnsi="Calibri Light" w:cs="Calibri Light"/>
                <w:sz w:val="18"/>
                <w:szCs w:val="18"/>
              </w:rPr>
              <w:t>61144-2</w:t>
            </w:r>
          </w:p>
          <w:p w:rsidRPr="00D14360" w:rsidR="004D7F05" w:rsidP="00F22316" w:rsidRDefault="004D7F05" w14:paraId="1D5737C9" w14:textId="77777777">
            <w:pPr>
              <w:rPr>
                <w:rFonts w:cs="Calibri"/>
                <w:b/>
                <w:bCs/>
              </w:rPr>
            </w:pPr>
            <w:r w:rsidRPr="003A3D50">
              <w:rPr>
                <w:rFonts w:ascii="Calibri Light" w:hAnsi="Calibri Light" w:cs="Calibri Light"/>
                <w:sz w:val="18"/>
                <w:szCs w:val="18"/>
              </w:rPr>
              <w:t>﻿2.16.840.1.113883.10.20.22.2.57</w:t>
            </w:r>
          </w:p>
        </w:tc>
        <w:tc>
          <w:tcPr>
            <w:tcW w:w="5423" w:type="dxa"/>
            <w:gridSpan w:val="2"/>
            <w:tcBorders>
              <w:left w:val="nil"/>
              <w:bottom w:val="single" w:color="4F81BD" w:sz="4" w:space="0"/>
            </w:tcBorders>
            <w:shd w:val="clear" w:color="auto" w:fill="auto"/>
          </w:tcPr>
          <w:p w:rsidRPr="00D14360" w:rsidR="0021587C" w:rsidDel="00F55EA9" w:rsidP="004D7F05" w:rsidRDefault="004D7F05" w14:paraId="3603CD59" w14:textId="77777777">
            <w:pPr>
              <w:rPr>
                <w:rFonts w:ascii="Calibri Light" w:hAnsi="Calibri Light" w:cs="Calibri Light"/>
              </w:rPr>
            </w:pPr>
            <w:r w:rsidRPr="00D14360">
              <w:rPr>
                <w:rFonts w:ascii="Calibri Light" w:hAnsi="Calibri Light" w:cs="Calibri Light"/>
              </w:rPr>
              <w:t>﻿This section represents diet and nutrition information including special diet requirements and restrictions (e.g., texture modified diet, liquids only, enteral feeding). It also represents the overall nutritional status of the patient and nutrition assessment findings.</w:t>
            </w:r>
          </w:p>
        </w:tc>
      </w:tr>
      <w:tr w:rsidRPr="0037231C" w:rsidR="00D70867" w:rsidTr="004E29C8" w14:paraId="29DFD6AD" w14:textId="77777777">
        <w:trPr>
          <w:gridAfter w:val="1"/>
          <w:wAfter w:w="23" w:type="dxa"/>
          <w:cantSplit/>
          <w:trHeight w:val="359"/>
        </w:trPr>
        <w:tc>
          <w:tcPr>
            <w:tcW w:w="9360" w:type="dxa"/>
            <w:gridSpan w:val="2"/>
            <w:tcBorders>
              <w:top w:val="single" w:color="4F81BD" w:sz="4" w:space="0"/>
              <w:left w:val="single" w:color="4F81BD" w:sz="4" w:space="0"/>
              <w:bottom w:val="single" w:color="4F81BD" w:sz="4" w:space="0"/>
              <w:right w:val="single" w:color="4F81BD" w:sz="4" w:space="0"/>
            </w:tcBorders>
            <w:shd w:val="clear" w:color="auto" w:fill="FFFFFF"/>
          </w:tcPr>
          <w:p w:rsidRPr="00D14360" w:rsidR="00F22316" w:rsidP="00D14360" w:rsidRDefault="00F22316" w14:paraId="7DBBD4CE" w14:textId="77777777">
            <w:pPr>
              <w:jc w:val="center"/>
              <w:rPr>
                <w:rFonts w:cs="Calibri"/>
                <w:b/>
                <w:bCs/>
                <w:i/>
                <w:iCs/>
                <w:color w:val="31849B"/>
              </w:rPr>
            </w:pPr>
            <w:r w:rsidRPr="00D14360">
              <w:rPr>
                <w:rFonts w:cs="Calibri"/>
                <w:b/>
                <w:bCs/>
                <w:i/>
                <w:iCs/>
                <w:color w:val="4F81BD"/>
              </w:rPr>
              <w:t>Specific to Inpatient Encounter Notes:</w:t>
            </w:r>
          </w:p>
        </w:tc>
      </w:tr>
      <w:tr w:rsidRPr="0037231C" w:rsidR="00D70867" w:rsidTr="004E29C8" w14:paraId="53C700A0" w14:textId="77777777">
        <w:trPr>
          <w:cantSplit/>
          <w:trHeight w:val="1061"/>
        </w:trPr>
        <w:tc>
          <w:tcPr>
            <w:tcW w:w="3960" w:type="dxa"/>
            <w:tcBorders>
              <w:top w:val="single" w:color="4F81BD" w:sz="4" w:space="0"/>
              <w:right w:val="nil"/>
            </w:tcBorders>
            <w:shd w:val="clear" w:color="auto" w:fill="FFFFFF"/>
          </w:tcPr>
          <w:p w:rsidRPr="00D14360" w:rsidR="00F22316" w:rsidP="00F22316" w:rsidRDefault="00F22316" w14:paraId="0B3B7DCC" w14:textId="77777777">
            <w:pPr>
              <w:rPr>
                <w:rFonts w:cs="Calibri"/>
                <w:b/>
                <w:bCs/>
              </w:rPr>
            </w:pPr>
            <w:r w:rsidRPr="00D14360">
              <w:rPr>
                <w:rFonts w:cs="Calibri"/>
                <w:b/>
                <w:bCs/>
              </w:rPr>
              <w:t>Admission Diagnosis Section</w:t>
            </w:r>
          </w:p>
          <w:p w:rsidRPr="00D14360" w:rsidR="00D7478C" w:rsidP="00F22316" w:rsidRDefault="00AF53E4" w14:paraId="0455B183" w14:textId="77777777">
            <w:pPr>
              <w:rPr>
                <w:rFonts w:ascii="Calibri Light" w:hAnsi="Calibri Light" w:cs="Calibri Light"/>
                <w:b/>
                <w:bCs/>
                <w:sz w:val="18"/>
                <w:szCs w:val="18"/>
              </w:rPr>
            </w:pPr>
            <w:r w:rsidRPr="00D14360">
              <w:rPr>
                <w:rFonts w:ascii="Calibri Light" w:hAnsi="Calibri Light" w:cs="Calibri Light"/>
                <w:sz w:val="18"/>
                <w:szCs w:val="18"/>
              </w:rPr>
              <w:t>46241-6</w:t>
            </w:r>
          </w:p>
          <w:p w:rsidRPr="00D14360" w:rsidR="00F22316" w:rsidP="00F22316" w:rsidRDefault="00F22316" w14:paraId="66879D1E"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2.16.840.1.113883.10.20.22.2.43:2015-08-01 </w:t>
            </w:r>
          </w:p>
          <w:p w:rsidRPr="00D14360" w:rsidR="00F22316" w:rsidP="00F22316" w:rsidRDefault="00F22316" w14:paraId="7BA38061" w14:textId="77777777">
            <w:pPr>
              <w:rPr>
                <w:rFonts w:ascii="Calibri Light" w:hAnsi="Calibri Light" w:cs="Calibri Light"/>
                <w:b/>
                <w:bCs/>
                <w:sz w:val="18"/>
                <w:szCs w:val="18"/>
              </w:rPr>
            </w:pPr>
          </w:p>
        </w:tc>
        <w:tc>
          <w:tcPr>
            <w:tcW w:w="5423" w:type="dxa"/>
            <w:gridSpan w:val="2"/>
            <w:tcBorders>
              <w:top w:val="single" w:color="4F81BD" w:sz="4" w:space="0"/>
              <w:left w:val="nil"/>
            </w:tcBorders>
            <w:shd w:val="clear" w:color="auto" w:fill="auto"/>
          </w:tcPr>
          <w:p w:rsidRPr="00D14360" w:rsidR="00F22316" w:rsidP="00CC47C5" w:rsidRDefault="00F22316" w14:paraId="4A810C70" w14:textId="77777777">
            <w:pPr>
              <w:rPr>
                <w:rFonts w:ascii="Calibri Light" w:hAnsi="Calibri Light" w:cs="Calibri Light"/>
              </w:rPr>
            </w:pPr>
            <w:r w:rsidRPr="00D14360">
              <w:rPr>
                <w:rFonts w:ascii="Calibri Light" w:hAnsi="Calibri Light" w:cs="Calibri Light"/>
              </w:rPr>
              <w:t>This section contains a narrative description of the problems or diagnoses identified by the clinician at the time of the patient’s admission. This section may contain a coded entry which represents the admitting diagnoses.</w:t>
            </w:r>
          </w:p>
        </w:tc>
      </w:tr>
      <w:tr w:rsidRPr="0037231C" w:rsidR="00D70867" w:rsidTr="004E29C8" w14:paraId="41720D5E" w14:textId="77777777">
        <w:trPr>
          <w:cantSplit/>
          <w:trHeight w:val="315"/>
        </w:trPr>
        <w:tc>
          <w:tcPr>
            <w:tcW w:w="3960" w:type="dxa"/>
            <w:tcBorders>
              <w:top w:val="single" w:color="4F81BD" w:sz="4" w:space="0"/>
              <w:bottom w:val="single" w:color="4F81BD" w:sz="4" w:space="0"/>
              <w:right w:val="nil"/>
            </w:tcBorders>
            <w:shd w:val="clear" w:color="auto" w:fill="FFFFFF"/>
          </w:tcPr>
          <w:p w:rsidRPr="00D14360" w:rsidR="00F22316" w:rsidP="00F22316" w:rsidRDefault="00F22316" w14:paraId="146FCF19" w14:textId="77777777">
            <w:pPr>
              <w:rPr>
                <w:rFonts w:cs="Calibri"/>
                <w:b/>
                <w:bCs/>
              </w:rPr>
            </w:pPr>
            <w:r w:rsidRPr="00D14360">
              <w:rPr>
                <w:rFonts w:cs="Calibri"/>
                <w:b/>
                <w:bCs/>
              </w:rPr>
              <w:t>Admission Medications Section</w:t>
            </w:r>
          </w:p>
          <w:p w:rsidRPr="00D14360" w:rsidR="00D7478C" w:rsidP="00D7478C" w:rsidRDefault="00AF53E4" w14:paraId="2068A4D0" w14:textId="77777777">
            <w:pPr>
              <w:rPr>
                <w:rFonts w:ascii="Calibri Light" w:hAnsi="Calibri Light" w:cs="Calibri Light"/>
                <w:b/>
                <w:bCs/>
                <w:sz w:val="18"/>
                <w:szCs w:val="18"/>
              </w:rPr>
            </w:pPr>
            <w:r w:rsidRPr="00D14360">
              <w:rPr>
                <w:rFonts w:ascii="Calibri Light" w:hAnsi="Calibri Light" w:cs="Calibri Light"/>
                <w:sz w:val="18"/>
                <w:szCs w:val="18"/>
              </w:rPr>
              <w:t>42346-7</w:t>
            </w:r>
          </w:p>
          <w:p w:rsidRPr="00D14360" w:rsidR="00F22316" w:rsidP="00F22316" w:rsidRDefault="00F22316" w14:paraId="698771E9" w14:textId="77777777">
            <w:pPr>
              <w:rPr>
                <w:rFonts w:ascii="Calibri Light" w:hAnsi="Calibri Light" w:cs="Calibri Light"/>
                <w:b/>
                <w:bCs/>
                <w:sz w:val="18"/>
                <w:szCs w:val="18"/>
              </w:rPr>
            </w:pPr>
            <w:r w:rsidRPr="00D14360">
              <w:rPr>
                <w:rFonts w:ascii="Calibri Light" w:hAnsi="Calibri Light" w:cs="Calibri Light"/>
                <w:sz w:val="18"/>
                <w:szCs w:val="18"/>
              </w:rPr>
              <w:t>2.16.840.1.113883.10.20.22.2.44:2015-08-01</w:t>
            </w:r>
          </w:p>
        </w:tc>
        <w:tc>
          <w:tcPr>
            <w:tcW w:w="5423" w:type="dxa"/>
            <w:gridSpan w:val="2"/>
            <w:tcBorders>
              <w:top w:val="single" w:color="4F81BD" w:sz="4" w:space="0"/>
              <w:left w:val="nil"/>
              <w:bottom w:val="single" w:color="4F81BD" w:sz="4" w:space="0"/>
            </w:tcBorders>
            <w:shd w:val="clear" w:color="auto" w:fill="auto"/>
          </w:tcPr>
          <w:p w:rsidRPr="00D14360" w:rsidR="00F22316" w:rsidP="00CC47C5" w:rsidRDefault="00F22316" w14:paraId="0C29FA3F" w14:textId="77777777">
            <w:pPr>
              <w:rPr>
                <w:rFonts w:ascii="Calibri Light" w:hAnsi="Calibri Light" w:cs="Calibri Light"/>
              </w:rPr>
            </w:pPr>
            <w:r w:rsidRPr="00D14360">
              <w:rPr>
                <w:rFonts w:ascii="Calibri Light" w:hAnsi="Calibri Light" w:cs="Calibri Light"/>
              </w:rPr>
              <w:t>Th</w:t>
            </w:r>
            <w:r w:rsidRPr="00D14360" w:rsidR="00CD03C2">
              <w:rPr>
                <w:rFonts w:ascii="Calibri Light" w:hAnsi="Calibri Light" w:cs="Calibri Light"/>
              </w:rPr>
              <w:t xml:space="preserve">is </w:t>
            </w:r>
            <w:r w:rsidRPr="00D14360">
              <w:rPr>
                <w:rFonts w:ascii="Calibri Light" w:hAnsi="Calibri Light" w:cs="Calibri Light"/>
              </w:rPr>
              <w:t>section contains the medications taken by the patient prior to and at the time of admission to the facility.</w:t>
            </w:r>
          </w:p>
        </w:tc>
      </w:tr>
      <w:tr w:rsidRPr="0037231C" w:rsidR="00D70867" w:rsidTr="004E29C8" w14:paraId="07A19162" w14:textId="77777777">
        <w:trPr>
          <w:cantSplit/>
          <w:trHeight w:val="566"/>
        </w:trPr>
        <w:tc>
          <w:tcPr>
            <w:tcW w:w="3960" w:type="dxa"/>
            <w:tcBorders>
              <w:right w:val="nil"/>
            </w:tcBorders>
            <w:shd w:val="clear" w:color="auto" w:fill="FFFFFF"/>
          </w:tcPr>
          <w:p w:rsidRPr="00D14360" w:rsidR="00F22316" w:rsidP="00F22316" w:rsidRDefault="00F22316" w14:paraId="4F7797C1" w14:textId="77777777">
            <w:pPr>
              <w:rPr>
                <w:rFonts w:cs="Calibri"/>
                <w:b/>
                <w:bCs/>
              </w:rPr>
            </w:pPr>
            <w:r w:rsidRPr="00D14360">
              <w:rPr>
                <w:rFonts w:cs="Calibri"/>
                <w:b/>
                <w:bCs/>
              </w:rPr>
              <w:t>Hospital Course Section</w:t>
            </w:r>
          </w:p>
          <w:p w:rsidRPr="00D14360" w:rsidR="00D7478C" w:rsidP="00D7478C" w:rsidRDefault="00AF53E4" w14:paraId="3A05A154" w14:textId="77777777">
            <w:pPr>
              <w:rPr>
                <w:rFonts w:ascii="Calibri Light" w:hAnsi="Calibri Light" w:cs="Calibri Light"/>
                <w:b/>
                <w:bCs/>
                <w:sz w:val="18"/>
                <w:szCs w:val="18"/>
              </w:rPr>
            </w:pPr>
            <w:r w:rsidRPr="00D14360">
              <w:rPr>
                <w:rFonts w:ascii="Calibri Light" w:hAnsi="Calibri Light" w:cs="Calibri Light"/>
                <w:sz w:val="18"/>
                <w:szCs w:val="18"/>
              </w:rPr>
              <w:t>8648-8</w:t>
            </w:r>
          </w:p>
          <w:p w:rsidRPr="00D14360" w:rsidR="00F22316" w:rsidP="00F22316" w:rsidRDefault="00F22316" w14:paraId="050AE1AB" w14:textId="77777777">
            <w:pPr>
              <w:rPr>
                <w:rFonts w:ascii="Calibri Light" w:hAnsi="Calibri Light" w:cs="Calibri Light"/>
                <w:b/>
                <w:bCs/>
                <w:sz w:val="18"/>
                <w:szCs w:val="18"/>
              </w:rPr>
            </w:pPr>
            <w:r w:rsidRPr="00D14360">
              <w:rPr>
                <w:rFonts w:ascii="Calibri Light" w:hAnsi="Calibri Light" w:cs="Calibri Light"/>
                <w:sz w:val="18"/>
                <w:szCs w:val="18"/>
              </w:rPr>
              <w:t xml:space="preserve">1.3.6.1.4.1.19376.1.5.3.1.3.5 </w:t>
            </w:r>
          </w:p>
        </w:tc>
        <w:tc>
          <w:tcPr>
            <w:tcW w:w="5423" w:type="dxa"/>
            <w:gridSpan w:val="2"/>
            <w:tcBorders>
              <w:left w:val="nil"/>
            </w:tcBorders>
            <w:shd w:val="clear" w:color="auto" w:fill="auto"/>
          </w:tcPr>
          <w:p w:rsidRPr="00D14360" w:rsidR="00F22316" w:rsidP="00CC47C5" w:rsidRDefault="00F55EA9" w14:paraId="0D8021E9" w14:textId="77777777">
            <w:pPr>
              <w:rPr>
                <w:rFonts w:ascii="Calibri Light" w:hAnsi="Calibri Light" w:cs="Calibri Light"/>
              </w:rPr>
            </w:pPr>
            <w:r w:rsidRPr="00D14360">
              <w:rPr>
                <w:rFonts w:ascii="Calibri Light" w:hAnsi="Calibri Light" w:cs="Calibri Light"/>
              </w:rPr>
              <w:t xml:space="preserve">This section </w:t>
            </w:r>
            <w:r w:rsidRPr="00D14360" w:rsidR="00F22316">
              <w:rPr>
                <w:rFonts w:ascii="Calibri Light" w:hAnsi="Calibri Light" w:cs="Calibri Light"/>
              </w:rPr>
              <w:t>describes the sequence of events from admission to discharge in a hospital facility.</w:t>
            </w:r>
          </w:p>
        </w:tc>
      </w:tr>
      <w:tr w:rsidRPr="0037231C" w:rsidR="00D70867" w:rsidTr="004E29C8" w14:paraId="260D1A9C" w14:textId="77777777">
        <w:trPr>
          <w:cantSplit/>
          <w:trHeight w:val="611"/>
        </w:trPr>
        <w:tc>
          <w:tcPr>
            <w:tcW w:w="3960" w:type="dxa"/>
            <w:tcBorders>
              <w:top w:val="single" w:color="4F81BD" w:sz="4" w:space="0"/>
              <w:bottom w:val="single" w:color="4F81BD" w:sz="4" w:space="0"/>
              <w:right w:val="nil"/>
            </w:tcBorders>
            <w:shd w:val="clear" w:color="auto" w:fill="FFFFFF"/>
          </w:tcPr>
          <w:p w:rsidRPr="00D14360" w:rsidR="00F22316" w:rsidP="00F22316" w:rsidRDefault="00F22316" w14:paraId="5C5316BF" w14:textId="77777777">
            <w:pPr>
              <w:rPr>
                <w:rFonts w:cs="Calibri"/>
                <w:b/>
                <w:bCs/>
              </w:rPr>
            </w:pPr>
            <w:r w:rsidRPr="00D14360">
              <w:rPr>
                <w:rFonts w:cs="Calibri"/>
                <w:b/>
                <w:bCs/>
              </w:rPr>
              <w:t>Hospital Consultations Section</w:t>
            </w:r>
          </w:p>
          <w:p w:rsidRPr="00D14360" w:rsidR="00D7478C" w:rsidP="00D7478C" w:rsidRDefault="00AF53E4" w14:paraId="7A9C756D" w14:textId="77777777">
            <w:pPr>
              <w:rPr>
                <w:rFonts w:ascii="Calibri Light" w:hAnsi="Calibri Light" w:cs="Calibri Light"/>
                <w:b/>
                <w:bCs/>
                <w:sz w:val="18"/>
                <w:szCs w:val="18"/>
              </w:rPr>
            </w:pPr>
            <w:r w:rsidRPr="00D14360">
              <w:rPr>
                <w:rFonts w:ascii="Calibri Light" w:hAnsi="Calibri Light" w:cs="Calibri Light"/>
                <w:sz w:val="18"/>
                <w:szCs w:val="18"/>
              </w:rPr>
              <w:t>18841-7</w:t>
            </w:r>
          </w:p>
          <w:p w:rsidRPr="00D14360" w:rsidR="00F22316" w:rsidP="00F22316" w:rsidRDefault="00F22316" w14:paraId="5F51C0D8" w14:textId="77777777">
            <w:pPr>
              <w:rPr>
                <w:rFonts w:ascii="Calibri Light" w:hAnsi="Calibri Light" w:cs="Calibri Light"/>
                <w:b/>
                <w:bCs/>
                <w:sz w:val="18"/>
                <w:szCs w:val="18"/>
              </w:rPr>
            </w:pPr>
            <w:r w:rsidRPr="00D14360">
              <w:rPr>
                <w:rFonts w:ascii="Calibri Light" w:hAnsi="Calibri Light" w:cs="Calibri Light"/>
                <w:sz w:val="18"/>
                <w:szCs w:val="18"/>
              </w:rPr>
              <w:t>2.16.840.1.113883.10.20.22.2.42</w:t>
            </w:r>
          </w:p>
        </w:tc>
        <w:tc>
          <w:tcPr>
            <w:tcW w:w="5423" w:type="dxa"/>
            <w:gridSpan w:val="2"/>
            <w:tcBorders>
              <w:top w:val="single" w:color="4F81BD" w:sz="4" w:space="0"/>
              <w:left w:val="nil"/>
              <w:bottom w:val="single" w:color="4F81BD" w:sz="4" w:space="0"/>
            </w:tcBorders>
            <w:shd w:val="clear" w:color="auto" w:fill="auto"/>
          </w:tcPr>
          <w:p w:rsidRPr="00D14360" w:rsidR="00F22316" w:rsidP="00CC47C5" w:rsidRDefault="00F55EA9" w14:paraId="5E600E2F" w14:textId="77777777">
            <w:pPr>
              <w:rPr>
                <w:rFonts w:ascii="Calibri Light" w:hAnsi="Calibri Light" w:cs="Calibri Light"/>
              </w:rPr>
            </w:pPr>
            <w:r w:rsidRPr="00D14360">
              <w:rPr>
                <w:rFonts w:ascii="Calibri Light" w:hAnsi="Calibri Light" w:cs="Calibri Light"/>
              </w:rPr>
              <w:t xml:space="preserve">This section </w:t>
            </w:r>
            <w:r w:rsidRPr="00D14360" w:rsidR="00F22316">
              <w:rPr>
                <w:rFonts w:ascii="Calibri Light" w:hAnsi="Calibri Light" w:cs="Calibri Light"/>
              </w:rPr>
              <w:t>records consultations that occurred during the admission.</w:t>
            </w:r>
          </w:p>
        </w:tc>
      </w:tr>
      <w:tr w:rsidRPr="0037231C" w:rsidR="00D70867" w:rsidTr="004E29C8" w14:paraId="21D6EA2D" w14:textId="77777777">
        <w:trPr>
          <w:cantSplit/>
          <w:trHeight w:val="315"/>
        </w:trPr>
        <w:tc>
          <w:tcPr>
            <w:tcW w:w="3960" w:type="dxa"/>
            <w:tcBorders>
              <w:right w:val="nil"/>
            </w:tcBorders>
            <w:shd w:val="clear" w:color="auto" w:fill="FFFFFF"/>
          </w:tcPr>
          <w:p w:rsidRPr="00D14360" w:rsidR="00F519CC" w:rsidP="00F519CC" w:rsidRDefault="00F22316" w14:paraId="5FC29DF9" w14:textId="77777777">
            <w:pPr>
              <w:rPr>
                <w:rFonts w:cs="Calibri"/>
                <w:b/>
                <w:bCs/>
              </w:rPr>
            </w:pPr>
            <w:r w:rsidRPr="00D14360">
              <w:rPr>
                <w:rFonts w:cs="Calibri"/>
                <w:b/>
                <w:bCs/>
              </w:rPr>
              <w:t xml:space="preserve">Hospital Discharge Studies Summary </w:t>
            </w:r>
            <w:r w:rsidRPr="00D14360" w:rsidR="00F519CC">
              <w:rPr>
                <w:rFonts w:cs="Calibri"/>
                <w:b/>
                <w:bCs/>
              </w:rPr>
              <w:t>Section</w:t>
            </w:r>
          </w:p>
          <w:p w:rsidRPr="00D14360" w:rsidR="00D7478C" w:rsidP="00D7478C" w:rsidRDefault="00AF53E4" w14:paraId="4833485A" w14:textId="77777777">
            <w:pPr>
              <w:rPr>
                <w:rFonts w:ascii="Calibri Light" w:hAnsi="Calibri Light" w:cs="Calibri Light"/>
                <w:b/>
                <w:bCs/>
                <w:sz w:val="18"/>
                <w:szCs w:val="18"/>
              </w:rPr>
            </w:pPr>
            <w:r w:rsidRPr="00D14360">
              <w:rPr>
                <w:rFonts w:ascii="Calibri Light" w:hAnsi="Calibri Light" w:cs="Calibri Light"/>
                <w:sz w:val="18"/>
                <w:szCs w:val="18"/>
              </w:rPr>
              <w:t>11493-4</w:t>
            </w:r>
          </w:p>
          <w:p w:rsidRPr="00D14360" w:rsidR="00F519CC" w:rsidP="00F519CC" w:rsidRDefault="00F519CC" w14:paraId="726B77F0" w14:textId="77777777">
            <w:pPr>
              <w:rPr>
                <w:rFonts w:ascii="Calibri Light" w:hAnsi="Calibri Light" w:cs="Calibri Light"/>
                <w:b/>
                <w:bCs/>
                <w:sz w:val="18"/>
                <w:szCs w:val="18"/>
              </w:rPr>
            </w:pPr>
            <w:r w:rsidRPr="00D14360">
              <w:rPr>
                <w:rFonts w:ascii="Calibri Light" w:hAnsi="Calibri Light" w:cs="Calibri Light"/>
                <w:sz w:val="18"/>
                <w:szCs w:val="18"/>
              </w:rPr>
              <w:t>2.16.840.1.113883.10.20.22.2.16</w:t>
            </w:r>
          </w:p>
          <w:p w:rsidRPr="00D14360" w:rsidR="00F22316" w:rsidP="00F22316" w:rsidRDefault="00F22316" w14:paraId="1FE52AD3" w14:textId="77777777">
            <w:pPr>
              <w:rPr>
                <w:rFonts w:ascii="Calibri Light" w:hAnsi="Calibri Light" w:cs="Calibri Light"/>
                <w:b/>
                <w:bCs/>
                <w:sz w:val="18"/>
                <w:szCs w:val="18"/>
              </w:rPr>
            </w:pPr>
          </w:p>
        </w:tc>
        <w:tc>
          <w:tcPr>
            <w:tcW w:w="5423" w:type="dxa"/>
            <w:gridSpan w:val="2"/>
            <w:tcBorders>
              <w:left w:val="nil"/>
            </w:tcBorders>
            <w:shd w:val="clear" w:color="auto" w:fill="auto"/>
          </w:tcPr>
          <w:p w:rsidRPr="00D14360" w:rsidR="00F22316" w:rsidP="00D14360" w:rsidRDefault="00F22316" w14:paraId="35A8A536" w14:textId="77777777">
            <w:pPr>
              <w:spacing w:after="120"/>
              <w:rPr>
                <w:rFonts w:ascii="Calibri Light" w:hAnsi="Calibri Light" w:cs="Calibri Light"/>
              </w:rPr>
            </w:pPr>
            <w:r w:rsidRPr="00D14360">
              <w:rPr>
                <w:rFonts w:ascii="Calibri Light" w:hAnsi="Calibri Light" w:cs="Calibri Light"/>
              </w:rPr>
              <w:t xml:space="preserve">This section records the results of observations generated by laboratories, imaging procedures, and other procedures. The scope includes hematology, chemistry, serology, virology, toxicology, microbiology, plain x-ray, ultrasound, CT, MRI, angiography, echocardiography, nuclear medicine, pathology, and procedure observations. This section often includes notable results such as abnormal values or relevant </w:t>
            </w:r>
            <w:r w:rsidRPr="00D14360" w:rsidR="00F519CC">
              <w:rPr>
                <w:rFonts w:ascii="Calibri Light" w:hAnsi="Calibri Light" w:cs="Calibri Light"/>
              </w:rPr>
              <w:t>trends and</w:t>
            </w:r>
            <w:r w:rsidRPr="00D14360">
              <w:rPr>
                <w:rFonts w:ascii="Calibri Light" w:hAnsi="Calibri Light" w:cs="Calibri Light"/>
              </w:rPr>
              <w:t xml:space="preserve"> could record all results for the period of time being documented.</w:t>
            </w:r>
          </w:p>
        </w:tc>
      </w:tr>
      <w:tr w:rsidRPr="0037231C" w:rsidR="00D70867" w:rsidTr="004E29C8" w14:paraId="414472AF" w14:textId="77777777">
        <w:trPr>
          <w:cantSplit/>
          <w:trHeight w:val="315"/>
        </w:trPr>
        <w:tc>
          <w:tcPr>
            <w:tcW w:w="3960" w:type="dxa"/>
            <w:tcBorders>
              <w:top w:val="single" w:color="4F81BD" w:sz="4" w:space="0"/>
              <w:bottom w:val="single" w:color="4F81BD" w:sz="4" w:space="0"/>
              <w:right w:val="nil"/>
            </w:tcBorders>
            <w:shd w:val="clear" w:color="auto" w:fill="FFFFFF"/>
          </w:tcPr>
          <w:p w:rsidRPr="00D14360" w:rsidR="00F22316" w:rsidP="00F22316" w:rsidRDefault="00F22316" w14:paraId="4CE286DB" w14:textId="77777777">
            <w:pPr>
              <w:rPr>
                <w:rFonts w:cs="Calibri"/>
                <w:b/>
                <w:bCs/>
              </w:rPr>
            </w:pPr>
            <w:r w:rsidRPr="00D14360">
              <w:rPr>
                <w:rFonts w:cs="Calibri"/>
                <w:b/>
                <w:bCs/>
              </w:rPr>
              <w:t xml:space="preserve">Hospital Discharge Physical Section </w:t>
            </w:r>
          </w:p>
          <w:p w:rsidRPr="00D14360" w:rsidR="00D7478C" w:rsidP="00D7478C" w:rsidRDefault="00AF53E4" w14:paraId="295C567A" w14:textId="77777777">
            <w:pPr>
              <w:rPr>
                <w:rFonts w:ascii="Calibri Light" w:hAnsi="Calibri Light" w:cs="Calibri Light"/>
                <w:b/>
                <w:bCs/>
                <w:sz w:val="18"/>
                <w:szCs w:val="18"/>
              </w:rPr>
            </w:pPr>
            <w:r w:rsidRPr="00D14360">
              <w:rPr>
                <w:rFonts w:ascii="Calibri Light" w:hAnsi="Calibri Light" w:cs="Calibri Light"/>
                <w:sz w:val="18"/>
                <w:szCs w:val="18"/>
              </w:rPr>
              <w:t>10184-0</w:t>
            </w:r>
          </w:p>
          <w:p w:rsidRPr="00D14360" w:rsidR="00F22316" w:rsidP="00F22316" w:rsidRDefault="00F519CC" w14:paraId="566E54C5" w14:textId="77777777">
            <w:pPr>
              <w:rPr>
                <w:rFonts w:ascii="Calibri Light" w:hAnsi="Calibri Light" w:cs="Calibri Light"/>
                <w:b/>
                <w:bCs/>
                <w:sz w:val="18"/>
                <w:szCs w:val="18"/>
              </w:rPr>
            </w:pPr>
            <w:r w:rsidRPr="00D14360">
              <w:rPr>
                <w:rFonts w:ascii="Calibri Light" w:hAnsi="Calibri Light" w:cs="Calibri Light"/>
                <w:sz w:val="18"/>
                <w:szCs w:val="18"/>
              </w:rPr>
              <w:t>1.3.6.1.4.1.19376.1.5.3.1.3.2</w:t>
            </w:r>
          </w:p>
        </w:tc>
        <w:tc>
          <w:tcPr>
            <w:tcW w:w="5423" w:type="dxa"/>
            <w:gridSpan w:val="2"/>
            <w:tcBorders>
              <w:top w:val="single" w:color="4F81BD" w:sz="4" w:space="0"/>
              <w:left w:val="nil"/>
              <w:bottom w:val="single" w:color="4F81BD" w:sz="4" w:space="0"/>
            </w:tcBorders>
            <w:shd w:val="clear" w:color="auto" w:fill="auto"/>
          </w:tcPr>
          <w:p w:rsidRPr="00D14360" w:rsidR="00F22316" w:rsidP="00D14360" w:rsidRDefault="00F22316" w14:paraId="61B6EA39" w14:textId="77777777">
            <w:pPr>
              <w:spacing w:after="120"/>
              <w:rPr>
                <w:rFonts w:ascii="Calibri Light" w:hAnsi="Calibri Light" w:cs="Calibri Light"/>
              </w:rPr>
            </w:pPr>
            <w:r w:rsidRPr="00D14360">
              <w:rPr>
                <w:rFonts w:ascii="Calibri Light" w:hAnsi="Calibri Light" w:cs="Calibri Light"/>
              </w:rPr>
              <w:t>This section records a narrative description of the patient’s physical findings generated by the discharge physician at the time of discharge.</w:t>
            </w:r>
          </w:p>
        </w:tc>
      </w:tr>
      <w:tr w:rsidRPr="0037231C" w:rsidR="00D70867" w:rsidTr="004E29C8" w14:paraId="560A2481" w14:textId="77777777">
        <w:trPr>
          <w:cantSplit/>
          <w:trHeight w:val="315"/>
        </w:trPr>
        <w:tc>
          <w:tcPr>
            <w:tcW w:w="3960" w:type="dxa"/>
            <w:tcBorders>
              <w:bottom w:val="single" w:color="4F81BD" w:sz="4" w:space="0"/>
              <w:right w:val="nil"/>
            </w:tcBorders>
            <w:shd w:val="clear" w:color="auto" w:fill="FFFFFF"/>
          </w:tcPr>
          <w:p w:rsidRPr="00D14360" w:rsidR="00F22316" w:rsidP="00F22316" w:rsidRDefault="00F22316" w14:paraId="79F08594" w14:textId="77777777">
            <w:pPr>
              <w:rPr>
                <w:rFonts w:cs="Calibri"/>
                <w:b/>
                <w:bCs/>
              </w:rPr>
            </w:pPr>
            <w:r w:rsidRPr="00D14360">
              <w:rPr>
                <w:rFonts w:cs="Calibri"/>
                <w:b/>
                <w:bCs/>
              </w:rPr>
              <w:t>Discharge Medications Section</w:t>
            </w:r>
          </w:p>
          <w:p w:rsidRPr="00D14360" w:rsidR="00D7478C" w:rsidP="00D7478C" w:rsidRDefault="00D7478C" w14:paraId="1B416F16" w14:textId="77777777">
            <w:pPr>
              <w:rPr>
                <w:rFonts w:ascii="Calibri Light" w:hAnsi="Calibri Light" w:cs="Calibri Light"/>
                <w:b/>
                <w:bCs/>
                <w:sz w:val="18"/>
                <w:szCs w:val="18"/>
              </w:rPr>
            </w:pPr>
            <w:r w:rsidRPr="00D14360">
              <w:rPr>
                <w:rFonts w:ascii="Calibri Light" w:hAnsi="Calibri Light" w:cs="Calibri Light"/>
                <w:sz w:val="18"/>
                <w:szCs w:val="18"/>
              </w:rPr>
              <w:t>10183-2</w:t>
            </w:r>
          </w:p>
          <w:p w:rsidRPr="00D14360" w:rsidR="00A45A90" w:rsidP="00F22316" w:rsidRDefault="00F22316" w14:paraId="384F5D42" w14:textId="77777777">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rsidRPr="00AE350D" w:rsidR="00F22316" w:rsidP="00F22316" w:rsidRDefault="00F22316" w14:paraId="57B984A4"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2.16.840.1.113883.10.20.22.2.11:2015-08-01 </w:t>
            </w:r>
          </w:p>
          <w:p w:rsidRPr="00D14360" w:rsidR="00A45A90" w:rsidP="00F22316" w:rsidRDefault="00F22316" w14:paraId="0322755A" w14:textId="77777777">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rsidRPr="00D14360" w:rsidR="00F22316" w:rsidP="00F22316" w:rsidRDefault="00F22316" w14:paraId="5BFCB524" w14:textId="77777777">
            <w:pPr>
              <w:rPr>
                <w:rFonts w:ascii="Calibri Light" w:hAnsi="Calibri Light" w:cs="Calibri Light"/>
                <w:b/>
                <w:bCs/>
                <w:sz w:val="18"/>
                <w:szCs w:val="18"/>
              </w:rPr>
            </w:pPr>
            <w:r w:rsidRPr="00D14360">
              <w:rPr>
                <w:rFonts w:ascii="Calibri Light" w:hAnsi="Calibri Light" w:cs="Calibri Light"/>
                <w:sz w:val="18"/>
                <w:szCs w:val="18"/>
              </w:rPr>
              <w:t>2.16.840.1.113883.10.20.22.2.11.1:2015-08-01</w:t>
            </w:r>
          </w:p>
        </w:tc>
        <w:tc>
          <w:tcPr>
            <w:tcW w:w="5423" w:type="dxa"/>
            <w:gridSpan w:val="2"/>
            <w:tcBorders>
              <w:left w:val="nil"/>
              <w:bottom w:val="single" w:color="4F81BD" w:sz="4" w:space="0"/>
            </w:tcBorders>
            <w:shd w:val="clear" w:color="auto" w:fill="auto"/>
          </w:tcPr>
          <w:p w:rsidRPr="00D14360" w:rsidR="00F22316" w:rsidP="00CC47C5" w:rsidRDefault="00F22316" w14:paraId="08BE0FCF" w14:textId="77777777">
            <w:pPr>
              <w:rPr>
                <w:rFonts w:ascii="Calibri Light" w:hAnsi="Calibri Light" w:cs="Calibri Light"/>
              </w:rPr>
            </w:pPr>
            <w:r w:rsidRPr="00D14360">
              <w:rPr>
                <w:rFonts w:ascii="Calibri Light" w:hAnsi="Calibri Light" w:cs="Calibri Light"/>
              </w:rPr>
              <w:t>This section contains the medications the patient is intended to take or stop after discharge. Current, active medications must be listed. The section may also include a patient’s prescription history and indicate the source of the medication list.</w:t>
            </w:r>
          </w:p>
          <w:p w:rsidRPr="00D14360" w:rsidR="00F22316" w:rsidP="00D14360" w:rsidRDefault="00F22316" w14:paraId="7E7127A0" w14:textId="77777777">
            <w:pPr>
              <w:spacing w:after="120"/>
              <w:rPr>
                <w:rFonts w:ascii="Calibri Light" w:hAnsi="Calibri Light" w:cs="Calibri Light"/>
              </w:rPr>
            </w:pPr>
          </w:p>
        </w:tc>
      </w:tr>
      <w:tr w:rsidRPr="0037231C" w:rsidR="00D70867" w:rsidTr="004E29C8" w14:paraId="22005308" w14:textId="77777777">
        <w:trPr>
          <w:gridAfter w:val="1"/>
          <w:wAfter w:w="23" w:type="dxa"/>
          <w:cantSplit/>
          <w:trHeight w:val="395"/>
        </w:trPr>
        <w:tc>
          <w:tcPr>
            <w:tcW w:w="9360" w:type="dxa"/>
            <w:gridSpan w:val="2"/>
            <w:tcBorders>
              <w:top w:val="single" w:color="4F81BD" w:sz="4" w:space="0"/>
              <w:bottom w:val="single" w:color="4F81BD" w:sz="4" w:space="0"/>
              <w:right w:val="single" w:color="4F81BD" w:sz="4" w:space="0"/>
            </w:tcBorders>
            <w:shd w:val="clear" w:color="auto" w:fill="FFFFFF"/>
          </w:tcPr>
          <w:p w:rsidRPr="00D14360" w:rsidR="00F22316" w:rsidP="00D14360" w:rsidRDefault="00F22316" w14:paraId="5E273A9C" w14:textId="77777777">
            <w:pPr>
              <w:ind w:right="-111"/>
              <w:jc w:val="center"/>
              <w:rPr>
                <w:rFonts w:cs="Calibri"/>
                <w:b/>
                <w:bCs/>
                <w:i/>
                <w:iCs/>
                <w:color w:val="4F81BD"/>
                <w:sz w:val="18"/>
                <w:szCs w:val="18"/>
              </w:rPr>
            </w:pPr>
            <w:r w:rsidRPr="00D14360">
              <w:rPr>
                <w:rFonts w:cs="Calibri"/>
                <w:b/>
                <w:bCs/>
                <w:i/>
                <w:iCs/>
                <w:color w:val="4F81BD"/>
              </w:rPr>
              <w:t>Specific to Procedure and Operative Notes:</w:t>
            </w:r>
          </w:p>
        </w:tc>
      </w:tr>
      <w:tr w:rsidRPr="0037231C" w:rsidR="00D70867" w:rsidTr="004E29C8" w14:paraId="1C3687C0" w14:textId="77777777">
        <w:trPr>
          <w:cantSplit/>
          <w:trHeight w:val="656"/>
        </w:trPr>
        <w:tc>
          <w:tcPr>
            <w:tcW w:w="3960" w:type="dxa"/>
            <w:tcBorders>
              <w:right w:val="nil"/>
            </w:tcBorders>
            <w:shd w:val="clear" w:color="auto" w:fill="FFFFFF"/>
            <w:hideMark/>
          </w:tcPr>
          <w:p w:rsidRPr="00D14360" w:rsidR="00F22316" w:rsidP="00F22316" w:rsidRDefault="00F22316" w14:paraId="017E2404" w14:textId="77777777">
            <w:pPr>
              <w:rPr>
                <w:rFonts w:cs="Calibri"/>
                <w:b/>
                <w:bCs/>
              </w:rPr>
            </w:pPr>
            <w:r w:rsidRPr="00D14360">
              <w:rPr>
                <w:rFonts w:cs="Calibri"/>
                <w:b/>
                <w:bCs/>
              </w:rPr>
              <w:t>Medications Administered Section</w:t>
            </w:r>
          </w:p>
          <w:p w:rsidRPr="00D14360" w:rsidR="00D7478C" w:rsidP="00D7478C" w:rsidRDefault="00D7478C" w14:paraId="5F385337" w14:textId="77777777">
            <w:pPr>
              <w:rPr>
                <w:rFonts w:ascii="Calibri Light" w:hAnsi="Calibri Light" w:cs="Calibri Light"/>
                <w:b/>
                <w:bCs/>
                <w:sz w:val="18"/>
                <w:szCs w:val="18"/>
              </w:rPr>
            </w:pPr>
            <w:r w:rsidRPr="00D14360">
              <w:rPr>
                <w:rFonts w:ascii="Calibri Light" w:hAnsi="Calibri Light" w:cs="Calibri Light"/>
                <w:sz w:val="18"/>
                <w:szCs w:val="18"/>
              </w:rPr>
              <w:t>29549-3</w:t>
            </w:r>
          </w:p>
          <w:p w:rsidRPr="00D14360" w:rsidR="00F22316" w:rsidP="00F22316" w:rsidRDefault="00F22316" w14:paraId="0EDD53CE" w14:textId="77777777">
            <w:pPr>
              <w:rPr>
                <w:rFonts w:ascii="Calibri Light" w:hAnsi="Calibri Light" w:cs="Calibri Light"/>
                <w:b/>
                <w:bCs/>
                <w:sz w:val="18"/>
                <w:szCs w:val="18"/>
              </w:rPr>
            </w:pPr>
            <w:r w:rsidRPr="00D14360">
              <w:rPr>
                <w:rFonts w:ascii="Calibri Light" w:hAnsi="Calibri Light" w:cs="Calibri Light"/>
                <w:sz w:val="18"/>
                <w:szCs w:val="18"/>
              </w:rPr>
              <w:t>2.16.840.1.113883.10.20.22.2.38:2014-06-09</w:t>
            </w:r>
          </w:p>
          <w:p w:rsidRPr="00D14360" w:rsidR="00F22316" w:rsidP="00F22316" w:rsidRDefault="00F22316" w14:paraId="5BE4B736" w14:textId="77777777">
            <w:pPr>
              <w:rPr>
                <w:rFonts w:ascii="Calibri Light" w:hAnsi="Calibri Light" w:cs="Calibri Light"/>
                <w:b/>
                <w:bCs/>
                <w:sz w:val="18"/>
                <w:szCs w:val="18"/>
              </w:rPr>
            </w:pPr>
          </w:p>
        </w:tc>
        <w:tc>
          <w:tcPr>
            <w:tcW w:w="5423" w:type="dxa"/>
            <w:gridSpan w:val="2"/>
            <w:tcBorders>
              <w:left w:val="nil"/>
            </w:tcBorders>
            <w:shd w:val="clear" w:color="auto" w:fill="auto"/>
          </w:tcPr>
          <w:p w:rsidRPr="00D14360" w:rsidR="00F22316" w:rsidP="00CC47C5" w:rsidRDefault="00F55EA9" w14:paraId="7055875A" w14:textId="77777777">
            <w:pPr>
              <w:rPr>
                <w:rFonts w:ascii="Calibri Light" w:hAnsi="Calibri Light" w:cs="Calibri Light"/>
              </w:rPr>
            </w:pPr>
            <w:r w:rsidRPr="00D14360">
              <w:rPr>
                <w:rFonts w:ascii="Calibri Light" w:hAnsi="Calibri Light" w:cs="Calibri Light"/>
              </w:rPr>
              <w:t xml:space="preserve">This section </w:t>
            </w:r>
            <w:r w:rsidRPr="00D14360" w:rsidR="00F22316">
              <w:rPr>
                <w:rFonts w:ascii="Calibri Light" w:hAnsi="Calibri Light" w:cs="Calibri Light"/>
              </w:rPr>
              <w:t xml:space="preserve">usually resides inside a Procedure Note describing a procedure. This section defines medications and fluids administered during the procedure, its related encounter, or other procedure related activity excluding anesthetic medications. </w:t>
            </w:r>
          </w:p>
        </w:tc>
      </w:tr>
      <w:tr w:rsidRPr="0037231C" w:rsidR="00D70867" w:rsidTr="004E29C8" w14:paraId="704BF04D" w14:textId="77777777">
        <w:trPr>
          <w:cantSplit/>
          <w:trHeight w:val="1070"/>
        </w:trPr>
        <w:tc>
          <w:tcPr>
            <w:tcW w:w="3960" w:type="dxa"/>
            <w:tcBorders>
              <w:top w:val="single" w:color="4F81BD" w:sz="4" w:space="0"/>
              <w:bottom w:val="single" w:color="4F81BD" w:sz="4" w:space="0"/>
              <w:right w:val="nil"/>
            </w:tcBorders>
            <w:shd w:val="clear" w:color="auto" w:fill="FFFFFF"/>
            <w:hideMark/>
          </w:tcPr>
          <w:p w:rsidRPr="00D14360" w:rsidR="00F22316" w:rsidP="00F22316" w:rsidRDefault="00F22316" w14:paraId="7302948F" w14:textId="77777777">
            <w:pPr>
              <w:rPr>
                <w:rFonts w:cs="Calibri"/>
                <w:b/>
                <w:bCs/>
              </w:rPr>
            </w:pPr>
            <w:r w:rsidRPr="00D14360">
              <w:rPr>
                <w:rFonts w:cs="Calibri"/>
                <w:b/>
                <w:bCs/>
              </w:rPr>
              <w:t xml:space="preserve">Anesthesia Section </w:t>
            </w:r>
          </w:p>
          <w:p w:rsidRPr="00D14360" w:rsidR="00D7478C" w:rsidP="00D7478C" w:rsidRDefault="00D7478C" w14:paraId="450A1A8D" w14:textId="77777777">
            <w:pPr>
              <w:rPr>
                <w:rFonts w:ascii="Calibri Light" w:hAnsi="Calibri Light" w:cs="Calibri Light"/>
                <w:b/>
                <w:bCs/>
                <w:sz w:val="18"/>
                <w:szCs w:val="18"/>
              </w:rPr>
            </w:pPr>
            <w:r w:rsidRPr="00D14360">
              <w:rPr>
                <w:rFonts w:ascii="Calibri Light" w:hAnsi="Calibri Light" w:cs="Calibri Light"/>
                <w:sz w:val="18"/>
                <w:szCs w:val="18"/>
              </w:rPr>
              <w:t>59774-0</w:t>
            </w:r>
          </w:p>
          <w:p w:rsidRPr="00D14360" w:rsidR="00F22316" w:rsidP="00F22316" w:rsidRDefault="00F22316" w14:paraId="2FA95C94" w14:textId="77777777">
            <w:pPr>
              <w:rPr>
                <w:rFonts w:ascii="Calibri Light" w:hAnsi="Calibri Light" w:cs="Calibri Light"/>
                <w:b/>
                <w:bCs/>
                <w:sz w:val="18"/>
                <w:szCs w:val="18"/>
              </w:rPr>
            </w:pPr>
            <w:r w:rsidRPr="00D14360">
              <w:rPr>
                <w:rFonts w:ascii="Calibri Light" w:hAnsi="Calibri Light" w:cs="Calibri Light"/>
                <w:sz w:val="18"/>
                <w:szCs w:val="18"/>
              </w:rPr>
              <w:t>2.16.840.1.113883.10.20.22.2.25:2014-06-09</w:t>
            </w:r>
          </w:p>
          <w:p w:rsidRPr="00D14360" w:rsidR="00F22316" w:rsidP="00F22316" w:rsidRDefault="00F22316" w14:paraId="0F516CF0" w14:textId="77777777">
            <w:pPr>
              <w:rPr>
                <w:rFonts w:ascii="Calibri Light" w:hAnsi="Calibri Light" w:cs="Calibri Light"/>
                <w:b/>
                <w:bCs/>
                <w:sz w:val="18"/>
                <w:szCs w:val="18"/>
              </w:rPr>
            </w:pPr>
          </w:p>
        </w:tc>
        <w:tc>
          <w:tcPr>
            <w:tcW w:w="5423" w:type="dxa"/>
            <w:gridSpan w:val="2"/>
            <w:tcBorders>
              <w:top w:val="single" w:color="4F81BD" w:sz="4" w:space="0"/>
              <w:left w:val="nil"/>
              <w:bottom w:val="single" w:color="4F81BD" w:sz="4" w:space="0"/>
            </w:tcBorders>
            <w:shd w:val="clear" w:color="auto" w:fill="auto"/>
          </w:tcPr>
          <w:p w:rsidRPr="00D14360" w:rsidR="00F22316" w:rsidP="00CC47C5" w:rsidRDefault="00F55EA9" w14:paraId="41CCFE7E" w14:textId="77777777">
            <w:pPr>
              <w:rPr>
                <w:rFonts w:ascii="Calibri Light" w:hAnsi="Calibri Light" w:cs="Calibri Light"/>
              </w:rPr>
            </w:pPr>
            <w:r w:rsidRPr="00D14360">
              <w:rPr>
                <w:rFonts w:ascii="Calibri Light" w:hAnsi="Calibri Light" w:cs="Calibri Light"/>
              </w:rPr>
              <w:t xml:space="preserve">This section </w:t>
            </w:r>
            <w:r w:rsidRPr="00D14360" w:rsidR="00F22316">
              <w:rPr>
                <w:rFonts w:ascii="Calibri Light" w:hAnsi="Calibri Light" w:cs="Calibri Light"/>
              </w:rPr>
              <w:t>records the type of anesthesia (e.g., general or local) and may state the actual agent used. This may be a subsection of the Procedure Description Section. The full details of anesthesia are usually found in a separate Anesthesia Note.</w:t>
            </w:r>
          </w:p>
        </w:tc>
      </w:tr>
      <w:tr w:rsidRPr="0037231C" w:rsidR="00D70867" w:rsidTr="004E29C8" w14:paraId="49A4B02B" w14:textId="77777777">
        <w:trPr>
          <w:cantSplit/>
          <w:trHeight w:val="315"/>
        </w:trPr>
        <w:tc>
          <w:tcPr>
            <w:tcW w:w="3960" w:type="dxa"/>
            <w:tcBorders>
              <w:right w:val="nil"/>
            </w:tcBorders>
            <w:shd w:val="clear" w:color="auto" w:fill="FFFFFF"/>
          </w:tcPr>
          <w:p w:rsidRPr="00D14360" w:rsidR="00F22316" w:rsidP="00F22316" w:rsidRDefault="00F22316" w14:paraId="2C4EB395" w14:textId="77777777">
            <w:pPr>
              <w:rPr>
                <w:rFonts w:cs="Calibri"/>
                <w:b/>
                <w:bCs/>
              </w:rPr>
            </w:pPr>
            <w:r w:rsidRPr="00D14360">
              <w:rPr>
                <w:rFonts w:cs="Calibri"/>
                <w:b/>
                <w:bCs/>
              </w:rPr>
              <w:t>Procedure Indications Section</w:t>
            </w:r>
          </w:p>
          <w:p w:rsidRPr="00D14360" w:rsidR="00D7478C" w:rsidP="00D7478C" w:rsidRDefault="00D7478C" w14:paraId="624C2D79" w14:textId="77777777">
            <w:pPr>
              <w:rPr>
                <w:rFonts w:ascii="Calibri Light" w:hAnsi="Calibri Light" w:cs="Calibri Light"/>
                <w:b/>
                <w:bCs/>
                <w:sz w:val="18"/>
                <w:szCs w:val="18"/>
              </w:rPr>
            </w:pPr>
            <w:r w:rsidRPr="00D14360">
              <w:rPr>
                <w:rFonts w:ascii="Calibri Light" w:hAnsi="Calibri Light" w:cs="Calibri Light"/>
                <w:sz w:val="18"/>
                <w:szCs w:val="18"/>
              </w:rPr>
              <w:t>59768-2</w:t>
            </w:r>
          </w:p>
          <w:p w:rsidRPr="00D14360" w:rsidR="00F22316" w:rsidP="00F22316" w:rsidRDefault="00F22316" w14:paraId="1F796CB3" w14:textId="77777777">
            <w:pPr>
              <w:rPr>
                <w:rFonts w:ascii="Calibri Light" w:hAnsi="Calibri Light" w:cs="Calibri Light"/>
                <w:b/>
                <w:bCs/>
                <w:sz w:val="18"/>
                <w:szCs w:val="18"/>
              </w:rPr>
            </w:pPr>
            <w:r w:rsidRPr="00D14360">
              <w:rPr>
                <w:rFonts w:ascii="Calibri Light" w:hAnsi="Calibri Light" w:cs="Calibri Light"/>
                <w:sz w:val="18"/>
                <w:szCs w:val="18"/>
              </w:rPr>
              <w:t>2.16.840.1.113883.10.20.22.2.29:2014-06-09</w:t>
            </w:r>
          </w:p>
        </w:tc>
        <w:tc>
          <w:tcPr>
            <w:tcW w:w="5423" w:type="dxa"/>
            <w:gridSpan w:val="2"/>
            <w:tcBorders>
              <w:left w:val="nil"/>
            </w:tcBorders>
            <w:shd w:val="clear" w:color="auto" w:fill="auto"/>
          </w:tcPr>
          <w:p w:rsidRPr="00D14360" w:rsidR="00F22316" w:rsidP="00D14360" w:rsidRDefault="00F22316" w14:paraId="104BDE88" w14:textId="77777777">
            <w:pPr>
              <w:spacing w:after="120"/>
              <w:ind w:right="-115"/>
              <w:rPr>
                <w:rFonts w:ascii="Calibri Light" w:hAnsi="Calibri Light" w:cs="Calibri Light"/>
              </w:rPr>
            </w:pPr>
            <w:r w:rsidRPr="00D14360">
              <w:rPr>
                <w:rFonts w:ascii="Calibri Light" w:hAnsi="Calibri Light" w:cs="Calibri Light"/>
              </w:rPr>
              <w:t>This section contains the reason(s) for the procedure or surgery. This section may include the pre-procedure diagnoses as well as symptoms contributing to the reason for the procedure.</w:t>
            </w:r>
          </w:p>
        </w:tc>
      </w:tr>
      <w:tr w:rsidRPr="0037231C" w:rsidR="00D70867" w:rsidTr="004E29C8" w14:paraId="2393923B" w14:textId="77777777">
        <w:trPr>
          <w:cantSplit/>
          <w:trHeight w:val="1376"/>
        </w:trPr>
        <w:tc>
          <w:tcPr>
            <w:tcW w:w="3960" w:type="dxa"/>
            <w:tcBorders>
              <w:top w:val="single" w:color="4F81BD" w:sz="4" w:space="0"/>
              <w:bottom w:val="single" w:color="4F81BD" w:sz="4" w:space="0"/>
              <w:right w:val="nil"/>
            </w:tcBorders>
            <w:shd w:val="clear" w:color="auto" w:fill="FFFFFF"/>
          </w:tcPr>
          <w:p w:rsidRPr="00D14360" w:rsidR="00F22316" w:rsidP="00F22316" w:rsidRDefault="00F22316" w14:paraId="4E073444" w14:textId="77777777">
            <w:pPr>
              <w:rPr>
                <w:rFonts w:cs="Calibri"/>
                <w:b/>
                <w:bCs/>
              </w:rPr>
            </w:pPr>
            <w:r w:rsidRPr="00D14360">
              <w:rPr>
                <w:rFonts w:cs="Calibri"/>
                <w:b/>
                <w:bCs/>
              </w:rPr>
              <w:t xml:space="preserve">Medical Equipment Section </w:t>
            </w:r>
          </w:p>
          <w:p w:rsidRPr="00D14360" w:rsidR="00D7478C" w:rsidP="00D7478C" w:rsidRDefault="00D7478C" w14:paraId="056CFBF5" w14:textId="77777777">
            <w:pPr>
              <w:rPr>
                <w:rFonts w:ascii="Calibri Light" w:hAnsi="Calibri Light" w:cs="Calibri Light"/>
                <w:b/>
                <w:bCs/>
                <w:sz w:val="18"/>
                <w:szCs w:val="18"/>
              </w:rPr>
            </w:pPr>
            <w:r w:rsidRPr="00D14360">
              <w:rPr>
                <w:rFonts w:ascii="Calibri Light" w:hAnsi="Calibri Light" w:cs="Calibri Light"/>
                <w:sz w:val="18"/>
                <w:szCs w:val="18"/>
              </w:rPr>
              <w:t>46264-8</w:t>
            </w:r>
          </w:p>
          <w:p w:rsidRPr="00D14360" w:rsidR="00F22316" w:rsidP="00F22316" w:rsidRDefault="00F22316" w14:paraId="410AA505" w14:textId="77777777">
            <w:pPr>
              <w:rPr>
                <w:rFonts w:ascii="Calibri Light" w:hAnsi="Calibri Light" w:cs="Calibri Light"/>
                <w:b/>
                <w:bCs/>
                <w:sz w:val="18"/>
                <w:szCs w:val="18"/>
              </w:rPr>
            </w:pPr>
            <w:r w:rsidRPr="00D14360">
              <w:rPr>
                <w:rFonts w:ascii="Calibri Light" w:hAnsi="Calibri Light" w:cs="Calibri Light"/>
                <w:sz w:val="18"/>
                <w:szCs w:val="18"/>
              </w:rPr>
              <w:t>urn:hl7ii:2.16.840.1.113883.10.20.22.2.23:2014-06-09</w:t>
            </w:r>
          </w:p>
        </w:tc>
        <w:tc>
          <w:tcPr>
            <w:tcW w:w="5423" w:type="dxa"/>
            <w:gridSpan w:val="2"/>
            <w:tcBorders>
              <w:top w:val="single" w:color="4F81BD" w:sz="4" w:space="0"/>
              <w:left w:val="nil"/>
              <w:bottom w:val="single" w:color="4F81BD" w:sz="4" w:space="0"/>
            </w:tcBorders>
            <w:shd w:val="clear" w:color="auto" w:fill="auto"/>
          </w:tcPr>
          <w:p w:rsidRPr="00D14360" w:rsidR="00F22316" w:rsidP="00504F98" w:rsidRDefault="00F22316" w14:paraId="50698170" w14:textId="77777777">
            <w:pPr>
              <w:rPr>
                <w:rFonts w:ascii="Calibri Light" w:hAnsi="Calibri Light" w:eastAsia="Calibri" w:cs="Calibri Light"/>
              </w:rPr>
            </w:pPr>
            <w:r w:rsidRPr="00D14360">
              <w:rPr>
                <w:rFonts w:ascii="Calibri Light" w:hAnsi="Calibri Light" w:eastAsia="Calibri" w:cs="Calibri Light"/>
              </w:rPr>
              <w:t xml:space="preserve">This section contains devices that have been placed in a patient.  This section is also relevant for recording information about non-implanted medical equipment and non-medicinal supplied equipment (e.g. </w:t>
            </w:r>
            <w:r w:rsidRPr="00D14360" w:rsidR="001941AF">
              <w:rPr>
                <w:rFonts w:ascii="Calibri Light" w:hAnsi="Calibri Light" w:eastAsia="Calibri" w:cs="Calibri Light"/>
              </w:rPr>
              <w:t>wheelchair</w:t>
            </w:r>
            <w:r w:rsidRPr="00D14360">
              <w:rPr>
                <w:rFonts w:ascii="Calibri Light" w:hAnsi="Calibri Light" w:eastAsia="Calibri" w:cs="Calibri Light"/>
              </w:rPr>
              <w:t>, hearing aid, walker).</w:t>
            </w:r>
          </w:p>
          <w:p w:rsidRPr="00D14360" w:rsidR="00504F98" w:rsidP="00504F98" w:rsidRDefault="00504F98" w14:paraId="7A97909B" w14:textId="3C02D176">
            <w:pPr>
              <w:rPr>
                <w:rFonts w:ascii="Calibri Light" w:hAnsi="Calibri Light" w:eastAsia="Calibri" w:cs="Calibri Light"/>
              </w:rPr>
            </w:pPr>
            <w:r w:rsidRPr="00D14360">
              <w:rPr>
                <w:rFonts w:ascii="Calibri Light" w:hAnsi="Calibri Light" w:eastAsia="Calibri" w:cs="Calibri Light"/>
                <w:b/>
                <w:bCs/>
              </w:rPr>
              <w:t>Reference:</w:t>
            </w:r>
            <w:r w:rsidRPr="00D14360">
              <w:rPr>
                <w:rFonts w:ascii="Calibri Light" w:hAnsi="Calibri Light" w:eastAsia="Calibri" w:cs="Calibri Light"/>
              </w:rPr>
              <w:t xml:space="preserve"> </w:t>
            </w:r>
            <w:hyperlink w:history="1" w:anchor="_Medical_Equipment">
              <w:r w:rsidRPr="00AD08FB">
                <w:rPr>
                  <w:rStyle w:val="Hyperlink"/>
                  <w:rFonts w:ascii="Calibri Light" w:hAnsi="Calibri Light" w:eastAsia="Calibri" w:cs="Calibri Light"/>
                  <w:color w:val="000000"/>
                  <w:u w:val="none"/>
                </w:rPr>
                <w:t xml:space="preserve"> 5.2.</w:t>
              </w:r>
              <w:r w:rsidRPr="00AD08FB" w:rsidR="00986722">
                <w:rPr>
                  <w:rStyle w:val="Hyperlink"/>
                  <w:rFonts w:ascii="Calibri Light" w:hAnsi="Calibri Light" w:eastAsia="Calibri" w:cs="Calibri Light"/>
                  <w:color w:val="000000"/>
                  <w:u w:val="none"/>
                </w:rPr>
                <w:t>8 Medical Equipment</w:t>
              </w:r>
            </w:hyperlink>
            <w:r w:rsidRPr="00D14360">
              <w:rPr>
                <w:rFonts w:ascii="Calibri Light" w:hAnsi="Calibri Light" w:eastAsia="Calibri" w:cs="Calibri Light"/>
              </w:rPr>
              <w:t xml:space="preserve"> </w:t>
            </w:r>
          </w:p>
        </w:tc>
      </w:tr>
      <w:tr w:rsidRPr="0037231C" w:rsidR="00D70867" w:rsidTr="004E29C8" w14:paraId="19ABB20A" w14:textId="77777777">
        <w:trPr>
          <w:cantSplit/>
          <w:trHeight w:val="890"/>
        </w:trPr>
        <w:tc>
          <w:tcPr>
            <w:tcW w:w="3960" w:type="dxa"/>
            <w:tcBorders>
              <w:right w:val="nil"/>
            </w:tcBorders>
            <w:shd w:val="clear" w:color="auto" w:fill="FFFFFF"/>
          </w:tcPr>
          <w:p w:rsidRPr="00D14360" w:rsidR="00F22316" w:rsidP="00F22316" w:rsidRDefault="00F22316" w14:paraId="6F5DA817" w14:textId="77777777">
            <w:pPr>
              <w:rPr>
                <w:rFonts w:cs="Calibri"/>
                <w:b/>
                <w:bCs/>
              </w:rPr>
            </w:pPr>
            <w:r w:rsidRPr="00D14360">
              <w:rPr>
                <w:rFonts w:cs="Calibri"/>
                <w:b/>
                <w:bCs/>
              </w:rPr>
              <w:t>Complications Section</w:t>
            </w:r>
          </w:p>
          <w:p w:rsidRPr="00D14360" w:rsidR="00D7478C" w:rsidP="00D7478C" w:rsidRDefault="00D7478C" w14:paraId="77065F35" w14:textId="77777777">
            <w:pPr>
              <w:rPr>
                <w:rFonts w:ascii="Calibri Light" w:hAnsi="Calibri Light" w:cs="Calibri Light"/>
                <w:b/>
                <w:bCs/>
                <w:sz w:val="18"/>
                <w:szCs w:val="18"/>
              </w:rPr>
            </w:pPr>
            <w:r w:rsidRPr="00D14360">
              <w:rPr>
                <w:rFonts w:ascii="Calibri Light" w:hAnsi="Calibri Light" w:cs="Calibri Light"/>
                <w:sz w:val="18"/>
                <w:szCs w:val="18"/>
              </w:rPr>
              <w:t>55109-3</w:t>
            </w:r>
          </w:p>
          <w:p w:rsidRPr="00D14360" w:rsidR="00F22316" w:rsidP="00F22316" w:rsidRDefault="00F22316" w14:paraId="4A7F60F9"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2.16.840.1.113883.10.20.22.2.37:2015-08-01 </w:t>
            </w:r>
          </w:p>
        </w:tc>
        <w:tc>
          <w:tcPr>
            <w:tcW w:w="5423" w:type="dxa"/>
            <w:gridSpan w:val="2"/>
            <w:tcBorders>
              <w:left w:val="nil"/>
            </w:tcBorders>
            <w:shd w:val="clear" w:color="auto" w:fill="auto"/>
          </w:tcPr>
          <w:p w:rsidRPr="00D14360" w:rsidR="00F22316" w:rsidP="00F22316" w:rsidRDefault="00F22316" w14:paraId="13B81FE1" w14:textId="77777777">
            <w:pPr>
              <w:rPr>
                <w:rFonts w:ascii="Calibri Light" w:hAnsi="Calibri Light" w:cs="Calibri Light"/>
              </w:rPr>
            </w:pPr>
            <w:r w:rsidRPr="00D14360">
              <w:rPr>
                <w:rFonts w:ascii="Calibri Light" w:hAnsi="Calibri Light" w:cs="Calibri Light"/>
              </w:rPr>
              <w:t>This section contains problems that occurred during or around the time of a procedure. The complications may be known risks or unanticipated problems.</w:t>
            </w:r>
          </w:p>
        </w:tc>
      </w:tr>
      <w:tr w:rsidRPr="0037231C" w:rsidR="00D70867" w:rsidTr="004E29C8" w14:paraId="01FDF628" w14:textId="77777777">
        <w:trPr>
          <w:cantSplit/>
          <w:trHeight w:val="1070"/>
        </w:trPr>
        <w:tc>
          <w:tcPr>
            <w:tcW w:w="3960" w:type="dxa"/>
            <w:tcBorders>
              <w:top w:val="single" w:color="4F81BD" w:sz="4" w:space="0"/>
              <w:bottom w:val="single" w:color="4F81BD" w:sz="4" w:space="0"/>
              <w:right w:val="nil"/>
            </w:tcBorders>
            <w:shd w:val="clear" w:color="auto" w:fill="FFFFFF"/>
            <w:hideMark/>
          </w:tcPr>
          <w:p w:rsidRPr="00D14360" w:rsidR="00D7478C" w:rsidP="00F22316" w:rsidRDefault="00F22316" w14:paraId="6AD9DF0E" w14:textId="77777777">
            <w:pPr>
              <w:rPr>
                <w:rFonts w:cs="Calibri"/>
              </w:rPr>
            </w:pPr>
            <w:r w:rsidRPr="00D14360">
              <w:rPr>
                <w:rFonts w:cs="Calibri"/>
                <w:b/>
                <w:bCs/>
              </w:rPr>
              <w:t xml:space="preserve">DICOM Object Catalog Section </w:t>
            </w:r>
          </w:p>
          <w:p w:rsidRPr="00B64B82" w:rsidR="00F22316" w:rsidP="00F22316" w:rsidRDefault="00DD7986" w14:paraId="434F097B" w14:textId="77777777">
            <w:pPr>
              <w:rPr>
                <w:rFonts w:ascii="Calibri Light" w:hAnsi="Calibri Light" w:cs="Calibri Light"/>
                <w:sz w:val="18"/>
                <w:szCs w:val="18"/>
              </w:rPr>
            </w:pPr>
            <w:r w:rsidRPr="003A3D50">
              <w:rPr>
                <w:rFonts w:ascii="Calibri Light" w:hAnsi="Calibri Light" w:cs="Calibri Light"/>
                <w:sz w:val="18"/>
                <w:szCs w:val="18"/>
              </w:rPr>
              <w:t>DCM:</w:t>
            </w:r>
            <w:r w:rsidRPr="003A3D50" w:rsidR="00F22316">
              <w:rPr>
                <w:rFonts w:ascii="Calibri Light" w:hAnsi="Calibri Light" w:cs="Calibri Light"/>
                <w:sz w:val="18"/>
                <w:szCs w:val="18"/>
              </w:rPr>
              <w:t xml:space="preserve"> 121181 </w:t>
            </w:r>
          </w:p>
          <w:p w:rsidRPr="00D14360" w:rsidR="00F22316" w:rsidP="00F22316" w:rsidRDefault="00F22316" w14:paraId="4A2B9504" w14:textId="77777777">
            <w:pPr>
              <w:rPr>
                <w:rFonts w:ascii="Calibri Light" w:hAnsi="Calibri Light" w:cs="Calibri Light"/>
                <w:b/>
                <w:bCs/>
              </w:rPr>
            </w:pPr>
            <w:r w:rsidRPr="00D14360">
              <w:rPr>
                <w:rFonts w:ascii="Calibri Light" w:hAnsi="Calibri Light" w:cs="Calibri Light"/>
                <w:sz w:val="18"/>
                <w:szCs w:val="18"/>
              </w:rPr>
              <w:t>2.16.840.1.113883.10.20.6.1.1</w:t>
            </w:r>
          </w:p>
        </w:tc>
        <w:tc>
          <w:tcPr>
            <w:tcW w:w="5423" w:type="dxa"/>
            <w:gridSpan w:val="2"/>
            <w:tcBorders>
              <w:top w:val="single" w:color="4F81BD" w:sz="4" w:space="0"/>
              <w:left w:val="nil"/>
              <w:bottom w:val="single" w:color="4F81BD" w:sz="4" w:space="0"/>
            </w:tcBorders>
            <w:shd w:val="clear" w:color="auto" w:fill="auto"/>
          </w:tcPr>
          <w:p w:rsidRPr="00D14360" w:rsidR="00F22316" w:rsidP="00F22316" w:rsidRDefault="00F22316" w14:paraId="0500926C" w14:textId="77777777">
            <w:pPr>
              <w:rPr>
                <w:rFonts w:ascii="Calibri Light" w:hAnsi="Calibri Light" w:cs="Calibri Light"/>
              </w:rPr>
            </w:pPr>
            <w:r w:rsidRPr="00D14360">
              <w:rPr>
                <w:rFonts w:ascii="Calibri Light" w:hAnsi="Calibri Light" w:cs="Calibri Light"/>
              </w:rPr>
              <w:t>DICOM Object Catalog lists all referenced objects and their parent Series and Studies, plus other DICOM attributes required for retrieving the objects. DICOM Object Catalog sections are not intended for viewing and contain empty section text.</w:t>
            </w:r>
          </w:p>
        </w:tc>
      </w:tr>
      <w:tr w:rsidRPr="0037231C" w:rsidR="00D70867" w:rsidTr="004E29C8" w14:paraId="3F77ED00" w14:textId="77777777">
        <w:trPr>
          <w:cantSplit/>
          <w:trHeight w:val="315"/>
        </w:trPr>
        <w:tc>
          <w:tcPr>
            <w:tcW w:w="3960" w:type="dxa"/>
            <w:tcBorders>
              <w:right w:val="nil"/>
            </w:tcBorders>
            <w:shd w:val="clear" w:color="auto" w:fill="FFFFFF"/>
          </w:tcPr>
          <w:p w:rsidRPr="00D14360" w:rsidR="00F22316" w:rsidP="00F22316" w:rsidRDefault="00F22316" w14:paraId="06D9037F" w14:textId="77777777">
            <w:pPr>
              <w:rPr>
                <w:rFonts w:cs="Calibri"/>
              </w:rPr>
            </w:pPr>
            <w:r w:rsidRPr="00D14360">
              <w:rPr>
                <w:rFonts w:cs="Calibri"/>
                <w:b/>
                <w:bCs/>
              </w:rPr>
              <w:t>Findings Section (DIR)</w:t>
            </w:r>
          </w:p>
          <w:p w:rsidRPr="00B64B82" w:rsidR="00DD7986" w:rsidP="00F22316" w:rsidRDefault="00DD7986" w14:paraId="4E67E3FF" w14:textId="77777777">
            <w:pPr>
              <w:rPr>
                <w:rFonts w:ascii="Calibri Light" w:hAnsi="Calibri Light" w:cs="Calibri Light"/>
                <w:sz w:val="18"/>
                <w:szCs w:val="18"/>
              </w:rPr>
            </w:pPr>
            <w:r w:rsidRPr="003A3D50">
              <w:rPr>
                <w:rFonts w:ascii="Calibri Light" w:hAnsi="Calibri Light" w:cs="Calibri Light"/>
                <w:sz w:val="18"/>
                <w:szCs w:val="18"/>
              </w:rPr>
              <w:t>DCM: 11070</w:t>
            </w:r>
            <w:r w:rsidRPr="003A3D50" w:rsidR="00CD03C2">
              <w:rPr>
                <w:rFonts w:ascii="Calibri Light" w:hAnsi="Calibri Light" w:cs="Calibri Light"/>
                <w:sz w:val="18"/>
                <w:szCs w:val="18"/>
              </w:rPr>
              <w:t xml:space="preserve"> </w:t>
            </w:r>
          </w:p>
          <w:p w:rsidRPr="00D14360" w:rsidR="00F22316" w:rsidP="00F22316" w:rsidRDefault="00F22316" w14:paraId="02A29BB3"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2.16.840.1.113883.10.20.6.1.2 </w:t>
            </w:r>
          </w:p>
          <w:p w:rsidRPr="00D14360" w:rsidR="00F22316" w:rsidP="00F22316" w:rsidRDefault="00F22316" w14:paraId="333BE610" w14:textId="77777777">
            <w:pPr>
              <w:rPr>
                <w:rFonts w:cs="Calibri"/>
                <w:b/>
                <w:bCs/>
              </w:rPr>
            </w:pPr>
          </w:p>
        </w:tc>
        <w:tc>
          <w:tcPr>
            <w:tcW w:w="5423" w:type="dxa"/>
            <w:gridSpan w:val="2"/>
            <w:tcBorders>
              <w:left w:val="nil"/>
            </w:tcBorders>
            <w:shd w:val="clear" w:color="auto" w:fill="auto"/>
          </w:tcPr>
          <w:p w:rsidRPr="00D14360" w:rsidR="00F22316" w:rsidP="00A45A90" w:rsidRDefault="00F55EA9" w14:paraId="1BF5CAF5" w14:textId="77777777">
            <w:pPr>
              <w:rPr>
                <w:rFonts w:ascii="Calibri Light" w:hAnsi="Calibri Light" w:cs="Calibri Light"/>
              </w:rPr>
            </w:pPr>
            <w:r w:rsidRPr="00D14360">
              <w:rPr>
                <w:rFonts w:ascii="Calibri Light" w:hAnsi="Calibri Light" w:cs="Calibri Light"/>
              </w:rPr>
              <w:t xml:space="preserve">This section </w:t>
            </w:r>
            <w:r w:rsidRPr="00D14360" w:rsidR="00F22316">
              <w:rPr>
                <w:rFonts w:ascii="Calibri Light" w:hAnsi="Calibri Light" w:cs="Calibri Light"/>
              </w:rPr>
              <w:t>contains the main narrative body of the report. While not an absolute requirement for transformed DICOM SR reports, it is suggested that Diagnostic Imaging Reports authored in CDA follow Term Info guidelines for the codes in the various observations and procedures recorded in this section.</w:t>
            </w:r>
          </w:p>
        </w:tc>
      </w:tr>
    </w:tbl>
    <w:p w:rsidRPr="00D14360" w:rsidR="00A10C4D" w:rsidP="00510672" w:rsidRDefault="005C79A1" w14:paraId="76CBE43A" w14:textId="451DF7A5">
      <w:pPr>
        <w:pStyle w:val="Caption"/>
        <w:spacing w:after="0"/>
        <w:rPr>
          <w:rFonts w:cs="Calibri"/>
        </w:rPr>
      </w:pPr>
      <w:r>
        <w:t xml:space="preserve">  </w:t>
      </w:r>
      <w:bookmarkStart w:name="_Toc118898816" w:id="922"/>
      <w:bookmarkStart w:name="_Toc119940019" w:id="923"/>
      <w:bookmarkStart w:name="_Toc135313050" w:id="924"/>
      <w:r w:rsidRPr="00C64922" w:rsidR="005D2703">
        <w:t xml:space="preserve">Table </w:t>
      </w:r>
      <w:r>
        <w:fldChar w:fldCharType="begin"/>
      </w:r>
      <w:r>
        <w:instrText>SEQ Table \* ARABIC</w:instrText>
      </w:r>
      <w:r>
        <w:fldChar w:fldCharType="separate"/>
      </w:r>
      <w:r w:rsidR="00DC1072">
        <w:rPr>
          <w:noProof/>
        </w:rPr>
        <w:t>29</w:t>
      </w:r>
      <w:r>
        <w:fldChar w:fldCharType="end"/>
      </w:r>
      <w:r w:rsidRPr="00C64922" w:rsidR="005D2703">
        <w:t>: Objective Information</w:t>
      </w:r>
      <w:bookmarkEnd w:id="922"/>
      <w:bookmarkEnd w:id="923"/>
      <w:bookmarkEnd w:id="924"/>
    </w:p>
    <w:p w:rsidRPr="00C64922" w:rsidR="00A10C4D" w:rsidP="00FD31AC" w:rsidRDefault="00A10C4D" w14:paraId="06FF6D00" w14:textId="77777777">
      <w:pPr>
        <w:pStyle w:val="Heading3"/>
      </w:pPr>
      <w:bookmarkStart w:name="_Toc10702527" w:id="925"/>
      <w:bookmarkStart w:name="_Toc11043613" w:id="926"/>
      <w:bookmarkStart w:name="_Toc11045603" w:id="927"/>
      <w:bookmarkStart w:name="_Toc11391273" w:id="928"/>
      <w:bookmarkStart w:name="_Toc119939839" w:id="929"/>
      <w:bookmarkStart w:name="_Toc135312870" w:id="930"/>
      <w:r w:rsidRPr="00C64922">
        <w:t>Assessment Information</w:t>
      </w:r>
      <w:bookmarkEnd w:id="925"/>
      <w:bookmarkEnd w:id="926"/>
      <w:bookmarkEnd w:id="927"/>
      <w:bookmarkEnd w:id="928"/>
      <w:bookmarkEnd w:id="929"/>
      <w:bookmarkEnd w:id="930"/>
    </w:p>
    <w:tbl>
      <w:tblPr>
        <w:tblW w:w="9337" w:type="dxa"/>
        <w:tblInd w:w="108" w:type="dxa"/>
        <w:tblBorders>
          <w:top w:val="single" w:color="4F81BD" w:sz="4" w:space="0"/>
          <w:left w:val="single" w:color="4F81BD" w:sz="4" w:space="0"/>
          <w:bottom w:val="single" w:color="4F81BD" w:sz="4" w:space="0"/>
          <w:right w:val="single" w:color="4F81BD" w:sz="4" w:space="0"/>
          <w:insideH w:val="single" w:color="4F81BD" w:sz="4" w:space="0"/>
        </w:tblBorders>
        <w:tblLook w:val="04A0" w:firstRow="1" w:lastRow="0" w:firstColumn="1" w:lastColumn="0" w:noHBand="0" w:noVBand="1"/>
      </w:tblPr>
      <w:tblGrid>
        <w:gridCol w:w="3487"/>
        <w:gridCol w:w="5850"/>
      </w:tblGrid>
      <w:tr w:rsidRPr="00C64922" w:rsidR="00510672" w:rsidTr="003A3D50" w14:paraId="3E91E87E" w14:textId="77777777">
        <w:trPr>
          <w:cantSplit/>
          <w:trHeight w:val="315"/>
          <w:tblHeader/>
        </w:trPr>
        <w:tc>
          <w:tcPr>
            <w:tcW w:w="3487" w:type="dxa"/>
            <w:shd w:val="clear" w:color="auto" w:fill="4F81BD"/>
          </w:tcPr>
          <w:p w:rsidRPr="00D14360" w:rsidR="001941AF" w:rsidP="001941AF" w:rsidRDefault="001941AF" w14:paraId="10054A15" w14:textId="77777777">
            <w:pPr>
              <w:rPr>
                <w:rFonts w:cs="Calibri"/>
                <w:color w:val="FFFFFF"/>
              </w:rPr>
            </w:pPr>
            <w:r w:rsidRPr="00D14360">
              <w:rPr>
                <w:rFonts w:cs="Calibri"/>
                <w:b/>
                <w:bCs/>
                <w:color w:val="FFFFFF"/>
              </w:rPr>
              <w:t>Sections defined in C-CDA R2.1</w:t>
            </w:r>
          </w:p>
          <w:p w:rsidRPr="00D14360" w:rsidR="001941AF" w:rsidP="001941AF" w:rsidRDefault="009171BA" w14:paraId="35F7BA22" w14:textId="541DE15E">
            <w:pPr>
              <w:rPr>
                <w:rFonts w:cs="Calibri"/>
                <w:color w:val="FFFFFF"/>
              </w:rPr>
            </w:pPr>
            <w:r>
              <w:rPr>
                <w:rFonts w:ascii="Calibri Light" w:hAnsi="Calibri Light" w:cs="Calibri Light"/>
                <w:b/>
                <w:bCs/>
                <w:color w:val="FFFFFF"/>
              </w:rPr>
              <w:t>LOINC</w:t>
            </w:r>
          </w:p>
          <w:p w:rsidRPr="00D14360" w:rsidR="00510672" w:rsidP="00D14360" w:rsidRDefault="001941AF" w14:paraId="7BAC6E29" w14:textId="77777777">
            <w:pPr>
              <w:spacing w:after="120"/>
              <w:ind w:left="-21" w:firstLine="21"/>
              <w:rPr>
                <w:rFonts w:cs="Calibri"/>
                <w:b/>
                <w:bCs/>
                <w:color w:val="FFFFFF"/>
              </w:rPr>
            </w:pPr>
            <w:r w:rsidRPr="00D14360">
              <w:rPr>
                <w:rFonts w:ascii="Calibri Light" w:hAnsi="Calibri Light" w:cs="Calibri Light"/>
                <w:b/>
                <w:bCs/>
                <w:color w:val="FFFFFF"/>
              </w:rPr>
              <w:t>OID</w:t>
            </w:r>
            <w:r w:rsidRPr="00D14360" w:rsidDel="001941AF">
              <w:rPr>
                <w:rFonts w:cs="Calibri"/>
                <w:b/>
                <w:bCs/>
                <w:color w:val="FFFFFF"/>
              </w:rPr>
              <w:t xml:space="preserve"> </w:t>
            </w:r>
          </w:p>
        </w:tc>
        <w:tc>
          <w:tcPr>
            <w:tcW w:w="5850" w:type="dxa"/>
            <w:shd w:val="clear" w:color="auto" w:fill="4F81BD"/>
          </w:tcPr>
          <w:p w:rsidRPr="00D14360" w:rsidR="00510672" w:rsidP="00D14360" w:rsidRDefault="00510672" w14:paraId="210B037F" w14:textId="77777777">
            <w:pPr>
              <w:spacing w:after="120"/>
              <w:rPr>
                <w:rFonts w:cs="Calibri"/>
                <w:b/>
                <w:bCs/>
                <w:color w:val="FFFFFF"/>
              </w:rPr>
            </w:pPr>
            <w:r w:rsidRPr="00D14360">
              <w:rPr>
                <w:rFonts w:cs="Calibri"/>
                <w:b/>
                <w:bCs/>
                <w:color w:val="FFFFFF"/>
              </w:rPr>
              <w:t>Purpose Description</w:t>
            </w:r>
          </w:p>
        </w:tc>
      </w:tr>
      <w:tr w:rsidRPr="00C64922" w:rsidR="00510672" w:rsidTr="004E29C8" w14:paraId="31B8A6E2" w14:textId="77777777">
        <w:trPr>
          <w:trHeight w:val="1277"/>
        </w:trPr>
        <w:tc>
          <w:tcPr>
            <w:tcW w:w="3487" w:type="dxa"/>
            <w:shd w:val="clear" w:color="auto" w:fill="FFFFFF"/>
            <w:hideMark/>
          </w:tcPr>
          <w:p w:rsidRPr="00D14360" w:rsidR="00510672" w:rsidP="00510672" w:rsidRDefault="00510672" w14:paraId="7E90FCF1" w14:textId="77777777">
            <w:pPr>
              <w:rPr>
                <w:rFonts w:cs="Calibri"/>
              </w:rPr>
            </w:pPr>
            <w:r w:rsidRPr="00D14360">
              <w:rPr>
                <w:rFonts w:cs="Calibri"/>
                <w:b/>
                <w:bCs/>
              </w:rPr>
              <w:t>Assessment Section</w:t>
            </w:r>
          </w:p>
          <w:p w:rsidRPr="00AE350D" w:rsidR="001941AF" w:rsidP="00510672" w:rsidRDefault="001941AF" w14:paraId="1B449B38" w14:textId="77777777">
            <w:pPr>
              <w:rPr>
                <w:rFonts w:cs="Calibri"/>
              </w:rPr>
            </w:pPr>
            <w:r w:rsidRPr="00D14360">
              <w:rPr>
                <w:rFonts w:cs="Calibri"/>
                <w:b/>
                <w:bCs/>
              </w:rPr>
              <w:t>﻿﻿</w:t>
            </w:r>
            <w:r w:rsidRPr="003A3D50">
              <w:rPr>
                <w:rFonts w:ascii="Calibri Light" w:hAnsi="Calibri Light" w:cs="Calibri Light"/>
                <w:sz w:val="18"/>
                <w:szCs w:val="18"/>
              </w:rPr>
              <w:t>51848-0</w:t>
            </w:r>
          </w:p>
          <w:p w:rsidRPr="00D14360" w:rsidR="00510672" w:rsidP="00510672" w:rsidRDefault="00510672" w14:paraId="32037BF3"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2.16.840.1.113883.10.20.22.2.8 </w:t>
            </w:r>
          </w:p>
          <w:p w:rsidRPr="00D14360" w:rsidR="00510672" w:rsidP="00510672" w:rsidRDefault="00510672" w14:paraId="4AB6F37E" w14:textId="77777777">
            <w:pPr>
              <w:rPr>
                <w:rFonts w:ascii="Calibri Light" w:hAnsi="Calibri Light" w:cs="Calibri Light"/>
                <w:b/>
                <w:bCs/>
              </w:rPr>
            </w:pPr>
          </w:p>
        </w:tc>
        <w:tc>
          <w:tcPr>
            <w:tcW w:w="5850" w:type="dxa"/>
            <w:shd w:val="clear" w:color="auto" w:fill="auto"/>
          </w:tcPr>
          <w:p w:rsidRPr="00D14360" w:rsidR="00510672" w:rsidP="00510672" w:rsidRDefault="00510672" w14:paraId="67A7F6EC" w14:textId="77777777">
            <w:pPr>
              <w:rPr>
                <w:rFonts w:ascii="Calibri Light" w:hAnsi="Calibri Light" w:cs="Calibri Light"/>
              </w:rPr>
            </w:pPr>
            <w:r w:rsidRPr="00D14360">
              <w:rPr>
                <w:rFonts w:ascii="Calibri Light" w:hAnsi="Calibri Light" w:cs="Calibri Light"/>
              </w:rPr>
              <w:t xml:space="preserve">This section (also referred to as “impression” or “diagnoses” outside of the context of CDA) represents the </w:t>
            </w:r>
            <w:r w:rsidRPr="00D14360" w:rsidR="00271771">
              <w:rPr>
                <w:rFonts w:ascii="Calibri Light" w:hAnsi="Calibri Light" w:cs="Calibri Light"/>
              </w:rPr>
              <w:t>cli</w:t>
            </w:r>
            <w:r w:rsidR="00271771">
              <w:rPr>
                <w:rFonts w:ascii="Calibri Light" w:hAnsi="Calibri Light" w:cs="Calibri Light"/>
              </w:rPr>
              <w:t>n</w:t>
            </w:r>
            <w:r w:rsidRPr="00D14360" w:rsidR="00271771">
              <w:rPr>
                <w:rFonts w:ascii="Calibri Light" w:hAnsi="Calibri Light" w:cs="Calibri Light"/>
              </w:rPr>
              <w:t>ician’s</w:t>
            </w:r>
            <w:r w:rsidRPr="00D14360">
              <w:rPr>
                <w:rFonts w:ascii="Calibri Light" w:hAnsi="Calibri Light" w:cs="Calibri Light"/>
              </w:rPr>
              <w:t xml:space="preserve"> conclusions and working assumptions that will guide treatment of the patient. The assessment may be a list of specific disease entities or a narrative block.</w:t>
            </w:r>
          </w:p>
        </w:tc>
      </w:tr>
      <w:tr w:rsidRPr="00C64922" w:rsidR="00510672" w:rsidTr="004E29C8" w14:paraId="73E1D8B3" w14:textId="77777777">
        <w:trPr>
          <w:trHeight w:val="1790"/>
        </w:trPr>
        <w:tc>
          <w:tcPr>
            <w:tcW w:w="3487" w:type="dxa"/>
            <w:shd w:val="clear" w:color="auto" w:fill="FFFFFF"/>
          </w:tcPr>
          <w:p w:rsidRPr="00D14360" w:rsidR="00510672" w:rsidP="00510672" w:rsidRDefault="00510672" w14:paraId="13E6FC34" w14:textId="77777777">
            <w:pPr>
              <w:rPr>
                <w:rFonts w:cs="Calibri"/>
              </w:rPr>
            </w:pPr>
            <w:r w:rsidRPr="00D14360">
              <w:rPr>
                <w:rFonts w:cs="Calibri"/>
                <w:b/>
                <w:bCs/>
              </w:rPr>
              <w:t>Assessment and Plan Section</w:t>
            </w:r>
          </w:p>
          <w:p w:rsidRPr="00AE350D" w:rsidR="001941AF" w:rsidP="00510672" w:rsidRDefault="001941AF" w14:paraId="1F66110A" w14:textId="77777777">
            <w:pPr>
              <w:rPr>
                <w:rFonts w:cs="Calibri"/>
              </w:rPr>
            </w:pPr>
            <w:r w:rsidRPr="00D14360">
              <w:rPr>
                <w:rFonts w:cs="Calibri"/>
                <w:b/>
                <w:bCs/>
              </w:rPr>
              <w:t>﻿</w:t>
            </w:r>
            <w:r w:rsidRPr="003A3D50">
              <w:rPr>
                <w:rFonts w:ascii="Calibri Light" w:hAnsi="Calibri Light" w:cs="Calibri Light"/>
                <w:sz w:val="18"/>
                <w:szCs w:val="18"/>
              </w:rPr>
              <w:t>51847-2</w:t>
            </w:r>
          </w:p>
          <w:p w:rsidRPr="00D14360" w:rsidR="00510672" w:rsidP="00510672" w:rsidRDefault="00510672" w14:paraId="29A85E50"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2.16.840.1.113883.10.20.22.2.9:2014-06-09 </w:t>
            </w:r>
          </w:p>
          <w:p w:rsidRPr="00D14360" w:rsidR="00510672" w:rsidP="00510672" w:rsidRDefault="00510672" w14:paraId="3B36E6F3" w14:textId="77777777">
            <w:pPr>
              <w:rPr>
                <w:rFonts w:ascii="Calibri Light" w:hAnsi="Calibri Light" w:cs="Calibri Light"/>
                <w:b/>
                <w:bCs/>
              </w:rPr>
            </w:pPr>
          </w:p>
        </w:tc>
        <w:tc>
          <w:tcPr>
            <w:tcW w:w="5850" w:type="dxa"/>
            <w:shd w:val="clear" w:color="auto" w:fill="auto"/>
          </w:tcPr>
          <w:p w:rsidRPr="00D14360" w:rsidR="00510672" w:rsidP="00510672" w:rsidRDefault="00510672" w14:paraId="4446C17B" w14:textId="77777777">
            <w:pPr>
              <w:rPr>
                <w:rFonts w:ascii="Calibri Light" w:hAnsi="Calibri Light" w:cs="Calibri Light"/>
              </w:rPr>
            </w:pPr>
            <w:r w:rsidRPr="00D14360">
              <w:rPr>
                <w:rFonts w:ascii="Calibri Light" w:hAnsi="Calibri Light" w:cs="Calibri Light"/>
              </w:rPr>
              <w:t>This section represents the clinician’s conclusions and working assumptions that will guide treatment of the patient. The Assessment and Plan Section may be combined or separated to meet local policy requirements. Best practice is to separate these distinct types of information by using the Assessment Section: templateId 2.16.840.1.113883.10.20.22.2.8 and the Plan of Treatment Section (V2): templateId 2.16.840.1.113883.10.20.22.2.10:2014-06-09</w:t>
            </w:r>
          </w:p>
          <w:p w:rsidRPr="00AE350D" w:rsidR="00B61192" w:rsidP="00510672" w:rsidRDefault="00B61192" w14:paraId="69797747" w14:textId="377B29C6">
            <w:r w:rsidRPr="00D14360">
              <w:rPr>
                <w:b/>
                <w:bCs/>
                <w:color w:val="000000"/>
                <w:shd w:val="clear" w:color="auto" w:fill="FFFFFF"/>
              </w:rPr>
              <w:t>Re</w:t>
            </w:r>
            <w:r w:rsidRPr="00B85A9E">
              <w:rPr>
                <w:rFonts w:cs="Calibri"/>
                <w:b/>
                <w:bCs/>
                <w:color w:val="000000"/>
                <w:shd w:val="clear" w:color="auto" w:fill="FFFFFF"/>
              </w:rPr>
              <w:t>ference</w:t>
            </w:r>
            <w:r w:rsidRPr="003A3D50">
              <w:rPr>
                <w:rFonts w:cs="Calibri"/>
                <w:color w:val="000000"/>
                <w:shd w:val="clear" w:color="auto" w:fill="FFFFFF"/>
              </w:rPr>
              <w:t xml:space="preserve">: </w:t>
            </w:r>
            <w:hyperlink w:history="1" w:anchor="_Sections_Defined_in">
              <w:r w:rsidRPr="00AD08FB">
                <w:rPr>
                  <w:rStyle w:val="Hyperlink"/>
                  <w:rFonts w:ascii="Calibri Light" w:hAnsi="Calibri Light" w:cs="Calibri Light"/>
                  <w:color w:val="000000"/>
                  <w:u w:val="none"/>
                </w:rPr>
                <w:t>Chapter 4.3 Sections Defined in C-CDA</w:t>
              </w:r>
            </w:hyperlink>
          </w:p>
        </w:tc>
      </w:tr>
      <w:tr w:rsidRPr="00C64922" w:rsidR="00510672" w:rsidTr="004E29C8" w14:paraId="3FF5276C" w14:textId="77777777">
        <w:trPr>
          <w:trHeight w:val="350"/>
        </w:trPr>
        <w:tc>
          <w:tcPr>
            <w:tcW w:w="9337" w:type="dxa"/>
            <w:gridSpan w:val="2"/>
            <w:shd w:val="clear" w:color="auto" w:fill="FFFFFF"/>
          </w:tcPr>
          <w:p w:rsidRPr="00D14360" w:rsidR="00510672" w:rsidP="00D14360" w:rsidRDefault="00510672" w14:paraId="3A43392C" w14:textId="77777777">
            <w:pPr>
              <w:jc w:val="center"/>
              <w:rPr>
                <w:rFonts w:cs="Calibri"/>
                <w:b/>
                <w:bCs/>
                <w:i/>
                <w:iCs/>
                <w:color w:val="4F81BD"/>
              </w:rPr>
            </w:pPr>
            <w:r w:rsidRPr="00D14360">
              <w:rPr>
                <w:rFonts w:cs="Calibri"/>
                <w:b/>
                <w:bCs/>
                <w:i/>
                <w:iCs/>
                <w:color w:val="4F81BD"/>
              </w:rPr>
              <w:t>Specific to Inpatient Encounter Notes:</w:t>
            </w:r>
          </w:p>
        </w:tc>
      </w:tr>
      <w:tr w:rsidRPr="00C64922" w:rsidR="00510672" w:rsidTr="004E29C8" w14:paraId="42944416" w14:textId="77777777">
        <w:trPr>
          <w:trHeight w:val="315"/>
        </w:trPr>
        <w:tc>
          <w:tcPr>
            <w:tcW w:w="3487" w:type="dxa"/>
            <w:shd w:val="clear" w:color="auto" w:fill="FFFFFF"/>
          </w:tcPr>
          <w:p w:rsidRPr="00D14360" w:rsidR="00510672" w:rsidP="00510672" w:rsidRDefault="00510672" w14:paraId="3AF63D4A" w14:textId="77777777">
            <w:pPr>
              <w:rPr>
                <w:rFonts w:cs="Calibri"/>
              </w:rPr>
            </w:pPr>
            <w:r w:rsidRPr="00D14360">
              <w:rPr>
                <w:rFonts w:cs="Calibri"/>
                <w:b/>
                <w:bCs/>
              </w:rPr>
              <w:t>Discharge Diagnosis Section</w:t>
            </w:r>
          </w:p>
          <w:p w:rsidRPr="00AE350D" w:rsidR="001941AF" w:rsidP="00510672" w:rsidRDefault="001941AF" w14:paraId="139A1EAC" w14:textId="77777777">
            <w:pPr>
              <w:rPr>
                <w:rFonts w:cs="Calibri"/>
              </w:rPr>
            </w:pPr>
            <w:r w:rsidRPr="00D14360">
              <w:rPr>
                <w:rFonts w:cs="Calibri"/>
                <w:b/>
                <w:bCs/>
              </w:rPr>
              <w:t>﻿</w:t>
            </w:r>
            <w:r w:rsidRPr="003A3D50">
              <w:rPr>
                <w:rFonts w:ascii="Calibri Light" w:hAnsi="Calibri Light" w:cs="Calibri Light"/>
                <w:sz w:val="18"/>
                <w:szCs w:val="18"/>
              </w:rPr>
              <w:t>11535-2</w:t>
            </w:r>
          </w:p>
          <w:p w:rsidRPr="00D14360" w:rsidR="00510672" w:rsidP="00510672" w:rsidRDefault="00510672" w14:paraId="1A975759"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2.16.840.1.113883.10.20.22.2.24:2015-08-01 </w:t>
            </w:r>
          </w:p>
          <w:p w:rsidRPr="00D14360" w:rsidR="00510672" w:rsidP="00510672" w:rsidRDefault="00510672" w14:paraId="3AFEA0EA" w14:textId="77777777">
            <w:pPr>
              <w:rPr>
                <w:rFonts w:ascii="Calibri Light" w:hAnsi="Calibri Light" w:cs="Calibri Light"/>
                <w:b/>
                <w:bCs/>
              </w:rPr>
            </w:pPr>
          </w:p>
        </w:tc>
        <w:tc>
          <w:tcPr>
            <w:tcW w:w="5850" w:type="dxa"/>
            <w:shd w:val="clear" w:color="auto" w:fill="auto"/>
          </w:tcPr>
          <w:p w:rsidRPr="00D14360" w:rsidR="00510672" w:rsidP="00510672" w:rsidRDefault="00510672" w14:paraId="556FF198" w14:textId="77777777">
            <w:pPr>
              <w:rPr>
                <w:rFonts w:ascii="Calibri Light" w:hAnsi="Calibri Light" w:cs="Calibri Light"/>
              </w:rPr>
            </w:pPr>
            <w:r w:rsidRPr="00D14360">
              <w:rPr>
                <w:rFonts w:ascii="Calibri Light" w:hAnsi="Calibri Light" w:cs="Calibri Light"/>
              </w:rPr>
              <w:t>This section represents problems or diagnoses present at the time of discharge which occurred during the hospitalization. This section includes an optional entry to record patient diagnoses specific to this visit. Problems that need ongoing tracking should also be included in the Problem Section.</w:t>
            </w:r>
          </w:p>
        </w:tc>
      </w:tr>
      <w:tr w:rsidRPr="00C64922" w:rsidR="00510672" w:rsidTr="004E29C8" w14:paraId="4F3C6581" w14:textId="77777777">
        <w:trPr>
          <w:trHeight w:val="315"/>
        </w:trPr>
        <w:tc>
          <w:tcPr>
            <w:tcW w:w="9337" w:type="dxa"/>
            <w:gridSpan w:val="2"/>
            <w:shd w:val="clear" w:color="auto" w:fill="FFFFFF"/>
          </w:tcPr>
          <w:p w:rsidRPr="00D14360" w:rsidR="00510672" w:rsidP="00D14360" w:rsidRDefault="00510672" w14:paraId="4D04E119" w14:textId="77777777">
            <w:pPr>
              <w:spacing w:after="120"/>
              <w:jc w:val="center"/>
              <w:rPr>
                <w:rFonts w:cs="Calibri"/>
                <w:b/>
                <w:bCs/>
                <w:i/>
                <w:iCs/>
              </w:rPr>
            </w:pPr>
            <w:r w:rsidRPr="00D14360">
              <w:rPr>
                <w:rFonts w:cs="Calibri"/>
                <w:b/>
                <w:bCs/>
                <w:i/>
                <w:iCs/>
                <w:color w:val="4F81BD"/>
              </w:rPr>
              <w:t>Specific to Procedure and Operative Notes:</w:t>
            </w:r>
          </w:p>
        </w:tc>
      </w:tr>
      <w:tr w:rsidRPr="00C64922" w:rsidR="00510672" w:rsidTr="004E29C8" w14:paraId="2CCF2D08" w14:textId="77777777">
        <w:trPr>
          <w:trHeight w:val="315"/>
        </w:trPr>
        <w:tc>
          <w:tcPr>
            <w:tcW w:w="3487" w:type="dxa"/>
            <w:shd w:val="clear" w:color="auto" w:fill="FFFFFF"/>
            <w:hideMark/>
          </w:tcPr>
          <w:p w:rsidRPr="00AE350D" w:rsidR="001941AF" w:rsidP="00510672" w:rsidRDefault="00510672" w14:paraId="5B0EF581" w14:textId="77777777">
            <w:pPr>
              <w:rPr>
                <w:rFonts w:cs="Calibri"/>
                <w:b/>
                <w:bCs/>
              </w:rPr>
            </w:pPr>
            <w:r w:rsidRPr="00D14360">
              <w:rPr>
                <w:rFonts w:cs="Calibri"/>
                <w:b/>
                <w:bCs/>
              </w:rPr>
              <w:t>Postprocedure Diagnosis Section</w:t>
            </w:r>
            <w:r w:rsidRPr="00D14360" w:rsidR="001941AF">
              <w:rPr>
                <w:rFonts w:cs="Calibri"/>
                <w:b/>
                <w:bCs/>
              </w:rPr>
              <w:t>﻿</w:t>
            </w:r>
          </w:p>
          <w:p w:rsidRPr="00B64B82" w:rsidR="00510672" w:rsidP="00510672" w:rsidRDefault="001941AF" w14:paraId="67ED486D" w14:textId="77777777">
            <w:pPr>
              <w:rPr>
                <w:rFonts w:ascii="Calibri Light" w:hAnsi="Calibri Light" w:cs="Calibri Light"/>
                <w:sz w:val="18"/>
                <w:szCs w:val="18"/>
              </w:rPr>
            </w:pPr>
            <w:r w:rsidRPr="003A3D50">
              <w:rPr>
                <w:rFonts w:ascii="Calibri Light" w:hAnsi="Calibri Light" w:cs="Calibri Light"/>
                <w:sz w:val="18"/>
                <w:szCs w:val="18"/>
              </w:rPr>
              <w:t>59769-0</w:t>
            </w:r>
          </w:p>
          <w:p w:rsidRPr="00D14360" w:rsidR="00510672" w:rsidP="00510672" w:rsidRDefault="00510672" w14:paraId="15007363" w14:textId="77777777">
            <w:pPr>
              <w:rPr>
                <w:rFonts w:ascii="Calibri Light" w:hAnsi="Calibri Light" w:cs="Calibri Light"/>
                <w:b/>
                <w:bCs/>
              </w:rPr>
            </w:pPr>
            <w:r w:rsidRPr="00D14360">
              <w:rPr>
                <w:rFonts w:ascii="Calibri Light" w:hAnsi="Calibri Light" w:cs="Calibri Light"/>
                <w:sz w:val="18"/>
                <w:szCs w:val="18"/>
              </w:rPr>
              <w:t xml:space="preserve">2.16.840.1.113883.10.20.22.2.36:2015-08-01 </w:t>
            </w:r>
          </w:p>
        </w:tc>
        <w:tc>
          <w:tcPr>
            <w:tcW w:w="5850" w:type="dxa"/>
            <w:shd w:val="clear" w:color="auto" w:fill="auto"/>
          </w:tcPr>
          <w:p w:rsidRPr="00D14360" w:rsidR="00510672" w:rsidP="00D14360" w:rsidRDefault="00510672" w14:paraId="4D57651F" w14:textId="77777777">
            <w:pPr>
              <w:spacing w:after="120"/>
              <w:rPr>
                <w:rFonts w:ascii="Calibri Light" w:hAnsi="Calibri Light" w:cs="Calibri Light"/>
              </w:rPr>
            </w:pPr>
            <w:r w:rsidRPr="00D14360">
              <w:rPr>
                <w:rFonts w:ascii="Calibri Light" w:hAnsi="Calibri Light" w:cs="Calibri Light"/>
              </w:rPr>
              <w:t>This section records the diagnosis or diagnoses discovered or confirmed during the procedure. Often it is the same as the preprocedure diagnosis or indication.</w:t>
            </w:r>
          </w:p>
        </w:tc>
      </w:tr>
      <w:tr w:rsidRPr="00C64922" w:rsidR="00510672" w:rsidTr="004E29C8" w14:paraId="33C9DDE9" w14:textId="77777777">
        <w:trPr>
          <w:trHeight w:val="315"/>
        </w:trPr>
        <w:tc>
          <w:tcPr>
            <w:tcW w:w="3487" w:type="dxa"/>
            <w:shd w:val="clear" w:color="auto" w:fill="FFFFFF"/>
            <w:hideMark/>
          </w:tcPr>
          <w:p w:rsidRPr="00AE350D" w:rsidR="00510672" w:rsidP="00510672" w:rsidRDefault="00510672" w14:paraId="22FF4C6C" w14:textId="77777777">
            <w:pPr>
              <w:rPr>
                <w:rFonts w:cs="Calibri"/>
                <w:b/>
                <w:bCs/>
              </w:rPr>
            </w:pPr>
            <w:r w:rsidRPr="00D14360">
              <w:rPr>
                <w:rFonts w:cs="Calibri"/>
                <w:b/>
                <w:bCs/>
              </w:rPr>
              <w:t xml:space="preserve">Postoperative Diagnosis Section </w:t>
            </w:r>
          </w:p>
          <w:p w:rsidRPr="00AE350D" w:rsidR="001941AF" w:rsidP="00510672" w:rsidRDefault="001941AF" w14:paraId="37238DC6" w14:textId="77777777">
            <w:pPr>
              <w:rPr>
                <w:rFonts w:cs="Calibri"/>
              </w:rPr>
            </w:pPr>
            <w:r w:rsidRPr="00D14360">
              <w:rPr>
                <w:rFonts w:cs="Calibri"/>
                <w:b/>
                <w:bCs/>
              </w:rPr>
              <w:t>﻿</w:t>
            </w:r>
            <w:r w:rsidRPr="003A3D50">
              <w:rPr>
                <w:rFonts w:ascii="Calibri Light" w:hAnsi="Calibri Light" w:cs="Calibri Light"/>
                <w:sz w:val="18"/>
                <w:szCs w:val="18"/>
              </w:rPr>
              <w:t>10219-4</w:t>
            </w:r>
          </w:p>
          <w:p w:rsidRPr="00D14360" w:rsidR="00510672" w:rsidP="00510672" w:rsidRDefault="00510672" w14:paraId="6A02A3CB" w14:textId="77777777">
            <w:pPr>
              <w:rPr>
                <w:rFonts w:ascii="Calibri Light" w:hAnsi="Calibri Light" w:cs="Calibri Light"/>
                <w:b/>
                <w:bCs/>
              </w:rPr>
            </w:pPr>
            <w:r w:rsidRPr="00D14360">
              <w:rPr>
                <w:rFonts w:ascii="Calibri Light" w:hAnsi="Calibri Light" w:cs="Calibri Light"/>
                <w:sz w:val="18"/>
                <w:szCs w:val="18"/>
              </w:rPr>
              <w:t>2.16.840.1.113883.10.20.22.2.35</w:t>
            </w:r>
          </w:p>
        </w:tc>
        <w:tc>
          <w:tcPr>
            <w:tcW w:w="5850" w:type="dxa"/>
            <w:shd w:val="clear" w:color="auto" w:fill="auto"/>
          </w:tcPr>
          <w:p w:rsidRPr="00D14360" w:rsidR="00510672" w:rsidP="00D14360" w:rsidRDefault="00510672" w14:paraId="02528BCD" w14:textId="77777777">
            <w:pPr>
              <w:keepNext/>
              <w:spacing w:after="120"/>
              <w:rPr>
                <w:rFonts w:ascii="Calibri Light" w:hAnsi="Calibri Light" w:cs="Calibri Light"/>
              </w:rPr>
            </w:pPr>
            <w:r w:rsidRPr="00D14360">
              <w:rPr>
                <w:rFonts w:ascii="Calibri Light" w:hAnsi="Calibri Light" w:cs="Calibri Light"/>
              </w:rPr>
              <w:t>This section records the diagnosis or diagnoses discovered or confirmed during the surgery. Often it is the same as the preoperative diagnosis.</w:t>
            </w:r>
          </w:p>
        </w:tc>
      </w:tr>
    </w:tbl>
    <w:p w:rsidRPr="00C64922" w:rsidR="005D2703" w:rsidRDefault="005C79A1" w14:paraId="62531474" w14:textId="0DB3C50E">
      <w:pPr>
        <w:pStyle w:val="Caption"/>
      </w:pPr>
      <w:r>
        <w:t xml:space="preserve">  </w:t>
      </w:r>
      <w:bookmarkStart w:name="_Toc118898817" w:id="931"/>
      <w:bookmarkStart w:name="_Toc119940020" w:id="932"/>
      <w:bookmarkStart w:name="_Toc135313051" w:id="933"/>
      <w:r w:rsidRPr="00C64922" w:rsidR="005D2703">
        <w:t xml:space="preserve">Table </w:t>
      </w:r>
      <w:r>
        <w:fldChar w:fldCharType="begin"/>
      </w:r>
      <w:r>
        <w:instrText>SEQ Table \* ARABIC</w:instrText>
      </w:r>
      <w:r>
        <w:fldChar w:fldCharType="separate"/>
      </w:r>
      <w:r w:rsidR="00DC1072">
        <w:rPr>
          <w:noProof/>
        </w:rPr>
        <w:t>30</w:t>
      </w:r>
      <w:r>
        <w:fldChar w:fldCharType="end"/>
      </w:r>
      <w:r w:rsidRPr="00C64922" w:rsidR="005D2703">
        <w:t>: Assessment Information</w:t>
      </w:r>
      <w:bookmarkEnd w:id="931"/>
      <w:bookmarkEnd w:id="932"/>
      <w:bookmarkEnd w:id="933"/>
    </w:p>
    <w:p w:rsidRPr="00C64922" w:rsidR="00A10C4D" w:rsidP="00FD31AC" w:rsidRDefault="00A10C4D" w14:paraId="28448AB2" w14:textId="77777777">
      <w:pPr>
        <w:pStyle w:val="Heading3"/>
      </w:pPr>
      <w:bookmarkStart w:name="_Toc15469430" w:id="934"/>
      <w:bookmarkStart w:name="_Toc15479878" w:id="935"/>
      <w:bookmarkStart w:name="_Toc18495058" w:id="936"/>
      <w:bookmarkStart w:name="_Toc19870254" w:id="937"/>
      <w:bookmarkStart w:name="_Toc20480943" w:id="938"/>
      <w:bookmarkStart w:name="_Toc21529473" w:id="939"/>
      <w:bookmarkStart w:name="_Toc21691525" w:id="940"/>
      <w:bookmarkStart w:name="_Toc21845710" w:id="941"/>
      <w:bookmarkStart w:name="_Toc21851951" w:id="942"/>
      <w:bookmarkStart w:name="_Toc21871914" w:id="943"/>
      <w:bookmarkStart w:name="_Toc21872370" w:id="944"/>
      <w:bookmarkStart w:name="_Toc21880141" w:id="945"/>
      <w:bookmarkStart w:name="_Toc21889971" w:id="946"/>
      <w:bookmarkStart w:name="_Toc21894114" w:id="947"/>
      <w:bookmarkStart w:name="_Toc21898042" w:id="948"/>
      <w:bookmarkStart w:name="_Toc21926789" w:id="949"/>
      <w:bookmarkStart w:name="_Plan/Planning_Information" w:id="950"/>
      <w:bookmarkStart w:name="_Toc10702528" w:id="951"/>
      <w:bookmarkStart w:name="_Toc11043614" w:id="952"/>
      <w:bookmarkStart w:name="_Toc11045604" w:id="953"/>
      <w:bookmarkStart w:name="_Toc11391274" w:id="954"/>
      <w:bookmarkStart w:name="_Toc119939840" w:id="955"/>
      <w:bookmarkStart w:name="_Toc135312871" w:id="956"/>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r w:rsidRPr="00C64922">
        <w:t>Plan/Planning Information</w:t>
      </w:r>
      <w:bookmarkEnd w:id="951"/>
      <w:bookmarkEnd w:id="952"/>
      <w:bookmarkEnd w:id="953"/>
      <w:bookmarkEnd w:id="954"/>
      <w:bookmarkEnd w:id="955"/>
      <w:bookmarkEnd w:id="956"/>
    </w:p>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3685"/>
        <w:gridCol w:w="5670"/>
      </w:tblGrid>
      <w:tr w:rsidRPr="009A5A51" w:rsidR="00510672" w:rsidTr="003A3D50" w14:paraId="1B7C3B01" w14:textId="77777777">
        <w:trPr>
          <w:cantSplit/>
          <w:trHeight w:val="315"/>
          <w:tblHeader/>
        </w:trPr>
        <w:tc>
          <w:tcPr>
            <w:tcW w:w="3685" w:type="dxa"/>
            <w:tcBorders>
              <w:bottom w:val="nil"/>
              <w:right w:val="nil"/>
            </w:tcBorders>
            <w:shd w:val="clear" w:color="auto" w:fill="4F81BD"/>
          </w:tcPr>
          <w:p w:rsidRPr="00D14360" w:rsidR="001941AF" w:rsidP="001941AF" w:rsidRDefault="001941AF" w14:paraId="68899F5C" w14:textId="77777777">
            <w:pPr>
              <w:rPr>
                <w:rFonts w:cs="Calibri"/>
                <w:color w:val="FFFFFF"/>
              </w:rPr>
            </w:pPr>
            <w:r w:rsidRPr="00D14360">
              <w:rPr>
                <w:rFonts w:cs="Calibri"/>
                <w:b/>
                <w:bCs/>
                <w:color w:val="FFFFFF"/>
              </w:rPr>
              <w:t>Sections defined in C-CDA R2.1</w:t>
            </w:r>
          </w:p>
          <w:p w:rsidRPr="00D14360" w:rsidR="001941AF" w:rsidP="001941AF" w:rsidRDefault="009171BA" w14:paraId="02B37E51" w14:textId="6BC36632">
            <w:pPr>
              <w:rPr>
                <w:rFonts w:cs="Calibri"/>
                <w:color w:val="FFFFFF"/>
              </w:rPr>
            </w:pPr>
            <w:r>
              <w:rPr>
                <w:rFonts w:ascii="Calibri Light" w:hAnsi="Calibri Light" w:cs="Calibri Light"/>
                <w:b/>
                <w:bCs/>
                <w:color w:val="FFFFFF"/>
              </w:rPr>
              <w:t>LOINC</w:t>
            </w:r>
          </w:p>
          <w:p w:rsidRPr="00D14360" w:rsidR="001941AF" w:rsidP="00D14360" w:rsidRDefault="001941AF" w14:paraId="3B01A080" w14:textId="77777777">
            <w:pPr>
              <w:spacing w:after="120"/>
              <w:rPr>
                <w:rFonts w:cs="Calibri"/>
                <w:b/>
                <w:bCs/>
                <w:color w:val="FFFFFF"/>
              </w:rPr>
            </w:pPr>
            <w:r w:rsidRPr="00D14360">
              <w:rPr>
                <w:rFonts w:ascii="Calibri Light" w:hAnsi="Calibri Light" w:cs="Calibri Light"/>
                <w:b/>
                <w:bCs/>
                <w:color w:val="FFFFFF"/>
              </w:rPr>
              <w:t>OID</w:t>
            </w:r>
          </w:p>
        </w:tc>
        <w:tc>
          <w:tcPr>
            <w:tcW w:w="5670" w:type="dxa"/>
            <w:shd w:val="clear" w:color="auto" w:fill="4F81BD"/>
          </w:tcPr>
          <w:p w:rsidRPr="00D14360" w:rsidR="00510672" w:rsidP="00D14360" w:rsidRDefault="00510672" w14:paraId="48771562" w14:textId="77777777">
            <w:pPr>
              <w:spacing w:after="120"/>
              <w:rPr>
                <w:rFonts w:cs="Calibri"/>
                <w:b/>
                <w:bCs/>
                <w:color w:val="FFFFFF"/>
              </w:rPr>
            </w:pPr>
            <w:r w:rsidRPr="00D14360">
              <w:rPr>
                <w:rFonts w:cs="Calibri"/>
                <w:b/>
                <w:bCs/>
                <w:color w:val="FFFFFF"/>
              </w:rPr>
              <w:t>Purpose Description</w:t>
            </w:r>
          </w:p>
        </w:tc>
      </w:tr>
      <w:tr w:rsidRPr="009A5A51" w:rsidR="00510672" w:rsidTr="004E29C8" w14:paraId="170DEAE2" w14:textId="77777777">
        <w:trPr>
          <w:trHeight w:val="315"/>
        </w:trPr>
        <w:tc>
          <w:tcPr>
            <w:tcW w:w="3685" w:type="dxa"/>
            <w:tcBorders>
              <w:top w:val="single" w:color="4F81BD" w:sz="4" w:space="0"/>
              <w:bottom w:val="single" w:color="4F81BD" w:sz="4" w:space="0"/>
              <w:right w:val="nil"/>
            </w:tcBorders>
            <w:shd w:val="clear" w:color="auto" w:fill="FFFFFF"/>
          </w:tcPr>
          <w:p w:rsidRPr="00D14360" w:rsidR="00510672" w:rsidP="00510672" w:rsidRDefault="00510672" w14:paraId="07F04625" w14:textId="77777777">
            <w:pPr>
              <w:rPr>
                <w:rFonts w:cs="Calibri"/>
              </w:rPr>
            </w:pPr>
            <w:r w:rsidRPr="00D14360">
              <w:rPr>
                <w:rFonts w:cs="Calibri"/>
                <w:b/>
                <w:bCs/>
              </w:rPr>
              <w:t>Goals Section</w:t>
            </w:r>
          </w:p>
          <w:p w:rsidRPr="00AE350D" w:rsidR="00FC40CF" w:rsidP="00510672" w:rsidRDefault="00FC40CF" w14:paraId="27BFB66F" w14:textId="77777777">
            <w:pPr>
              <w:rPr>
                <w:rFonts w:cs="Calibri"/>
              </w:rPr>
            </w:pPr>
            <w:r w:rsidRPr="00D14360">
              <w:rPr>
                <w:rFonts w:cs="Calibri"/>
                <w:b/>
                <w:bCs/>
              </w:rPr>
              <w:t>﻿</w:t>
            </w:r>
            <w:r w:rsidRPr="003A3D50">
              <w:rPr>
                <w:rFonts w:ascii="Calibri Light" w:hAnsi="Calibri Light" w:cs="Calibri Light"/>
                <w:sz w:val="18"/>
                <w:szCs w:val="18"/>
              </w:rPr>
              <w:t>61146-7</w:t>
            </w:r>
          </w:p>
          <w:p w:rsidRPr="00D14360" w:rsidR="00510672" w:rsidP="00510672" w:rsidRDefault="00510672" w14:paraId="00C6949F"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2.16.840.1.113883.10.20.22.2.60 </w:t>
            </w:r>
          </w:p>
          <w:p w:rsidRPr="00D14360" w:rsidR="00510672" w:rsidP="00510672" w:rsidRDefault="00510672" w14:paraId="5D405880" w14:textId="77777777">
            <w:pPr>
              <w:rPr>
                <w:rFonts w:ascii="Calibri Light" w:hAnsi="Calibri Light" w:cs="Calibri Light"/>
                <w:b/>
                <w:bCs/>
              </w:rPr>
            </w:pPr>
          </w:p>
        </w:tc>
        <w:tc>
          <w:tcPr>
            <w:tcW w:w="5670" w:type="dxa"/>
            <w:tcBorders>
              <w:top w:val="single" w:color="4F81BD" w:sz="4" w:space="0"/>
              <w:bottom w:val="single" w:color="4F81BD" w:sz="4" w:space="0"/>
            </w:tcBorders>
            <w:shd w:val="clear" w:color="auto" w:fill="auto"/>
          </w:tcPr>
          <w:p w:rsidRPr="00D14360" w:rsidR="00510672" w:rsidP="00D14360" w:rsidRDefault="00510672" w14:paraId="088FFDF2" w14:textId="77777777">
            <w:pPr>
              <w:spacing w:after="120"/>
              <w:rPr>
                <w:rFonts w:ascii="Calibri Light" w:hAnsi="Calibri Light" w:cs="Calibri Light"/>
              </w:rPr>
            </w:pPr>
            <w:r w:rsidRPr="00D14360">
              <w:rPr>
                <w:rFonts w:ascii="Calibri Light" w:hAnsi="Calibri Light" w:cs="Calibri Light"/>
              </w:rPr>
              <w:t>This section represents patient Goals. A goal is a defined outcome or condition to be achieved in the process of patient care. Goals include patient-defined over-arching goals and health concern-specific or intervention-specific goals to achieve desired outcomes.</w:t>
            </w:r>
          </w:p>
        </w:tc>
      </w:tr>
      <w:tr w:rsidRPr="009A5A51" w:rsidR="00510672" w:rsidTr="004E29C8" w14:paraId="45CC47A3" w14:textId="77777777">
        <w:trPr>
          <w:trHeight w:val="1340"/>
        </w:trPr>
        <w:tc>
          <w:tcPr>
            <w:tcW w:w="3685" w:type="dxa"/>
            <w:tcBorders>
              <w:right w:val="nil"/>
            </w:tcBorders>
            <w:shd w:val="clear" w:color="auto" w:fill="FFFFFF"/>
          </w:tcPr>
          <w:p w:rsidRPr="00D14360" w:rsidR="00510672" w:rsidP="00510672" w:rsidRDefault="00510672" w14:paraId="0BF89BE6" w14:textId="77777777">
            <w:pPr>
              <w:rPr>
                <w:rFonts w:cs="Calibri"/>
              </w:rPr>
            </w:pPr>
            <w:r w:rsidRPr="00D14360">
              <w:rPr>
                <w:rFonts w:cs="Calibri"/>
                <w:b/>
                <w:bCs/>
              </w:rPr>
              <w:t>Advance Directives Section</w:t>
            </w:r>
          </w:p>
          <w:p w:rsidRPr="00AE350D" w:rsidR="00FC40CF" w:rsidP="00510672" w:rsidRDefault="00FC40CF" w14:paraId="5B817815" w14:textId="77777777">
            <w:pPr>
              <w:rPr>
                <w:rFonts w:cs="Calibri"/>
              </w:rPr>
            </w:pPr>
            <w:r w:rsidRPr="00D14360">
              <w:rPr>
                <w:rFonts w:cs="Calibri"/>
                <w:b/>
                <w:bCs/>
              </w:rPr>
              <w:t>﻿</w:t>
            </w:r>
            <w:r w:rsidRPr="003A3D50">
              <w:rPr>
                <w:rFonts w:ascii="Calibri Light" w:hAnsi="Calibri Light" w:cs="Calibri Light"/>
                <w:sz w:val="18"/>
                <w:szCs w:val="18"/>
              </w:rPr>
              <w:t>42348-3</w:t>
            </w:r>
          </w:p>
          <w:p w:rsidRPr="00D14360" w:rsidR="00510672" w:rsidP="00510672" w:rsidRDefault="00510672" w14:paraId="10E899F2" w14:textId="77777777">
            <w:pPr>
              <w:rPr>
                <w:rFonts w:ascii="Calibri Light" w:hAnsi="Calibri Light" w:cs="Calibri Light"/>
                <w:b/>
                <w:bCs/>
                <w:sz w:val="18"/>
                <w:szCs w:val="18"/>
              </w:rPr>
            </w:pPr>
            <w:r w:rsidRPr="00D14360">
              <w:rPr>
                <w:rFonts w:ascii="Calibri Light" w:hAnsi="Calibri Light" w:cs="Calibri Light"/>
                <w:sz w:val="18"/>
                <w:szCs w:val="18"/>
              </w:rPr>
              <w:t>Entries optional: 2.16.840.1.113883.10.20.22.2.21:2015-08-01</w:t>
            </w:r>
          </w:p>
          <w:p w:rsidRPr="00D14360" w:rsidR="00510672" w:rsidP="00510672" w:rsidRDefault="00510672" w14:paraId="466683FF" w14:textId="77777777">
            <w:pPr>
              <w:rPr>
                <w:rFonts w:ascii="Calibri Light" w:hAnsi="Calibri Light" w:cs="Calibri Light"/>
                <w:b/>
                <w:bCs/>
              </w:rPr>
            </w:pPr>
            <w:r w:rsidRPr="00D14360">
              <w:rPr>
                <w:rFonts w:ascii="Calibri Light" w:hAnsi="Calibri Light" w:cs="Calibri Light"/>
                <w:sz w:val="18"/>
                <w:szCs w:val="18"/>
              </w:rPr>
              <w:t xml:space="preserve">Entries required: 2.16.840.1.113883.10.20.22.2.21.1:2015-08-01 </w:t>
            </w:r>
          </w:p>
        </w:tc>
        <w:tc>
          <w:tcPr>
            <w:tcW w:w="5670" w:type="dxa"/>
            <w:shd w:val="clear" w:color="auto" w:fill="auto"/>
          </w:tcPr>
          <w:p w:rsidRPr="00D14360" w:rsidR="00510672" w:rsidP="00510672" w:rsidRDefault="00510672" w14:paraId="65E2B87C" w14:textId="77777777">
            <w:pPr>
              <w:rPr>
                <w:rFonts w:ascii="Calibri Light" w:hAnsi="Calibri Light" w:cs="Calibri Light"/>
              </w:rPr>
            </w:pPr>
            <w:r w:rsidRPr="00D14360">
              <w:rPr>
                <w:rFonts w:ascii="Calibri Light" w:hAnsi="Calibri Light" w:cs="Calibri Light"/>
              </w:rPr>
              <w:t xml:space="preserve">This section contains data defining the patient’s advance directives and any reference to supporting documentation, including living wills, healthcare proxies, and CPR and resuscitation status. If the referenced documents are available, they can be included in the exchange package. </w:t>
            </w:r>
          </w:p>
        </w:tc>
      </w:tr>
      <w:tr w:rsidRPr="009A5A51" w:rsidR="00510672" w:rsidTr="004E29C8" w14:paraId="7D1FC5D3" w14:textId="77777777">
        <w:trPr>
          <w:trHeight w:val="315"/>
        </w:trPr>
        <w:tc>
          <w:tcPr>
            <w:tcW w:w="3685" w:type="dxa"/>
            <w:tcBorders>
              <w:top w:val="single" w:color="4F81BD" w:sz="4" w:space="0"/>
              <w:bottom w:val="single" w:color="4F81BD" w:sz="4" w:space="0"/>
              <w:right w:val="nil"/>
            </w:tcBorders>
            <w:shd w:val="clear" w:color="auto" w:fill="FFFFFF"/>
          </w:tcPr>
          <w:p w:rsidRPr="00D14360" w:rsidR="00510672" w:rsidP="00510672" w:rsidRDefault="00510672" w14:paraId="48E502D8" w14:textId="77777777">
            <w:pPr>
              <w:rPr>
                <w:rFonts w:cs="Calibri"/>
              </w:rPr>
            </w:pPr>
            <w:r w:rsidRPr="00D14360">
              <w:rPr>
                <w:rFonts w:cs="Calibri"/>
                <w:b/>
                <w:bCs/>
              </w:rPr>
              <w:t>Assessment and Plan Section</w:t>
            </w:r>
          </w:p>
          <w:p w:rsidRPr="00AE350D" w:rsidR="00FC40CF" w:rsidP="00510672" w:rsidRDefault="00FC40CF" w14:paraId="14AAEF04" w14:textId="77777777">
            <w:pPr>
              <w:rPr>
                <w:rFonts w:cs="Calibri"/>
              </w:rPr>
            </w:pPr>
            <w:r w:rsidRPr="00D14360">
              <w:rPr>
                <w:rFonts w:cs="Calibri"/>
                <w:b/>
                <w:bCs/>
              </w:rPr>
              <w:t>﻿</w:t>
            </w:r>
            <w:r w:rsidRPr="003A3D50">
              <w:rPr>
                <w:rFonts w:ascii="Calibri Light" w:hAnsi="Calibri Light" w:cs="Calibri Light"/>
                <w:sz w:val="18"/>
                <w:szCs w:val="18"/>
              </w:rPr>
              <w:t>51847-2</w:t>
            </w:r>
          </w:p>
          <w:p w:rsidRPr="00D14360" w:rsidR="00510672" w:rsidP="00510672" w:rsidRDefault="00510672" w14:paraId="7CA0180F" w14:textId="77777777">
            <w:pPr>
              <w:rPr>
                <w:rFonts w:ascii="Calibri Light" w:hAnsi="Calibri Light" w:cs="Calibri Light"/>
                <w:b/>
                <w:bCs/>
              </w:rPr>
            </w:pPr>
            <w:r w:rsidRPr="00D14360">
              <w:rPr>
                <w:rFonts w:ascii="Calibri Light" w:hAnsi="Calibri Light" w:cs="Calibri Light"/>
                <w:sz w:val="18"/>
                <w:szCs w:val="18"/>
              </w:rPr>
              <w:t xml:space="preserve">2.16.840.1.113883.10.20.22.2.9:2014-06-09 </w:t>
            </w:r>
          </w:p>
        </w:tc>
        <w:tc>
          <w:tcPr>
            <w:tcW w:w="5670" w:type="dxa"/>
            <w:tcBorders>
              <w:top w:val="single" w:color="4F81BD" w:sz="4" w:space="0"/>
              <w:bottom w:val="single" w:color="4F81BD" w:sz="4" w:space="0"/>
            </w:tcBorders>
            <w:shd w:val="clear" w:color="auto" w:fill="auto"/>
          </w:tcPr>
          <w:p w:rsidRPr="00D14360" w:rsidR="00510672" w:rsidP="00D14360" w:rsidRDefault="00510672" w14:paraId="24C7ECB7" w14:textId="77777777">
            <w:pPr>
              <w:spacing w:after="120"/>
              <w:rPr>
                <w:rFonts w:ascii="Calibri Light" w:hAnsi="Calibri Light" w:cs="Calibri Light"/>
              </w:rPr>
            </w:pPr>
            <w:r w:rsidRPr="00D14360">
              <w:rPr>
                <w:rFonts w:ascii="Calibri Light" w:hAnsi="Calibri Light" w:cs="Calibri Light"/>
              </w:rPr>
              <w:t>This section represents the clinician’s conclusions and working assumptions that will guide treatment of the patient. The Assessment and Plan Section may be combined or separated to meet local policy requirements. Best practice is to separate these distinct types of information by using the Assessment Section: templateId 2.16.840.1.113883.10.20.22.2.8 and the Plan of Treatment Section (V2): templateId 2.16.840.1.113883.10.20.22.2.10:2014-06-09</w:t>
            </w:r>
          </w:p>
          <w:p w:rsidRPr="00AE350D" w:rsidR="00B61192" w:rsidRDefault="00B61192" w14:paraId="24D0E64C" w14:textId="4F3F047C">
            <w:r w:rsidRPr="00D14360">
              <w:rPr>
                <w:b/>
                <w:bCs/>
                <w:color w:val="000000"/>
                <w:shd w:val="clear" w:color="auto" w:fill="FFFFFF"/>
              </w:rPr>
              <w:t>Reference:</w:t>
            </w:r>
            <w:r w:rsidRPr="00D14360">
              <w:rPr>
                <w:color w:val="000000"/>
                <w:shd w:val="clear" w:color="auto" w:fill="FFFFFF"/>
              </w:rPr>
              <w:t xml:space="preserve"> </w:t>
            </w:r>
            <w:hyperlink w:history="1" w:anchor="_Sections_Defined_in">
              <w:r w:rsidRPr="00AD08FB">
                <w:rPr>
                  <w:rStyle w:val="Hyperlink"/>
                  <w:rFonts w:ascii="Calibri Light" w:hAnsi="Calibri Light" w:cs="Calibri Light"/>
                  <w:color w:val="000000"/>
                  <w:u w:val="none"/>
                  <w:shd w:val="clear" w:color="auto" w:fill="FFFFFF"/>
                </w:rPr>
                <w:t xml:space="preserve"> </w:t>
              </w:r>
              <w:r w:rsidRPr="007770C6">
                <w:rPr>
                  <w:rStyle w:val="Hyperlink"/>
                  <w:rFonts w:ascii="Calibri Light" w:hAnsi="Calibri Light" w:cs="Calibri Light"/>
                  <w:shd w:val="clear" w:color="auto" w:fill="FFFFFF"/>
                </w:rPr>
                <w:t>4.3 Sections Defined in C-CDA</w:t>
              </w:r>
            </w:hyperlink>
          </w:p>
        </w:tc>
      </w:tr>
      <w:tr w:rsidRPr="009A5A51" w:rsidR="00510672" w:rsidTr="004E29C8" w14:paraId="55B478B0" w14:textId="77777777">
        <w:trPr>
          <w:trHeight w:val="315"/>
        </w:trPr>
        <w:tc>
          <w:tcPr>
            <w:tcW w:w="3685" w:type="dxa"/>
            <w:tcBorders>
              <w:right w:val="nil"/>
            </w:tcBorders>
            <w:shd w:val="clear" w:color="auto" w:fill="FFFFFF"/>
          </w:tcPr>
          <w:p w:rsidRPr="00D14360" w:rsidR="00510672" w:rsidP="00510672" w:rsidRDefault="00510672" w14:paraId="46F53626" w14:textId="77777777">
            <w:pPr>
              <w:rPr>
                <w:rFonts w:cs="Calibri"/>
              </w:rPr>
            </w:pPr>
            <w:r w:rsidRPr="00D14360">
              <w:rPr>
                <w:rFonts w:cs="Calibri"/>
                <w:b/>
                <w:bCs/>
              </w:rPr>
              <w:t>Plan of Treatment Section</w:t>
            </w:r>
          </w:p>
          <w:p w:rsidRPr="00AE350D" w:rsidR="00FC40CF" w:rsidP="00510672" w:rsidRDefault="00FC40CF" w14:paraId="482B2B71" w14:textId="77777777">
            <w:pPr>
              <w:rPr>
                <w:rFonts w:cs="Calibri"/>
              </w:rPr>
            </w:pPr>
            <w:r w:rsidRPr="00D14360">
              <w:rPr>
                <w:rFonts w:cs="Calibri"/>
                <w:b/>
                <w:bCs/>
              </w:rPr>
              <w:t>﻿</w:t>
            </w:r>
            <w:r w:rsidRPr="003A3D50">
              <w:rPr>
                <w:rFonts w:ascii="Calibri Light" w:hAnsi="Calibri Light" w:cs="Calibri Light"/>
                <w:sz w:val="18"/>
                <w:szCs w:val="18"/>
              </w:rPr>
              <w:t>18776-5</w:t>
            </w:r>
          </w:p>
          <w:p w:rsidRPr="00D14360" w:rsidR="00510672" w:rsidP="00510672" w:rsidRDefault="00510672" w14:paraId="3B2E6D83" w14:textId="77777777">
            <w:pPr>
              <w:rPr>
                <w:rFonts w:ascii="Calibri Light" w:hAnsi="Calibri Light" w:cs="Calibri Light"/>
                <w:b/>
                <w:bCs/>
              </w:rPr>
            </w:pPr>
            <w:r w:rsidRPr="00D14360">
              <w:rPr>
                <w:rFonts w:ascii="Calibri Light" w:hAnsi="Calibri Light" w:cs="Calibri Light"/>
                <w:sz w:val="18"/>
                <w:szCs w:val="18"/>
              </w:rPr>
              <w:t xml:space="preserve">2.16.840.1.113883.10.20.22.2.10:2014-06-09 </w:t>
            </w:r>
          </w:p>
        </w:tc>
        <w:tc>
          <w:tcPr>
            <w:tcW w:w="5670" w:type="dxa"/>
            <w:shd w:val="clear" w:color="auto" w:fill="auto"/>
          </w:tcPr>
          <w:p w:rsidRPr="00D14360" w:rsidR="00510672" w:rsidP="00D14360" w:rsidRDefault="00510672" w14:paraId="7F2BFDCC" w14:textId="77777777">
            <w:pPr>
              <w:spacing w:after="120"/>
              <w:rPr>
                <w:rFonts w:ascii="Calibri Light" w:hAnsi="Calibri Light" w:cs="Calibri Light"/>
              </w:rPr>
            </w:pPr>
            <w:r w:rsidRPr="00D14360">
              <w:rPr>
                <w:rFonts w:ascii="Calibri Light" w:hAnsi="Calibri Light" w:cs="Calibri Light"/>
              </w:rPr>
              <w:t xml:space="preserve">This section, formerly </w:t>
            </w:r>
            <w:r w:rsidRPr="00D14360" w:rsidR="00271771">
              <w:rPr>
                <w:rFonts w:ascii="Calibri Light" w:hAnsi="Calibri Light" w:cs="Calibri Light"/>
              </w:rPr>
              <w:t>kno</w:t>
            </w:r>
            <w:r w:rsidR="00271771">
              <w:rPr>
                <w:rFonts w:ascii="Calibri Light" w:hAnsi="Calibri Light" w:cs="Calibri Light"/>
              </w:rPr>
              <w:t>wn</w:t>
            </w:r>
            <w:r w:rsidRPr="00D14360">
              <w:rPr>
                <w:rFonts w:ascii="Calibri Light" w:hAnsi="Calibri Light" w:cs="Calibri Light"/>
              </w:rPr>
              <w:t xml:space="preserve"> as "Plan o</w:t>
            </w:r>
            <w:r w:rsidR="00271771">
              <w:rPr>
                <w:rFonts w:ascii="Calibri Light" w:hAnsi="Calibri Light" w:cs="Calibri Light"/>
              </w:rPr>
              <w:t>f</w:t>
            </w:r>
            <w:r w:rsidRPr="00D14360">
              <w:rPr>
                <w:rFonts w:ascii="Calibri Light" w:hAnsi="Calibri Light" w:cs="Calibri Light"/>
              </w:rPr>
              <w:t xml:space="preserve"> Care", contains data that define pending orders, interventions, encounters, services, and procedures for the patient. It is limited to prospective, unfulfilled, or incomplete orders and requests only. All active, incomplete, or pending orders, appointments, referrals, procedures, services, or any other pending event of clinical significance to the current care of the patient should be listed.</w:t>
            </w:r>
          </w:p>
        </w:tc>
      </w:tr>
      <w:tr w:rsidRPr="009A5A51" w:rsidR="00510672" w:rsidTr="004E29C8" w14:paraId="7A65B857" w14:textId="77777777">
        <w:trPr>
          <w:trHeight w:val="315"/>
        </w:trPr>
        <w:tc>
          <w:tcPr>
            <w:tcW w:w="3685" w:type="dxa"/>
            <w:tcBorders>
              <w:top w:val="single" w:color="4F81BD" w:sz="4" w:space="0"/>
              <w:bottom w:val="single" w:color="4F81BD" w:sz="4" w:space="0"/>
              <w:right w:val="nil"/>
            </w:tcBorders>
            <w:shd w:val="clear" w:color="auto" w:fill="FFFFFF"/>
          </w:tcPr>
          <w:p w:rsidRPr="00D14360" w:rsidR="00510672" w:rsidP="00510672" w:rsidRDefault="00510672" w14:paraId="0786E244" w14:textId="77777777">
            <w:pPr>
              <w:rPr>
                <w:rFonts w:cs="Calibri"/>
              </w:rPr>
            </w:pPr>
            <w:r w:rsidRPr="00D14360">
              <w:rPr>
                <w:rFonts w:cs="Calibri"/>
                <w:b/>
                <w:bCs/>
              </w:rPr>
              <w:t>Instructions Sections</w:t>
            </w:r>
          </w:p>
          <w:p w:rsidRPr="00AE350D" w:rsidR="00FC40CF" w:rsidP="00510672" w:rsidRDefault="00FC40CF" w14:paraId="5CA2F483" w14:textId="77777777">
            <w:pPr>
              <w:rPr>
                <w:rFonts w:cs="Calibri"/>
              </w:rPr>
            </w:pPr>
            <w:r w:rsidRPr="00D14360">
              <w:rPr>
                <w:rFonts w:cs="Calibri"/>
                <w:b/>
                <w:bCs/>
              </w:rPr>
              <w:t>﻿</w:t>
            </w:r>
            <w:r w:rsidRPr="003A3D50">
              <w:rPr>
                <w:rFonts w:ascii="Calibri Light" w:hAnsi="Calibri Light" w:cs="Calibri Light"/>
                <w:sz w:val="18"/>
                <w:szCs w:val="18"/>
              </w:rPr>
              <w:t>69730-0</w:t>
            </w:r>
          </w:p>
          <w:p w:rsidRPr="00D14360" w:rsidR="00510672" w:rsidP="00510672" w:rsidRDefault="00510672" w14:paraId="728B2D10" w14:textId="77777777">
            <w:pPr>
              <w:rPr>
                <w:rFonts w:ascii="Calibri Light" w:hAnsi="Calibri Light" w:cs="Calibri Light"/>
                <w:b/>
                <w:bCs/>
              </w:rPr>
            </w:pPr>
            <w:r w:rsidRPr="00D14360">
              <w:rPr>
                <w:rFonts w:ascii="Calibri Light" w:hAnsi="Calibri Light" w:cs="Calibri Light"/>
                <w:sz w:val="18"/>
                <w:szCs w:val="18"/>
              </w:rPr>
              <w:t>2.16.840.1.113883.10.20.22.4.20:2014-06-09</w:t>
            </w:r>
          </w:p>
        </w:tc>
        <w:tc>
          <w:tcPr>
            <w:tcW w:w="5670" w:type="dxa"/>
            <w:tcBorders>
              <w:top w:val="single" w:color="4F81BD" w:sz="4" w:space="0"/>
              <w:bottom w:val="single" w:color="4F81BD" w:sz="4" w:space="0"/>
            </w:tcBorders>
            <w:shd w:val="clear" w:color="auto" w:fill="auto"/>
          </w:tcPr>
          <w:p w:rsidRPr="00D14360" w:rsidR="00510672" w:rsidP="00D14360" w:rsidRDefault="00510672" w14:paraId="604CB918" w14:textId="77777777">
            <w:pPr>
              <w:tabs>
                <w:tab w:val="left" w:pos="0"/>
              </w:tabs>
              <w:spacing w:after="120"/>
              <w:rPr>
                <w:rFonts w:ascii="Calibri Light" w:hAnsi="Calibri Light" w:cs="Calibri Light"/>
              </w:rPr>
            </w:pPr>
            <w:r w:rsidRPr="00D14360">
              <w:rPr>
                <w:rFonts w:ascii="Calibri Light" w:hAnsi="Calibri Light" w:cs="Calibri Light"/>
              </w:rPr>
              <w:t xml:space="preserve">This section can be used in several ways, such as to record patient instructions within a Medication Activity or to record fill instructions within a supply order. </w:t>
            </w:r>
          </w:p>
        </w:tc>
      </w:tr>
      <w:tr w:rsidRPr="009A5A51" w:rsidR="00510672" w:rsidTr="004E29C8" w14:paraId="48A756CF" w14:textId="77777777">
        <w:trPr>
          <w:trHeight w:val="315"/>
        </w:trPr>
        <w:tc>
          <w:tcPr>
            <w:tcW w:w="9355" w:type="dxa"/>
            <w:gridSpan w:val="2"/>
            <w:tcBorders>
              <w:top w:val="single" w:color="4F81BD" w:sz="4" w:space="0"/>
              <w:left w:val="single" w:color="4F81BD" w:sz="4" w:space="0"/>
              <w:bottom w:val="single" w:color="4F81BD" w:sz="4" w:space="0"/>
              <w:right w:val="single" w:color="4F81BD" w:sz="4" w:space="0"/>
            </w:tcBorders>
            <w:shd w:val="clear" w:color="auto" w:fill="FFFFFF"/>
          </w:tcPr>
          <w:p w:rsidRPr="00D14360" w:rsidR="00510672" w:rsidP="00D14360" w:rsidRDefault="00510672" w14:paraId="2B5DCDA7" w14:textId="77777777">
            <w:pPr>
              <w:spacing w:after="120"/>
              <w:jc w:val="center"/>
              <w:rPr>
                <w:rFonts w:cs="Calibri"/>
              </w:rPr>
            </w:pPr>
            <w:r w:rsidRPr="00D14360">
              <w:rPr>
                <w:rFonts w:cs="Calibri"/>
                <w:b/>
                <w:bCs/>
                <w:i/>
                <w:iCs/>
                <w:color w:val="4F81BD"/>
              </w:rPr>
              <w:t>Specific to Procedure and Operative Notes:</w:t>
            </w:r>
          </w:p>
        </w:tc>
      </w:tr>
      <w:tr w:rsidRPr="009A5A51" w:rsidR="00510672" w:rsidTr="004E29C8" w14:paraId="2FFFE1BA" w14:textId="77777777">
        <w:trPr>
          <w:trHeight w:val="315"/>
        </w:trPr>
        <w:tc>
          <w:tcPr>
            <w:tcW w:w="3685" w:type="dxa"/>
            <w:tcBorders>
              <w:top w:val="single" w:color="4F81BD" w:sz="4" w:space="0"/>
              <w:bottom w:val="single" w:color="4F81BD" w:sz="4" w:space="0"/>
              <w:right w:val="nil"/>
            </w:tcBorders>
            <w:shd w:val="clear" w:color="auto" w:fill="FFFFFF"/>
          </w:tcPr>
          <w:p w:rsidRPr="00D14360" w:rsidR="00510672" w:rsidP="00510672" w:rsidRDefault="00510672" w14:paraId="56BA268E" w14:textId="77777777">
            <w:pPr>
              <w:rPr>
                <w:rFonts w:cs="Calibri"/>
                <w:b/>
                <w:bCs/>
              </w:rPr>
            </w:pPr>
            <w:r w:rsidRPr="00D14360">
              <w:rPr>
                <w:rFonts w:cs="Calibri"/>
                <w:b/>
                <w:bCs/>
              </w:rPr>
              <w:t>Planned Procedures Section</w:t>
            </w:r>
          </w:p>
          <w:p w:rsidRPr="00AE350D" w:rsidR="00FC40CF" w:rsidP="00510672" w:rsidRDefault="00FC40CF" w14:paraId="3E65E9E1" w14:textId="77777777">
            <w:pPr>
              <w:rPr>
                <w:rFonts w:ascii="Calibri Light" w:hAnsi="Calibri Light" w:cs="Calibri Light"/>
                <w:sz w:val="18"/>
                <w:szCs w:val="18"/>
              </w:rPr>
            </w:pPr>
            <w:r w:rsidRPr="00D14360">
              <w:rPr>
                <w:rFonts w:ascii="Calibri Light" w:hAnsi="Calibri Light" w:cs="Calibri Light"/>
                <w:b/>
                <w:bCs/>
                <w:sz w:val="18"/>
                <w:szCs w:val="18"/>
              </w:rPr>
              <w:t>﻿</w:t>
            </w:r>
            <w:r w:rsidRPr="003A3D50">
              <w:rPr>
                <w:rFonts w:ascii="Calibri Light" w:hAnsi="Calibri Light" w:cs="Calibri Light"/>
                <w:sz w:val="18"/>
                <w:szCs w:val="18"/>
              </w:rPr>
              <w:t>59772-4</w:t>
            </w:r>
          </w:p>
          <w:p w:rsidRPr="00D14360" w:rsidR="00510672" w:rsidP="00510672" w:rsidRDefault="00510672" w14:paraId="66CA43D6" w14:textId="77777777">
            <w:pPr>
              <w:rPr>
                <w:rFonts w:ascii="Calibri Light" w:hAnsi="Calibri Light" w:cs="Calibri Light"/>
                <w:b/>
                <w:bCs/>
              </w:rPr>
            </w:pPr>
            <w:r w:rsidRPr="00D14360">
              <w:rPr>
                <w:rFonts w:ascii="Calibri Light" w:hAnsi="Calibri Light" w:cs="Calibri Light"/>
                <w:sz w:val="18"/>
                <w:szCs w:val="18"/>
              </w:rPr>
              <w:t>2.16.840.1.113883.10.20.22.2.30:2014-06-09</w:t>
            </w:r>
          </w:p>
        </w:tc>
        <w:tc>
          <w:tcPr>
            <w:tcW w:w="5670" w:type="dxa"/>
            <w:tcBorders>
              <w:top w:val="single" w:color="4F81BD" w:sz="4" w:space="0"/>
              <w:left w:val="nil"/>
              <w:bottom w:val="single" w:color="4F81BD" w:sz="4" w:space="0"/>
            </w:tcBorders>
            <w:shd w:val="clear" w:color="auto" w:fill="auto"/>
          </w:tcPr>
          <w:p w:rsidRPr="00D14360" w:rsidR="00510672" w:rsidP="00D14360" w:rsidRDefault="00510672" w14:paraId="7899668B" w14:textId="77777777">
            <w:pPr>
              <w:keepNext/>
              <w:spacing w:after="120"/>
              <w:rPr>
                <w:rFonts w:ascii="Calibri Light" w:hAnsi="Calibri Light" w:cs="Calibri Light"/>
              </w:rPr>
            </w:pPr>
            <w:r w:rsidRPr="00D14360">
              <w:rPr>
                <w:rFonts w:ascii="Calibri Light" w:hAnsi="Calibri Light" w:cs="Calibri Light"/>
              </w:rPr>
              <w:t>This section contains the procedure(s) that a clinician planned based on the preoperative assessment.</w:t>
            </w:r>
          </w:p>
        </w:tc>
      </w:tr>
      <w:tr w:rsidRPr="009A5A51" w:rsidR="00510672" w:rsidTr="004E29C8" w14:paraId="791B1194" w14:textId="77777777">
        <w:trPr>
          <w:trHeight w:val="315"/>
        </w:trPr>
        <w:tc>
          <w:tcPr>
            <w:tcW w:w="9355" w:type="dxa"/>
            <w:gridSpan w:val="2"/>
            <w:tcBorders>
              <w:top w:val="single" w:color="4F81BD" w:sz="4" w:space="0"/>
              <w:left w:val="single" w:color="4F81BD" w:sz="4" w:space="0"/>
              <w:bottom w:val="single" w:color="4F81BD" w:sz="4" w:space="0"/>
              <w:right w:val="single" w:color="4F81BD" w:sz="4" w:space="0"/>
            </w:tcBorders>
            <w:shd w:val="clear" w:color="auto" w:fill="FFFFFF"/>
          </w:tcPr>
          <w:p w:rsidRPr="00D14360" w:rsidR="00510672" w:rsidP="00D14360" w:rsidRDefault="00510672" w14:paraId="06836089" w14:textId="77777777">
            <w:pPr>
              <w:keepNext/>
              <w:spacing w:after="120"/>
              <w:ind w:firstLine="720"/>
              <w:jc w:val="center"/>
              <w:rPr>
                <w:rFonts w:cs="Calibri"/>
                <w:b/>
                <w:bCs/>
                <w:i/>
                <w:iCs/>
              </w:rPr>
            </w:pPr>
            <w:r w:rsidRPr="00D14360">
              <w:rPr>
                <w:rFonts w:cs="Calibri"/>
                <w:b/>
                <w:bCs/>
                <w:i/>
                <w:iCs/>
                <w:color w:val="4F81BD"/>
              </w:rPr>
              <w:t>Specific to Inpatient Encounter Notes:</w:t>
            </w:r>
          </w:p>
        </w:tc>
      </w:tr>
      <w:tr w:rsidRPr="009A5A51" w:rsidR="00510672" w:rsidTr="004E29C8" w14:paraId="6F0D0B99" w14:textId="77777777">
        <w:trPr>
          <w:trHeight w:val="315"/>
        </w:trPr>
        <w:tc>
          <w:tcPr>
            <w:tcW w:w="3685" w:type="dxa"/>
            <w:tcBorders>
              <w:top w:val="single" w:color="4F81BD" w:sz="4" w:space="0"/>
              <w:bottom w:val="single" w:color="4F81BD" w:sz="4" w:space="0"/>
              <w:right w:val="nil"/>
            </w:tcBorders>
            <w:shd w:val="clear" w:color="auto" w:fill="FFFFFF"/>
          </w:tcPr>
          <w:p w:rsidRPr="00D14360" w:rsidR="00510672" w:rsidP="00510672" w:rsidRDefault="00510672" w14:paraId="1E7E423E" w14:textId="77777777">
            <w:pPr>
              <w:rPr>
                <w:rFonts w:cs="Calibri"/>
              </w:rPr>
            </w:pPr>
            <w:r w:rsidRPr="00D14360">
              <w:rPr>
                <w:rFonts w:cs="Calibri"/>
                <w:b/>
                <w:bCs/>
              </w:rPr>
              <w:t>Hospital Discharge Instructions Section</w:t>
            </w:r>
          </w:p>
          <w:p w:rsidRPr="00AE350D" w:rsidR="00FC40CF" w:rsidP="00510672" w:rsidRDefault="00FC40CF" w14:paraId="6CC01884" w14:textId="77777777">
            <w:pPr>
              <w:rPr>
                <w:rFonts w:cs="Calibri"/>
              </w:rPr>
            </w:pPr>
            <w:r w:rsidRPr="00D14360">
              <w:rPr>
                <w:rFonts w:cs="Calibri"/>
                <w:b/>
                <w:bCs/>
              </w:rPr>
              <w:t>﻿</w:t>
            </w:r>
            <w:r w:rsidRPr="003A3D50">
              <w:rPr>
                <w:rFonts w:ascii="Calibri Light" w:hAnsi="Calibri Light" w:cs="Calibri Light"/>
                <w:sz w:val="18"/>
                <w:szCs w:val="18"/>
              </w:rPr>
              <w:t>8653-8</w:t>
            </w:r>
          </w:p>
          <w:p w:rsidRPr="00D14360" w:rsidR="00510672" w:rsidP="00510672" w:rsidRDefault="00510672" w14:paraId="2079718C" w14:textId="77777777">
            <w:pPr>
              <w:rPr>
                <w:rFonts w:ascii="Calibri Light" w:hAnsi="Calibri Light" w:cs="Calibri Light"/>
                <w:color w:val="4F81BD"/>
              </w:rPr>
            </w:pPr>
            <w:r w:rsidRPr="00D14360">
              <w:rPr>
                <w:rFonts w:ascii="Calibri Light" w:hAnsi="Calibri Light" w:cs="Calibri Light"/>
                <w:sz w:val="18"/>
                <w:szCs w:val="18"/>
              </w:rPr>
              <w:t>2.16.840.1.113883.10.20.22.2.41</w:t>
            </w:r>
          </w:p>
        </w:tc>
        <w:tc>
          <w:tcPr>
            <w:tcW w:w="5670" w:type="dxa"/>
            <w:tcBorders>
              <w:top w:val="single" w:color="4F81BD" w:sz="4" w:space="0"/>
              <w:bottom w:val="single" w:color="4F81BD" w:sz="4" w:space="0"/>
            </w:tcBorders>
            <w:shd w:val="clear" w:color="auto" w:fill="auto"/>
          </w:tcPr>
          <w:p w:rsidRPr="00D14360" w:rsidR="00510672" w:rsidP="00D14360" w:rsidRDefault="00510672" w14:paraId="6E05C96B" w14:textId="77777777">
            <w:pPr>
              <w:keepNext/>
              <w:spacing w:after="120"/>
              <w:rPr>
                <w:rFonts w:ascii="Calibri Light" w:hAnsi="Calibri Light" w:cs="Calibri Light"/>
              </w:rPr>
            </w:pPr>
            <w:r w:rsidRPr="00D14360">
              <w:rPr>
                <w:rFonts w:ascii="Calibri Light" w:hAnsi="Calibri Light" w:cs="Calibri Light"/>
              </w:rPr>
              <w:t>This section records instructions at discharge.</w:t>
            </w:r>
          </w:p>
        </w:tc>
      </w:tr>
    </w:tbl>
    <w:p w:rsidRPr="00C64922" w:rsidR="005D2703" w:rsidRDefault="005C79A1" w14:paraId="6282E4FD" w14:textId="51228BB3">
      <w:pPr>
        <w:pStyle w:val="Caption"/>
      </w:pPr>
      <w:r>
        <w:t xml:space="preserve">  </w:t>
      </w:r>
      <w:bookmarkStart w:name="_Toc118898818" w:id="957"/>
      <w:bookmarkStart w:name="_Toc119940021" w:id="958"/>
      <w:bookmarkStart w:name="_Toc135313052" w:id="959"/>
      <w:r w:rsidRPr="00C64922" w:rsidR="005D2703">
        <w:t xml:space="preserve">Table </w:t>
      </w:r>
      <w:r>
        <w:fldChar w:fldCharType="begin"/>
      </w:r>
      <w:r>
        <w:instrText>SEQ Table \* ARABIC</w:instrText>
      </w:r>
      <w:r>
        <w:fldChar w:fldCharType="separate"/>
      </w:r>
      <w:r w:rsidR="00DC1072">
        <w:rPr>
          <w:noProof/>
        </w:rPr>
        <w:t>31</w:t>
      </w:r>
      <w:r>
        <w:fldChar w:fldCharType="end"/>
      </w:r>
      <w:r w:rsidRPr="00C64922" w:rsidR="005D2703">
        <w:t>: Plan/Planning Information</w:t>
      </w:r>
      <w:bookmarkEnd w:id="957"/>
      <w:bookmarkEnd w:id="958"/>
      <w:bookmarkEnd w:id="959"/>
    </w:p>
    <w:p w:rsidRPr="00C64922" w:rsidR="00A10C4D" w:rsidP="00FD31AC" w:rsidRDefault="00A10C4D" w14:paraId="5297BA37" w14:textId="77777777">
      <w:pPr>
        <w:pStyle w:val="Heading3"/>
      </w:pPr>
      <w:bookmarkStart w:name="_Toc15469432" w:id="960"/>
      <w:bookmarkStart w:name="_Toc15479880" w:id="961"/>
      <w:bookmarkStart w:name="_Toc18495060" w:id="962"/>
      <w:bookmarkStart w:name="_Toc19870256" w:id="963"/>
      <w:bookmarkStart w:name="_Toc20480945" w:id="964"/>
      <w:bookmarkStart w:name="_Toc21529475" w:id="965"/>
      <w:bookmarkStart w:name="_Toc21691527" w:id="966"/>
      <w:bookmarkStart w:name="_Toc21845712" w:id="967"/>
      <w:bookmarkStart w:name="_Toc21851953" w:id="968"/>
      <w:bookmarkStart w:name="_Toc21871916" w:id="969"/>
      <w:bookmarkStart w:name="_Toc21872372" w:id="970"/>
      <w:bookmarkStart w:name="_Toc21880143" w:id="971"/>
      <w:bookmarkStart w:name="_Toc21889973" w:id="972"/>
      <w:bookmarkStart w:name="_Toc21894116" w:id="973"/>
      <w:bookmarkStart w:name="_Toc21898044" w:id="974"/>
      <w:bookmarkStart w:name="_Toc21926791" w:id="975"/>
      <w:bookmarkStart w:name="_Toc10702529" w:id="976"/>
      <w:bookmarkStart w:name="_Toc11043615" w:id="977"/>
      <w:bookmarkStart w:name="_Toc11045605" w:id="978"/>
      <w:bookmarkStart w:name="_Toc11391275" w:id="979"/>
      <w:bookmarkStart w:name="_Toc119939841" w:id="980"/>
      <w:bookmarkStart w:name="_Toc135312872" w:id="981"/>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r w:rsidRPr="00C64922">
        <w:t>Other Information</w:t>
      </w:r>
      <w:bookmarkEnd w:id="976"/>
      <w:bookmarkEnd w:id="977"/>
      <w:bookmarkEnd w:id="978"/>
      <w:bookmarkEnd w:id="979"/>
      <w:bookmarkEnd w:id="980"/>
      <w:bookmarkEnd w:id="981"/>
    </w:p>
    <w:tbl>
      <w:tblPr>
        <w:tblW w:w="9360"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3870"/>
        <w:gridCol w:w="5490"/>
      </w:tblGrid>
      <w:tr w:rsidRPr="00C64922" w:rsidR="00992A23" w:rsidTr="003A3D50" w14:paraId="2364AAB8" w14:textId="77777777">
        <w:trPr>
          <w:cantSplit/>
          <w:trHeight w:val="315"/>
          <w:tblHeader/>
        </w:trPr>
        <w:tc>
          <w:tcPr>
            <w:tcW w:w="3870" w:type="dxa"/>
            <w:tcBorders>
              <w:bottom w:val="nil"/>
              <w:right w:val="nil"/>
            </w:tcBorders>
            <w:shd w:val="clear" w:color="auto" w:fill="4F81BD"/>
          </w:tcPr>
          <w:p w:rsidRPr="00D14360" w:rsidR="001941AF" w:rsidRDefault="00510672" w14:paraId="21CFB6EF" w14:textId="77777777">
            <w:pPr>
              <w:rPr>
                <w:rFonts w:cs="Calibri"/>
                <w:color w:val="FFFFFF"/>
              </w:rPr>
            </w:pPr>
            <w:r w:rsidRPr="00D14360">
              <w:rPr>
                <w:rFonts w:cs="Calibri"/>
                <w:b/>
                <w:bCs/>
                <w:color w:val="FFFFFF"/>
              </w:rPr>
              <w:t>Sections defined in C-CDA R2.1</w:t>
            </w:r>
          </w:p>
          <w:p w:rsidRPr="00AE350D" w:rsidR="001941AF" w:rsidRDefault="009171BA" w14:paraId="38A9B854" w14:textId="6FF4DDA0">
            <w:pPr>
              <w:rPr>
                <w:rFonts w:cs="Calibri"/>
                <w:color w:val="FFFFFF"/>
              </w:rPr>
            </w:pPr>
            <w:r>
              <w:rPr>
                <w:rFonts w:ascii="Calibri Light" w:hAnsi="Calibri Light" w:cs="Calibri Light"/>
                <w:b/>
                <w:bCs/>
                <w:color w:val="FFFFFF"/>
              </w:rPr>
              <w:t>LOINC</w:t>
            </w:r>
          </w:p>
          <w:p w:rsidRPr="00D14360" w:rsidR="001941AF" w:rsidRDefault="001941AF" w14:paraId="62114F9F" w14:textId="77777777">
            <w:pPr>
              <w:rPr>
                <w:rFonts w:cs="Calibri"/>
                <w:b/>
                <w:bCs/>
                <w:color w:val="FFFFFF"/>
              </w:rPr>
            </w:pPr>
            <w:r w:rsidRPr="00D14360">
              <w:rPr>
                <w:rFonts w:ascii="Calibri Light" w:hAnsi="Calibri Light" w:cs="Calibri Light"/>
                <w:b/>
                <w:bCs/>
                <w:color w:val="FFFFFF"/>
              </w:rPr>
              <w:t>OID</w:t>
            </w:r>
          </w:p>
        </w:tc>
        <w:tc>
          <w:tcPr>
            <w:tcW w:w="5490" w:type="dxa"/>
            <w:shd w:val="clear" w:color="auto" w:fill="4F81BD"/>
          </w:tcPr>
          <w:p w:rsidRPr="00D14360" w:rsidR="00510672" w:rsidP="00D14360" w:rsidRDefault="00510672" w14:paraId="4D28702F" w14:textId="77777777">
            <w:pPr>
              <w:spacing w:after="120"/>
              <w:rPr>
                <w:rFonts w:cs="Calibri"/>
                <w:b/>
                <w:bCs/>
                <w:color w:val="FFFFFF"/>
              </w:rPr>
            </w:pPr>
            <w:r w:rsidRPr="00D14360">
              <w:rPr>
                <w:rFonts w:cs="Calibri"/>
                <w:b/>
                <w:bCs/>
                <w:color w:val="FFFFFF"/>
              </w:rPr>
              <w:t>Purpose Description</w:t>
            </w:r>
          </w:p>
        </w:tc>
      </w:tr>
      <w:tr w:rsidRPr="00C64922" w:rsidR="00992A23" w:rsidTr="004E29C8" w14:paraId="1A8CA99A" w14:textId="77777777">
        <w:trPr>
          <w:cantSplit/>
          <w:trHeight w:val="3248"/>
        </w:trPr>
        <w:tc>
          <w:tcPr>
            <w:tcW w:w="3870" w:type="dxa"/>
            <w:tcBorders>
              <w:top w:val="single" w:color="4F81BD" w:sz="4" w:space="0"/>
              <w:bottom w:val="single" w:color="4F81BD" w:sz="4" w:space="0"/>
              <w:right w:val="nil"/>
            </w:tcBorders>
            <w:shd w:val="clear" w:color="auto" w:fill="FFFFFF"/>
          </w:tcPr>
          <w:p w:rsidRPr="00D14360" w:rsidR="00510672" w:rsidP="00510672" w:rsidRDefault="00510672" w14:paraId="67F6210B" w14:textId="77777777">
            <w:pPr>
              <w:rPr>
                <w:rFonts w:cs="Calibri"/>
                <w:b/>
                <w:bCs/>
              </w:rPr>
            </w:pPr>
            <w:r w:rsidRPr="00D14360">
              <w:rPr>
                <w:rFonts w:cs="Calibri"/>
                <w:b/>
                <w:bCs/>
              </w:rPr>
              <w:t>Encounters Section</w:t>
            </w:r>
          </w:p>
          <w:p w:rsidRPr="00D14360" w:rsidR="00FC40CF" w:rsidP="00510672" w:rsidRDefault="00FC40CF" w14:paraId="685E98C8" w14:textId="77777777">
            <w:pPr>
              <w:rPr>
                <w:rFonts w:ascii="Calibri Light" w:hAnsi="Calibri Light" w:cs="Calibri Light"/>
                <w:b/>
                <w:bCs/>
                <w:sz w:val="18"/>
                <w:szCs w:val="18"/>
              </w:rPr>
            </w:pPr>
            <w:r w:rsidRPr="00D14360">
              <w:rPr>
                <w:rFonts w:ascii="Calibri Light" w:hAnsi="Calibri Light" w:cs="Calibri Light"/>
                <w:sz w:val="18"/>
                <w:szCs w:val="18"/>
              </w:rPr>
              <w:t xml:space="preserve">﻿46240-8 </w:t>
            </w:r>
          </w:p>
          <w:p w:rsidRPr="00D14360" w:rsidR="00A45A90" w:rsidP="00510672" w:rsidRDefault="00510672" w14:paraId="10181F2E" w14:textId="77777777">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rsidRPr="00D14360" w:rsidR="00510672" w:rsidP="00510672" w:rsidRDefault="00510672" w14:paraId="0870D81E"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2.16.840.1.113883.10.20.22.2.22:2015-08-01 </w:t>
            </w:r>
          </w:p>
          <w:p w:rsidRPr="00D14360" w:rsidR="00A45A90" w:rsidP="00510672" w:rsidRDefault="00510672" w14:paraId="6C1FB769" w14:textId="77777777">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rsidRPr="00D14360" w:rsidR="00510672" w:rsidP="00992A23" w:rsidRDefault="00510672" w14:paraId="17CC200C"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2.16.840.1.113883.10.20.22.2.22.1:2015-08-01 </w:t>
            </w:r>
          </w:p>
          <w:p w:rsidRPr="00D14360" w:rsidR="00510672" w:rsidP="00510672" w:rsidRDefault="00510672" w14:paraId="0CF62B3A" w14:textId="77777777">
            <w:pPr>
              <w:rPr>
                <w:b/>
                <w:bCs/>
              </w:rPr>
            </w:pPr>
            <w:r w:rsidRPr="00D14360">
              <w:rPr>
                <w:rFonts w:ascii="Calibri Light" w:hAnsi="Calibri Light" w:cs="Calibri Light"/>
                <w:sz w:val="18"/>
                <w:szCs w:val="18"/>
              </w:rPr>
              <w:t>2.16.840.1.113883.10.20.22.2.18:2015-08-01</w:t>
            </w:r>
          </w:p>
          <w:p w:rsidRPr="00D14360" w:rsidR="00510672" w:rsidP="00510672" w:rsidRDefault="00510672" w14:paraId="5AE512C1" w14:textId="77777777">
            <w:pPr>
              <w:rPr>
                <w:rFonts w:ascii="Calibri Light" w:hAnsi="Calibri Light" w:cs="Calibri Light"/>
                <w:b/>
                <w:bCs/>
              </w:rPr>
            </w:pPr>
          </w:p>
        </w:tc>
        <w:tc>
          <w:tcPr>
            <w:tcW w:w="5490" w:type="dxa"/>
            <w:tcBorders>
              <w:top w:val="single" w:color="4F81BD" w:sz="4" w:space="0"/>
              <w:bottom w:val="single" w:color="4F81BD" w:sz="4" w:space="0"/>
            </w:tcBorders>
            <w:shd w:val="clear" w:color="auto" w:fill="auto"/>
          </w:tcPr>
          <w:p w:rsidRPr="00D14360" w:rsidR="00510672" w:rsidP="00510672" w:rsidRDefault="00510672" w14:paraId="210D6948" w14:textId="77777777">
            <w:pPr>
              <w:rPr>
                <w:rFonts w:ascii="Calibri Light" w:hAnsi="Calibri Light" w:cs="Calibri Light"/>
              </w:rPr>
            </w:pPr>
            <w:r w:rsidRPr="00D14360">
              <w:rPr>
                <w:rFonts w:ascii="Calibri Light" w:hAnsi="Calibri Light" w:cs="Calibri Light"/>
              </w:rPr>
              <w:t xml:space="preserve">This section is relevant in nearly all documents. It lists and describes any healthcare encounters pertinent to the patient’s current health status or historical health history. An encounter is an interaction, regardless of the setting, between a patient and a practitioner who is vested with primary responsibility for diagnosing, evaluating, or treating the patient’s condition. It may include visits, appointments, or non-face-to-face interactions. An encounter also may be a contact between a patient and a practitioner who has primary responsibility (exercising independent judgment) for assessing and treating the patient at a given contact. This section may include a single encounter in an Encounter Summary. It contains relevant encounters for the time period being summarized in a Patient Summary Document. </w:t>
            </w:r>
          </w:p>
        </w:tc>
      </w:tr>
      <w:tr w:rsidRPr="00C64922" w:rsidR="00992A23" w:rsidTr="004E29C8" w14:paraId="5466586E" w14:textId="77777777">
        <w:trPr>
          <w:cantSplit/>
          <w:trHeight w:val="315"/>
        </w:trPr>
        <w:tc>
          <w:tcPr>
            <w:tcW w:w="3870" w:type="dxa"/>
            <w:tcBorders>
              <w:right w:val="nil"/>
            </w:tcBorders>
            <w:shd w:val="clear" w:color="auto" w:fill="FFFFFF"/>
          </w:tcPr>
          <w:p w:rsidRPr="00D14360" w:rsidR="00510672" w:rsidP="00510672" w:rsidRDefault="00510672" w14:paraId="21534680" w14:textId="77777777">
            <w:pPr>
              <w:rPr>
                <w:rFonts w:cs="Calibri"/>
              </w:rPr>
            </w:pPr>
            <w:r w:rsidRPr="00D14360">
              <w:rPr>
                <w:rFonts w:cs="Calibri"/>
                <w:b/>
                <w:bCs/>
              </w:rPr>
              <w:t>Payers Section</w:t>
            </w:r>
          </w:p>
          <w:p w:rsidRPr="00D14360" w:rsidR="00FC40CF" w:rsidP="00510672" w:rsidRDefault="00FC40CF" w14:paraId="12C44FE7" w14:textId="77777777">
            <w:pPr>
              <w:rPr>
                <w:rFonts w:ascii="Calibri Light" w:hAnsi="Calibri Light" w:cs="Calibri Light"/>
                <w:b/>
                <w:bCs/>
                <w:sz w:val="18"/>
                <w:szCs w:val="18"/>
              </w:rPr>
            </w:pPr>
            <w:r w:rsidRPr="00D14360">
              <w:rPr>
                <w:rFonts w:ascii="Calibri Light" w:hAnsi="Calibri Light" w:cs="Calibri Light"/>
                <w:sz w:val="18"/>
                <w:szCs w:val="18"/>
              </w:rPr>
              <w:t xml:space="preserve">﻿48768-6 </w:t>
            </w:r>
          </w:p>
          <w:p w:rsidRPr="00D14360" w:rsidR="00510672" w:rsidP="00510672" w:rsidRDefault="00510672" w14:paraId="103A1BA0" w14:textId="77777777">
            <w:pPr>
              <w:rPr>
                <w:rFonts w:ascii="Calibri Light" w:hAnsi="Calibri Light" w:cs="Calibri Light"/>
                <w:b/>
                <w:bCs/>
                <w:sz w:val="18"/>
                <w:szCs w:val="18"/>
              </w:rPr>
            </w:pPr>
            <w:r w:rsidRPr="00D14360">
              <w:rPr>
                <w:rFonts w:ascii="Calibri Light" w:hAnsi="Calibri Light" w:cs="Calibri Light"/>
                <w:sz w:val="18"/>
                <w:szCs w:val="18"/>
              </w:rPr>
              <w:t>2.16.840.1.113883.10.20.22.2.18:2015-08-01</w:t>
            </w:r>
          </w:p>
          <w:p w:rsidRPr="00D14360" w:rsidR="00510672" w:rsidP="00510672" w:rsidRDefault="00510672" w14:paraId="20428046" w14:textId="77777777">
            <w:pPr>
              <w:rPr>
                <w:rFonts w:ascii="Calibri Light" w:hAnsi="Calibri Light" w:cs="Calibri Light"/>
                <w:b/>
                <w:bCs/>
              </w:rPr>
            </w:pPr>
          </w:p>
        </w:tc>
        <w:tc>
          <w:tcPr>
            <w:tcW w:w="5490" w:type="dxa"/>
            <w:shd w:val="clear" w:color="auto" w:fill="auto"/>
          </w:tcPr>
          <w:p w:rsidRPr="00D14360" w:rsidR="00510672" w:rsidP="00510672" w:rsidRDefault="00F55EA9" w14:paraId="323FCB48" w14:textId="77777777">
            <w:pPr>
              <w:rPr>
                <w:rFonts w:ascii="Calibri Light" w:hAnsi="Calibri Light" w:cs="Calibri Light"/>
              </w:rPr>
            </w:pPr>
            <w:r w:rsidRPr="00D14360">
              <w:rPr>
                <w:rFonts w:ascii="Calibri Light" w:hAnsi="Calibri Light" w:cs="Calibri Light"/>
              </w:rPr>
              <w:t xml:space="preserve">This section </w:t>
            </w:r>
            <w:r w:rsidRPr="00D14360" w:rsidR="00510672">
              <w:rPr>
                <w:rFonts w:ascii="Calibri Light" w:hAnsi="Calibri Light" w:cs="Calibri Light"/>
              </w:rPr>
              <w:t>contains data on the patient’s payers, "third</w:t>
            </w:r>
            <w:r w:rsidR="00320567">
              <w:rPr>
                <w:rFonts w:ascii="Calibri Light" w:hAnsi="Calibri Light" w:cs="Calibri Light"/>
              </w:rPr>
              <w:t xml:space="preserve"> </w:t>
            </w:r>
            <w:r w:rsidRPr="00D14360" w:rsidR="00510672">
              <w:rPr>
                <w:rFonts w:ascii="Calibri Light" w:hAnsi="Calibri Light" w:cs="Calibri Light"/>
              </w:rPr>
              <w:t>party" insurance, self-pay, other payer or guarantor, or some combination of payers, and is used to define which entity is the responsible fiduciary for the financial aspects of a patient’s care. Each unique instance of a payer and all the pertinent data needed to contact, bill to, and collect from that payer should be included. Authorization information that can be used to define pertinent referral, authorization tracking number, procedure, therapy, intervention, device, or similar authorizations for the patient or provider, or both should be included. At a minimum, the patient’s pertinent current payment sources should be listed.</w:t>
            </w:r>
          </w:p>
        </w:tc>
      </w:tr>
    </w:tbl>
    <w:p w:rsidRPr="00C64922" w:rsidR="00B66ADE" w:rsidP="005D2703" w:rsidRDefault="005C79A1" w14:paraId="755B548A" w14:textId="23C594B5">
      <w:pPr>
        <w:pStyle w:val="Caption"/>
      </w:pPr>
      <w:r>
        <w:t xml:space="preserve">  </w:t>
      </w:r>
      <w:bookmarkStart w:name="_Toc118898819" w:id="982"/>
      <w:bookmarkStart w:name="_Toc119940022" w:id="983"/>
      <w:bookmarkStart w:name="_Toc135313053" w:id="984"/>
      <w:r w:rsidRPr="00C64922" w:rsidR="005D2703">
        <w:t xml:space="preserve">Table </w:t>
      </w:r>
      <w:r>
        <w:fldChar w:fldCharType="begin"/>
      </w:r>
      <w:r>
        <w:instrText>SEQ Table \* ARABIC</w:instrText>
      </w:r>
      <w:r>
        <w:fldChar w:fldCharType="separate"/>
      </w:r>
      <w:r w:rsidR="00DC1072">
        <w:rPr>
          <w:noProof/>
        </w:rPr>
        <w:t>32</w:t>
      </w:r>
      <w:r>
        <w:fldChar w:fldCharType="end"/>
      </w:r>
      <w:r w:rsidRPr="00C64922" w:rsidR="005D2703">
        <w:t>: Other Information</w:t>
      </w:r>
      <w:bookmarkEnd w:id="982"/>
      <w:bookmarkEnd w:id="983"/>
      <w:bookmarkEnd w:id="984"/>
    </w:p>
    <w:p w:rsidRPr="00C64922" w:rsidR="00A10C4D" w:rsidP="003E2C96" w:rsidRDefault="00A10C4D" w14:paraId="4BC73781" w14:textId="77777777">
      <w:pPr>
        <w:pStyle w:val="Heading2"/>
      </w:pPr>
      <w:bookmarkStart w:name="_Toc10702530" w:id="985"/>
      <w:bookmarkStart w:name="_Toc11043616" w:id="986"/>
      <w:bookmarkStart w:name="_Toc11045606" w:id="987"/>
      <w:bookmarkStart w:name="_Toc11391276" w:id="988"/>
      <w:bookmarkStart w:name="_Toc119939842" w:id="989"/>
      <w:bookmarkStart w:name="_Toc135312873" w:id="990"/>
      <w:r w:rsidRPr="00C64922">
        <w:t>Supplemental C-CDA Section Templates</w:t>
      </w:r>
      <w:bookmarkEnd w:id="985"/>
      <w:bookmarkEnd w:id="986"/>
      <w:bookmarkEnd w:id="987"/>
      <w:bookmarkEnd w:id="988"/>
      <w:bookmarkEnd w:id="989"/>
      <w:bookmarkEnd w:id="990"/>
    </w:p>
    <w:p w:rsidR="00B66ADE" w:rsidP="005D2703" w:rsidRDefault="00C6312A" w14:paraId="34A935FE" w14:textId="6D63367F">
      <w:pPr>
        <w:spacing w:after="120"/>
        <w:rPr>
          <w:rFonts w:cs="Calibri"/>
        </w:rPr>
      </w:pPr>
      <w:r>
        <w:rPr>
          <w:rFonts w:cs="Calibri"/>
        </w:rPr>
        <w:t xml:space="preserve">Several </w:t>
      </w:r>
      <w:r w:rsidRPr="00D14360" w:rsidR="00B66ADE">
        <w:rPr>
          <w:rFonts w:cs="Calibri"/>
        </w:rPr>
        <w:t xml:space="preserve">section templates </w:t>
      </w:r>
      <w:r>
        <w:rPr>
          <w:rFonts w:cs="Calibri"/>
        </w:rPr>
        <w:t>have been developed specifically to</w:t>
      </w:r>
      <w:r w:rsidRPr="00D14360">
        <w:rPr>
          <w:rFonts w:cs="Calibri"/>
        </w:rPr>
        <w:t xml:space="preserve"> </w:t>
      </w:r>
      <w:r w:rsidRPr="00D14360" w:rsidR="00B66ADE">
        <w:rPr>
          <w:rFonts w:cs="Calibri"/>
        </w:rPr>
        <w:t>supplement C-CDA. They are defined within the context of C-CDA Supplemental Guides that have been balloted and reconciled separately from C-CDA</w:t>
      </w:r>
      <w:r>
        <w:rPr>
          <w:rFonts w:cs="Calibri"/>
        </w:rPr>
        <w:t xml:space="preserve">, and are published alongside the main C-CDA Specification: </w:t>
      </w:r>
      <w:hyperlink w:history="1" r:id="rId34">
        <w:r w:rsidRPr="0095785D">
          <w:rPr>
            <w:rStyle w:val="Hyperlink"/>
            <w:rFonts w:cs="Calibri"/>
          </w:rPr>
          <w:t>https://www.hl7.org/implement/standards/product_brief.cfm?product_id=492</w:t>
        </w:r>
      </w:hyperlink>
      <w:r>
        <w:rPr>
          <w:rFonts w:cs="Calibri"/>
        </w:rPr>
        <w:t>. These guides are developed with</w:t>
      </w:r>
      <w:r w:rsidRPr="00D14360" w:rsidR="00B66ADE">
        <w:rPr>
          <w:rFonts w:cs="Calibri"/>
        </w:rPr>
        <w:t xml:space="preserve"> the intention of eventually replacing earlier version of the templates in C-CDA or eventually being added to be set of templates considered a part of the C-CDA set of templates.</w:t>
      </w:r>
    </w:p>
    <w:p w:rsidR="00C6312A" w:rsidP="005D2703" w:rsidRDefault="00C6312A" w14:paraId="24DBF05F" w14:textId="3A131DA8">
      <w:pPr>
        <w:spacing w:after="120"/>
        <w:rPr>
          <w:rFonts w:cs="Calibri"/>
        </w:rPr>
      </w:pPr>
      <w:r>
        <w:rPr>
          <w:rFonts w:cs="Calibri"/>
        </w:rPr>
        <w:t>At the time of this publication, the following Supplemental Implementation Guides are published alongside the C-CDA specification:</w:t>
      </w:r>
    </w:p>
    <w:p w:rsidRPr="006B3468" w:rsidR="00C6312A" w:rsidRDefault="00000000" w14:paraId="0A659A97" w14:textId="122E9928">
      <w:pPr>
        <w:pStyle w:val="ListParagraph"/>
        <w:numPr>
          <w:ilvl w:val="0"/>
          <w:numId w:val="41"/>
        </w:numPr>
        <w:spacing w:after="120"/>
        <w:rPr>
          <w:rFonts w:cs="Calibri"/>
        </w:rPr>
      </w:pPr>
      <w:hyperlink w:history="1" r:id="rId35">
        <w:r w:rsidRPr="006B3468" w:rsidR="00C6312A">
          <w:rPr>
            <w:rStyle w:val="Hyperlink"/>
            <w:rFonts w:cs="Calibri"/>
          </w:rPr>
          <w:t>C-CDA R2.1; Advance Directives Templates, Release 1 – US Realm</w:t>
        </w:r>
      </w:hyperlink>
    </w:p>
    <w:p w:rsidRPr="00786AF4" w:rsidR="00C6312A" w:rsidRDefault="00000000" w14:paraId="62AD8DF9" w14:textId="20B6401E">
      <w:pPr>
        <w:pStyle w:val="ListParagraph"/>
        <w:numPr>
          <w:ilvl w:val="0"/>
          <w:numId w:val="41"/>
        </w:numPr>
        <w:spacing w:after="120"/>
        <w:rPr>
          <w:rFonts w:cs="Calibri"/>
        </w:rPr>
      </w:pPr>
      <w:hyperlink w:history="1" r:id="rId36">
        <w:r w:rsidRPr="007770C6" w:rsidR="00C6312A">
          <w:rPr>
            <w:rStyle w:val="Hyperlink"/>
            <w:rFonts w:cs="Calibri"/>
          </w:rPr>
          <w:t>HL7 CDA® R2 Implementation Guide: C-CDA R2.1 Supplemental Templates for Nutrition, Release 1 - US Realm</w:t>
        </w:r>
      </w:hyperlink>
    </w:p>
    <w:p w:rsidRPr="00786AF4" w:rsidR="00C6312A" w:rsidRDefault="00000000" w14:paraId="4688B6AD" w14:textId="0AC6754D">
      <w:pPr>
        <w:pStyle w:val="ListParagraph"/>
        <w:numPr>
          <w:ilvl w:val="0"/>
          <w:numId w:val="41"/>
        </w:numPr>
        <w:spacing w:after="120"/>
        <w:rPr>
          <w:rFonts w:cs="Calibri"/>
        </w:rPr>
      </w:pPr>
      <w:hyperlink w:history="1" r:id="rId37">
        <w:r w:rsidRPr="007770C6" w:rsidR="00C6312A">
          <w:rPr>
            <w:rStyle w:val="Hyperlink"/>
            <w:rFonts w:cs="Calibri"/>
          </w:rPr>
          <w:t>HL7 CDA® R2 Implementation Guide: C-CDA R2.1 Supplemental Templates for Pregnancy Status, Release 1 – US Realm</w:t>
        </w:r>
      </w:hyperlink>
    </w:p>
    <w:p w:rsidRPr="00786AF4" w:rsidR="00C6312A" w:rsidRDefault="00000000" w14:paraId="06DE9CEC" w14:textId="7A8EB980">
      <w:pPr>
        <w:pStyle w:val="ListParagraph"/>
        <w:numPr>
          <w:ilvl w:val="0"/>
          <w:numId w:val="41"/>
        </w:numPr>
        <w:spacing w:after="120"/>
        <w:rPr>
          <w:rFonts w:cs="Calibri"/>
        </w:rPr>
      </w:pPr>
      <w:hyperlink w:history="1" r:id="rId38">
        <w:r w:rsidRPr="007770C6" w:rsidR="00C6312A">
          <w:rPr>
            <w:rStyle w:val="Hyperlink"/>
            <w:rFonts w:cs="Calibri"/>
          </w:rPr>
          <w:t>HL7 CDA® R2 Implementation Guide: C-CDA R2.1 Supplemental Templates for Occupational Data for Health Release 1, STU Release 1.1 – US Realm</w:t>
        </w:r>
      </w:hyperlink>
    </w:p>
    <w:p w:rsidRPr="00786AF4" w:rsidR="00C6312A" w:rsidRDefault="00000000" w14:paraId="63BFC42A" w14:textId="506F5BFC">
      <w:pPr>
        <w:pStyle w:val="ListParagraph"/>
        <w:numPr>
          <w:ilvl w:val="0"/>
          <w:numId w:val="41"/>
        </w:numPr>
        <w:spacing w:after="120"/>
        <w:rPr>
          <w:rFonts w:cs="Calibri"/>
        </w:rPr>
      </w:pPr>
      <w:hyperlink w:history="1" r:id="rId39">
        <w:r w:rsidRPr="007770C6" w:rsidR="00C6312A">
          <w:rPr>
            <w:rStyle w:val="Hyperlink"/>
            <w:rFonts w:cs="Calibri"/>
          </w:rPr>
          <w:t>HL7 CDA® R2 Implementation Guide: C-CDA R2.1 Supplemental Templates for Infectious Disease, Release 1 – US Realm</w:t>
        </w:r>
      </w:hyperlink>
    </w:p>
    <w:p w:rsidRPr="00D14360" w:rsidR="00A10C4D" w:rsidP="005D2703" w:rsidRDefault="00A10C4D" w14:paraId="0255F2B4" w14:textId="32D65BFA">
      <w:pPr>
        <w:pStyle w:val="Caption"/>
        <w:rPr>
          <w:rFonts w:cs="Calibri"/>
          <w:color w:val="000000"/>
        </w:rPr>
      </w:pPr>
    </w:p>
    <w:p w:rsidRPr="00C64922" w:rsidR="00A10C4D" w:rsidP="003E2C96" w:rsidRDefault="00A10C4D" w14:paraId="364C89FB" w14:textId="77777777">
      <w:pPr>
        <w:pStyle w:val="Heading2"/>
      </w:pPr>
      <w:bookmarkStart w:name="_New_and_Additional" w:id="991"/>
      <w:bookmarkStart w:name="_Toc10702531" w:id="992"/>
      <w:bookmarkStart w:name="_Toc11043617" w:id="993"/>
      <w:bookmarkStart w:name="_Toc11045607" w:id="994"/>
      <w:bookmarkStart w:name="_Toc11391277" w:id="995"/>
      <w:bookmarkStart w:name="_Ref21896281" w:id="996"/>
      <w:bookmarkStart w:name="_Ref21896290" w:id="997"/>
      <w:bookmarkStart w:name="_Toc119939843" w:id="998"/>
      <w:bookmarkStart w:name="_Toc135312874" w:id="999"/>
      <w:bookmarkEnd w:id="991"/>
      <w:r w:rsidRPr="00C64922">
        <w:t>New and Additional C-CDA Section Templates (Defined in this Companion Guide)</w:t>
      </w:r>
      <w:bookmarkEnd w:id="992"/>
      <w:bookmarkEnd w:id="993"/>
      <w:bookmarkEnd w:id="994"/>
      <w:bookmarkEnd w:id="995"/>
      <w:bookmarkEnd w:id="996"/>
      <w:bookmarkEnd w:id="997"/>
      <w:bookmarkEnd w:id="998"/>
      <w:bookmarkEnd w:id="999"/>
    </w:p>
    <w:p w:rsidR="00955DB4" w:rsidP="005D2703" w:rsidRDefault="00955DB4" w14:paraId="31562A91" w14:textId="77777777">
      <w:pPr>
        <w:spacing w:after="120"/>
        <w:rPr>
          <w:rFonts w:cs="Calibri"/>
        </w:rPr>
      </w:pPr>
      <w:r w:rsidRPr="00D14360">
        <w:rPr>
          <w:rFonts w:cs="Calibri"/>
        </w:rPr>
        <w:t xml:space="preserve">The following table defines </w:t>
      </w:r>
      <w:r w:rsidR="004261FA">
        <w:rPr>
          <w:rFonts w:cs="Calibri"/>
        </w:rPr>
        <w:t xml:space="preserve">new </w:t>
      </w:r>
      <w:r w:rsidRPr="00D14360" w:rsidR="00B66ADE">
        <w:rPr>
          <w:rFonts w:cs="Calibri"/>
        </w:rPr>
        <w:t xml:space="preserve">section </w:t>
      </w:r>
      <w:r w:rsidRPr="00D14360">
        <w:rPr>
          <w:rFonts w:cs="Calibri"/>
        </w:rPr>
        <w:t xml:space="preserve">templates </w:t>
      </w:r>
      <w:r w:rsidR="004261FA">
        <w:rPr>
          <w:rFonts w:cs="Calibri"/>
        </w:rPr>
        <w:t xml:space="preserve">defined </w:t>
      </w:r>
      <w:r w:rsidRPr="00D14360">
        <w:rPr>
          <w:rFonts w:cs="Calibri"/>
        </w:rPr>
        <w:t xml:space="preserve">within the context of this Companion Guide.  </w:t>
      </w:r>
    </w:p>
    <w:tbl>
      <w:tblPr>
        <w:tblW w:w="9341"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3671"/>
        <w:gridCol w:w="5670"/>
      </w:tblGrid>
      <w:tr w:rsidRPr="00C64922" w:rsidR="00337D72" w:rsidTr="003A3D50" w14:paraId="3E294FA4" w14:textId="77777777">
        <w:trPr>
          <w:trHeight w:val="315"/>
          <w:tblHeader/>
        </w:trPr>
        <w:tc>
          <w:tcPr>
            <w:tcW w:w="3671" w:type="dxa"/>
            <w:tcBorders>
              <w:bottom w:val="nil"/>
              <w:right w:val="nil"/>
            </w:tcBorders>
            <w:shd w:val="clear" w:color="auto" w:fill="4F81BD"/>
          </w:tcPr>
          <w:p w:rsidRPr="00D14360" w:rsidR="00510672" w:rsidP="00D14360" w:rsidRDefault="00510672" w14:paraId="51ABD8FD" w14:textId="77777777">
            <w:pPr>
              <w:ind w:left="360"/>
              <w:rPr>
                <w:rFonts w:cs="Calibri"/>
                <w:color w:val="FFFFFF"/>
              </w:rPr>
            </w:pPr>
            <w:bookmarkStart w:name="_Toc10702532" w:id="1000"/>
            <w:bookmarkStart w:name="_Toc11043618" w:id="1001"/>
            <w:bookmarkStart w:name="_Toc11045608" w:id="1002"/>
            <w:r w:rsidRPr="00D14360">
              <w:rPr>
                <w:rFonts w:cs="Calibri"/>
                <w:b/>
                <w:bCs/>
                <w:color w:val="FFFFFF"/>
              </w:rPr>
              <w:t>Section Name</w:t>
            </w:r>
          </w:p>
          <w:p w:rsidRPr="00D14360" w:rsidR="001F3C83" w:rsidP="001E14C1" w:rsidRDefault="001F3C83" w14:paraId="48B0335B" w14:textId="09902B2C">
            <w:pPr>
              <w:rPr>
                <w:rFonts w:cs="Calibri"/>
                <w:color w:val="FFFFFF"/>
              </w:rPr>
            </w:pPr>
            <w:r w:rsidRPr="00D14360">
              <w:rPr>
                <w:rFonts w:ascii="Calibri Light" w:hAnsi="Calibri Light" w:cs="Calibri Light"/>
                <w:b/>
                <w:bCs/>
                <w:color w:val="FFFFFF"/>
              </w:rPr>
              <w:t xml:space="preserve">        </w:t>
            </w:r>
            <w:r w:rsidR="009171BA">
              <w:rPr>
                <w:rFonts w:ascii="Calibri Light" w:hAnsi="Calibri Light" w:cs="Calibri Light"/>
                <w:b/>
                <w:bCs/>
                <w:color w:val="FFFFFF"/>
              </w:rPr>
              <w:t>LOINC</w:t>
            </w:r>
          </w:p>
          <w:p w:rsidRPr="00D14360" w:rsidR="001F3C83" w:rsidP="00D14360" w:rsidRDefault="001F3C83" w14:paraId="2AAF14E8" w14:textId="77777777">
            <w:pPr>
              <w:ind w:left="360"/>
              <w:rPr>
                <w:rFonts w:cs="Calibri"/>
                <w:b/>
                <w:bCs/>
                <w:color w:val="FFFFFF"/>
              </w:rPr>
            </w:pPr>
            <w:r w:rsidRPr="00D14360">
              <w:rPr>
                <w:rFonts w:ascii="Calibri Light" w:hAnsi="Calibri Light" w:cs="Calibri Light"/>
                <w:b/>
                <w:bCs/>
                <w:color w:val="FFFFFF"/>
              </w:rPr>
              <w:t>OID</w:t>
            </w:r>
          </w:p>
        </w:tc>
        <w:tc>
          <w:tcPr>
            <w:tcW w:w="5670" w:type="dxa"/>
            <w:shd w:val="clear" w:color="auto" w:fill="4F81BD"/>
          </w:tcPr>
          <w:p w:rsidRPr="00D14360" w:rsidR="00510672" w:rsidP="00D14360" w:rsidRDefault="00510672" w14:paraId="19C1E2DF" w14:textId="77777777">
            <w:pPr>
              <w:spacing w:after="120"/>
              <w:rPr>
                <w:rFonts w:cs="Calibri"/>
                <w:b/>
                <w:bCs/>
                <w:color w:val="FFFFFF"/>
              </w:rPr>
            </w:pPr>
            <w:r w:rsidRPr="00D14360">
              <w:rPr>
                <w:rFonts w:cs="Calibri"/>
                <w:b/>
                <w:bCs/>
                <w:color w:val="FFFFFF"/>
              </w:rPr>
              <w:t>Purpose Description</w:t>
            </w:r>
          </w:p>
        </w:tc>
      </w:tr>
      <w:tr w:rsidRPr="00C64922" w:rsidR="00337D72" w:rsidTr="004E29C8" w14:paraId="29CE69E2" w14:textId="77777777">
        <w:tc>
          <w:tcPr>
            <w:tcW w:w="3671" w:type="dxa"/>
            <w:tcBorders>
              <w:top w:val="single" w:color="4F81BD" w:sz="4" w:space="0"/>
              <w:bottom w:val="single" w:color="4F81BD" w:sz="4" w:space="0"/>
              <w:right w:val="nil"/>
            </w:tcBorders>
            <w:shd w:val="clear" w:color="auto" w:fill="FFFFFF"/>
            <w:hideMark/>
          </w:tcPr>
          <w:p w:rsidRPr="00D14360" w:rsidR="00510672" w:rsidP="00510672" w:rsidRDefault="00510672" w14:paraId="51E11D1F" w14:textId="77777777">
            <w:pPr>
              <w:rPr>
                <w:rFonts w:cs="Calibri"/>
                <w:b/>
                <w:bCs/>
              </w:rPr>
            </w:pPr>
            <w:r w:rsidRPr="00D14360">
              <w:rPr>
                <w:rFonts w:cs="Calibri"/>
                <w:b/>
                <w:bCs/>
              </w:rPr>
              <w:t xml:space="preserve">Care Teams Section </w:t>
            </w:r>
          </w:p>
          <w:p w:rsidRPr="00B64B82" w:rsidR="000624B1" w:rsidP="00510672" w:rsidRDefault="000624B1" w14:paraId="4427003C" w14:textId="77777777">
            <w:pPr>
              <w:rPr>
                <w:rFonts w:ascii="Calibri Light" w:hAnsi="Calibri Light" w:cs="Calibri Light"/>
                <w:sz w:val="18"/>
                <w:szCs w:val="16"/>
              </w:rPr>
            </w:pPr>
            <w:r w:rsidRPr="003A3D50">
              <w:rPr>
                <w:rFonts w:ascii="Calibri Light" w:hAnsi="Calibri Light" w:cs="Calibri Light"/>
                <w:sz w:val="18"/>
                <w:szCs w:val="16"/>
              </w:rPr>
              <w:t>8</w:t>
            </w:r>
            <w:r w:rsidR="006175B3">
              <w:rPr>
                <w:rFonts w:ascii="Calibri Light" w:hAnsi="Calibri Light" w:cs="Calibri Light"/>
                <w:sz w:val="18"/>
                <w:szCs w:val="16"/>
              </w:rPr>
              <w:t>5847-2</w:t>
            </w:r>
          </w:p>
          <w:p w:rsidRPr="003A3D50" w:rsidR="00510672" w:rsidP="00510672" w:rsidRDefault="00510672" w14:paraId="2740CCB3" w14:textId="77777777">
            <w:pPr>
              <w:rPr>
                <w:rFonts w:ascii="Calibri Light" w:hAnsi="Calibri Light" w:cs="Calibri Light"/>
                <w:sz w:val="18"/>
                <w:szCs w:val="16"/>
              </w:rPr>
            </w:pPr>
            <w:r w:rsidRPr="003A3D50">
              <w:rPr>
                <w:rFonts w:ascii="Calibri Light" w:hAnsi="Calibri Light" w:cs="Calibri Light"/>
                <w:sz w:val="18"/>
                <w:szCs w:val="16"/>
              </w:rPr>
              <w:t>Entries optional:</w:t>
            </w:r>
          </w:p>
          <w:p w:rsidRPr="00D14360" w:rsidR="00510672" w:rsidP="00510672" w:rsidRDefault="00510672" w14:paraId="7BF9ACC4" w14:textId="666EC08A">
            <w:pPr>
              <w:rPr>
                <w:rFonts w:cs="Calibri"/>
                <w:sz w:val="16"/>
                <w:szCs w:val="16"/>
              </w:rPr>
            </w:pPr>
            <w:r w:rsidRPr="003A3D50">
              <w:rPr>
                <w:rFonts w:ascii="Calibri Light" w:hAnsi="Calibri Light" w:cs="Calibri Light"/>
                <w:sz w:val="18"/>
                <w:szCs w:val="16"/>
              </w:rPr>
              <w:t>2.16.840.1.113883.10.20.22.2.500:20</w:t>
            </w:r>
            <w:r w:rsidR="007C7A4D">
              <w:rPr>
                <w:rFonts w:ascii="Calibri Light" w:hAnsi="Calibri Light" w:cs="Calibri Light"/>
                <w:sz w:val="18"/>
                <w:szCs w:val="16"/>
              </w:rPr>
              <w:t>22</w:t>
            </w:r>
            <w:r w:rsidRPr="003A3D50">
              <w:rPr>
                <w:rFonts w:ascii="Calibri Light" w:hAnsi="Calibri Light" w:cs="Calibri Light"/>
                <w:sz w:val="18"/>
                <w:szCs w:val="16"/>
              </w:rPr>
              <w:t>-0</w:t>
            </w:r>
            <w:r w:rsidR="007C7A4D">
              <w:rPr>
                <w:rFonts w:ascii="Calibri Light" w:hAnsi="Calibri Light" w:cs="Calibri Light"/>
                <w:sz w:val="18"/>
                <w:szCs w:val="16"/>
              </w:rPr>
              <w:t>6</w:t>
            </w:r>
            <w:r w:rsidRPr="003A3D50">
              <w:rPr>
                <w:rFonts w:ascii="Calibri Light" w:hAnsi="Calibri Light" w:cs="Calibri Light"/>
                <w:sz w:val="18"/>
                <w:szCs w:val="16"/>
              </w:rPr>
              <w:t>-01</w:t>
            </w:r>
          </w:p>
        </w:tc>
        <w:tc>
          <w:tcPr>
            <w:tcW w:w="5670" w:type="dxa"/>
            <w:tcBorders>
              <w:top w:val="single" w:color="4F81BD" w:sz="4" w:space="0"/>
              <w:bottom w:val="single" w:color="4F81BD" w:sz="4" w:space="0"/>
            </w:tcBorders>
            <w:shd w:val="clear" w:color="auto" w:fill="auto"/>
          </w:tcPr>
          <w:p w:rsidRPr="00EB5081" w:rsidR="00EB5081" w:rsidP="00EB5081" w:rsidRDefault="00EB5081" w14:paraId="309B75ED" w14:textId="77777777">
            <w:pPr>
              <w:rPr>
                <w:rFonts w:ascii="Calibri Light" w:hAnsi="Calibri Light" w:cs="Calibri Light"/>
                <w:szCs w:val="21"/>
              </w:rPr>
            </w:pPr>
            <w:r w:rsidRPr="00EB5081">
              <w:rPr>
                <w:rFonts w:ascii="Calibri Light" w:hAnsi="Calibri Light" w:cs="Calibri Light"/>
                <w:szCs w:val="21"/>
              </w:rPr>
              <w:t>The Care Team Section is used to share historical and current Care Team information.</w:t>
            </w:r>
          </w:p>
          <w:p w:rsidRPr="00EB5081" w:rsidR="00EB5081" w:rsidP="00EB5081" w:rsidRDefault="00EB5081" w14:paraId="5707D74B" w14:textId="77777777">
            <w:pPr>
              <w:rPr>
                <w:rFonts w:ascii="Calibri Light" w:hAnsi="Calibri Light" w:cs="Calibri Light"/>
                <w:szCs w:val="21"/>
              </w:rPr>
            </w:pPr>
          </w:p>
          <w:p w:rsidRPr="00EB5081" w:rsidR="00EB5081" w:rsidP="00EB5081" w:rsidRDefault="00EB5081" w14:paraId="62DB3C0C" w14:textId="77777777">
            <w:pPr>
              <w:rPr>
                <w:rFonts w:ascii="Calibri Light" w:hAnsi="Calibri Light" w:cs="Calibri Light"/>
                <w:szCs w:val="21"/>
              </w:rPr>
            </w:pPr>
            <w:r w:rsidRPr="00EB5081">
              <w:rPr>
                <w:rFonts w:ascii="Calibri Light" w:hAnsi="Calibri Light" w:cs="Calibri Light"/>
                <w:szCs w:val="21"/>
              </w:rPr>
              <w:t>The Care Team Section may be included in any type of C-CDA structured document that is an open template.</w:t>
            </w:r>
          </w:p>
          <w:p w:rsidRPr="00EB5081" w:rsidR="00EB5081" w:rsidP="00EB5081" w:rsidRDefault="00EB5081" w14:paraId="0F9B9678" w14:textId="77777777">
            <w:pPr>
              <w:rPr>
                <w:rFonts w:ascii="Calibri Light" w:hAnsi="Calibri Light" w:cs="Calibri Light"/>
                <w:szCs w:val="21"/>
              </w:rPr>
            </w:pPr>
          </w:p>
          <w:p w:rsidRPr="00EB5081" w:rsidR="00EB5081" w:rsidP="00EB5081" w:rsidRDefault="00EB5081" w14:paraId="5EE8219B" w14:textId="77777777">
            <w:pPr>
              <w:rPr>
                <w:rFonts w:ascii="Calibri Light" w:hAnsi="Calibri Light" w:cs="Calibri Light"/>
                <w:szCs w:val="21"/>
              </w:rPr>
            </w:pPr>
            <w:r w:rsidRPr="00EB5081">
              <w:rPr>
                <w:rFonts w:ascii="Calibri Light" w:hAnsi="Calibri Light" w:cs="Calibri Light"/>
                <w:szCs w:val="21"/>
              </w:rPr>
              <w:t>An individual can have more than one Care Team. A Care Team can exist over time such as a longitudinal care team which includes historical members that may be active or inactive on the care team as needed. Or a Care Team, such as a rehabilitation team, may exist to address a person's needs associated with a particular care event, or a team can be based on addressing a specific condition.</w:t>
            </w:r>
          </w:p>
          <w:p w:rsidRPr="00EB5081" w:rsidR="00EB5081" w:rsidP="00EB5081" w:rsidRDefault="00EB5081" w14:paraId="0A5E1100" w14:textId="77777777">
            <w:pPr>
              <w:rPr>
                <w:rFonts w:ascii="Calibri Light" w:hAnsi="Calibri Light" w:cs="Calibri Light"/>
                <w:szCs w:val="21"/>
              </w:rPr>
            </w:pPr>
          </w:p>
          <w:p w:rsidRPr="00D14360" w:rsidR="00510672" w:rsidP="00EB5081" w:rsidRDefault="00EB5081" w14:paraId="6BDA1E6F" w14:textId="55BEF0BC">
            <w:pPr>
              <w:rPr>
                <w:rFonts w:ascii="Calibri Light" w:hAnsi="Calibri Light" w:cs="Calibri Light"/>
                <w:szCs w:val="21"/>
              </w:rPr>
            </w:pPr>
            <w:r w:rsidRPr="00EB5081">
              <w:rPr>
                <w:rFonts w:ascii="Calibri Light" w:hAnsi="Calibri Light" w:cs="Calibri Light"/>
                <w:szCs w:val="21"/>
              </w:rPr>
              <w:t>The Care Team Organizer entry template used in the C-CDA Care Teams Section is meant to support the foundation of effective communication, interaction channels and maintenance of current clinical context awareness for the patient, caregivers and care providers to promote care coordination.</w:t>
            </w:r>
          </w:p>
        </w:tc>
      </w:tr>
      <w:tr w:rsidRPr="00267314" w:rsidR="00337D72" w:rsidTr="003A3D50" w14:paraId="6F75AD12" w14:textId="77777777">
        <w:trPr>
          <w:trHeight w:val="917"/>
        </w:trPr>
        <w:tc>
          <w:tcPr>
            <w:tcW w:w="3671" w:type="dxa"/>
            <w:tcBorders>
              <w:right w:val="nil"/>
            </w:tcBorders>
            <w:shd w:val="clear" w:color="auto" w:fill="FFFFFF"/>
          </w:tcPr>
          <w:p w:rsidRPr="00D14360" w:rsidR="00510672" w:rsidP="00510672" w:rsidRDefault="00510672" w14:paraId="6EC0C9C2" w14:textId="77777777">
            <w:pPr>
              <w:rPr>
                <w:rFonts w:cs="Calibri"/>
              </w:rPr>
            </w:pPr>
            <w:r w:rsidRPr="00D14360">
              <w:rPr>
                <w:rFonts w:cs="Calibri"/>
                <w:b/>
                <w:bCs/>
              </w:rPr>
              <w:t>Notes Section</w:t>
            </w:r>
          </w:p>
          <w:p w:rsidRPr="003A3D50" w:rsidR="00B774F1" w:rsidP="00510672" w:rsidRDefault="00FC2615" w14:paraId="7508FC54" w14:textId="49A26B3D">
            <w:pPr>
              <w:rPr>
                <w:rStyle w:val="XMLname"/>
                <w:rFonts w:ascii="Calibri Light" w:hAnsi="Calibri Light" w:cs="Calibri Light"/>
                <w:sz w:val="18"/>
                <w:szCs w:val="22"/>
              </w:rPr>
            </w:pPr>
            <w:r w:rsidRPr="00FC2615">
              <w:rPr>
                <w:rStyle w:val="XMLname"/>
                <w:rFonts w:ascii="Calibri Light" w:hAnsi="Calibri Light" w:cs="Calibri Light"/>
                <w:sz w:val="18"/>
                <w:szCs w:val="22"/>
              </w:rPr>
              <w:t>34109-9</w:t>
            </w:r>
          </w:p>
          <w:p w:rsidRPr="00B64B82" w:rsidR="00510672" w:rsidP="00510672" w:rsidRDefault="00510672" w14:paraId="74C50F3C" w14:textId="77777777">
            <w:pPr>
              <w:rPr>
                <w:rFonts w:ascii="Calibri Light" w:hAnsi="Calibri Light" w:cs="Calibri Light"/>
                <w:sz w:val="18"/>
                <w:szCs w:val="16"/>
              </w:rPr>
            </w:pPr>
            <w:r w:rsidRPr="003A3D50">
              <w:rPr>
                <w:rFonts w:ascii="Calibri Light" w:hAnsi="Calibri Light" w:cs="Calibri Light"/>
                <w:sz w:val="18"/>
                <w:szCs w:val="16"/>
              </w:rPr>
              <w:t>Entries required:</w:t>
            </w:r>
          </w:p>
          <w:p w:rsidRPr="00D14360" w:rsidR="00510672" w:rsidP="00510672" w:rsidRDefault="00510672" w14:paraId="46E66037" w14:textId="77777777">
            <w:pPr>
              <w:rPr>
                <w:rFonts w:cs="Calibri"/>
                <w:sz w:val="18"/>
              </w:rPr>
            </w:pPr>
            <w:r w:rsidRPr="003A3D50">
              <w:rPr>
                <w:rFonts w:ascii="Calibri Light" w:hAnsi="Calibri Light" w:cs="Calibri Light"/>
                <w:sz w:val="18"/>
                <w:szCs w:val="16"/>
              </w:rPr>
              <w:t>2.16.840.1.113883.10.20.22.2.65:2016-11-01</w:t>
            </w:r>
          </w:p>
        </w:tc>
        <w:tc>
          <w:tcPr>
            <w:tcW w:w="5670" w:type="dxa"/>
            <w:shd w:val="clear" w:color="auto" w:fill="auto"/>
          </w:tcPr>
          <w:p w:rsidR="00320567" w:rsidP="00510672" w:rsidRDefault="00510672" w14:paraId="0F05FBB8" w14:textId="77777777">
            <w:pPr>
              <w:rPr>
                <w:rFonts w:ascii="Calibri Light" w:hAnsi="Calibri Light" w:cs="Calibri Light"/>
                <w:szCs w:val="21"/>
              </w:rPr>
            </w:pPr>
            <w:r w:rsidRPr="00D14360">
              <w:rPr>
                <w:rFonts w:ascii="Calibri Light" w:hAnsi="Calibri Light" w:cs="Calibri Light"/>
                <w:szCs w:val="21"/>
              </w:rPr>
              <w:t>This section allows for inclusion of clinical documentation which does not fit precisely within any other C-CDA section. Multiple Notes sections may be included in a document provided they each include different types of note content as indicated by a different section.code. The Notes Section is not used in place of a more specific a C-CDA section. For example, notes about procedure should be placed within the Procedures Section, not a Notes Section.</w:t>
            </w:r>
            <w:r w:rsidRPr="00D14360">
              <w:rPr>
                <w:rFonts w:ascii="Calibri Light" w:hAnsi="Calibri Light" w:cs="Calibri Light"/>
                <w:szCs w:val="21"/>
              </w:rPr>
              <w:br/>
            </w:r>
          </w:p>
          <w:p w:rsidRPr="00D14360" w:rsidR="00510672" w:rsidP="00510672" w:rsidRDefault="00510672" w14:paraId="73967E3C" w14:textId="77777777">
            <w:pPr>
              <w:rPr>
                <w:rFonts w:ascii="Calibri Light" w:hAnsi="Calibri Light" w:cs="Calibri Light"/>
                <w:szCs w:val="21"/>
              </w:rPr>
            </w:pPr>
            <w:r w:rsidRPr="00D14360">
              <w:rPr>
                <w:rFonts w:ascii="Calibri Light" w:hAnsi="Calibri Light" w:cs="Calibri Light"/>
                <w:szCs w:val="21"/>
              </w:rPr>
              <w:t>When a Notes Section is present, Note Activity entries contain structured information about the note information allowing it to be more machine processable.</w:t>
            </w:r>
          </w:p>
        </w:tc>
      </w:tr>
    </w:tbl>
    <w:p w:rsidRPr="00C64922" w:rsidR="005D2703" w:rsidRDefault="005C79A1" w14:paraId="107D6D53" w14:textId="00F1D99B">
      <w:pPr>
        <w:pStyle w:val="Caption"/>
      </w:pPr>
      <w:r>
        <w:t xml:space="preserve">  </w:t>
      </w:r>
      <w:bookmarkStart w:name="_Toc118898820" w:id="1003"/>
      <w:bookmarkStart w:name="_Toc119940023" w:id="1004"/>
      <w:bookmarkStart w:name="_Toc135313054" w:id="1005"/>
      <w:r w:rsidRPr="00C64922" w:rsidR="005D2703">
        <w:t xml:space="preserve">Table </w:t>
      </w:r>
      <w:r>
        <w:fldChar w:fldCharType="begin"/>
      </w:r>
      <w:r>
        <w:instrText>SEQ Table \* ARABIC</w:instrText>
      </w:r>
      <w:r>
        <w:fldChar w:fldCharType="separate"/>
      </w:r>
      <w:r w:rsidR="00DC1072">
        <w:rPr>
          <w:noProof/>
        </w:rPr>
        <w:t>33</w:t>
      </w:r>
      <w:r>
        <w:fldChar w:fldCharType="end"/>
      </w:r>
      <w:r w:rsidRPr="00C64922" w:rsidR="005D2703">
        <w:t>: New and Additional C-CDA Sections</w:t>
      </w:r>
      <w:bookmarkEnd w:id="1003"/>
      <w:bookmarkEnd w:id="1004"/>
      <w:bookmarkEnd w:id="1005"/>
    </w:p>
    <w:p w:rsidRPr="00C64922" w:rsidR="00A10C4D" w:rsidP="003E2C96" w:rsidRDefault="00A10C4D" w14:paraId="36D7BE47" w14:textId="77777777">
      <w:pPr>
        <w:pStyle w:val="Heading2"/>
      </w:pPr>
      <w:bookmarkStart w:name="_Toc11391278" w:id="1006"/>
      <w:bookmarkStart w:name="_Toc119939844" w:id="1007"/>
      <w:bookmarkStart w:name="_Toc135312875" w:id="1008"/>
      <w:r w:rsidRPr="00C64922">
        <w:t>Sections Defined in Other Implementation Guides</w:t>
      </w:r>
      <w:bookmarkEnd w:id="1000"/>
      <w:bookmarkEnd w:id="1001"/>
      <w:bookmarkEnd w:id="1002"/>
      <w:bookmarkEnd w:id="1006"/>
      <w:bookmarkEnd w:id="1007"/>
      <w:bookmarkEnd w:id="1008"/>
    </w:p>
    <w:p w:rsidRPr="00D14360" w:rsidR="00A10C4D" w:rsidP="00B505D2" w:rsidRDefault="00A10C4D" w14:paraId="0DAB7B51" w14:textId="77777777">
      <w:pPr>
        <w:spacing w:after="120"/>
        <w:rPr>
          <w:rFonts w:eastAsia="Calibri" w:cs="Calibri"/>
          <w:color w:val="000000"/>
        </w:rPr>
      </w:pPr>
      <w:r w:rsidRPr="00D14360">
        <w:rPr>
          <w:rFonts w:eastAsia="Calibri" w:cs="Calibri"/>
          <w:color w:val="000000"/>
        </w:rPr>
        <w:t>The table below summaries other section templates available by reference from C-CDA Supplem</w:t>
      </w:r>
      <w:r w:rsidRPr="00D14360" w:rsidR="00632AAF">
        <w:rPr>
          <w:rFonts w:eastAsia="Calibri" w:cs="Calibri"/>
          <w:color w:val="000000"/>
        </w:rPr>
        <w:t>e</w:t>
      </w:r>
      <w:r w:rsidRPr="00D14360">
        <w:rPr>
          <w:rFonts w:eastAsia="Calibri" w:cs="Calibri"/>
          <w:color w:val="000000"/>
        </w:rPr>
        <w:t>ntal IGs and C</w:t>
      </w:r>
      <w:r w:rsidR="00596CA4">
        <w:rPr>
          <w:rFonts w:eastAsia="Calibri" w:cs="Calibri"/>
          <w:color w:val="000000"/>
        </w:rPr>
        <w:t>D</w:t>
      </w:r>
      <w:r w:rsidRPr="00D14360">
        <w:rPr>
          <w:rFonts w:eastAsia="Calibri" w:cs="Calibri"/>
          <w:color w:val="000000"/>
        </w:rPr>
        <w:t>A R2 IGs developed by other stakeholders in the C-CDA implementer community.</w:t>
      </w:r>
    </w:p>
    <w:p w:rsidRPr="00D14360" w:rsidR="00A10C4D" w:rsidP="00B505D2" w:rsidRDefault="00A10C4D" w14:paraId="06A69DE2" w14:textId="77777777">
      <w:pPr>
        <w:spacing w:after="120"/>
        <w:rPr>
          <w:rFonts w:cs="Calibri"/>
          <w:color w:val="000000"/>
        </w:rPr>
      </w:pPr>
      <w:r w:rsidRPr="00D14360">
        <w:rPr>
          <w:rFonts w:cs="Calibri"/>
          <w:bCs/>
          <w:color w:val="000000"/>
        </w:rPr>
        <w:t>N</w:t>
      </w:r>
      <w:r w:rsidRPr="00D14360" w:rsidR="007A0641">
        <w:rPr>
          <w:rFonts w:cs="Calibri"/>
          <w:bCs/>
          <w:color w:val="000000"/>
        </w:rPr>
        <w:t>OTE</w:t>
      </w:r>
      <w:r w:rsidRPr="00D14360">
        <w:rPr>
          <w:rFonts w:cs="Calibri"/>
          <w:bCs/>
          <w:color w:val="000000"/>
        </w:rPr>
        <w:t>:</w:t>
      </w:r>
      <w:r w:rsidRPr="00D14360">
        <w:rPr>
          <w:rFonts w:cs="Calibri"/>
          <w:color w:val="000000"/>
        </w:rPr>
        <w:t xml:space="preserve"> The</w:t>
      </w:r>
      <w:r w:rsidRPr="00D14360" w:rsidR="00AF5D50">
        <w:rPr>
          <w:rFonts w:cs="Calibri"/>
          <w:color w:val="000000"/>
        </w:rPr>
        <w:t xml:space="preserve"> HL</w:t>
      </w:r>
      <w:r w:rsidRPr="00D14360" w:rsidR="007A0641">
        <w:rPr>
          <w:rFonts w:cs="Calibri"/>
          <w:color w:val="000000"/>
        </w:rPr>
        <w:t>7</w:t>
      </w:r>
      <w:r w:rsidRPr="00D14360" w:rsidR="00AF5D50">
        <w:rPr>
          <w:rFonts w:cs="Calibri"/>
          <w:color w:val="000000"/>
        </w:rPr>
        <w:t xml:space="preserve"> CDA Release 2 Implementation Guide: Additional CDA R2 Templates – Clinical Documents for Payers Set 1, Release 1 – US Realm</w:t>
      </w:r>
      <w:r w:rsidRPr="00D14360" w:rsidR="00AF5D50">
        <w:rPr>
          <w:rStyle w:val="FootnoteReference"/>
          <w:rFonts w:cs="Calibri"/>
          <w:color w:val="000000"/>
        </w:rPr>
        <w:footnoteReference w:id="92"/>
      </w:r>
      <w:r w:rsidRPr="00D14360" w:rsidR="00AF5D50">
        <w:rPr>
          <w:rFonts w:cs="Calibri"/>
          <w:color w:val="000000"/>
        </w:rPr>
        <w:t xml:space="preserve"> </w:t>
      </w:r>
      <w:r w:rsidRPr="00D14360">
        <w:rPr>
          <w:rFonts w:cs="Calibri"/>
          <w:color w:val="000000"/>
        </w:rPr>
        <w:t>specification indicates which document types SHALL include the more tightly constrained or additional templates required for exchanging information with payers using C-CDA documents</w:t>
      </w:r>
      <w:r w:rsidRPr="003A3D50" w:rsidR="009B30E1">
        <w:rPr>
          <w:rFonts w:cs="Calibri"/>
          <w:color w:val="000000"/>
        </w:rPr>
        <w:t>.</w:t>
      </w:r>
      <w:r w:rsidRPr="00D14360">
        <w:rPr>
          <w:rStyle w:val="FootnoteReference"/>
          <w:rFonts w:cs="Calibri"/>
          <w:color w:val="000000"/>
        </w:rPr>
        <w:footnoteReference w:id="93"/>
      </w:r>
      <w:r w:rsidRPr="00D14360">
        <w:rPr>
          <w:rFonts w:cs="Calibri"/>
          <w:color w:val="000000"/>
        </w:rPr>
        <w:t xml:space="preserve"> </w:t>
      </w:r>
      <w:r w:rsidRPr="00D14360">
        <w:rPr>
          <w:rFonts w:cs="Calibri"/>
          <w:color w:val="000000"/>
        </w:rPr>
        <w:t xml:space="preserve">The table also summarizes any </w:t>
      </w:r>
      <w:r w:rsidR="00EA7DC2">
        <w:rPr>
          <w:rFonts w:cs="Calibri"/>
          <w:color w:val="000000"/>
        </w:rPr>
        <w:t>t</w:t>
      </w:r>
      <w:r w:rsidRPr="00D14360">
        <w:rPr>
          <w:rFonts w:cs="Calibri"/>
          <w:color w:val="000000"/>
        </w:rPr>
        <w:t>ighter expectations for requiring other C-CDA sections to be included in the structured documents.</w:t>
      </w:r>
      <w:r w:rsidRPr="00D14360">
        <w:rPr>
          <w:rStyle w:val="FootnoteReference"/>
          <w:rFonts w:cs="Calibri"/>
          <w:color w:val="000000"/>
        </w:rPr>
        <w:footnoteReference w:id="94"/>
      </w:r>
      <w:r w:rsidRPr="00D14360">
        <w:rPr>
          <w:rFonts w:cs="Calibri"/>
          <w:color w:val="000000"/>
        </w:rPr>
        <w:t xml:space="preserve"> </w:t>
      </w:r>
    </w:p>
    <w:p w:rsidRPr="00D14360" w:rsidR="00A10C4D" w:rsidP="00B505D2" w:rsidRDefault="00A10C4D" w14:paraId="41039735" w14:textId="77777777">
      <w:pPr>
        <w:spacing w:after="120"/>
        <w:rPr>
          <w:rFonts w:cs="Calibri"/>
          <w:color w:val="000000"/>
        </w:rPr>
      </w:pPr>
      <w:r w:rsidRPr="00D14360">
        <w:rPr>
          <w:rFonts w:cs="Calibri"/>
          <w:color w:val="000000"/>
        </w:rPr>
        <w:t xml:space="preserve">Implementation guides developed within the Payer C-CDA implementer community tighten the constrains on four existing sections and defines three new sections. </w:t>
      </w:r>
    </w:p>
    <w:p w:rsidRPr="00D14360" w:rsidR="00A10C4D" w:rsidP="00B505D2" w:rsidRDefault="00A10C4D" w14:paraId="41CC9742" w14:textId="77777777">
      <w:pPr>
        <w:spacing w:after="120"/>
        <w:rPr>
          <w:rFonts w:cs="Calibri"/>
          <w:color w:val="000000"/>
        </w:rPr>
      </w:pPr>
      <w:r w:rsidRPr="00D14360">
        <w:rPr>
          <w:rFonts w:cs="Calibri"/>
          <w:color w:val="000000"/>
        </w:rPr>
        <w:t>Implementers with the Payer and broader HIT C-CDA implementer community have started utilizing section templates defined by the Quality C-CDA implementer community to express and exchange information about care gaps that exist for individual patients.  The templates used for this use case are re-used from the QRDA Cat I implementation guide.</w:t>
      </w:r>
    </w:p>
    <w:tbl>
      <w:tblPr>
        <w:tblW w:w="9374"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3510"/>
        <w:gridCol w:w="5864"/>
      </w:tblGrid>
      <w:tr w:rsidRPr="00C64922" w:rsidR="000F01AD" w:rsidTr="00486FB8" w14:paraId="0F0399D4" w14:textId="77777777">
        <w:trPr>
          <w:cantSplit/>
          <w:trHeight w:val="315"/>
          <w:tblHeader/>
        </w:trPr>
        <w:tc>
          <w:tcPr>
            <w:tcW w:w="3510" w:type="dxa"/>
            <w:tcBorders>
              <w:bottom w:val="nil"/>
              <w:right w:val="nil"/>
            </w:tcBorders>
            <w:shd w:val="clear" w:color="auto" w:fill="4F81BD"/>
          </w:tcPr>
          <w:p w:rsidRPr="00D14360" w:rsidR="00510672" w:rsidP="003A3D50" w:rsidRDefault="00510672" w14:paraId="60D391FF" w14:textId="77777777">
            <w:pPr>
              <w:ind w:left="360" w:hanging="360"/>
              <w:rPr>
                <w:rFonts w:cs="Calibri"/>
                <w:color w:val="FFFFFF"/>
              </w:rPr>
            </w:pPr>
            <w:r w:rsidRPr="00D14360">
              <w:rPr>
                <w:rFonts w:cs="Calibri"/>
                <w:b/>
                <w:bCs/>
                <w:color w:val="FFFFFF"/>
              </w:rPr>
              <w:t>Section Name</w:t>
            </w:r>
          </w:p>
          <w:p w:rsidRPr="00D14360" w:rsidR="001F3C83" w:rsidP="003A3D50" w:rsidRDefault="001F3C83" w14:paraId="2F94C75E" w14:textId="114CC5FF">
            <w:pPr>
              <w:ind w:hanging="360"/>
              <w:rPr>
                <w:rFonts w:cs="Calibri"/>
                <w:color w:val="FFFFFF"/>
              </w:rPr>
            </w:pPr>
            <w:r w:rsidRPr="00D14360">
              <w:rPr>
                <w:rFonts w:ascii="Calibri Light" w:hAnsi="Calibri Light" w:cs="Calibri Light"/>
                <w:b/>
                <w:bCs/>
                <w:color w:val="FFFFFF"/>
              </w:rPr>
              <w:t xml:space="preserve">        </w:t>
            </w:r>
            <w:r w:rsidR="009171BA">
              <w:rPr>
                <w:rFonts w:ascii="Calibri Light" w:hAnsi="Calibri Light" w:cs="Calibri Light"/>
                <w:b/>
                <w:bCs/>
                <w:color w:val="FFFFFF"/>
              </w:rPr>
              <w:t>LOINC</w:t>
            </w:r>
          </w:p>
          <w:p w:rsidRPr="00D14360" w:rsidR="001F3C83" w:rsidP="003A3D50" w:rsidRDefault="001F3C83" w14:paraId="79B131EB" w14:textId="77777777">
            <w:pPr>
              <w:ind w:left="360" w:hanging="360"/>
              <w:rPr>
                <w:rFonts w:cs="Calibri"/>
                <w:b/>
                <w:bCs/>
                <w:color w:val="FFFFFF"/>
              </w:rPr>
            </w:pPr>
            <w:r w:rsidRPr="00D14360">
              <w:rPr>
                <w:rFonts w:ascii="Calibri Light" w:hAnsi="Calibri Light" w:cs="Calibri Light"/>
                <w:b/>
                <w:bCs/>
                <w:color w:val="FFFFFF"/>
              </w:rPr>
              <w:t>OID</w:t>
            </w:r>
          </w:p>
        </w:tc>
        <w:tc>
          <w:tcPr>
            <w:tcW w:w="5864" w:type="dxa"/>
            <w:shd w:val="clear" w:color="auto" w:fill="4F81BD"/>
          </w:tcPr>
          <w:p w:rsidRPr="00D14360" w:rsidR="00510672" w:rsidP="00D14360" w:rsidRDefault="00510672" w14:paraId="1DD4FD3C" w14:textId="77777777">
            <w:pPr>
              <w:spacing w:after="120"/>
              <w:rPr>
                <w:rFonts w:cs="Calibri"/>
                <w:b/>
                <w:bCs/>
                <w:color w:val="FFFFFF"/>
              </w:rPr>
            </w:pPr>
            <w:r w:rsidRPr="00D14360">
              <w:rPr>
                <w:rFonts w:cs="Calibri"/>
                <w:b/>
                <w:bCs/>
                <w:color w:val="FFFFFF"/>
              </w:rPr>
              <w:t>Purpose Description</w:t>
            </w:r>
          </w:p>
        </w:tc>
      </w:tr>
      <w:tr w:rsidRPr="00C64922" w:rsidR="000F01AD" w:rsidTr="004E29C8" w14:paraId="73A277A8" w14:textId="77777777">
        <w:trPr>
          <w:cantSplit/>
          <w:trHeight w:val="2384"/>
        </w:trPr>
        <w:tc>
          <w:tcPr>
            <w:tcW w:w="3510" w:type="dxa"/>
            <w:tcBorders>
              <w:top w:val="single" w:color="4F81BD" w:sz="4" w:space="0"/>
              <w:bottom w:val="single" w:color="4F81BD" w:sz="4" w:space="0"/>
              <w:right w:val="nil"/>
            </w:tcBorders>
            <w:shd w:val="clear" w:color="auto" w:fill="FFFFFF"/>
          </w:tcPr>
          <w:p w:rsidRPr="00D14360" w:rsidR="00510672" w:rsidP="00510672" w:rsidRDefault="00510672" w14:paraId="183101E1" w14:textId="77777777">
            <w:pPr>
              <w:rPr>
                <w:rFonts w:cs="Calibri"/>
                <w:b/>
                <w:bCs/>
              </w:rPr>
            </w:pPr>
            <w:r w:rsidRPr="00D14360">
              <w:rPr>
                <w:rFonts w:cs="Calibri"/>
                <w:b/>
                <w:bCs/>
              </w:rPr>
              <w:t>Measure Section QDM</w:t>
            </w:r>
            <w:r w:rsidRPr="00D14360">
              <w:rPr>
                <w:rStyle w:val="FootnoteReference"/>
                <w:rFonts w:cs="Calibri"/>
                <w:b/>
                <w:bCs/>
              </w:rPr>
              <w:footnoteReference w:id="95"/>
            </w:r>
          </w:p>
          <w:p w:rsidRPr="00D14360" w:rsidR="001F3C83" w:rsidP="00510672" w:rsidRDefault="001F3C83" w14:paraId="2B21E07E" w14:textId="77777777">
            <w:pPr>
              <w:rPr>
                <w:rFonts w:ascii="Calibri Light" w:hAnsi="Calibri Light" w:cs="Calibri Light"/>
                <w:b/>
                <w:bCs/>
                <w:sz w:val="18"/>
                <w:szCs w:val="18"/>
              </w:rPr>
            </w:pPr>
            <w:r w:rsidRPr="00D14360">
              <w:rPr>
                <w:rFonts w:ascii="Calibri Light" w:hAnsi="Calibri Light" w:cs="Calibri Light"/>
                <w:sz w:val="18"/>
                <w:szCs w:val="18"/>
              </w:rPr>
              <w:t>55186-1</w:t>
            </w:r>
          </w:p>
          <w:p w:rsidRPr="00D14360" w:rsidR="00510672" w:rsidP="00510672" w:rsidRDefault="00510672" w14:paraId="4DAE0DC0" w14:textId="77777777">
            <w:pPr>
              <w:rPr>
                <w:rFonts w:ascii="Calibri Light" w:hAnsi="Calibri Light" w:cs="Calibri Light"/>
                <w:b/>
                <w:bCs/>
                <w:sz w:val="18"/>
                <w:szCs w:val="18"/>
              </w:rPr>
            </w:pPr>
            <w:r w:rsidRPr="00D14360">
              <w:rPr>
                <w:rFonts w:ascii="Calibri Light" w:hAnsi="Calibri Light" w:cs="Calibri Light"/>
                <w:sz w:val="18"/>
                <w:szCs w:val="18"/>
              </w:rPr>
              <w:t>2.16.840.1.113883.10.20.24.2.3</w:t>
            </w:r>
          </w:p>
          <w:p w:rsidRPr="00D14360" w:rsidR="00510672" w:rsidP="00510672" w:rsidRDefault="00510672" w14:paraId="29525FA2" w14:textId="77777777">
            <w:pPr>
              <w:rPr>
                <w:rFonts w:cs="Calibri"/>
                <w:b/>
                <w:bCs/>
                <w:color w:val="000000"/>
              </w:rPr>
            </w:pPr>
          </w:p>
        </w:tc>
        <w:tc>
          <w:tcPr>
            <w:tcW w:w="5864" w:type="dxa"/>
            <w:tcBorders>
              <w:top w:val="single" w:color="4F81BD" w:sz="4" w:space="0"/>
              <w:bottom w:val="single" w:color="4F81BD" w:sz="4" w:space="0"/>
            </w:tcBorders>
            <w:shd w:val="clear" w:color="auto" w:fill="auto"/>
          </w:tcPr>
          <w:p w:rsidRPr="00D14360" w:rsidR="00510672" w:rsidP="00D14360" w:rsidRDefault="00510672" w14:paraId="582B9E5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sidRPr="00D14360">
              <w:rPr>
                <w:rFonts w:ascii="Calibri Light" w:hAnsi="Calibri Light" w:cs="Calibri Light"/>
                <w:color w:val="000000"/>
              </w:rPr>
              <w:t xml:space="preserve">This section template contains information about the measure or measures being reported. This section references the measure through reference to an externalDocument. The externalDocument/ids and version numbers are used to reference the measure. The measure section must contain a reference to at least one externalDocument id of all the measures being reported in the QRDA instance. </w:t>
            </w:r>
          </w:p>
          <w:p w:rsidR="00320567" w:rsidP="00D14360" w:rsidRDefault="00320567" w14:paraId="1C67782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p>
          <w:p w:rsidRPr="00D14360" w:rsidR="00510672" w:rsidP="00D14360" w:rsidRDefault="00510672" w14:paraId="4879619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sidRPr="00D14360">
              <w:rPr>
                <w:rFonts w:ascii="Calibri Light" w:hAnsi="Calibri Light" w:cs="Calibri Light"/>
                <w:color w:val="000000"/>
              </w:rPr>
              <w:t>NOTE: Only measure information is included in this section. The clinical data that support quality calculation could be included in other sections (e.g. problems, procedures, results, vital signs, etc.)</w:t>
            </w:r>
            <w:r w:rsidRPr="00D14360">
              <w:rPr>
                <w:rStyle w:val="FootnoteReference"/>
                <w:rFonts w:ascii="Calibri Light" w:hAnsi="Calibri Light" w:cs="Calibri Light"/>
                <w:color w:val="000000"/>
              </w:rPr>
              <w:footnoteReference w:id="96"/>
            </w:r>
          </w:p>
        </w:tc>
      </w:tr>
      <w:tr w:rsidRPr="00C64922" w:rsidR="000F01AD" w:rsidTr="004E29C8" w14:paraId="4BC4C1FF" w14:textId="77777777">
        <w:trPr>
          <w:cantSplit/>
          <w:trHeight w:val="315"/>
        </w:trPr>
        <w:tc>
          <w:tcPr>
            <w:tcW w:w="3510" w:type="dxa"/>
            <w:tcBorders>
              <w:right w:val="nil"/>
            </w:tcBorders>
            <w:shd w:val="clear" w:color="auto" w:fill="FFFFFF"/>
          </w:tcPr>
          <w:p w:rsidRPr="00D14360" w:rsidR="00510672" w:rsidP="00510672" w:rsidRDefault="00510672" w14:paraId="3AD56E01" w14:textId="77777777">
            <w:pPr>
              <w:rPr>
                <w:rFonts w:cs="Calibri"/>
                <w:b/>
                <w:bCs/>
                <w:color w:val="000000"/>
              </w:rPr>
            </w:pPr>
            <w:r w:rsidRPr="00D14360">
              <w:rPr>
                <w:rFonts w:cs="Calibri"/>
                <w:b/>
                <w:bCs/>
                <w:color w:val="000000"/>
              </w:rPr>
              <w:t>Functional Status Section (CDP1)</w:t>
            </w:r>
            <w:r w:rsidRPr="00D14360">
              <w:rPr>
                <w:rStyle w:val="FootnoteReference"/>
                <w:rFonts w:cs="Calibri"/>
                <w:b/>
                <w:bCs/>
                <w:color w:val="000000"/>
              </w:rPr>
              <w:footnoteReference w:id="97"/>
            </w:r>
          </w:p>
          <w:p w:rsidRPr="00D14360" w:rsidR="000624B1" w:rsidP="00510672" w:rsidRDefault="000624B1" w14:paraId="28E9ED83" w14:textId="77777777">
            <w:pPr>
              <w:rPr>
                <w:rFonts w:ascii="Calibri Light" w:hAnsi="Calibri Light" w:cs="Calibri Light"/>
                <w:b/>
                <w:bCs/>
                <w:sz w:val="18"/>
                <w:szCs w:val="18"/>
              </w:rPr>
            </w:pPr>
            <w:r w:rsidRPr="00D14360">
              <w:rPr>
                <w:rFonts w:ascii="Calibri Light" w:hAnsi="Calibri Light" w:cs="Calibri Light"/>
                <w:sz w:val="18"/>
                <w:szCs w:val="18"/>
              </w:rPr>
              <w:t>47420-5</w:t>
            </w:r>
          </w:p>
          <w:p w:rsidRPr="00D14360" w:rsidR="00510672" w:rsidP="00510672" w:rsidRDefault="00510672" w14:paraId="31498991"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2.16.840.1.113883.10.20.22.2.14:2014-06-09 </w:t>
            </w:r>
          </w:p>
          <w:p w:rsidRPr="00D14360" w:rsidR="00510672" w:rsidP="00510672" w:rsidRDefault="00510672" w14:paraId="6D2F4462" w14:textId="77777777">
            <w:pPr>
              <w:rPr>
                <w:rFonts w:cs="Calibri"/>
                <w:b/>
                <w:bCs/>
                <w:color w:val="000000"/>
              </w:rPr>
            </w:pPr>
          </w:p>
          <w:p w:rsidRPr="00D14360" w:rsidR="00510672" w:rsidP="00510672" w:rsidRDefault="00510672" w14:paraId="495F5318" w14:textId="77777777">
            <w:pPr>
              <w:rPr>
                <w:rFonts w:cs="Calibri"/>
                <w:b/>
                <w:bCs/>
              </w:rPr>
            </w:pPr>
          </w:p>
        </w:tc>
        <w:tc>
          <w:tcPr>
            <w:tcW w:w="5864" w:type="dxa"/>
            <w:shd w:val="clear" w:color="auto" w:fill="auto"/>
          </w:tcPr>
          <w:p w:rsidRPr="00D14360" w:rsidR="00510672" w:rsidP="00510672" w:rsidRDefault="00510672" w14:paraId="6903A458" w14:textId="77777777">
            <w:pPr>
              <w:rPr>
                <w:rFonts w:ascii="Calibri Light" w:hAnsi="Calibri Light" w:cs="Calibri Light"/>
                <w:color w:val="000000"/>
              </w:rPr>
            </w:pPr>
            <w:r w:rsidRPr="00D14360">
              <w:rPr>
                <w:rFonts w:ascii="Calibri Light" w:hAnsi="Calibri Light" w:cs="Calibri Light"/>
                <w:color w:val="000000"/>
              </w:rPr>
              <w:t>The Functional Status Section contains observations and assessments of a patient's physical abilities. A patient’s functional status may include information regarding the patient’s ability to perform Activities of Daily Living (ADLs) in areas such as Mobility (e.g., ambulation), Self-Care (e.g., bathing, dressing, feeding, grooming) or Instrumental Activities of Daily Living (IADLs) (e.g., shopping, using a telephone, balancing a check book). Problems that impact function (e.g., dyspnea, dysphagia) can be contained in the section.</w:t>
            </w:r>
          </w:p>
        </w:tc>
      </w:tr>
      <w:tr w:rsidRPr="00C64922" w:rsidR="000F01AD" w:rsidTr="004E29C8" w14:paraId="32EF5F69" w14:textId="77777777">
        <w:trPr>
          <w:cantSplit/>
          <w:trHeight w:val="1727"/>
        </w:trPr>
        <w:tc>
          <w:tcPr>
            <w:tcW w:w="3510" w:type="dxa"/>
            <w:tcBorders>
              <w:top w:val="single" w:color="4F81BD" w:sz="4" w:space="0"/>
              <w:bottom w:val="single" w:color="4F81BD" w:sz="4" w:space="0"/>
              <w:right w:val="nil"/>
            </w:tcBorders>
            <w:shd w:val="clear" w:color="auto" w:fill="FFFFFF"/>
          </w:tcPr>
          <w:p w:rsidRPr="00D14360" w:rsidR="00510672" w:rsidP="00510672" w:rsidRDefault="00510672" w14:paraId="56534168" w14:textId="77777777">
            <w:pPr>
              <w:rPr>
                <w:rFonts w:cs="Calibri"/>
                <w:b/>
                <w:bCs/>
                <w:color w:val="000000"/>
              </w:rPr>
            </w:pPr>
            <w:r w:rsidRPr="00D14360">
              <w:rPr>
                <w:rFonts w:cs="Calibri"/>
                <w:b/>
                <w:bCs/>
                <w:color w:val="000000"/>
              </w:rPr>
              <w:t>Plan of Treatment Section (CDP1)</w:t>
            </w:r>
            <w:r w:rsidRPr="00D14360">
              <w:rPr>
                <w:rStyle w:val="FootnoteReference"/>
                <w:rFonts w:cs="Calibri"/>
                <w:b/>
                <w:bCs/>
                <w:color w:val="000000"/>
              </w:rPr>
              <w:footnoteReference w:id="98"/>
            </w:r>
          </w:p>
          <w:p w:rsidRPr="00D14360" w:rsidR="000624B1" w:rsidP="00D14360" w:rsidRDefault="000624B1" w14:paraId="53011097" w14:textId="77777777">
            <w:pPr>
              <w:autoSpaceDE w:val="0"/>
              <w:autoSpaceDN w:val="0"/>
              <w:adjustRightInd w:val="0"/>
              <w:rPr>
                <w:rFonts w:ascii="Calibri Light" w:hAnsi="Calibri Light" w:cs="Calibri Light"/>
                <w:b/>
                <w:bCs/>
                <w:color w:val="000000"/>
                <w:sz w:val="18"/>
                <w:szCs w:val="18"/>
              </w:rPr>
            </w:pPr>
            <w:r w:rsidRPr="00D14360">
              <w:rPr>
                <w:rFonts w:ascii="Calibri Light" w:hAnsi="Calibri Light" w:cs="Calibri Light"/>
                <w:color w:val="000000"/>
                <w:sz w:val="18"/>
                <w:szCs w:val="18"/>
              </w:rPr>
              <w:t>18776-5</w:t>
            </w:r>
          </w:p>
          <w:p w:rsidRPr="00D14360" w:rsidR="00510672" w:rsidP="00D14360" w:rsidRDefault="00510672" w14:paraId="6AE65A94" w14:textId="77777777">
            <w:pPr>
              <w:autoSpaceDE w:val="0"/>
              <w:autoSpaceDN w:val="0"/>
              <w:adjustRightInd w:val="0"/>
              <w:rPr>
                <w:rFonts w:ascii="Calibri Light" w:hAnsi="Calibri Light" w:cs="Calibri Light"/>
                <w:b/>
                <w:bCs/>
                <w:color w:val="000000"/>
                <w:sz w:val="18"/>
                <w:szCs w:val="18"/>
              </w:rPr>
            </w:pPr>
            <w:r w:rsidRPr="00D14360">
              <w:rPr>
                <w:rFonts w:ascii="Calibri Light" w:hAnsi="Calibri Light" w:cs="Calibri Light"/>
                <w:color w:val="000000"/>
                <w:sz w:val="18"/>
                <w:szCs w:val="18"/>
              </w:rPr>
              <w:t xml:space="preserve">2.16.840.1.113883.10.20.35.2.6 </w:t>
            </w:r>
          </w:p>
          <w:p w:rsidRPr="00D14360" w:rsidR="00510672" w:rsidP="00D14360" w:rsidRDefault="00510672" w14:paraId="222DC4EC" w14:textId="77777777">
            <w:pPr>
              <w:autoSpaceDE w:val="0"/>
              <w:autoSpaceDN w:val="0"/>
              <w:adjustRightInd w:val="0"/>
              <w:rPr>
                <w:rFonts w:cs="Calibri"/>
                <w:b/>
                <w:bCs/>
                <w:color w:val="000000"/>
              </w:rPr>
            </w:pPr>
          </w:p>
          <w:p w:rsidRPr="00D14360" w:rsidR="00510672" w:rsidP="00D14360" w:rsidRDefault="00510672" w14:paraId="50E84D9A" w14:textId="77777777">
            <w:pPr>
              <w:autoSpaceDE w:val="0"/>
              <w:autoSpaceDN w:val="0"/>
              <w:adjustRightInd w:val="0"/>
              <w:rPr>
                <w:rFonts w:cs="Calibri"/>
                <w:b/>
                <w:bCs/>
                <w:color w:val="000000"/>
              </w:rPr>
            </w:pPr>
          </w:p>
          <w:p w:rsidRPr="00D14360" w:rsidR="00510672" w:rsidP="00D14360" w:rsidRDefault="00510672" w14:paraId="7AF5EBCD" w14:textId="77777777">
            <w:pPr>
              <w:spacing w:after="120"/>
              <w:rPr>
                <w:rFonts w:cs="Calibri"/>
                <w:b/>
                <w:bCs/>
                <w:color w:val="000000"/>
              </w:rPr>
            </w:pPr>
          </w:p>
        </w:tc>
        <w:tc>
          <w:tcPr>
            <w:tcW w:w="5864" w:type="dxa"/>
            <w:tcBorders>
              <w:top w:val="single" w:color="4F81BD" w:sz="4" w:space="0"/>
              <w:bottom w:val="single" w:color="4F81BD" w:sz="4" w:space="0"/>
            </w:tcBorders>
            <w:shd w:val="clear" w:color="auto" w:fill="auto"/>
          </w:tcPr>
          <w:p w:rsidRPr="00D14360" w:rsidR="00510672" w:rsidP="00510672" w:rsidRDefault="00510672" w14:paraId="47641607" w14:textId="77777777">
            <w:pPr>
              <w:pStyle w:val="Default"/>
              <w:rPr>
                <w:rFonts w:ascii="Calibri Light" w:hAnsi="Calibri Light" w:cs="Calibri Light"/>
                <w:sz w:val="20"/>
              </w:rPr>
            </w:pPr>
            <w:r w:rsidRPr="00D14360">
              <w:rPr>
                <w:rFonts w:ascii="Calibri Light" w:hAnsi="Calibri Light" w:cs="Calibri Light"/>
                <w:sz w:val="20"/>
              </w:rPr>
              <w:t xml:space="preserve">This section, formerly known as "Plan of Care", contains data that define pending orders, interventions, encounters, services, and procedures for the patient. It is limited to prospective, unfulfilled, or incomplete orders and requests only. </w:t>
            </w:r>
          </w:p>
          <w:p w:rsidR="00320567" w:rsidP="00D14360" w:rsidRDefault="00320567" w14:paraId="65ADDC70" w14:textId="77777777">
            <w:pPr>
              <w:autoSpaceDE w:val="0"/>
              <w:autoSpaceDN w:val="0"/>
              <w:adjustRightInd w:val="0"/>
              <w:rPr>
                <w:rFonts w:ascii="Calibri Light" w:hAnsi="Calibri Light" w:cs="Calibri Light"/>
                <w:color w:val="000000"/>
              </w:rPr>
            </w:pPr>
          </w:p>
          <w:p w:rsidRPr="00D14360" w:rsidR="00510672" w:rsidP="00D14360" w:rsidRDefault="00510672" w14:paraId="59EEA2FB" w14:textId="77777777">
            <w:pPr>
              <w:autoSpaceDE w:val="0"/>
              <w:autoSpaceDN w:val="0"/>
              <w:adjustRightInd w:val="0"/>
              <w:rPr>
                <w:rFonts w:ascii="Calibri Light" w:hAnsi="Calibri Light" w:cs="Calibri Light"/>
                <w:color w:val="000000"/>
              </w:rPr>
            </w:pPr>
            <w:r w:rsidRPr="00D14360">
              <w:rPr>
                <w:rFonts w:ascii="Calibri Light" w:hAnsi="Calibri Light" w:cs="Calibri Light"/>
                <w:color w:val="000000"/>
              </w:rPr>
              <w:t>This Plan of Treatment Section (CDP1) requires a response for all entry templates. It requires explicitly recording when information is not available in the source system to populate a required entry template.</w:t>
            </w:r>
          </w:p>
        </w:tc>
      </w:tr>
      <w:tr w:rsidRPr="00C64922" w:rsidR="000F01AD" w:rsidTr="004E29C8" w14:paraId="26545E23" w14:textId="77777777">
        <w:trPr>
          <w:cantSplit/>
          <w:trHeight w:val="1781"/>
        </w:trPr>
        <w:tc>
          <w:tcPr>
            <w:tcW w:w="3510" w:type="dxa"/>
            <w:tcBorders>
              <w:right w:val="nil"/>
            </w:tcBorders>
            <w:shd w:val="clear" w:color="auto" w:fill="FFFFFF"/>
          </w:tcPr>
          <w:p w:rsidRPr="00D14360" w:rsidR="00510672" w:rsidP="00510672" w:rsidRDefault="00510672" w14:paraId="242C0C06" w14:textId="77777777">
            <w:pPr>
              <w:rPr>
                <w:rFonts w:cs="Calibri"/>
                <w:color w:val="000000"/>
              </w:rPr>
            </w:pPr>
            <w:r w:rsidRPr="00D14360">
              <w:rPr>
                <w:rFonts w:cs="Calibri"/>
                <w:b/>
                <w:bCs/>
                <w:color w:val="000000"/>
              </w:rPr>
              <w:t>Social History Section (CDP1)</w:t>
            </w:r>
            <w:r w:rsidRPr="00D14360">
              <w:rPr>
                <w:rStyle w:val="FootnoteReference"/>
                <w:rFonts w:cs="Calibri"/>
                <w:b/>
                <w:bCs/>
                <w:color w:val="000000"/>
              </w:rPr>
              <w:footnoteReference w:id="99"/>
            </w:r>
          </w:p>
          <w:p w:rsidRPr="00D14360" w:rsidR="000624B1" w:rsidP="00510672" w:rsidRDefault="00510672" w14:paraId="48D60398" w14:textId="77777777">
            <w:pPr>
              <w:rPr>
                <w:rFonts w:cs="Calibri"/>
                <w:color w:val="000000"/>
              </w:rPr>
            </w:pPr>
            <w:r w:rsidRPr="00D14360">
              <w:rPr>
                <w:rFonts w:cs="Calibri"/>
                <w:b/>
                <w:bCs/>
                <w:color w:val="000000"/>
              </w:rPr>
              <w:t>﻿</w:t>
            </w:r>
            <w:r w:rsidRPr="003A3D50" w:rsidR="000624B1">
              <w:rPr>
                <w:rFonts w:ascii="Calibri Light" w:hAnsi="Calibri Light" w:cs="Calibri Light"/>
                <w:color w:val="000000"/>
                <w:sz w:val="18"/>
                <w:szCs w:val="18"/>
              </w:rPr>
              <w:t>29762-2</w:t>
            </w:r>
          </w:p>
          <w:p w:rsidRPr="00D14360" w:rsidR="00510672" w:rsidP="00510672" w:rsidRDefault="00510672" w14:paraId="5554A7A6" w14:textId="77777777">
            <w:pPr>
              <w:rPr>
                <w:rFonts w:cs="Calibri"/>
                <w:b/>
                <w:bCs/>
                <w:color w:val="000000"/>
              </w:rPr>
            </w:pPr>
            <w:r w:rsidRPr="00D14360">
              <w:rPr>
                <w:rFonts w:ascii="Calibri Light" w:hAnsi="Calibri Light" w:cs="Calibri Light"/>
                <w:color w:val="000000"/>
                <w:sz w:val="18"/>
                <w:szCs w:val="18"/>
              </w:rPr>
              <w:t>2.16.840.1.113883.10.20.35.2.7</w:t>
            </w:r>
          </w:p>
        </w:tc>
        <w:tc>
          <w:tcPr>
            <w:tcW w:w="5864" w:type="dxa"/>
            <w:shd w:val="clear" w:color="auto" w:fill="auto"/>
          </w:tcPr>
          <w:p w:rsidRPr="00D14360" w:rsidR="00510672" w:rsidP="00D14360" w:rsidRDefault="00510672" w14:paraId="2BB06572" w14:textId="77777777">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This section contains social history data that influences a patient’s physical, psychological or emotional health (e.g. smoking status, pregnancy). Demographic data, such as marital status, race, ethnicity, and religious affiliation, is captured in the header. </w:t>
            </w:r>
          </w:p>
          <w:p w:rsidR="00320567" w:rsidP="00D14360" w:rsidRDefault="00320567" w14:paraId="29308D99" w14:textId="77777777">
            <w:pPr>
              <w:autoSpaceDE w:val="0"/>
              <w:autoSpaceDN w:val="0"/>
              <w:adjustRightInd w:val="0"/>
              <w:rPr>
                <w:rFonts w:ascii="Calibri Light" w:hAnsi="Calibri Light" w:cs="Calibri Light"/>
                <w:color w:val="000000"/>
              </w:rPr>
            </w:pPr>
          </w:p>
          <w:p w:rsidRPr="00D14360" w:rsidR="00510672" w:rsidP="00D14360" w:rsidRDefault="00510672" w14:paraId="46B4EF7D" w14:textId="77777777">
            <w:pPr>
              <w:autoSpaceDE w:val="0"/>
              <w:autoSpaceDN w:val="0"/>
              <w:adjustRightInd w:val="0"/>
              <w:rPr>
                <w:rFonts w:ascii="Calibri Light" w:hAnsi="Calibri Light" w:cs="Calibri Light"/>
                <w:color w:val="000000"/>
              </w:rPr>
            </w:pPr>
            <w:r w:rsidRPr="00D14360">
              <w:rPr>
                <w:rFonts w:ascii="Calibri Light" w:hAnsi="Calibri Light" w:cs="Calibri Light"/>
                <w:color w:val="000000"/>
              </w:rPr>
              <w:t>This Social History Section (CDP1) requires a response for all entry templates. It requires explicitly recording when information is not available in the source system to populate a required entry template.</w:t>
            </w:r>
          </w:p>
        </w:tc>
      </w:tr>
      <w:tr w:rsidRPr="00C64922" w:rsidR="000F01AD" w:rsidTr="004E29C8" w14:paraId="43A22FE3" w14:textId="77777777">
        <w:trPr>
          <w:cantSplit/>
          <w:trHeight w:val="315"/>
        </w:trPr>
        <w:tc>
          <w:tcPr>
            <w:tcW w:w="3510" w:type="dxa"/>
            <w:tcBorders>
              <w:top w:val="single" w:color="4F81BD" w:sz="4" w:space="0"/>
              <w:bottom w:val="single" w:color="4F81BD" w:sz="4" w:space="0"/>
              <w:right w:val="nil"/>
            </w:tcBorders>
            <w:shd w:val="clear" w:color="auto" w:fill="FFFFFF"/>
          </w:tcPr>
          <w:p w:rsidRPr="00D14360" w:rsidR="00510672" w:rsidP="00510672" w:rsidRDefault="00510672" w14:paraId="0DAC2262" w14:textId="77777777">
            <w:pPr>
              <w:rPr>
                <w:rFonts w:cs="Calibri"/>
                <w:color w:val="000000"/>
              </w:rPr>
            </w:pPr>
            <w:r w:rsidRPr="00D14360">
              <w:rPr>
                <w:rFonts w:cs="Calibri"/>
                <w:b/>
                <w:bCs/>
                <w:color w:val="000000"/>
              </w:rPr>
              <w:t>Additional Documentation Section (CDP1)</w:t>
            </w:r>
            <w:r w:rsidRPr="00D14360">
              <w:rPr>
                <w:rStyle w:val="FootnoteReference"/>
                <w:rFonts w:cs="Calibri"/>
                <w:b/>
                <w:bCs/>
                <w:color w:val="000000"/>
              </w:rPr>
              <w:footnoteReference w:id="100"/>
            </w:r>
          </w:p>
          <w:p w:rsidRPr="00D14360" w:rsidR="000624B1" w:rsidP="00510672" w:rsidRDefault="00510672" w14:paraId="1FAFCFE3" w14:textId="77777777">
            <w:pPr>
              <w:rPr>
                <w:rFonts w:cs="Calibri"/>
                <w:color w:val="000000"/>
              </w:rPr>
            </w:pPr>
            <w:r w:rsidRPr="00D14360">
              <w:rPr>
                <w:rFonts w:cs="Calibri"/>
                <w:b/>
                <w:bCs/>
                <w:color w:val="000000"/>
              </w:rPr>
              <w:t>﻿</w:t>
            </w:r>
            <w:r w:rsidRPr="003A3D50" w:rsidR="000624B1">
              <w:rPr>
                <w:rFonts w:cs="Calibri"/>
                <w:color w:val="000000"/>
                <w:sz w:val="18"/>
                <w:szCs w:val="18"/>
              </w:rPr>
              <w:t>77599-9</w:t>
            </w:r>
          </w:p>
          <w:p w:rsidRPr="00D14360" w:rsidR="00510672" w:rsidP="00510672" w:rsidRDefault="00510672" w14:paraId="36C6F97A" w14:textId="77777777">
            <w:pPr>
              <w:rPr>
                <w:rFonts w:cs="Calibri"/>
                <w:b/>
                <w:bCs/>
                <w:color w:val="000000"/>
              </w:rPr>
            </w:pPr>
            <w:r w:rsidRPr="00D14360">
              <w:rPr>
                <w:rFonts w:ascii="Calibri Light" w:hAnsi="Calibri Light" w:cs="Calibri Light"/>
                <w:color w:val="000000"/>
                <w:sz w:val="18"/>
                <w:szCs w:val="18"/>
              </w:rPr>
              <w:t>2.16.840.1.113883.10.20.35.4.11</w:t>
            </w:r>
          </w:p>
        </w:tc>
        <w:tc>
          <w:tcPr>
            <w:tcW w:w="5864" w:type="dxa"/>
            <w:tcBorders>
              <w:top w:val="single" w:color="4F81BD" w:sz="4" w:space="0"/>
              <w:bottom w:val="single" w:color="4F81BD" w:sz="4" w:space="0"/>
            </w:tcBorders>
            <w:shd w:val="clear" w:color="auto" w:fill="auto"/>
          </w:tcPr>
          <w:p w:rsidRPr="00D14360" w:rsidR="00510672" w:rsidP="00D14360" w:rsidRDefault="00510672" w14:paraId="0A5D9823" w14:textId="77777777">
            <w:pPr>
              <w:pStyle w:val="Default"/>
              <w:spacing w:after="120"/>
              <w:rPr>
                <w:rFonts w:ascii="Calibri Light" w:hAnsi="Calibri Light" w:cs="Calibri Light"/>
                <w:sz w:val="20"/>
              </w:rPr>
            </w:pPr>
            <w:r w:rsidRPr="00D14360">
              <w:rPr>
                <w:rFonts w:ascii="Calibri Light" w:hAnsi="Calibri Light" w:cs="Calibri Light"/>
                <w:sz w:val="20"/>
              </w:rPr>
              <w:t>The Additional Documentation Section (CDP1) contains additional documentation captured by the provider related to administrative requirements or care provided/planned for the patient, that is not supported in any other section of the document. (example: statement of no financial relationship with a service supplier).</w:t>
            </w:r>
            <w:r w:rsidRPr="00D14360">
              <w:rPr>
                <w:rStyle w:val="FootnoteReference"/>
                <w:rFonts w:ascii="Calibri Light" w:hAnsi="Calibri Light" w:cs="Calibri Light"/>
                <w:sz w:val="20"/>
              </w:rPr>
              <w:footnoteReference w:id="101"/>
            </w:r>
          </w:p>
        </w:tc>
      </w:tr>
      <w:tr w:rsidRPr="00C64922" w:rsidR="000F01AD" w:rsidTr="004E29C8" w14:paraId="2E22DD42" w14:textId="77777777">
        <w:trPr>
          <w:cantSplit/>
          <w:trHeight w:val="315"/>
        </w:trPr>
        <w:tc>
          <w:tcPr>
            <w:tcW w:w="3510" w:type="dxa"/>
            <w:tcBorders>
              <w:right w:val="nil"/>
            </w:tcBorders>
            <w:shd w:val="clear" w:color="auto" w:fill="FFFFFF"/>
          </w:tcPr>
          <w:p w:rsidRPr="00D14360" w:rsidR="00510672" w:rsidP="00510672" w:rsidRDefault="00510672" w14:paraId="4013E1A5" w14:textId="77777777">
            <w:pPr>
              <w:rPr>
                <w:rFonts w:cs="Calibri"/>
                <w:color w:val="000000"/>
              </w:rPr>
            </w:pPr>
            <w:r w:rsidRPr="00D14360">
              <w:rPr>
                <w:rFonts w:cs="Calibri"/>
                <w:b/>
                <w:bCs/>
                <w:color w:val="000000"/>
              </w:rPr>
              <w:t>Externally Defined CDE Section (CDP1)</w:t>
            </w:r>
            <w:r w:rsidRPr="00D14360">
              <w:rPr>
                <w:rStyle w:val="FootnoteReference"/>
                <w:rFonts w:cs="Calibri"/>
                <w:b/>
                <w:bCs/>
                <w:color w:val="000000"/>
              </w:rPr>
              <w:footnoteReference w:id="102"/>
            </w:r>
          </w:p>
          <w:p w:rsidRPr="00D14360" w:rsidR="001F3C83" w:rsidP="00510672" w:rsidRDefault="00510672" w14:paraId="55C44A09" w14:textId="77777777">
            <w:pPr>
              <w:rPr>
                <w:rFonts w:cs="Calibri"/>
                <w:color w:val="000000"/>
              </w:rPr>
            </w:pPr>
            <w:r w:rsidRPr="00D14360">
              <w:rPr>
                <w:rFonts w:cs="Calibri"/>
                <w:b/>
                <w:bCs/>
                <w:color w:val="000000"/>
              </w:rPr>
              <w:t>﻿</w:t>
            </w:r>
            <w:r w:rsidRPr="003A3D50" w:rsidR="001F3C83">
              <w:rPr>
                <w:rFonts w:cs="Calibri"/>
                <w:color w:val="000000"/>
                <w:sz w:val="18"/>
                <w:szCs w:val="18"/>
              </w:rPr>
              <w:t>77598-1</w:t>
            </w:r>
          </w:p>
          <w:p w:rsidRPr="00D14360" w:rsidR="00510672" w:rsidP="00510672" w:rsidRDefault="00510672" w14:paraId="665925F7" w14:textId="77777777">
            <w:pPr>
              <w:rPr>
                <w:rFonts w:cs="Calibri"/>
                <w:b/>
                <w:bCs/>
                <w:color w:val="000000"/>
              </w:rPr>
            </w:pPr>
            <w:r w:rsidRPr="00D14360">
              <w:rPr>
                <w:rFonts w:ascii="Calibri Light" w:hAnsi="Calibri Light" w:cs="Calibri Light"/>
                <w:color w:val="000000"/>
                <w:sz w:val="18"/>
                <w:szCs w:val="18"/>
              </w:rPr>
              <w:t>2.16.840.1.113883.10.20.35.2.2</w:t>
            </w:r>
          </w:p>
        </w:tc>
        <w:tc>
          <w:tcPr>
            <w:tcW w:w="5864" w:type="dxa"/>
            <w:shd w:val="clear" w:color="auto" w:fill="auto"/>
          </w:tcPr>
          <w:p w:rsidRPr="00D14360" w:rsidR="00510672" w:rsidP="00D14360" w:rsidRDefault="00510672" w14:paraId="051267C0" w14:textId="77777777">
            <w:pPr>
              <w:pStyle w:val="Default"/>
              <w:spacing w:after="120"/>
              <w:rPr>
                <w:rFonts w:ascii="Calibri Light" w:hAnsi="Calibri Light" w:cs="Calibri Light"/>
                <w:sz w:val="20"/>
              </w:rPr>
            </w:pPr>
            <w:r w:rsidRPr="00D14360">
              <w:rPr>
                <w:rFonts w:ascii="Calibri Light" w:hAnsi="Calibri Light" w:cs="Calibri Light"/>
                <w:sz w:val="20"/>
              </w:rPr>
              <w:t>The Externally Defined CDE Section (CDP1) contains externally defined Clinical Data Elements (CDEs) that have been created through the interaction of the provider with externally defined templates (or questionnaires) that define name-value pairs and a reference to the externally defined information/content model.</w:t>
            </w:r>
            <w:r w:rsidRPr="00D14360">
              <w:rPr>
                <w:rStyle w:val="FootnoteReference"/>
                <w:rFonts w:ascii="Calibri Light" w:hAnsi="Calibri Light" w:cs="Calibri Light"/>
                <w:sz w:val="20"/>
              </w:rPr>
              <w:footnoteReference w:id="103"/>
            </w:r>
          </w:p>
        </w:tc>
      </w:tr>
      <w:tr w:rsidRPr="00C64922" w:rsidR="000F01AD" w:rsidTr="004E29C8" w14:paraId="1A42A38D" w14:textId="77777777">
        <w:trPr>
          <w:cantSplit/>
          <w:trHeight w:val="315"/>
        </w:trPr>
        <w:tc>
          <w:tcPr>
            <w:tcW w:w="3510" w:type="dxa"/>
            <w:tcBorders>
              <w:top w:val="single" w:color="4F81BD" w:sz="4" w:space="0"/>
              <w:bottom w:val="single" w:color="4F81BD" w:sz="4" w:space="0"/>
              <w:right w:val="nil"/>
            </w:tcBorders>
            <w:shd w:val="clear" w:color="auto" w:fill="FFFFFF"/>
          </w:tcPr>
          <w:p w:rsidRPr="00D14360" w:rsidR="00510672" w:rsidP="00510672" w:rsidRDefault="00510672" w14:paraId="0A8F02C6" w14:textId="77777777">
            <w:pPr>
              <w:rPr>
                <w:rFonts w:cs="Calibri"/>
                <w:color w:val="000000"/>
              </w:rPr>
            </w:pPr>
            <w:r w:rsidRPr="00D14360">
              <w:rPr>
                <w:rFonts w:cs="Calibri"/>
                <w:b/>
                <w:bCs/>
                <w:color w:val="000000"/>
              </w:rPr>
              <w:t>Orders Placed Section (CDP1)</w:t>
            </w:r>
            <w:r w:rsidRPr="00D14360">
              <w:rPr>
                <w:rStyle w:val="FootnoteReference"/>
                <w:rFonts w:cs="Calibri"/>
                <w:b/>
                <w:bCs/>
                <w:color w:val="000000"/>
              </w:rPr>
              <w:footnoteReference w:id="104"/>
            </w:r>
          </w:p>
          <w:p w:rsidRPr="00D14360" w:rsidR="000624B1" w:rsidP="00510672" w:rsidRDefault="00510672" w14:paraId="2B6A1895" w14:textId="77777777">
            <w:pPr>
              <w:rPr>
                <w:rFonts w:cs="Calibri"/>
                <w:color w:val="000000"/>
              </w:rPr>
            </w:pPr>
            <w:r w:rsidRPr="00D14360">
              <w:rPr>
                <w:rFonts w:cs="Calibri"/>
                <w:b/>
                <w:bCs/>
                <w:color w:val="000000"/>
              </w:rPr>
              <w:t>﻿</w:t>
            </w:r>
            <w:r w:rsidRPr="003A3D50" w:rsidR="000624B1">
              <w:rPr>
                <w:rFonts w:cs="Calibri"/>
                <w:color w:val="000000"/>
                <w:sz w:val="18"/>
                <w:szCs w:val="18"/>
              </w:rPr>
              <w:t>77597-3</w:t>
            </w:r>
          </w:p>
          <w:p w:rsidRPr="00D14360" w:rsidR="00510672" w:rsidP="00510672" w:rsidRDefault="00510672" w14:paraId="203DDDE1" w14:textId="77777777">
            <w:pPr>
              <w:rPr>
                <w:rFonts w:cs="Calibri"/>
                <w:b/>
                <w:bCs/>
                <w:color w:val="000000"/>
              </w:rPr>
            </w:pPr>
            <w:r w:rsidRPr="00D14360">
              <w:rPr>
                <w:rFonts w:ascii="Calibri Light" w:hAnsi="Calibri Light" w:cs="Calibri Light"/>
                <w:color w:val="000000"/>
              </w:rPr>
              <w:t>2.16.840.1.113883.10.20.35.2.3</w:t>
            </w:r>
          </w:p>
        </w:tc>
        <w:tc>
          <w:tcPr>
            <w:tcW w:w="5864" w:type="dxa"/>
            <w:tcBorders>
              <w:top w:val="single" w:color="4F81BD" w:sz="4" w:space="0"/>
              <w:bottom w:val="single" w:color="4F81BD" w:sz="4" w:space="0"/>
            </w:tcBorders>
            <w:shd w:val="clear" w:color="auto" w:fill="auto"/>
          </w:tcPr>
          <w:p w:rsidR="00510672" w:rsidP="00D14360" w:rsidRDefault="00510672" w14:paraId="0075BABD" w14:textId="77777777">
            <w:pPr>
              <w:pStyle w:val="Default"/>
              <w:keepNext/>
              <w:spacing w:after="120"/>
              <w:rPr>
                <w:rFonts w:ascii="Calibri Light" w:hAnsi="Calibri Light" w:cs="Calibri Light"/>
                <w:sz w:val="20"/>
              </w:rPr>
            </w:pPr>
            <w:r w:rsidRPr="00D14360">
              <w:rPr>
                <w:rFonts w:ascii="Calibri Light" w:hAnsi="Calibri Light" w:cs="Calibri Light"/>
                <w:sz w:val="20"/>
              </w:rPr>
              <w:t>The Orders Placed Section (CDP1) contains active and completed (not planned) orders for observations, interventions, encounters, services, and procedures for the patient. The entries in this section represent the details of the orders and not the acts involved in the processing and fulfilment of the order. This section includes order information in order to validate that clinical activities performed by other providers and suppliers are authorized by the responsible provider.</w:t>
            </w:r>
            <w:r w:rsidRPr="00D14360">
              <w:rPr>
                <w:rStyle w:val="FootnoteReference"/>
                <w:rFonts w:ascii="Calibri Light" w:hAnsi="Calibri Light" w:cs="Calibri Light"/>
                <w:sz w:val="20"/>
              </w:rPr>
              <w:footnoteReference w:id="105"/>
            </w:r>
          </w:p>
          <w:p w:rsidRPr="00D14360" w:rsidR="00916D2D" w:rsidP="00D14360" w:rsidRDefault="00916D2D" w14:paraId="3F898867" w14:textId="77777777">
            <w:pPr>
              <w:pStyle w:val="Default"/>
              <w:keepNext/>
              <w:spacing w:after="120"/>
              <w:rPr>
                <w:rFonts w:ascii="Calibri Light" w:hAnsi="Calibri Light" w:cs="Calibri Light"/>
                <w:sz w:val="20"/>
              </w:rPr>
            </w:pPr>
            <w:r w:rsidRPr="00916D2D">
              <w:rPr>
                <w:rFonts w:ascii="Calibri Light" w:hAnsi="Calibri Light" w:cs="Calibri Light"/>
                <w:sz w:val="20"/>
              </w:rPr>
              <w:t xml:space="preserve">Implementers may want to consider utilizing the Section Time Range template and apply business rules to limit the amount of information that would be included in this section.  </w:t>
            </w:r>
          </w:p>
        </w:tc>
      </w:tr>
    </w:tbl>
    <w:p w:rsidRPr="00D14360" w:rsidR="00A10C4D" w:rsidP="005D2703" w:rsidRDefault="005C79A1" w14:paraId="098905C8" w14:textId="49547651">
      <w:pPr>
        <w:pStyle w:val="Caption"/>
        <w:rPr>
          <w:rFonts w:cs="Calibri"/>
          <w:color w:val="000000"/>
        </w:rPr>
      </w:pPr>
      <w:bookmarkStart w:name="_21cj21opks9l" w:colFirst="0" w:colLast="0" w:id="1009"/>
      <w:bookmarkEnd w:id="1009"/>
      <w:r>
        <w:t xml:space="preserve">  </w:t>
      </w:r>
      <w:bookmarkStart w:name="_Toc118898821" w:id="1010"/>
      <w:bookmarkStart w:name="_Toc119940024" w:id="1011"/>
      <w:bookmarkStart w:name="_Toc135313055" w:id="1012"/>
      <w:r w:rsidRPr="00C64922" w:rsidR="005D2703">
        <w:t xml:space="preserve">Table </w:t>
      </w:r>
      <w:r>
        <w:fldChar w:fldCharType="begin"/>
      </w:r>
      <w:r>
        <w:instrText>SEQ Table \* ARABIC</w:instrText>
      </w:r>
      <w:r>
        <w:fldChar w:fldCharType="separate"/>
      </w:r>
      <w:r w:rsidR="00DC1072">
        <w:rPr>
          <w:noProof/>
        </w:rPr>
        <w:t>34</w:t>
      </w:r>
      <w:r>
        <w:fldChar w:fldCharType="end"/>
      </w:r>
      <w:r w:rsidRPr="00C64922" w:rsidR="005D2703">
        <w:t>: Sections defined in other Implantation Guides</w:t>
      </w:r>
      <w:bookmarkEnd w:id="1010"/>
      <w:bookmarkEnd w:id="1011"/>
      <w:bookmarkEnd w:id="1012"/>
    </w:p>
    <w:p w:rsidRPr="00D14360" w:rsidR="00A10C4D" w:rsidP="00B505D2" w:rsidRDefault="00A10C4D" w14:paraId="68AF8DEA" w14:textId="77777777">
      <w:pPr>
        <w:pStyle w:val="Default"/>
        <w:spacing w:after="120"/>
        <w:rPr>
          <w:sz w:val="22"/>
          <w:szCs w:val="22"/>
        </w:rPr>
      </w:pPr>
    </w:p>
    <w:p w:rsidRPr="00D14360" w:rsidR="00DD51B1" w:rsidP="00B505D2" w:rsidRDefault="00DD51B1" w14:paraId="1AFA8E15" w14:textId="77777777">
      <w:pPr>
        <w:spacing w:after="120"/>
        <w:rPr>
          <w:rFonts w:eastAsia="Calibri" w:cs="Calibri"/>
          <w:color w:val="000000"/>
        </w:rPr>
      </w:pPr>
    </w:p>
    <w:p w:rsidRPr="00D14360" w:rsidR="00DD51B1" w:rsidP="00B505D2" w:rsidRDefault="00DD51B1" w14:paraId="19296AB0" w14:textId="77777777">
      <w:pPr>
        <w:widowControl w:val="0"/>
        <w:pBdr>
          <w:top w:val="nil"/>
          <w:left w:val="nil"/>
          <w:bottom w:val="nil"/>
          <w:right w:val="nil"/>
          <w:between w:val="nil"/>
        </w:pBdr>
        <w:spacing w:after="120"/>
        <w:rPr>
          <w:rFonts w:eastAsia="Calibri" w:cs="Calibri"/>
          <w:color w:val="000000"/>
        </w:rPr>
        <w:sectPr w:rsidRPr="00D14360" w:rsidR="00DD51B1" w:rsidSect="002525D3">
          <w:headerReference w:type="even" r:id="rId40"/>
          <w:footerReference w:type="even" r:id="rId41"/>
          <w:headerReference w:type="first" r:id="rId42"/>
          <w:footerReference w:type="first" r:id="rId43"/>
          <w:pgSz w:w="12240" w:h="15840" w:orient="portrait"/>
          <w:pgMar w:top="1440" w:right="1440" w:bottom="1440" w:left="1440" w:header="720" w:footer="720" w:gutter="0"/>
          <w:cols w:space="720"/>
          <w:docGrid w:linePitch="299"/>
        </w:sectPr>
      </w:pPr>
    </w:p>
    <w:p w:rsidRPr="00C64922" w:rsidR="00DD51B1" w:rsidP="005C79A1" w:rsidRDefault="00DD51B1" w14:paraId="64EE981C" w14:textId="77777777">
      <w:pPr>
        <w:pStyle w:val="Heading1"/>
      </w:pPr>
      <w:bookmarkStart w:name="_Representation_of_Discrete" w:id="1013"/>
      <w:bookmarkStart w:name="_Toc10707498" w:id="1014"/>
      <w:bookmarkStart w:name="_Toc11043621" w:id="1015"/>
      <w:bookmarkStart w:name="_Toc11045610" w:id="1016"/>
      <w:bookmarkStart w:name="_Toc11391279" w:id="1017"/>
      <w:bookmarkStart w:name="_Ref98770158" w:id="1018"/>
      <w:bookmarkStart w:name="_Ref98770160" w:id="1019"/>
      <w:bookmarkStart w:name="_Ref98770340" w:id="1020"/>
      <w:bookmarkStart w:name="_Ref98770342" w:id="1021"/>
      <w:bookmarkStart w:name="_Toc119939845" w:id="1022"/>
      <w:bookmarkStart w:name="_Toc135312876" w:id="1023"/>
      <w:bookmarkEnd w:id="1013"/>
      <w:r w:rsidRPr="00C64922">
        <w:t>Representation of Discrete Data</w:t>
      </w:r>
      <w:bookmarkEnd w:id="1014"/>
      <w:bookmarkEnd w:id="1015"/>
      <w:bookmarkEnd w:id="1016"/>
      <w:bookmarkEnd w:id="1017"/>
      <w:bookmarkEnd w:id="1018"/>
      <w:bookmarkEnd w:id="1019"/>
      <w:bookmarkEnd w:id="1020"/>
      <w:bookmarkEnd w:id="1021"/>
      <w:bookmarkEnd w:id="1022"/>
      <w:bookmarkEnd w:id="1023"/>
    </w:p>
    <w:p w:rsidRPr="00D14360" w:rsidR="00CB0108" w:rsidP="00B505D2" w:rsidRDefault="00CB0108" w14:paraId="304E5086" w14:textId="429DD1CD">
      <w:pPr>
        <w:pBdr>
          <w:top w:val="nil"/>
          <w:left w:val="nil"/>
          <w:bottom w:val="nil"/>
          <w:right w:val="nil"/>
          <w:between w:val="nil"/>
        </w:pBdr>
        <w:spacing w:after="120"/>
        <w:rPr>
          <w:rFonts w:eastAsia="Calibri" w:cs="Calibri"/>
          <w:color w:val="000000"/>
        </w:rPr>
      </w:pPr>
      <w:r w:rsidRPr="00D14360">
        <w:rPr>
          <w:rFonts w:eastAsia="Calibri" w:cs="Calibri"/>
          <w:color w:val="000000"/>
        </w:rPr>
        <w:t xml:space="preserve">The full potential of our </w:t>
      </w:r>
      <w:r w:rsidRPr="00D14360" w:rsidR="003B368E">
        <w:rPr>
          <w:rFonts w:eastAsia="Calibri" w:cs="Calibri"/>
          <w:color w:val="000000"/>
        </w:rPr>
        <w:t xml:space="preserve">Health IT </w:t>
      </w:r>
      <w:r w:rsidRPr="00D14360">
        <w:rPr>
          <w:rFonts w:eastAsia="Calibri" w:cs="Calibri"/>
          <w:color w:val="000000"/>
        </w:rPr>
        <w:t>infra</w:t>
      </w:r>
      <w:r w:rsidRPr="00D14360" w:rsidR="003B368E">
        <w:rPr>
          <w:rFonts w:eastAsia="Calibri" w:cs="Calibri"/>
          <w:color w:val="000000"/>
        </w:rPr>
        <w:t>structure can only be realized w</w:t>
      </w:r>
      <w:r w:rsidR="00C14E97">
        <w:rPr>
          <w:rFonts w:eastAsia="Calibri" w:cs="Calibri"/>
          <w:color w:val="000000"/>
        </w:rPr>
        <w:t>hen</w:t>
      </w:r>
      <w:r w:rsidRPr="00D14360" w:rsidR="003B368E">
        <w:rPr>
          <w:rFonts w:eastAsia="Calibri" w:cs="Calibri"/>
          <w:color w:val="000000"/>
        </w:rPr>
        <w:t xml:space="preserve"> the health information being shared includes the corresponding discrete data that makes modern computing opportunities possible. Computer aided processing and analysis is only possible when the information in clinical notes conveyed by standardized structured data documents also includes machine processable representation of the data. Discrete data drives data analytics and data analytics holds the potential to revolutionize care delivery while accelerating the shift toward value-based care and innovations that improve the healthcare experience.</w:t>
      </w:r>
    </w:p>
    <w:p w:rsidRPr="00C64922" w:rsidR="00DD51B1" w:rsidP="003E2C96" w:rsidRDefault="00DD51B1" w14:paraId="4774032A" w14:textId="77777777">
      <w:pPr>
        <w:pStyle w:val="Heading2"/>
      </w:pPr>
      <w:bookmarkStart w:name="_Toc10707499" w:id="1024"/>
      <w:bookmarkStart w:name="_Toc11043622" w:id="1025"/>
      <w:bookmarkStart w:name="_Toc11045611" w:id="1026"/>
      <w:bookmarkStart w:name="_Toc11391280" w:id="1027"/>
      <w:bookmarkStart w:name="_Toc119939846" w:id="1028"/>
      <w:bookmarkStart w:name="_Toc135312877" w:id="1029"/>
      <w:r w:rsidRPr="00C64922">
        <w:t>General Entry-Level Guidance</w:t>
      </w:r>
      <w:bookmarkEnd w:id="1024"/>
      <w:bookmarkEnd w:id="1025"/>
      <w:bookmarkEnd w:id="1026"/>
      <w:bookmarkEnd w:id="1027"/>
      <w:bookmarkEnd w:id="1028"/>
      <w:bookmarkEnd w:id="1029"/>
    </w:p>
    <w:p w:rsidRPr="00D14360" w:rsidR="00317567" w:rsidP="00317567" w:rsidRDefault="00317567" w14:paraId="48AA3DF8" w14:textId="77777777">
      <w:pPr>
        <w:rPr>
          <w:rFonts w:cs="Calibri"/>
        </w:rPr>
      </w:pPr>
      <w:r w:rsidRPr="00D14360">
        <w:rPr>
          <w:rFonts w:cs="Calibri"/>
        </w:rPr>
        <w:t>The guidance below pertains when document sections include machine processable discrete data to aid processing of information contained in the section. The following general entry-level guidance is applicable to all C-CDA entry templates.</w:t>
      </w:r>
    </w:p>
    <w:p w:rsidRPr="00C64922" w:rsidR="00DD51B1" w:rsidP="00FD31AC" w:rsidRDefault="00DD51B1" w14:paraId="46183985" w14:textId="77777777">
      <w:pPr>
        <w:pStyle w:val="Heading3"/>
      </w:pPr>
      <w:bookmarkStart w:name="_Toc10707501" w:id="1030"/>
      <w:bookmarkStart w:name="_Toc11043624" w:id="1031"/>
      <w:bookmarkStart w:name="_Toc11045613" w:id="1032"/>
      <w:bookmarkStart w:name="_Toc11391281" w:id="1033"/>
      <w:bookmarkStart w:name="_Toc119939847" w:id="1034"/>
      <w:bookmarkStart w:name="_Toc135312878" w:id="1035"/>
      <w:r w:rsidRPr="00C64922">
        <w:t>Narrative Text Linking (Referencing)</w:t>
      </w:r>
      <w:bookmarkEnd w:id="1030"/>
      <w:bookmarkEnd w:id="1031"/>
      <w:bookmarkEnd w:id="1032"/>
      <w:bookmarkEnd w:id="1033"/>
      <w:bookmarkEnd w:id="1034"/>
      <w:bookmarkEnd w:id="1035"/>
      <w:r w:rsidRPr="00C64922">
        <w:t xml:space="preserve"> </w:t>
      </w:r>
    </w:p>
    <w:p w:rsidRPr="00D14360" w:rsidR="008F2473" w:rsidP="003A3D50" w:rsidRDefault="008F2473" w14:paraId="2A6388C5" w14:textId="77777777">
      <w:pPr>
        <w:pStyle w:val="NormalWeb"/>
        <w:spacing w:before="0" w:beforeAutospacing="0" w:after="0" w:afterAutospacing="0"/>
        <w:rPr>
          <w:rFonts w:cs="Calibri"/>
          <w:color w:val="000000"/>
          <w:szCs w:val="22"/>
        </w:rPr>
      </w:pPr>
      <w:r w:rsidRPr="00D14360">
        <w:rPr>
          <w:rFonts w:cs="Calibri"/>
          <w:color w:val="000000"/>
          <w:szCs w:val="22"/>
        </w:rPr>
        <w:t>Best practice for CDA creation is to represent all human readable text in the section, then reference the text from the discrete entries that represent the human readable information as machine processable data. To include narrative text linking, the text element of the primary (outer-most) act in an entry should point, by reference, to the portion of the narrative text corresponding to the meaning of the entire clinical statement expressed in the discrete entry.</w:t>
      </w:r>
    </w:p>
    <w:p w:rsidRPr="00D14360" w:rsidR="00DD51B1" w:rsidP="003A3D50" w:rsidRDefault="00DD51B1" w14:paraId="4782C528" w14:textId="77777777">
      <w:pPr>
        <w:pStyle w:val="NormalWeb"/>
        <w:spacing w:before="0" w:beforeAutospacing="0" w:after="0" w:afterAutospacing="0"/>
        <w:rPr>
          <w:rFonts w:cs="Calibri"/>
          <w:color w:val="000000"/>
          <w:szCs w:val="22"/>
        </w:rPr>
      </w:pPr>
    </w:p>
    <w:p w:rsidRPr="00C64922" w:rsidR="00C558B5" w:rsidP="00510672" w:rsidRDefault="005C79A1" w14:paraId="7ED27654" w14:textId="48BE9184">
      <w:pPr>
        <w:pStyle w:val="Caption"/>
        <w:keepNext/>
        <w:spacing w:after="0"/>
      </w:pPr>
      <w:r>
        <w:t xml:space="preserve">  </w:t>
      </w:r>
      <w:bookmarkStart w:name="_Toc118898742" w:id="1036"/>
      <w:bookmarkStart w:name="_Toc119939944" w:id="1037"/>
      <w:bookmarkStart w:name="_Toc135312976" w:id="1038"/>
      <w:r w:rsidRPr="00C64922" w:rsidR="00C558B5">
        <w:t xml:space="preserve">Example </w:t>
      </w:r>
      <w:r>
        <w:fldChar w:fldCharType="begin"/>
      </w:r>
      <w:r>
        <w:instrText>SEQ Example \* ARABIC</w:instrText>
      </w:r>
      <w:r>
        <w:fldChar w:fldCharType="separate"/>
      </w:r>
      <w:r w:rsidR="00DC1072">
        <w:rPr>
          <w:noProof/>
        </w:rPr>
        <w:t>21</w:t>
      </w:r>
      <w:r>
        <w:fldChar w:fldCharType="end"/>
      </w:r>
      <w:r w:rsidRPr="00C64922" w:rsidR="00C558B5">
        <w:t>: Narrative Text with Links to Machine Processable Data</w:t>
      </w:r>
      <w:bookmarkEnd w:id="1036"/>
      <w:bookmarkEnd w:id="1037"/>
      <w:bookmarkEnd w:id="1038"/>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60"/>
      </w:tblGrid>
      <w:tr w:rsidRPr="00C64922" w:rsidR="009A0515" w:rsidTr="004E29C8" w14:paraId="7A43AD09" w14:textId="77777777">
        <w:tc>
          <w:tcPr>
            <w:tcW w:w="9360" w:type="dxa"/>
            <w:shd w:val="clear" w:color="auto" w:fill="auto"/>
          </w:tcPr>
          <w:p w:rsidRPr="00D14360" w:rsidR="00486FB8" w:rsidP="00486FB8" w:rsidRDefault="00486FB8" w14:paraId="6B127CCF" w14:textId="77777777">
            <w:pPr>
              <w:pStyle w:val="NormalWeb"/>
              <w:spacing w:before="0" w:beforeAutospacing="0" w:after="0" w:afterAutospacing="0"/>
              <w:rPr>
                <w:rFonts w:ascii="Courier New" w:hAnsi="Courier New" w:cs="Courier New"/>
                <w:sz w:val="16"/>
                <w:szCs w:val="16"/>
              </w:rPr>
            </w:pPr>
            <w:r w:rsidRPr="00D14360">
              <w:rPr>
                <w:rFonts w:cs="Calibri"/>
                <w:color w:val="000000"/>
              </w:rPr>
              <w:t>       </w:t>
            </w:r>
            <w:r w:rsidRPr="00D14360">
              <w:rPr>
                <w:rFonts w:ascii="Courier New" w:hAnsi="Courier New" w:cs="Courier New"/>
                <w:color w:val="000000"/>
                <w:sz w:val="16"/>
                <w:szCs w:val="16"/>
              </w:rPr>
              <w:t>&lt;section&gt;</w:t>
            </w:r>
          </w:p>
          <w:p w:rsidRPr="00D14360" w:rsidR="00486FB8" w:rsidP="00486FB8" w:rsidRDefault="00486FB8" w14:paraId="3F4AFAA0"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&lt;templateId root="2.16.840.1.113883.10.20.22.2.7.1" extension="2014-06-09" assigningAuthorityName="HL7 CCD" /&gt;</w:t>
            </w:r>
          </w:p>
          <w:p w:rsidRPr="00D14360" w:rsidR="00486FB8" w:rsidP="00486FB8" w:rsidRDefault="00486FB8" w14:paraId="3A7D957B"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code="47519-4" displayName="Procedures" codeSystem="2.16.840.1.113883.6.1" codeSystemName="LOINC" /&gt;</w:t>
            </w:r>
          </w:p>
          <w:p w:rsidRPr="00D14360" w:rsidR="00486FB8" w:rsidP="00486FB8" w:rsidRDefault="00486FB8" w14:paraId="7EDC62DA"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&lt;title&gt;Procedures&lt;/title&gt;</w:t>
            </w:r>
          </w:p>
          <w:p w:rsidRPr="00D14360" w:rsidR="00486FB8" w:rsidP="00486FB8" w:rsidRDefault="00486FB8" w14:paraId="67C936DC"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&lt;text&gt;</w:t>
            </w:r>
          </w:p>
          <w:p w:rsidRPr="00D14360" w:rsidR="00486FB8" w:rsidP="00486FB8" w:rsidRDefault="00486FB8" w14:paraId="2D4A84E4"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&lt;table border="1" width="100%"&gt;</w:t>
            </w:r>
          </w:p>
          <w:p w:rsidRPr="00D14360" w:rsidR="00486FB8" w:rsidP="00486FB8" w:rsidRDefault="00486FB8" w14:paraId="1ED8F90B"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&lt;thead&gt;</w:t>
            </w:r>
          </w:p>
          <w:p w:rsidRPr="00D14360" w:rsidR="00486FB8" w:rsidP="00486FB8" w:rsidRDefault="00486FB8" w14:paraId="04D6E926"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&lt;tr&gt;</w:t>
            </w:r>
          </w:p>
          <w:p w:rsidRPr="00D14360" w:rsidR="00486FB8" w:rsidP="00486FB8" w:rsidRDefault="00486FB8" w14:paraId="43BB1B97"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&lt;th&gt;Procedure Name&lt;/th&gt;</w:t>
            </w:r>
          </w:p>
          <w:p w:rsidRPr="00D14360" w:rsidR="00486FB8" w:rsidP="00486FB8" w:rsidRDefault="00486FB8" w14:paraId="7C1E3FF3"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&lt;th&gt;Code&lt;/th&gt;</w:t>
            </w:r>
          </w:p>
          <w:p w:rsidRPr="00D14360" w:rsidR="00486FB8" w:rsidP="00486FB8" w:rsidRDefault="00486FB8" w14:paraId="2F885426"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&lt;th&gt;CodeSystem&lt;/th&gt;</w:t>
            </w:r>
          </w:p>
          <w:p w:rsidRPr="00D14360" w:rsidR="00486FB8" w:rsidP="00486FB8" w:rsidRDefault="00486FB8" w14:paraId="1C110DD9"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&lt;th&gt;Target Site&lt;/th&gt;</w:t>
            </w:r>
          </w:p>
          <w:p w:rsidRPr="00D14360" w:rsidR="00486FB8" w:rsidP="00486FB8" w:rsidRDefault="00486FB8" w14:paraId="554D01B7"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&lt;th&gt;Date of Procedure&lt;/th&gt;</w:t>
            </w:r>
          </w:p>
          <w:p w:rsidRPr="00D14360" w:rsidR="00486FB8" w:rsidP="00486FB8" w:rsidRDefault="00486FB8" w14:paraId="0647B90D"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&lt;/tr&gt;</w:t>
            </w:r>
          </w:p>
          <w:p w:rsidRPr="00D14360" w:rsidR="00486FB8" w:rsidP="00486FB8" w:rsidRDefault="00486FB8" w14:paraId="0892ECF6"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&lt;/thead&gt;</w:t>
            </w:r>
          </w:p>
          <w:p w:rsidRPr="00D14360" w:rsidR="00486FB8" w:rsidP="00486FB8" w:rsidRDefault="00486FB8" w14:paraId="0799468D"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&lt;tbody&gt;</w:t>
            </w:r>
          </w:p>
          <w:p w:rsidRPr="00D14360" w:rsidR="00486FB8" w:rsidP="00486FB8" w:rsidRDefault="00486FB8" w14:paraId="1E345702"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 id=PROCEDURESUMMARY_1&gt;</w:t>
            </w:r>
          </w:p>
          <w:p w:rsidRPr="00D14360" w:rsidR="00486FB8" w:rsidP="00486FB8" w:rsidRDefault="00486FB8" w14:paraId="58FA9BA7"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id=PROCEDURE_1&gt;Skin care: graft site&lt;/td&gt;</w:t>
            </w:r>
          </w:p>
          <w:p w:rsidRPr="00D14360" w:rsidR="00486FB8" w:rsidP="00486FB8" w:rsidRDefault="00486FB8" w14:paraId="21322ACA"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&gt;406177009&lt;/td&gt;</w:t>
            </w:r>
          </w:p>
          <w:p w:rsidRPr="00D14360" w:rsidR="00486FB8" w:rsidP="00486FB8" w:rsidRDefault="00486FB8" w14:paraId="1CA0480C"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&gt;SNOMED CT&lt;/td&gt;</w:t>
            </w:r>
          </w:p>
          <w:p w:rsidRPr="00D14360" w:rsidR="00486FB8" w:rsidP="00486FB8" w:rsidRDefault="00486FB8" w14:paraId="4BF8C4D5"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&gt;11207009 (Structure of right thigh)&lt;thigh) &lt;/td&gt;</w:t>
            </w:r>
          </w:p>
          <w:p w:rsidRPr="00D14360" w:rsidR="00486FB8" w:rsidP="00486FB8" w:rsidRDefault="00486FB8" w14:paraId="21A3FC5E"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&gt;2015-06-23&lt;/td&gt;</w:t>
            </w:r>
          </w:p>
          <w:p w:rsidRPr="00D14360" w:rsidR="00486FB8" w:rsidP="00486FB8" w:rsidRDefault="00486FB8" w14:paraId="2B156596"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&lt;/tr&gt;</w:t>
            </w:r>
          </w:p>
          <w:p w:rsidRPr="00D14360" w:rsidR="00486FB8" w:rsidP="00486FB8" w:rsidRDefault="00486FB8" w14:paraId="6EE6F13F"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&lt;/tbody&gt;</w:t>
            </w:r>
          </w:p>
          <w:p w:rsidRPr="00D14360" w:rsidR="00486FB8" w:rsidP="00486FB8" w:rsidRDefault="00486FB8" w14:paraId="2CC20236"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&lt;/table&gt;</w:t>
            </w:r>
          </w:p>
          <w:p w:rsidRPr="00D14360" w:rsidR="00486FB8" w:rsidP="00486FB8" w:rsidRDefault="00486FB8" w14:paraId="29DBA311"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&lt;/text&gt;</w:t>
            </w:r>
          </w:p>
          <w:p w:rsidRPr="00D14360" w:rsidR="00486FB8" w:rsidP="00486FB8" w:rsidRDefault="00486FB8" w14:paraId="6A0B87A8"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&lt;entry typeCode="DRIV"&gt;</w:t>
            </w:r>
          </w:p>
          <w:p w:rsidRPr="00D14360" w:rsidR="00486FB8" w:rsidP="00486FB8" w:rsidRDefault="00486FB8" w14:paraId="576038FB"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&lt;procedure classCode="PROC" moodCode="EVN"&gt;</w:t>
            </w:r>
          </w:p>
          <w:p w:rsidRPr="00D14360" w:rsidR="00486FB8" w:rsidP="00486FB8" w:rsidRDefault="00486FB8" w14:paraId="2176E62D"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&lt;templateId root="2.16.840.1.113883.10.20.22.4.14" extension="2014-06-09" /&gt;</w:t>
            </w:r>
          </w:p>
          <w:p w:rsidRPr="00D14360" w:rsidR="00486FB8" w:rsidP="00486FB8" w:rsidRDefault="00486FB8" w14:paraId="696922E3"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&lt;id root="93ad269d-40a6-4d71-bcc6-6978598820d9" /&gt;</w:t>
            </w:r>
          </w:p>
          <w:p w:rsidRPr="00D14360" w:rsidR="00486FB8" w:rsidP="00486FB8" w:rsidRDefault="00486FB8" w14:paraId="016C56CE"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code="406177009" displayName="Skin care: graft site" codeSystem="2.16.840.1.113883.6.96"&gt;</w:t>
            </w:r>
          </w:p>
          <w:p w:rsidRPr="00486FB8" w:rsidR="00486FB8" w:rsidP="00486FB8" w:rsidRDefault="00486FB8" w14:paraId="344AC560"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&lt;originalText&gt;</w:t>
            </w:r>
          </w:p>
          <w:p w:rsidRPr="00486FB8" w:rsidR="00486FB8" w:rsidP="00486FB8" w:rsidRDefault="00486FB8" w14:paraId="3382B19E" w14:textId="77777777">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&lt;reference value="</w:t>
            </w:r>
            <w:r w:rsidRPr="003A3D50">
              <w:rPr>
                <w:rFonts w:ascii="Courier New" w:hAnsi="Courier New" w:cs="Courier New"/>
                <w:color w:val="000000"/>
                <w:sz w:val="16"/>
                <w:szCs w:val="16"/>
              </w:rPr>
              <w:t>#PROCEDURE_1</w:t>
            </w:r>
            <w:r w:rsidRPr="00486FB8">
              <w:rPr>
                <w:rFonts w:ascii="Courier New" w:hAnsi="Courier New" w:cs="Courier New"/>
                <w:color w:val="000000"/>
                <w:sz w:val="16"/>
                <w:szCs w:val="16"/>
              </w:rPr>
              <w:t>" /&gt;</w:t>
            </w:r>
          </w:p>
          <w:p w:rsidRPr="00486FB8" w:rsidR="00486FB8" w:rsidP="00486FB8" w:rsidRDefault="00486FB8" w14:paraId="37E4D327" w14:textId="77777777">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&lt;/originalText&gt;</w:t>
            </w:r>
          </w:p>
          <w:p w:rsidRPr="00486FB8" w:rsidR="00486FB8" w:rsidP="00486FB8" w:rsidRDefault="00486FB8" w14:paraId="60854BB5" w14:textId="77777777">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&lt;/code&gt;</w:t>
            </w:r>
          </w:p>
          <w:p w:rsidRPr="00486FB8" w:rsidR="00486FB8" w:rsidP="00486FB8" w:rsidRDefault="00486FB8" w14:paraId="74B63A50" w14:textId="77777777">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&lt;text&gt;&lt;reference value="</w:t>
            </w:r>
            <w:r w:rsidRPr="003A3D50">
              <w:rPr>
                <w:rFonts w:ascii="Courier New" w:hAnsi="Courier New" w:cs="Courier New"/>
                <w:color w:val="000000"/>
                <w:sz w:val="16"/>
                <w:szCs w:val="16"/>
              </w:rPr>
              <w:t>#PROCEDURESUMMARY_1</w:t>
            </w:r>
            <w:r w:rsidRPr="00486FB8">
              <w:rPr>
                <w:rFonts w:ascii="Courier New" w:hAnsi="Courier New" w:cs="Courier New"/>
                <w:color w:val="000000"/>
                <w:sz w:val="16"/>
                <w:szCs w:val="16"/>
              </w:rPr>
              <w:t>" /&gt;&lt;/text&gt;</w:t>
            </w:r>
          </w:p>
          <w:p w:rsidRPr="00486FB8" w:rsidR="00486FB8" w:rsidP="00486FB8" w:rsidRDefault="00486FB8" w14:paraId="0DE80DEB" w14:textId="77777777">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&lt;statusCode code="completed" /&gt;</w:t>
            </w:r>
          </w:p>
          <w:p w:rsidRPr="00D14360" w:rsidR="00486FB8" w:rsidP="00486FB8" w:rsidRDefault="00486FB8" w14:paraId="1A6AB7C8"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&lt;effectiveTime value="20150623" /&gt;</w:t>
            </w:r>
          </w:p>
          <w:p w:rsidRPr="00D14360" w:rsidR="00486FB8" w:rsidP="00486FB8" w:rsidRDefault="00486FB8" w14:paraId="0B192B1B"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&lt;methodCode nullFlavor="UNK" /&gt;</w:t>
            </w:r>
          </w:p>
          <w:p w:rsidRPr="00D14360" w:rsidR="00486FB8" w:rsidP="00486FB8" w:rsidRDefault="00486FB8" w14:paraId="5F976E2B"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&lt;targetSiteCode code="11207009" displayName="Structure of right thigh" codeSystem="2.16.840.1.113883.6.96" codeSystemName="SNOMED CT" /&gt;</w:t>
            </w:r>
          </w:p>
          <w:p w:rsidRPr="00D14360" w:rsidR="00486FB8" w:rsidP="00486FB8" w:rsidRDefault="00486FB8" w14:paraId="4F6A4CC6"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&lt;author&gt;</w:t>
            </w:r>
          </w:p>
          <w:p w:rsidRPr="00D14360" w:rsidR="00486FB8" w:rsidP="00486FB8" w:rsidRDefault="00486FB8" w14:paraId="3C102A03"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&lt;templateId root="2.16.840.1.113883.10.20.22.4.119" /&gt;</w:t>
            </w:r>
          </w:p>
          <w:p w:rsidRPr="00D14360" w:rsidR="00486FB8" w:rsidP="00486FB8" w:rsidRDefault="00486FB8" w14:paraId="53288603"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&lt;time value="20150623" /&gt;</w:t>
            </w:r>
          </w:p>
          <w:p w:rsidRPr="00D14360" w:rsidR="00486FB8" w:rsidP="00486FB8" w:rsidRDefault="00486FB8" w14:paraId="54AA0186"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&lt;assignedAuthor&gt;</w:t>
            </w:r>
          </w:p>
          <w:p w:rsidRPr="00D14360" w:rsidR="00486FB8" w:rsidP="00486FB8" w:rsidRDefault="00486FB8" w14:paraId="190942C1"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&lt;id extension="db659e09-b0b0-4e51-a6e9-7eb5abdae4e4" /&gt;</w:t>
            </w:r>
          </w:p>
          <w:p w:rsidRPr="00D14360" w:rsidR="00486FB8" w:rsidP="00486FB8" w:rsidRDefault="00486FB8" w14:paraId="1352AE1F"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nullFlavor="UNK" /&gt;</w:t>
            </w:r>
          </w:p>
          <w:p w:rsidRPr="00D14360" w:rsidR="00486FB8" w:rsidP="00486FB8" w:rsidRDefault="00486FB8" w14:paraId="65EEA417"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&lt;assignedPerson&gt;</w:t>
            </w:r>
          </w:p>
          <w:p w:rsidRPr="00D14360" w:rsidR="00486FB8" w:rsidP="00486FB8" w:rsidRDefault="00486FB8" w14:paraId="0F19F57A" w14:textId="2B88E8DA">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&lt;name nullFlavor</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NI</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486FB8" w:rsidP="00486FB8" w:rsidRDefault="00486FB8" w14:paraId="71EB0B1B"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w:t>
            </w:r>
          </w:p>
          <w:p w:rsidRPr="00D14360" w:rsidR="00486FB8" w:rsidP="00486FB8" w:rsidRDefault="00486FB8" w14:paraId="6115F714"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&lt;/assignedPerson&gt;</w:t>
            </w:r>
          </w:p>
          <w:p w:rsidRPr="00D14360" w:rsidR="00486FB8" w:rsidP="00486FB8" w:rsidRDefault="00486FB8" w14:paraId="22B4A63D"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&lt;/assignedAuthor&gt;</w:t>
            </w:r>
          </w:p>
          <w:p w:rsidRPr="00D14360" w:rsidR="00486FB8" w:rsidP="00486FB8" w:rsidRDefault="00486FB8" w14:paraId="075A4230"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&lt;/author&gt;</w:t>
            </w:r>
          </w:p>
          <w:p w:rsidRPr="00D14360" w:rsidR="00486FB8" w:rsidP="00486FB8" w:rsidRDefault="00486FB8" w14:paraId="2CA9DE9D"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&lt;/procedure&gt;</w:t>
            </w:r>
          </w:p>
          <w:p w:rsidR="009A0515" w:rsidP="00486FB8" w:rsidRDefault="00486FB8" w14:paraId="2F73B10A" w14:textId="26AB0F9A">
            <w:pPr>
              <w:pStyle w:val="NormalWeb"/>
              <w:spacing w:before="0" w:beforeAutospacing="0" w:after="0" w:afterAutospacing="0"/>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rsidR="00E92D58" w:rsidP="00E92D58" w:rsidRDefault="00E92D58" w14:paraId="21860AB0" w14:textId="284012A2">
            <w:pPr>
              <w:pStyle w:val="NormalWeb"/>
              <w:spacing w:before="0" w:beforeAutospacing="0" w:after="0" w:afterAutospacing="0"/>
              <w:rPr>
                <w:rFonts w:ascii="Courier New" w:hAnsi="Courier New" w:cs="Courier New"/>
                <w:color w:val="000000"/>
                <w:sz w:val="16"/>
                <w:szCs w:val="16"/>
              </w:rPr>
            </w:pPr>
            <w:r w:rsidRPr="00D14360">
              <w:rPr>
                <w:rFonts w:ascii="Courier New" w:hAnsi="Courier New" w:cs="Courier New"/>
                <w:color w:val="000000"/>
                <w:sz w:val="16"/>
                <w:szCs w:val="16"/>
              </w:rPr>
              <w:t>       &lt;/</w:t>
            </w:r>
            <w:r>
              <w:rPr>
                <w:rFonts w:ascii="Courier New" w:hAnsi="Courier New" w:cs="Courier New"/>
                <w:color w:val="000000"/>
                <w:sz w:val="16"/>
                <w:szCs w:val="16"/>
              </w:rPr>
              <w:t>section</w:t>
            </w:r>
            <w:r w:rsidRPr="00D14360">
              <w:rPr>
                <w:rFonts w:ascii="Courier New" w:hAnsi="Courier New" w:cs="Courier New"/>
                <w:color w:val="000000"/>
                <w:sz w:val="16"/>
                <w:szCs w:val="16"/>
              </w:rPr>
              <w:t>&gt;</w:t>
            </w:r>
          </w:p>
          <w:p w:rsidR="00E92D58" w:rsidP="00486FB8" w:rsidRDefault="00E92D58" w14:paraId="0B8251BA" w14:textId="77777777">
            <w:pPr>
              <w:pStyle w:val="NormalWeb"/>
              <w:spacing w:before="0" w:beforeAutospacing="0" w:after="0" w:afterAutospacing="0"/>
              <w:rPr>
                <w:rFonts w:ascii="Courier New" w:hAnsi="Courier New" w:cs="Courier New"/>
                <w:color w:val="000000"/>
                <w:sz w:val="16"/>
                <w:szCs w:val="16"/>
              </w:rPr>
            </w:pPr>
          </w:p>
          <w:p w:rsidRPr="00D14360" w:rsidR="00E92D58" w:rsidP="00486FB8" w:rsidRDefault="00E92D58" w14:paraId="0BCE0933" w14:textId="6A4D383F">
            <w:pPr>
              <w:pStyle w:val="NormalWeb"/>
              <w:spacing w:before="0" w:beforeAutospacing="0" w:after="0" w:afterAutospacing="0"/>
              <w:rPr>
                <w:rFonts w:ascii="Courier New" w:hAnsi="Courier New" w:cs="Courier New"/>
                <w:sz w:val="16"/>
                <w:szCs w:val="16"/>
              </w:rPr>
            </w:pPr>
          </w:p>
        </w:tc>
      </w:tr>
    </w:tbl>
    <w:p w:rsidRPr="00D14360" w:rsidR="00DD51B1" w:rsidP="009F743D" w:rsidRDefault="00DD51B1" w14:paraId="1152255D" w14:textId="497B7949">
      <w:pPr>
        <w:pStyle w:val="NormalWeb"/>
        <w:spacing w:before="240" w:beforeAutospacing="0" w:after="120" w:afterAutospacing="0"/>
        <w:rPr>
          <w:rFonts w:cs="Calibri"/>
        </w:rPr>
      </w:pPr>
      <w:r w:rsidRPr="00D14360">
        <w:rPr>
          <w:rFonts w:cs="Calibri"/>
          <w:color w:val="000000"/>
        </w:rPr>
        <w:t xml:space="preserve">In accordance with general CDA principles for human readability, every CDA shall be viewable through the use of a CDA stylesheet. Since many vendors and document sources wish to distinguish their expertise by using specific stylesheets, it is important to test early and often to make sure that the text has not become overly complicated, to the point where only the producing system can render the text with the specific stylesheet. </w:t>
      </w:r>
      <w:r w:rsidRPr="00D14360" w:rsidR="005D2703">
        <w:rPr>
          <w:rFonts w:cs="Calibri"/>
          <w:color w:val="000000"/>
        </w:rPr>
        <w:t>Obviously,</w:t>
      </w:r>
      <w:r w:rsidRPr="00D14360">
        <w:rPr>
          <w:rFonts w:cs="Calibri"/>
          <w:color w:val="000000"/>
        </w:rPr>
        <w:t xml:space="preserve"> document sources cannot test with all other CDA stylesheets, but it is recommended to regularly test using the HL7 CDA stylesheet approved by SDWG and managed in th</w:t>
      </w:r>
      <w:r w:rsidRPr="00D14360" w:rsidR="00632AAF">
        <w:rPr>
          <w:rFonts w:cs="Calibri"/>
          <w:color w:val="000000"/>
        </w:rPr>
        <w:t>e</w:t>
      </w:r>
      <w:r w:rsidRPr="00D14360">
        <w:rPr>
          <w:rFonts w:cs="Calibri"/>
          <w:color w:val="000000"/>
        </w:rPr>
        <w:t xml:space="preserve"> HL7 </w:t>
      </w:r>
      <w:r w:rsidR="009A0717">
        <w:rPr>
          <w:rFonts w:cs="Calibri"/>
          <w:color w:val="000000"/>
        </w:rPr>
        <w:t>GitHub</w:t>
      </w:r>
      <w:r w:rsidRPr="00D14360" w:rsidR="009A0717">
        <w:rPr>
          <w:rFonts w:cs="Calibri"/>
          <w:color w:val="000000"/>
        </w:rPr>
        <w:t xml:space="preserve"> </w:t>
      </w:r>
      <w:r w:rsidRPr="00D14360" w:rsidR="009B30E1">
        <w:rPr>
          <w:rFonts w:cs="Calibri"/>
          <w:color w:val="000000"/>
        </w:rPr>
        <w:t>.</w:t>
      </w:r>
      <w:r w:rsidRPr="00D14360" w:rsidR="005D2703">
        <w:rPr>
          <w:rStyle w:val="FootnoteReference"/>
          <w:rFonts w:cs="Calibri"/>
          <w:color w:val="000000"/>
        </w:rPr>
        <w:footnoteReference w:id="106"/>
      </w:r>
    </w:p>
    <w:p w:rsidR="008F2473" w:rsidP="00FD31AC" w:rsidRDefault="008F2473" w14:paraId="17701444" w14:textId="77777777">
      <w:pPr>
        <w:pStyle w:val="Heading3"/>
      </w:pPr>
      <w:bookmarkStart w:name="_DisplayName_Representation" w:id="1039"/>
      <w:bookmarkStart w:name="_Toc11043625" w:id="1040"/>
      <w:bookmarkStart w:name="_Toc11045614" w:id="1041"/>
      <w:bookmarkStart w:name="_Toc11391282" w:id="1042"/>
      <w:bookmarkStart w:name="_Toc119939848" w:id="1043"/>
      <w:bookmarkStart w:name="_Toc135312879" w:id="1044"/>
      <w:bookmarkStart w:name="_Toc10707502" w:id="1045"/>
      <w:bookmarkEnd w:id="1039"/>
      <w:r>
        <w:t>OriginalText</w:t>
      </w:r>
      <w:bookmarkEnd w:id="1040"/>
      <w:bookmarkEnd w:id="1041"/>
      <w:bookmarkEnd w:id="1042"/>
      <w:bookmarkEnd w:id="1043"/>
      <w:bookmarkEnd w:id="1044"/>
    </w:p>
    <w:p w:rsidRPr="00D14360" w:rsidR="008F2473" w:rsidP="008F2473" w:rsidRDefault="008F2473" w14:paraId="41C62003" w14:textId="77777777">
      <w:pPr>
        <w:pStyle w:val="NormalWeb"/>
        <w:spacing w:before="0" w:beforeAutospacing="0" w:after="120" w:afterAutospacing="0"/>
        <w:rPr>
          <w:rFonts w:cs="Calibri"/>
          <w:color w:val="000000"/>
          <w:szCs w:val="22"/>
        </w:rPr>
      </w:pPr>
      <w:r w:rsidRPr="00D14360">
        <w:rPr>
          <w:color w:val="000000"/>
        </w:rPr>
        <w:t xml:space="preserve">When a CDA document section contains coded discrete entries (such as allergy, medication, problem, etc. to support machine processing of the available human readable information), coded data within the discrete entry MAY include an originalText element to link the coded information back to the original human readable information represented by that code. </w:t>
      </w:r>
      <w:r w:rsidRPr="00D14360">
        <w:rPr>
          <w:rFonts w:cs="Calibri"/>
          <w:color w:val="000000"/>
          <w:szCs w:val="22"/>
        </w:rPr>
        <w:t xml:space="preserve">The use of code/originalText/reference and value/originalText/reference should be used where it is useful to point to the human readable information associated with </w:t>
      </w:r>
      <w:r w:rsidR="00771195">
        <w:rPr>
          <w:rFonts w:cs="Calibri"/>
          <w:color w:val="000000"/>
          <w:szCs w:val="22"/>
        </w:rPr>
        <w:t xml:space="preserve">more specific </w:t>
      </w:r>
      <w:r w:rsidRPr="00D14360">
        <w:rPr>
          <w:rFonts w:cs="Calibri"/>
          <w:color w:val="000000"/>
          <w:szCs w:val="22"/>
        </w:rPr>
        <w:t xml:space="preserve">areas within the narrative related to a specific coded element </w:t>
      </w:r>
      <w:r w:rsidR="00771195">
        <w:rPr>
          <w:rFonts w:cs="Calibri"/>
          <w:color w:val="000000"/>
          <w:szCs w:val="22"/>
        </w:rPr>
        <w:t>with</w:t>
      </w:r>
      <w:r w:rsidRPr="00D14360">
        <w:rPr>
          <w:rFonts w:cs="Calibri"/>
          <w:color w:val="000000"/>
          <w:szCs w:val="22"/>
        </w:rPr>
        <w:t xml:space="preserve">in a discrete entry. </w:t>
      </w:r>
    </w:p>
    <w:p w:rsidRPr="00D14360" w:rsidR="008F2473" w:rsidP="007770C6" w:rsidRDefault="008F2473" w14:paraId="326AF8E9" w14:textId="345DD436">
      <w:pPr>
        <w:pStyle w:val="NormalWeb"/>
        <w:spacing w:before="0" w:beforeAutospacing="0" w:after="120" w:afterAutospacing="0"/>
        <w:rPr>
          <w:color w:val="000000"/>
        </w:rPr>
      </w:pPr>
      <w:r w:rsidRPr="00D14360">
        <w:rPr>
          <w:rFonts w:cs="Calibri"/>
          <w:color w:val="000000"/>
          <w:szCs w:val="22"/>
        </w:rPr>
        <w:t xml:space="preserve">Narrative text linking from the text element in the entry </w:t>
      </w:r>
      <w:r w:rsidR="00771195">
        <w:rPr>
          <w:rFonts w:cs="Calibri"/>
          <w:color w:val="000000"/>
          <w:szCs w:val="22"/>
        </w:rPr>
        <w:t xml:space="preserve">(for the entire discrete entry, meaning the entire machine processable clinical statement) </w:t>
      </w:r>
      <w:r w:rsidRPr="00D14360">
        <w:rPr>
          <w:rFonts w:cs="Calibri"/>
          <w:color w:val="000000"/>
          <w:szCs w:val="22"/>
        </w:rPr>
        <w:t xml:space="preserve">and </w:t>
      </w:r>
      <w:r w:rsidR="00771195">
        <w:rPr>
          <w:rFonts w:cs="Calibri"/>
          <w:color w:val="000000"/>
          <w:szCs w:val="22"/>
        </w:rPr>
        <w:t xml:space="preserve">from the </w:t>
      </w:r>
      <w:r w:rsidRPr="00D14360">
        <w:rPr>
          <w:rFonts w:cs="Calibri"/>
          <w:color w:val="000000"/>
          <w:szCs w:val="22"/>
        </w:rPr>
        <w:t>originalText</w:t>
      </w:r>
      <w:r w:rsidR="00771195">
        <w:rPr>
          <w:rFonts w:cs="Calibri"/>
          <w:color w:val="000000"/>
          <w:szCs w:val="22"/>
        </w:rPr>
        <w:t xml:space="preserve"> element (for a specific part of the clinical statement)</w:t>
      </w:r>
      <w:r w:rsidRPr="00D14360">
        <w:rPr>
          <w:rFonts w:cs="Calibri"/>
          <w:color w:val="000000"/>
          <w:szCs w:val="22"/>
        </w:rPr>
        <w:t xml:space="preserve"> referencing from coded concepts in the entry can be used together to provide very tight correspondences between human readable and machine processable information.</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8F2473" w:rsidTr="004E29C8" w14:paraId="710A72C9" w14:textId="77777777">
        <w:trPr>
          <w:trHeight w:val="576"/>
        </w:trPr>
        <w:tc>
          <w:tcPr>
            <w:tcW w:w="683" w:type="dxa"/>
            <w:tcBorders>
              <w:right w:val="nil"/>
            </w:tcBorders>
            <w:shd w:val="clear" w:color="auto" w:fill="C6D9F1"/>
          </w:tcPr>
          <w:p w:rsidRPr="00C64922" w:rsidR="008F2473" w:rsidP="008F2473" w:rsidRDefault="00634398" w14:paraId="4CDBCE66" w14:textId="77777777">
            <w:pPr>
              <w:pStyle w:val="BodyText"/>
              <w:rPr>
                <w:noProof/>
              </w:rPr>
            </w:pPr>
            <w:r>
              <w:rPr>
                <w:noProof/>
              </w:rPr>
              <w:drawing>
                <wp:inline distT="0" distB="0" distL="0" distR="0" wp14:anchorId="0876119F" wp14:editId="1DBE35DF">
                  <wp:extent cx="323215" cy="323215"/>
                  <wp:effectExtent l="0" t="0" r="0" b="635"/>
                  <wp:docPr id="46" name="Graphic 4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C64922" w:rsidR="008F2473" w:rsidP="008F2473" w:rsidRDefault="008F2473" w14:paraId="2789EB09" w14:textId="77777777">
            <w:pPr>
              <w:pStyle w:val="BodyText"/>
            </w:pPr>
            <w:r w:rsidRPr="00D14360">
              <w:rPr>
                <w:color w:val="000000"/>
              </w:rPr>
              <w:t xml:space="preserve">Coded entries MAY include an originalText element to link the coded data back to the associated human readable information represented by that code. </w:t>
            </w:r>
            <w:r w:rsidRPr="00D14360">
              <w:rPr>
                <w:b/>
                <w:color w:val="000000"/>
              </w:rPr>
              <w:t>[CONF-</w:t>
            </w:r>
            <w:r w:rsidR="00B3590A">
              <w:rPr>
                <w:b/>
                <w:color w:val="000000"/>
              </w:rPr>
              <w:t>061</w:t>
            </w:r>
            <w:r w:rsidRPr="00D14360">
              <w:rPr>
                <w:b/>
                <w:color w:val="000000"/>
              </w:rPr>
              <w:t>]</w:t>
            </w:r>
          </w:p>
        </w:tc>
      </w:tr>
    </w:tbl>
    <w:p w:rsidRPr="00D14360" w:rsidR="008F2473" w:rsidP="007770C6" w:rsidRDefault="008F2473" w14:paraId="38E283E7" w14:textId="1A64F590">
      <w:pPr>
        <w:pStyle w:val="NormalWeb"/>
        <w:spacing w:before="120" w:beforeAutospacing="0" w:after="120" w:afterAutospacing="0"/>
        <w:rPr>
          <w:rFonts w:cs="Calibri"/>
        </w:rPr>
      </w:pPr>
      <w:r w:rsidRPr="00D14360">
        <w:rPr>
          <w:rFonts w:cs="Calibri"/>
        </w:rPr>
        <w:t xml:space="preserve">It should be noted </w:t>
      </w:r>
      <w:r w:rsidRPr="00D14360">
        <w:rPr>
          <w:rFonts w:cs="Calibri"/>
          <w:color w:val="000000"/>
          <w:shd w:val="clear" w:color="auto" w:fill="FFFFFF"/>
        </w:rPr>
        <w:t>there is no requirement that CDA entries must reference into the CDA Narrative Block. The referencing mechanism can be used where it is important to represent the original text component of a coded CDA entry.</w:t>
      </w:r>
      <w:r w:rsidRPr="00D14360">
        <w:rPr>
          <w:rStyle w:val="FootnoteReference"/>
          <w:rFonts w:cs="Calibri"/>
          <w:color w:val="000000"/>
          <w:shd w:val="clear" w:color="auto" w:fill="FFFFFF"/>
        </w:rPr>
        <w:footnoteReference w:id="107"/>
      </w:r>
    </w:p>
    <w:p w:rsidR="008F2473" w:rsidP="008F2473" w:rsidRDefault="008F2473" w14:paraId="64EB0A8F" w14:textId="77777777">
      <w:pPr>
        <w:pStyle w:val="BodyText"/>
        <w:spacing w:after="120"/>
        <w:ind w:right="528"/>
      </w:pPr>
      <w:r w:rsidRPr="00D14360">
        <w:t xml:space="preserve">It should be noted that sometimes the original text will be repeated in the originalText element rather than using a reference link into the narrative text. This is not incorrect and should not be flagged as an error. In this case, the originalText element, allows the human readable information to include a quality check. </w:t>
      </w:r>
      <w:r w:rsidRPr="00D14360">
        <w:t>However, the HL7 CDA standard recommends use of narrative text linking to minimize mismatch errors where the human readable narrative information is not identical to the original text.</w:t>
      </w:r>
    </w:p>
    <w:p w:rsidR="00992A23" w:rsidP="003A3D50" w:rsidRDefault="005C79A1" w14:paraId="28010164" w14:textId="274D20ED">
      <w:pPr>
        <w:pStyle w:val="Caption"/>
        <w:keepNext/>
        <w:spacing w:after="0"/>
      </w:pPr>
      <w:r>
        <w:t xml:space="preserve">  </w:t>
      </w:r>
      <w:bookmarkStart w:name="_Toc118898743" w:id="1046"/>
      <w:bookmarkStart w:name="_Toc119939945" w:id="1047"/>
      <w:bookmarkStart w:name="_Toc135312977" w:id="1048"/>
      <w:r w:rsidR="00992A23">
        <w:t xml:space="preserve">Example </w:t>
      </w:r>
      <w:r>
        <w:fldChar w:fldCharType="begin"/>
      </w:r>
      <w:r>
        <w:instrText>SEQ Example \* ARABIC</w:instrText>
      </w:r>
      <w:r>
        <w:fldChar w:fldCharType="separate"/>
      </w:r>
      <w:r w:rsidR="00DC1072">
        <w:rPr>
          <w:noProof/>
        </w:rPr>
        <w:t>22</w:t>
      </w:r>
      <w:r>
        <w:fldChar w:fldCharType="end"/>
      </w:r>
      <w:r w:rsidR="00992A23">
        <w:t xml:space="preserve">: originalText </w:t>
      </w:r>
      <w:r w:rsidR="00771195">
        <w:t xml:space="preserve">used to record the term actually selected </w:t>
      </w:r>
      <w:r w:rsidR="00596CA4">
        <w:t xml:space="preserve">from the </w:t>
      </w:r>
      <w:r w:rsidR="00771195">
        <w:t>EHR</w:t>
      </w:r>
      <w:bookmarkEnd w:id="1046"/>
      <w:bookmarkEnd w:id="1047"/>
      <w:bookmarkEnd w:id="1048"/>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468"/>
      </w:tblGrid>
      <w:tr w:rsidRPr="00463F27" w:rsidR="00463F27" w:rsidTr="004E29C8" w14:paraId="5907F069" w14:textId="77777777">
        <w:tc>
          <w:tcPr>
            <w:tcW w:w="9468" w:type="dxa"/>
            <w:shd w:val="clear" w:color="auto" w:fill="auto"/>
          </w:tcPr>
          <w:p w:rsidRPr="00463F27" w:rsidR="000C7953" w:rsidP="00463F27" w:rsidRDefault="000C7953" w14:paraId="499F3351" w14:textId="14A5F4C2">
            <w:pPr>
              <w:spacing w:before="25"/>
              <w:ind w:left="108"/>
              <w:rPr>
                <w:rFonts w:ascii="Courier New" w:hAnsi="Courier New"/>
                <w:sz w:val="16"/>
              </w:rPr>
            </w:pPr>
            <w:r w:rsidRPr="00463F27">
              <w:rPr>
                <w:rFonts w:ascii="Courier New" w:hAnsi="Courier New"/>
                <w:sz w:val="16"/>
              </w:rPr>
              <w:t>&lt;code code</w:t>
            </w:r>
            <w:r w:rsidRPr="00463F27" w:rsidR="00947B4B">
              <w:rPr>
                <w:rFonts w:ascii="Courier New" w:hAnsi="Courier New"/>
                <w:sz w:val="16"/>
              </w:rPr>
              <w:t>=</w:t>
            </w:r>
            <w:r w:rsidR="00947B4B">
              <w:rPr>
                <w:rFonts w:ascii="Courier New" w:hAnsi="Courier New"/>
                <w:sz w:val="16"/>
              </w:rPr>
              <w:t>"</w:t>
            </w:r>
            <w:r w:rsidRPr="00463F27">
              <w:rPr>
                <w:rFonts w:ascii="Courier New" w:hAnsi="Courier New"/>
                <w:sz w:val="16"/>
              </w:rPr>
              <w:t>9999123</w:t>
            </w:r>
            <w:r w:rsidR="00947B4B">
              <w:rPr>
                <w:rFonts w:ascii="Courier New" w:hAnsi="Courier New"/>
                <w:sz w:val="16"/>
              </w:rPr>
              <w:t>"</w:t>
            </w:r>
          </w:p>
          <w:p w:rsidRPr="00463F27" w:rsidR="000C7953" w:rsidP="00463F27" w:rsidRDefault="000C7953" w14:paraId="7B808A08" w14:textId="6A416892">
            <w:pPr>
              <w:spacing w:before="27"/>
              <w:ind w:left="108" w:right="2633" w:firstLine="384"/>
              <w:rPr>
                <w:rFonts w:ascii="Courier New" w:hAnsi="Courier New"/>
                <w:sz w:val="16"/>
              </w:rPr>
            </w:pPr>
            <w:r w:rsidRPr="00463F27">
              <w:rPr>
                <w:rFonts w:ascii="Courier New" w:hAnsi="Courier New"/>
                <w:sz w:val="16"/>
              </w:rPr>
              <w:t>displayName</w:t>
            </w:r>
            <w:r w:rsidRPr="00463F27" w:rsidR="00947B4B">
              <w:rPr>
                <w:rFonts w:ascii="Courier New" w:hAnsi="Courier New"/>
                <w:sz w:val="16"/>
              </w:rPr>
              <w:t>=</w:t>
            </w:r>
            <w:r w:rsidR="00947B4B">
              <w:rPr>
                <w:rFonts w:ascii="Courier New" w:hAnsi="Courier New"/>
                <w:sz w:val="16"/>
              </w:rPr>
              <w:t>"</w:t>
            </w:r>
            <w:r w:rsidRPr="00463F27">
              <w:rPr>
                <w:rFonts w:ascii="Courier New" w:hAnsi="Courier New"/>
                <w:sz w:val="16"/>
              </w:rPr>
              <w:t>Obsessional thoughts of augmented reality video games</w:t>
            </w:r>
            <w:r w:rsidR="00947B4B">
              <w:rPr>
                <w:rFonts w:ascii="Courier New" w:hAnsi="Courier New"/>
                <w:sz w:val="16"/>
              </w:rPr>
              <w:t>"</w:t>
            </w:r>
            <w:r w:rsidRPr="00463F27" w:rsidR="00947B4B">
              <w:rPr>
                <w:rFonts w:ascii="Courier New" w:hAnsi="Courier New"/>
                <w:sz w:val="16"/>
              </w:rPr>
              <w:t xml:space="preserve"> </w:t>
            </w:r>
            <w:r w:rsidRPr="00463F27">
              <w:rPr>
                <w:rFonts w:ascii="Courier New" w:hAnsi="Courier New"/>
                <w:sz w:val="16"/>
              </w:rPr>
              <w:t>codeSystem</w:t>
            </w:r>
            <w:r w:rsidRPr="00463F27" w:rsidR="00947B4B">
              <w:rPr>
                <w:rFonts w:ascii="Courier New" w:hAnsi="Courier New"/>
                <w:sz w:val="16"/>
              </w:rPr>
              <w:t>=</w:t>
            </w:r>
            <w:r w:rsidR="00947B4B">
              <w:rPr>
                <w:rFonts w:ascii="Courier New" w:hAnsi="Courier New"/>
                <w:sz w:val="16"/>
              </w:rPr>
              <w:t>"</w:t>
            </w:r>
            <w:r w:rsidRPr="00463F27">
              <w:rPr>
                <w:rFonts w:ascii="Courier New" w:hAnsi="Courier New"/>
                <w:sz w:val="16"/>
              </w:rPr>
              <w:t>2.16.840.1.113883.6.96</w:t>
            </w:r>
            <w:r w:rsidR="00947B4B">
              <w:rPr>
                <w:rFonts w:ascii="Courier New" w:hAnsi="Courier New"/>
                <w:sz w:val="16"/>
              </w:rPr>
              <w:t>"</w:t>
            </w:r>
            <w:r w:rsidRPr="00463F27" w:rsidR="00947B4B">
              <w:rPr>
                <w:rFonts w:ascii="Courier New" w:hAnsi="Courier New"/>
                <w:sz w:val="16"/>
              </w:rPr>
              <w:t>&gt;</w:t>
            </w:r>
          </w:p>
          <w:p w:rsidRPr="00463F27" w:rsidR="000C7953" w:rsidP="00463F27" w:rsidRDefault="000C7953" w14:paraId="0D3C4C6C" w14:textId="73646007">
            <w:pPr>
              <w:spacing w:before="1"/>
              <w:ind w:left="492"/>
              <w:rPr>
                <w:rFonts w:ascii="Courier New" w:hAnsi="Courier New"/>
                <w:sz w:val="16"/>
              </w:rPr>
            </w:pPr>
            <w:r w:rsidRPr="00463F27">
              <w:rPr>
                <w:rFonts w:ascii="Courier New" w:hAnsi="Courier New"/>
                <w:sz w:val="16"/>
              </w:rPr>
              <w:t>&lt;originalText&gt;&lt;reference value</w:t>
            </w:r>
            <w:r w:rsidRPr="00463F27" w:rsidR="00947B4B">
              <w:rPr>
                <w:rFonts w:ascii="Courier New" w:hAnsi="Courier New"/>
                <w:sz w:val="16"/>
              </w:rPr>
              <w:t>=</w:t>
            </w:r>
            <w:r w:rsidR="00947B4B">
              <w:rPr>
                <w:rFonts w:ascii="Courier New" w:hAnsi="Courier New"/>
                <w:sz w:val="16"/>
              </w:rPr>
              <w:t>"</w:t>
            </w:r>
            <w:r w:rsidRPr="00463F27" w:rsidR="00947B4B">
              <w:rPr>
                <w:rFonts w:ascii="Courier New" w:hAnsi="Courier New"/>
                <w:sz w:val="16"/>
              </w:rPr>
              <w:t>#</w:t>
            </w:r>
            <w:r w:rsidR="00771195">
              <w:rPr>
                <w:rFonts w:ascii="Courier New" w:hAnsi="Courier New"/>
                <w:sz w:val="16"/>
              </w:rPr>
              <w:t>Obsessive thoughts related to video games</w:t>
            </w:r>
            <w:r w:rsidR="00947B4B">
              <w:rPr>
                <w:rFonts w:ascii="Courier New" w:hAnsi="Courier New"/>
                <w:sz w:val="16"/>
              </w:rPr>
              <w:t>"</w:t>
            </w:r>
            <w:r w:rsidRPr="00463F27" w:rsidR="00947B4B">
              <w:rPr>
                <w:rFonts w:ascii="Courier New" w:hAnsi="Courier New"/>
                <w:sz w:val="16"/>
              </w:rPr>
              <w:t>/&gt;&lt;/</w:t>
            </w:r>
            <w:r w:rsidRPr="00463F27">
              <w:rPr>
                <w:rFonts w:ascii="Courier New" w:hAnsi="Courier New"/>
                <w:sz w:val="16"/>
              </w:rPr>
              <w:t>originalText&gt;</w:t>
            </w:r>
          </w:p>
          <w:p w:rsidRPr="00463F27" w:rsidR="000C7953" w:rsidP="00463F27" w:rsidRDefault="000C7953" w14:paraId="5D4C73EB" w14:textId="77777777">
            <w:pPr>
              <w:spacing w:before="27"/>
              <w:ind w:right="2633"/>
              <w:rPr>
                <w:rFonts w:ascii="Courier New" w:hAnsi="Courier New"/>
                <w:sz w:val="16"/>
              </w:rPr>
            </w:pPr>
            <w:r w:rsidRPr="00463F27">
              <w:rPr>
                <w:rFonts w:ascii="Courier New"/>
                <w:sz w:val="16"/>
              </w:rPr>
              <w:t>&lt;/code&gt;</w:t>
            </w:r>
          </w:p>
        </w:tc>
      </w:tr>
    </w:tbl>
    <w:p w:rsidR="000C7953" w:rsidP="008F2473" w:rsidRDefault="000C7953" w14:paraId="209ED785" w14:textId="77777777">
      <w:pPr>
        <w:pStyle w:val="BodyText"/>
        <w:spacing w:after="120"/>
        <w:ind w:right="528"/>
      </w:pPr>
    </w:p>
    <w:p w:rsidR="00C12940" w:rsidP="00771195" w:rsidRDefault="005C79A1" w14:paraId="08BEC7F6" w14:textId="5B34ECFE">
      <w:pPr>
        <w:pStyle w:val="Caption"/>
        <w:keepNext/>
        <w:spacing w:after="0"/>
      </w:pPr>
      <w:r>
        <w:t xml:space="preserve">  </w:t>
      </w:r>
      <w:bookmarkStart w:name="_Toc118898744" w:id="1049"/>
      <w:bookmarkStart w:name="_Toc119939946" w:id="1050"/>
      <w:bookmarkStart w:name="_Toc135312978" w:id="1051"/>
      <w:r w:rsidR="00771195">
        <w:t xml:space="preserve">Example </w:t>
      </w:r>
      <w:r>
        <w:fldChar w:fldCharType="begin"/>
      </w:r>
      <w:r>
        <w:instrText>SEQ Example \* ARABIC</w:instrText>
      </w:r>
      <w:r>
        <w:fldChar w:fldCharType="separate"/>
      </w:r>
      <w:r w:rsidR="00DC1072">
        <w:rPr>
          <w:noProof/>
        </w:rPr>
        <w:t>23</w:t>
      </w:r>
      <w:r>
        <w:fldChar w:fldCharType="end"/>
      </w:r>
      <w:r w:rsidR="00771195">
        <w:t xml:space="preserve">: </w:t>
      </w:r>
      <w:r w:rsidRPr="00867241" w:rsidR="00771195">
        <w:t xml:space="preserve">originalText </w:t>
      </w:r>
      <w:r w:rsidR="003709A6">
        <w:t xml:space="preserve">linking </w:t>
      </w:r>
      <w:r w:rsidRPr="00867241" w:rsidR="00771195">
        <w:t>the coded concept used in the machine entry to the narrative</w:t>
      </w:r>
      <w:bookmarkEnd w:id="1049"/>
      <w:bookmarkEnd w:id="1050"/>
      <w:bookmarkEnd w:id="1051"/>
      <w:r w:rsidRPr="00867241" w:rsidR="00771195">
        <w:t xml:space="preserve"> </w:t>
      </w:r>
    </w:p>
    <w:p w:rsidRPr="00AD08FB" w:rsidR="00771195" w:rsidP="003B0179" w:rsidRDefault="00C12940" w14:paraId="1A09D627" w14:textId="77777777">
      <w:pPr>
        <w:pStyle w:val="BodyText0"/>
        <w:ind w:left="1080"/>
        <w:rPr>
          <w:rFonts w:ascii="Calibri Light" w:hAnsi="Calibri Light" w:cs="Calibri Light"/>
        </w:rPr>
      </w:pPr>
      <w:r w:rsidRPr="00AD08FB">
        <w:rPr>
          <w:rFonts w:ascii="Calibri Light" w:hAnsi="Calibri Light" w:cs="Calibri Light"/>
        </w:rPr>
        <w:t xml:space="preserve">originalText linking the coded concept used in the machine entry to the narrative </w:t>
      </w:r>
      <w:r w:rsidRPr="00AD08FB" w:rsidR="00771195">
        <w:rPr>
          <w:rFonts w:ascii="Calibri Light" w:hAnsi="Calibri Light" w:cs="Calibri Light"/>
        </w:rPr>
        <w:t xml:space="preserve">that was actually stated by the clinician or what was actually in </w:t>
      </w:r>
      <w:r w:rsidRPr="00AD08FB" w:rsidR="00596CA4">
        <w:rPr>
          <w:rFonts w:ascii="Calibri Light" w:hAnsi="Calibri Light" w:cs="Calibri Light"/>
        </w:rPr>
        <w:t xml:space="preserve">the </w:t>
      </w:r>
      <w:r w:rsidRPr="00AD08FB" w:rsidR="00771195">
        <w:rPr>
          <w:rFonts w:ascii="Calibri Light" w:hAnsi="Calibri Light" w:cs="Calibri Light"/>
        </w:rPr>
        <w:t>EHR when this problem was entered by the clinician. Narrative text linking is the preferred method of representation because it eliminates the possibility for mismatch between the attested content in the section.text and what was actually seen or said by the clinician.</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468"/>
      </w:tblGrid>
      <w:tr w:rsidR="00771195" w:rsidTr="004E29C8" w14:paraId="7C633F15" w14:textId="77777777">
        <w:tc>
          <w:tcPr>
            <w:tcW w:w="9468" w:type="dxa"/>
            <w:shd w:val="clear" w:color="auto" w:fill="auto"/>
          </w:tcPr>
          <w:p w:rsidRPr="000D078F" w:rsidR="00771195" w:rsidP="000D078F" w:rsidRDefault="00771195" w14:paraId="066948F9" w14:textId="59DACBC9">
            <w:pPr>
              <w:spacing w:before="25"/>
              <w:ind w:left="108"/>
              <w:rPr>
                <w:rFonts w:ascii="Courier New" w:hAnsi="Courier New"/>
                <w:sz w:val="16"/>
              </w:rPr>
            </w:pPr>
            <w:r w:rsidRPr="000D078F">
              <w:rPr>
                <w:rFonts w:ascii="Courier New" w:hAnsi="Courier New"/>
                <w:sz w:val="16"/>
              </w:rPr>
              <w:t>&lt;code code</w:t>
            </w:r>
            <w:r w:rsidRPr="000D078F" w:rsidR="00947B4B">
              <w:rPr>
                <w:rFonts w:ascii="Courier New" w:hAnsi="Courier New"/>
                <w:sz w:val="16"/>
              </w:rPr>
              <w:t>=</w:t>
            </w:r>
            <w:r w:rsidR="00947B4B">
              <w:rPr>
                <w:rFonts w:ascii="Courier New" w:hAnsi="Courier New"/>
                <w:sz w:val="16"/>
              </w:rPr>
              <w:t>"</w:t>
            </w:r>
            <w:r w:rsidRPr="000D078F">
              <w:rPr>
                <w:rFonts w:ascii="Courier New" w:hAnsi="Courier New"/>
                <w:sz w:val="16"/>
              </w:rPr>
              <w:t>9999123</w:t>
            </w:r>
            <w:r w:rsidR="00947B4B">
              <w:rPr>
                <w:rFonts w:ascii="Courier New" w:hAnsi="Courier New"/>
                <w:sz w:val="16"/>
              </w:rPr>
              <w:t>"</w:t>
            </w:r>
          </w:p>
          <w:p w:rsidRPr="000D078F" w:rsidR="00771195" w:rsidP="000D078F" w:rsidRDefault="00771195" w14:paraId="102131C8" w14:textId="434C44BE">
            <w:pPr>
              <w:spacing w:before="27"/>
              <w:ind w:left="108" w:right="2633" w:firstLine="384"/>
              <w:rPr>
                <w:rFonts w:ascii="Courier New" w:hAnsi="Courier New"/>
                <w:sz w:val="16"/>
              </w:rPr>
            </w:pPr>
            <w:r w:rsidRPr="000D078F">
              <w:rPr>
                <w:rFonts w:ascii="Courier New" w:hAnsi="Courier New"/>
                <w:sz w:val="16"/>
              </w:rPr>
              <w:t>displayName</w:t>
            </w:r>
            <w:r w:rsidRPr="000D078F" w:rsidR="00947B4B">
              <w:rPr>
                <w:rFonts w:ascii="Courier New" w:hAnsi="Courier New"/>
                <w:sz w:val="16"/>
              </w:rPr>
              <w:t>=</w:t>
            </w:r>
            <w:r w:rsidR="00947B4B">
              <w:rPr>
                <w:rFonts w:ascii="Courier New" w:hAnsi="Courier New"/>
                <w:sz w:val="16"/>
              </w:rPr>
              <w:t>"</w:t>
            </w:r>
            <w:r w:rsidRPr="000D078F">
              <w:rPr>
                <w:rFonts w:ascii="Courier New" w:hAnsi="Courier New"/>
                <w:sz w:val="16"/>
              </w:rPr>
              <w:t>Obsessional thoughts of augmented reality video games</w:t>
            </w:r>
            <w:r w:rsidR="00947B4B">
              <w:rPr>
                <w:rFonts w:ascii="Courier New" w:hAnsi="Courier New"/>
                <w:sz w:val="16"/>
              </w:rPr>
              <w:t>"</w:t>
            </w:r>
            <w:r w:rsidRPr="000D078F" w:rsidR="00947B4B">
              <w:rPr>
                <w:rFonts w:ascii="Courier New" w:hAnsi="Courier New"/>
                <w:sz w:val="16"/>
              </w:rPr>
              <w:t xml:space="preserve"> </w:t>
            </w:r>
            <w:r w:rsidRPr="000D078F">
              <w:rPr>
                <w:rFonts w:ascii="Courier New" w:hAnsi="Courier New"/>
                <w:sz w:val="16"/>
              </w:rPr>
              <w:t>codeSystem</w:t>
            </w:r>
            <w:r w:rsidRPr="000D078F" w:rsidR="00947B4B">
              <w:rPr>
                <w:rFonts w:ascii="Courier New" w:hAnsi="Courier New"/>
                <w:sz w:val="16"/>
              </w:rPr>
              <w:t>=</w:t>
            </w:r>
            <w:r w:rsidR="00947B4B">
              <w:rPr>
                <w:rFonts w:ascii="Courier New" w:hAnsi="Courier New"/>
                <w:sz w:val="16"/>
              </w:rPr>
              <w:t>"</w:t>
            </w:r>
            <w:r w:rsidRPr="000D078F">
              <w:rPr>
                <w:rFonts w:ascii="Courier New" w:hAnsi="Courier New"/>
                <w:sz w:val="16"/>
              </w:rPr>
              <w:t>2.16.840.1.113883.6.96</w:t>
            </w:r>
            <w:r w:rsidR="00947B4B">
              <w:rPr>
                <w:rFonts w:ascii="Courier New" w:hAnsi="Courier New"/>
                <w:sz w:val="16"/>
              </w:rPr>
              <w:t>"</w:t>
            </w:r>
            <w:r w:rsidRPr="000D078F" w:rsidR="00947B4B">
              <w:rPr>
                <w:rFonts w:ascii="Courier New" w:hAnsi="Courier New"/>
                <w:sz w:val="16"/>
              </w:rPr>
              <w:t>&gt;</w:t>
            </w:r>
          </w:p>
          <w:p w:rsidRPr="000D078F" w:rsidR="00771195" w:rsidP="000D078F" w:rsidRDefault="00771195" w14:paraId="647F7768" w14:textId="79E2BB71">
            <w:pPr>
              <w:spacing w:before="1"/>
              <w:ind w:left="492"/>
              <w:rPr>
                <w:rFonts w:ascii="Courier New" w:hAnsi="Courier New"/>
                <w:sz w:val="16"/>
              </w:rPr>
            </w:pPr>
            <w:r w:rsidRPr="000D078F">
              <w:rPr>
                <w:rFonts w:ascii="Courier New" w:hAnsi="Courier New"/>
                <w:sz w:val="16"/>
              </w:rPr>
              <w:t>&lt;originalText&gt;&lt;reference value</w:t>
            </w:r>
            <w:r w:rsidRPr="000D078F" w:rsidR="00947B4B">
              <w:rPr>
                <w:rFonts w:ascii="Courier New" w:hAnsi="Courier New"/>
                <w:sz w:val="16"/>
              </w:rPr>
              <w:t>=</w:t>
            </w:r>
            <w:r w:rsidR="00947B4B">
              <w:rPr>
                <w:rFonts w:ascii="Courier New" w:hAnsi="Courier New"/>
                <w:sz w:val="16"/>
              </w:rPr>
              <w:t>"</w:t>
            </w:r>
            <w:r w:rsidRPr="000D078F" w:rsidR="00947B4B">
              <w:rPr>
                <w:rFonts w:ascii="Courier New" w:hAnsi="Courier New"/>
                <w:sz w:val="16"/>
              </w:rPr>
              <w:t>#</w:t>
            </w:r>
            <w:r w:rsidRPr="000D078F">
              <w:rPr>
                <w:rFonts w:ascii="Courier New" w:hAnsi="Courier New"/>
                <w:sz w:val="16"/>
              </w:rPr>
              <w:t>Problem_1</w:t>
            </w:r>
            <w:r w:rsidR="00947B4B">
              <w:rPr>
                <w:rFonts w:ascii="Courier New" w:hAnsi="Courier New"/>
                <w:sz w:val="16"/>
              </w:rPr>
              <w:t>"</w:t>
            </w:r>
            <w:r w:rsidRPr="000D078F" w:rsidR="00947B4B">
              <w:rPr>
                <w:rFonts w:ascii="Courier New" w:hAnsi="Courier New"/>
                <w:sz w:val="16"/>
              </w:rPr>
              <w:t>/&gt;&lt;/</w:t>
            </w:r>
            <w:r w:rsidRPr="000D078F">
              <w:rPr>
                <w:rFonts w:ascii="Courier New" w:hAnsi="Courier New"/>
                <w:sz w:val="16"/>
              </w:rPr>
              <w:t>originalText&gt;</w:t>
            </w:r>
          </w:p>
          <w:p w:rsidR="00771195" w:rsidP="000D078F" w:rsidRDefault="00771195" w14:paraId="0914C200" w14:textId="77777777">
            <w:pPr>
              <w:pStyle w:val="BodyText"/>
              <w:spacing w:after="120"/>
              <w:ind w:right="528"/>
            </w:pPr>
            <w:r w:rsidRPr="000D078F">
              <w:rPr>
                <w:rFonts w:ascii="Courier New"/>
                <w:sz w:val="16"/>
              </w:rPr>
              <w:t>&lt;/code&gt;</w:t>
            </w:r>
          </w:p>
        </w:tc>
      </w:tr>
    </w:tbl>
    <w:p w:rsidRPr="00D14360" w:rsidR="00771195" w:rsidP="008F2473" w:rsidRDefault="00771195" w14:paraId="0677F49B" w14:textId="77777777">
      <w:pPr>
        <w:pStyle w:val="BodyText"/>
        <w:spacing w:after="120"/>
        <w:ind w:right="528"/>
      </w:pPr>
    </w:p>
    <w:p w:rsidRPr="00D14360" w:rsidR="001E070E" w:rsidP="008F2473" w:rsidRDefault="008F2473" w14:paraId="42EF880B" w14:textId="77777777">
      <w:pPr>
        <w:pStyle w:val="BodyText"/>
        <w:spacing w:after="120"/>
        <w:ind w:right="528"/>
      </w:pPr>
      <w:r w:rsidRPr="00D14360">
        <w:t>The originalText contains what the human stated or the terms selected fr</w:t>
      </w:r>
      <w:r w:rsidR="00596CA4">
        <w:t xml:space="preserve">om </w:t>
      </w:r>
      <w:r w:rsidRPr="00D14360">
        <w:t xml:space="preserve">the EHR user interface. </w:t>
      </w:r>
    </w:p>
    <w:p w:rsidR="008F2473" w:rsidP="008F2473" w:rsidRDefault="008F2473" w14:paraId="7A42EE80" w14:textId="18D9DC5C">
      <w:pPr>
        <w:pStyle w:val="BodyText"/>
        <w:spacing w:after="120"/>
        <w:ind w:right="528"/>
      </w:pPr>
      <w:r w:rsidRPr="00D14360">
        <w:t>NOTE: The C-CDA specification does not currently include an explicit coded indicator to define whether the narrative text contains additional information beyond the coded data or not. Narrative text and user selected terms may routinely have more robust content than the structured entries</w:t>
      </w:r>
      <w:r w:rsidR="00247898">
        <w:t>. The narrative text may contain</w:t>
      </w:r>
      <w:r w:rsidRPr="00D14360">
        <w:t xml:space="preserve"> additional nuances and should never be ignored by receiving systems.</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0F01AD" w:rsidTr="004E29C8" w14:paraId="4187B4C6" w14:textId="77777777">
        <w:trPr>
          <w:trHeight w:val="576"/>
        </w:trPr>
        <w:tc>
          <w:tcPr>
            <w:tcW w:w="683" w:type="dxa"/>
            <w:tcBorders>
              <w:right w:val="nil"/>
            </w:tcBorders>
            <w:shd w:val="clear" w:color="auto" w:fill="C6D9F1"/>
          </w:tcPr>
          <w:p w:rsidRPr="00C64922" w:rsidR="008F2473" w:rsidP="008F2473" w:rsidRDefault="00634398" w14:paraId="74C4A2E7" w14:textId="77777777">
            <w:pPr>
              <w:pStyle w:val="BodyText"/>
              <w:rPr>
                <w:noProof/>
              </w:rPr>
            </w:pPr>
            <w:r>
              <w:rPr>
                <w:noProof/>
              </w:rPr>
              <w:drawing>
                <wp:inline distT="0" distB="0" distL="0" distR="0" wp14:anchorId="61B3B92F" wp14:editId="3BCB7377">
                  <wp:extent cx="323215" cy="323215"/>
                  <wp:effectExtent l="0" t="0" r="0" b="635"/>
                  <wp:docPr id="45" name="Graphic 4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8"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C64922" w:rsidR="008F2473" w:rsidP="008F2473" w:rsidRDefault="008F2473" w14:paraId="36AA623E" w14:textId="77777777">
            <w:pPr>
              <w:pStyle w:val="BodyText"/>
            </w:pPr>
            <w:r w:rsidRPr="00D14360">
              <w:rPr>
                <w:color w:val="000000"/>
              </w:rPr>
              <w:t xml:space="preserve">The originalText attribute SHOULD reference text in the Narrative Block which mirrors what the clinician saw or selected in the user interface of the system that created the source data. </w:t>
            </w:r>
            <w:r w:rsidRPr="00D14360">
              <w:rPr>
                <w:b/>
                <w:color w:val="000000"/>
              </w:rPr>
              <w:t>[</w:t>
            </w:r>
            <w:r w:rsidR="00B3590A">
              <w:rPr>
                <w:b/>
                <w:color w:val="000000"/>
              </w:rPr>
              <w:t>BP-062</w:t>
            </w:r>
            <w:r w:rsidRPr="00D14360">
              <w:rPr>
                <w:b/>
                <w:color w:val="000000"/>
              </w:rPr>
              <w:t>]</w:t>
            </w:r>
          </w:p>
        </w:tc>
      </w:tr>
    </w:tbl>
    <w:p w:rsidRPr="00A765D9" w:rsidR="008F2473" w:rsidP="008F2473" w:rsidRDefault="008F2473" w14:paraId="0E2ED804" w14:textId="77777777">
      <w:pPr>
        <w:pStyle w:val="NormalWeb"/>
        <w:spacing w:before="0" w:beforeAutospacing="0" w:after="120" w:afterAutospacing="0"/>
        <w:ind w:hanging="475"/>
      </w:pPr>
    </w:p>
    <w:p w:rsidRPr="00D14360" w:rsidR="008F2473" w:rsidP="008F2473" w:rsidRDefault="008F2473" w14:paraId="3621BAE4" w14:textId="77777777">
      <w:pPr>
        <w:pStyle w:val="BodyText"/>
        <w:spacing w:after="120"/>
        <w:ind w:right="567"/>
      </w:pPr>
      <w:r w:rsidRPr="00D14360">
        <w:t>Consequently, it is also valuable to send the local code that represents the originalText as a translation, along with one or more translations to publicly defined code systems. This practice is encouraged in FHIR when using data elements of type CodableConcept</w:t>
      </w:r>
      <w:r w:rsidRPr="00D14360">
        <w:rPr>
          <w:rStyle w:val="FootnoteReference"/>
        </w:rPr>
        <w:footnoteReference w:id="108"/>
      </w:r>
      <w:r w:rsidRPr="00D14360">
        <w:t>. In CDA this can be accomplished through translationCode.</w:t>
      </w:r>
    </w:p>
    <w:p w:rsidRPr="00D14360" w:rsidR="008F2473" w:rsidP="008F2473" w:rsidRDefault="008F2473" w14:paraId="470B8176" w14:textId="77777777">
      <w:pPr>
        <w:pStyle w:val="BodyText"/>
        <w:spacing w:after="120"/>
        <w:ind w:right="567"/>
      </w:pPr>
      <w:r w:rsidRPr="00D14360">
        <w:t>The following best practices were agreed upon by HL7 SD Work Group and the HL7 Vocabulary Work Group in January of 2017</w:t>
      </w:r>
      <w:r w:rsidRPr="00D14360">
        <w:rPr>
          <w:rStyle w:val="FootnoteReference"/>
        </w:rPr>
        <w:footnoteReference w:id="109"/>
      </w:r>
      <w:r w:rsidRPr="00D14360">
        <w:t>:</w:t>
      </w:r>
    </w:p>
    <w:p w:rsidRPr="00D14360" w:rsidR="008F2473" w:rsidP="0054522C" w:rsidRDefault="008F2473" w14:paraId="1F727465" w14:textId="77777777">
      <w:pPr>
        <w:pStyle w:val="BodyText"/>
        <w:numPr>
          <w:ilvl w:val="0"/>
          <w:numId w:val="29"/>
        </w:numPr>
        <w:ind w:left="1080" w:right="533"/>
      </w:pPr>
      <w:r w:rsidRPr="00D14360">
        <w:t xml:space="preserve">The @code attribute for a data element of type Coded Data (CD) SHALL use a code from a nationally recognized code system as identified in the ONC </w:t>
      </w:r>
      <w:r w:rsidRPr="00D14360" w:rsidR="00596CA4">
        <w:t>Interoperability</w:t>
      </w:r>
      <w:r w:rsidRPr="00D14360">
        <w:t xml:space="preserve"> Standards Advisory.</w:t>
      </w:r>
      <w:r w:rsidRPr="00D14360">
        <w:rPr>
          <w:rStyle w:val="FootnoteReference"/>
        </w:rPr>
        <w:footnoteReference w:id="110"/>
      </w:r>
      <w:r w:rsidRPr="00D14360">
        <w:t xml:space="preserve"> </w:t>
      </w:r>
    </w:p>
    <w:p w:rsidRPr="00D14360" w:rsidR="008F2473" w:rsidP="0054522C" w:rsidRDefault="008F2473" w14:paraId="04E80915" w14:textId="77777777">
      <w:pPr>
        <w:pStyle w:val="BodyText"/>
        <w:numPr>
          <w:ilvl w:val="0"/>
          <w:numId w:val="29"/>
        </w:numPr>
        <w:ind w:left="1080" w:right="533"/>
      </w:pPr>
      <w:r w:rsidRPr="00D14360">
        <w:t>The originalText property MAY capture the text that the clinician captured or selected in the user interface of the system used in creating the data element instance</w:t>
      </w:r>
    </w:p>
    <w:p w:rsidRPr="00D14360" w:rsidR="008F2473" w:rsidP="0054522C" w:rsidRDefault="008F2473" w14:paraId="54B11B8E" w14:textId="77777777">
      <w:pPr>
        <w:pStyle w:val="BodyText"/>
        <w:numPr>
          <w:ilvl w:val="0"/>
          <w:numId w:val="29"/>
        </w:numPr>
        <w:ind w:left="1080" w:right="533"/>
      </w:pPr>
      <w:r w:rsidRPr="00D14360">
        <w:t xml:space="preserve">A code that represents the meaning for the originalText drawn from custom interface terminologies or another (local) code system according to agreement of the trading partners </w:t>
      </w:r>
      <w:r w:rsidRPr="00D14360">
        <w:t>MAY be populated in translation.Code</w:t>
      </w:r>
    </w:p>
    <w:p w:rsidRPr="00D14360" w:rsidR="008F2473" w:rsidP="0054522C" w:rsidRDefault="008F2473" w14:paraId="297B07E1" w14:textId="77777777">
      <w:pPr>
        <w:pStyle w:val="BodyText"/>
        <w:numPr>
          <w:ilvl w:val="0"/>
          <w:numId w:val="29"/>
        </w:numPr>
        <w:ind w:left="1080" w:right="533"/>
      </w:pPr>
      <w:r w:rsidRPr="00D14360">
        <w:t>When a code is populated in translation.Code, it SHALL be more specific than the best available standard code system code</w:t>
      </w:r>
    </w:p>
    <w:p w:rsidRPr="00D14360" w:rsidR="008F2473" w:rsidP="0054522C" w:rsidRDefault="008F2473" w14:paraId="6FEA0ECA" w14:textId="77777777">
      <w:pPr>
        <w:pStyle w:val="BodyText"/>
        <w:numPr>
          <w:ilvl w:val="0"/>
          <w:numId w:val="29"/>
        </w:numPr>
        <w:ind w:left="1080" w:right="533"/>
      </w:pPr>
      <w:r w:rsidRPr="00D14360">
        <w:t>A code populated in translation.Code SHALL NOT be broader than the code populated in the Code property</w:t>
      </w:r>
    </w:p>
    <w:p w:rsidRPr="00D14360" w:rsidR="008F2473" w:rsidP="008F2473" w:rsidRDefault="008F2473" w14:paraId="0146433D" w14:textId="77777777">
      <w:pPr>
        <w:pStyle w:val="BodyText"/>
        <w:spacing w:after="120"/>
        <w:ind w:left="1080" w:right="528"/>
      </w:pPr>
    </w:p>
    <w:p w:rsidR="008F2473" w:rsidP="008F2473" w:rsidRDefault="005C79A1" w14:paraId="7F8E2557" w14:textId="74569149">
      <w:pPr>
        <w:pStyle w:val="Caption"/>
        <w:keepNext/>
        <w:spacing w:after="0"/>
      </w:pPr>
      <w:r>
        <w:t xml:space="preserve">  </w:t>
      </w:r>
      <w:bookmarkStart w:name="_Toc118898745" w:id="1052"/>
      <w:bookmarkStart w:name="_Toc119939947" w:id="1053"/>
      <w:bookmarkStart w:name="_Toc135312979" w:id="1054"/>
      <w:r w:rsidR="008F2473">
        <w:t xml:space="preserve">Example </w:t>
      </w:r>
      <w:r>
        <w:fldChar w:fldCharType="begin"/>
      </w:r>
      <w:r>
        <w:instrText>SEQ Example \* ARABIC</w:instrText>
      </w:r>
      <w:r>
        <w:fldChar w:fldCharType="separate"/>
      </w:r>
      <w:r w:rsidR="00DC1072">
        <w:rPr>
          <w:noProof/>
        </w:rPr>
        <w:t>24</w:t>
      </w:r>
      <w:r>
        <w:fldChar w:fldCharType="end"/>
      </w:r>
      <w:r w:rsidR="00BA5010">
        <w:rPr>
          <w:noProof/>
        </w:rPr>
        <w:t>:</w:t>
      </w:r>
      <w:r w:rsidR="008F2473">
        <w:t xml:space="preserve"> </w:t>
      </w:r>
      <w:r w:rsidRPr="00B9757F" w:rsidR="008F2473">
        <w:t>TranslationCode, with originalText and local coded term</w:t>
      </w:r>
      <w:bookmarkEnd w:id="1052"/>
      <w:bookmarkEnd w:id="1053"/>
      <w:bookmarkEnd w:id="1054"/>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8F2473" w:rsidTr="004E29C8" w14:paraId="0FD017DC" w14:textId="77777777">
        <w:tc>
          <w:tcPr>
            <w:tcW w:w="9350" w:type="dxa"/>
            <w:shd w:val="clear" w:color="auto" w:fill="auto"/>
          </w:tcPr>
          <w:p w:rsidRPr="00D14360" w:rsidR="00596CA4" w:rsidP="003A3D50" w:rsidRDefault="00596CA4" w14:paraId="0B3B84EE" w14:textId="0A3DCA53">
            <w:pPr>
              <w:shd w:val="clear" w:color="auto" w:fill="FFFFFF"/>
              <w:adjustRightInd w:val="0"/>
              <w:ind w:left="-23"/>
              <w:rPr>
                <w:rFonts w:ascii="Courier New" w:hAnsi="Courier New" w:eastAsia="Cambria" w:cs="Courier New"/>
                <w:sz w:val="16"/>
                <w:szCs w:val="16"/>
              </w:rPr>
            </w:pPr>
            <w:r w:rsidRPr="00D14360">
              <w:rPr>
                <w:rFonts w:ascii="Courier New" w:hAnsi="Courier New" w:eastAsia="Cambria" w:cs="Courier New"/>
                <w:sz w:val="16"/>
                <w:szCs w:val="16"/>
              </w:rPr>
              <w:t>&lt;value xsi:type="CD" code="254838004" displayName="Carcinoma of Breast</w:t>
            </w:r>
            <w:r w:rsidR="003A1CC8">
              <w:rPr>
                <w:rFonts w:ascii="Courier New" w:hAnsi="Courier New" w:eastAsia="Cambria" w:cs="Courier New"/>
                <w:sz w:val="16"/>
                <w:szCs w:val="16"/>
              </w:rPr>
              <w:t>"</w:t>
            </w:r>
          </w:p>
          <w:p w:rsidRPr="00D14360" w:rsidR="00596CA4" w:rsidP="003A3D50" w:rsidRDefault="00596CA4" w14:paraId="056742F4" w14:textId="77777777">
            <w:pPr>
              <w:shd w:val="clear" w:color="auto" w:fill="FFFFFF"/>
              <w:adjustRightInd w:val="0"/>
              <w:ind w:left="-23"/>
              <w:rPr>
                <w:rFonts w:ascii="Courier New" w:hAnsi="Courier New" w:eastAsia="Cambria" w:cs="Courier New"/>
                <w:sz w:val="16"/>
                <w:szCs w:val="16"/>
              </w:rPr>
            </w:pPr>
            <w:r w:rsidRPr="00D14360">
              <w:rPr>
                <w:rFonts w:ascii="Courier New" w:hAnsi="Courier New" w:eastAsia="Cambria" w:cs="Courier New"/>
                <w:sz w:val="16"/>
                <w:szCs w:val="16"/>
              </w:rPr>
              <w:t xml:space="preserve">   codeSystem="2.16.840.1.113883.6.96" codeSystemName="SNOMED CT" &gt;</w:t>
            </w:r>
          </w:p>
          <w:p w:rsidRPr="00D14360" w:rsidR="00596CA4" w:rsidP="003A3D50" w:rsidRDefault="00596CA4" w14:paraId="65804FB9" w14:textId="77777777">
            <w:pPr>
              <w:shd w:val="clear" w:color="auto" w:fill="FFFFFF"/>
              <w:adjustRightInd w:val="0"/>
              <w:ind w:left="-23"/>
              <w:rPr>
                <w:rFonts w:ascii="Courier New" w:hAnsi="Courier New" w:eastAsia="Cambria" w:cs="Courier New"/>
                <w:sz w:val="16"/>
                <w:szCs w:val="16"/>
              </w:rPr>
            </w:pPr>
            <w:r w:rsidRPr="00D14360">
              <w:rPr>
                <w:rFonts w:ascii="Courier New" w:hAnsi="Courier New" w:eastAsia="Cambria" w:cs="Courier New"/>
                <w:sz w:val="16"/>
                <w:szCs w:val="16"/>
              </w:rPr>
              <w:t xml:space="preserve">   &lt;originalText&gt;</w:t>
            </w:r>
            <w:r w:rsidRPr="00D14360">
              <w:rPr>
                <w:rFonts w:ascii="Courier New" w:hAnsi="Courier New" w:eastAsia="Cambria" w:cs="Courier New"/>
                <w:sz w:val="16"/>
                <w:szCs w:val="16"/>
              </w:rPr>
              <w:br/>
            </w:r>
            <w:r w:rsidRPr="00D14360">
              <w:rPr>
                <w:rFonts w:ascii="Courier New" w:hAnsi="Courier New" w:eastAsia="Cambria" w:cs="Courier New"/>
                <w:sz w:val="16"/>
                <w:szCs w:val="16"/>
              </w:rPr>
              <w:t xml:space="preserve">      &lt;reference value="#problem1"&gt;&lt;/reference&gt;Carcinoma of right breast, stage 2, estrogen receptor</w:t>
            </w:r>
          </w:p>
          <w:p w:rsidRPr="00D14360" w:rsidR="00596CA4" w:rsidP="003A3D50" w:rsidRDefault="00596CA4" w14:paraId="067F582F" w14:textId="77777777">
            <w:pPr>
              <w:shd w:val="clear" w:color="auto" w:fill="FFFFFF"/>
              <w:adjustRightInd w:val="0"/>
              <w:ind w:left="-23"/>
              <w:rPr>
                <w:rFonts w:ascii="Courier New" w:hAnsi="Courier New" w:eastAsia="Cambria" w:cs="Courier New"/>
                <w:sz w:val="16"/>
                <w:szCs w:val="16"/>
              </w:rPr>
            </w:pPr>
            <w:r w:rsidRPr="00D14360">
              <w:rPr>
                <w:rFonts w:ascii="Courier New" w:hAnsi="Courier New" w:eastAsia="Cambria" w:cs="Courier New"/>
                <w:sz w:val="16"/>
                <w:szCs w:val="16"/>
              </w:rPr>
              <w:t xml:space="preserve">       positive&lt;/originalText&gt;</w:t>
            </w:r>
            <w:r w:rsidRPr="00D14360">
              <w:rPr>
                <w:rFonts w:ascii="Courier New" w:hAnsi="Courier New" w:eastAsia="Cambria" w:cs="Courier New"/>
                <w:sz w:val="16"/>
                <w:szCs w:val="16"/>
              </w:rPr>
              <w:br/>
            </w:r>
            <w:r w:rsidRPr="00D14360">
              <w:rPr>
                <w:rFonts w:ascii="Courier New" w:hAnsi="Courier New" w:eastAsia="Cambria" w:cs="Courier New"/>
                <w:sz w:val="16"/>
                <w:szCs w:val="16"/>
              </w:rPr>
              <w:t xml:space="preserve">   &lt;!-- User Selected Term Coding --&gt;</w:t>
            </w:r>
            <w:r w:rsidRPr="00D14360">
              <w:rPr>
                <w:rFonts w:ascii="Courier New" w:hAnsi="Courier New" w:eastAsia="Cambria" w:cs="Courier New"/>
                <w:sz w:val="16"/>
                <w:szCs w:val="16"/>
              </w:rPr>
              <w:br/>
            </w:r>
            <w:r w:rsidRPr="00D14360">
              <w:rPr>
                <w:rFonts w:ascii="Courier New" w:hAnsi="Courier New" w:eastAsia="Cambria" w:cs="Courier New"/>
                <w:sz w:val="16"/>
                <w:szCs w:val="16"/>
              </w:rPr>
              <w:t xml:space="preserve">   &lt;translation code="40780512" displayName="Carcinoma of right breast, stage 2, estrogen receptor</w:t>
            </w:r>
          </w:p>
          <w:p w:rsidRPr="00D14360" w:rsidR="00596CA4" w:rsidP="003A3D50" w:rsidRDefault="00596CA4" w14:paraId="5E66ACBC" w14:textId="77777777">
            <w:pPr>
              <w:shd w:val="clear" w:color="auto" w:fill="FFFFFF"/>
              <w:adjustRightInd w:val="0"/>
              <w:ind w:left="-23"/>
              <w:rPr>
                <w:rFonts w:ascii="Courier New" w:hAnsi="Courier New" w:eastAsia="Cambria" w:cs="Courier New"/>
                <w:sz w:val="16"/>
                <w:szCs w:val="16"/>
              </w:rPr>
            </w:pPr>
            <w:r w:rsidRPr="00D14360">
              <w:rPr>
                <w:rFonts w:ascii="Courier New" w:hAnsi="Courier New" w:eastAsia="Cambria" w:cs="Courier New"/>
                <w:sz w:val="16"/>
                <w:szCs w:val="16"/>
              </w:rPr>
              <w:t xml:space="preserve">    positive" codeSystem="2.16.840.1.113883.3.247.1.1" </w:t>
            </w:r>
          </w:p>
          <w:p w:rsidRPr="00D14360" w:rsidR="00596CA4" w:rsidP="003A3D50" w:rsidRDefault="00596CA4" w14:paraId="23FD81D7" w14:textId="77777777">
            <w:pPr>
              <w:shd w:val="clear" w:color="auto" w:fill="FFFFFF"/>
              <w:adjustRightInd w:val="0"/>
              <w:ind w:left="-23"/>
              <w:rPr>
                <w:rFonts w:ascii="Courier New" w:hAnsi="Courier New" w:eastAsia="Cambria" w:cs="Courier New"/>
                <w:sz w:val="16"/>
                <w:szCs w:val="16"/>
              </w:rPr>
            </w:pPr>
            <w:r w:rsidRPr="00D14360">
              <w:rPr>
                <w:rFonts w:ascii="Courier New" w:hAnsi="Courier New" w:eastAsia="Cambria" w:cs="Courier New"/>
                <w:sz w:val="16"/>
                <w:szCs w:val="16"/>
              </w:rPr>
              <w:t xml:space="preserve">    codeSystemName="EHRorInterfaceTerminologyCodeSystem"/&gt;</w:t>
            </w:r>
          </w:p>
          <w:p w:rsidRPr="00D14360" w:rsidR="00596CA4" w:rsidP="003A3D50" w:rsidRDefault="00596CA4" w14:paraId="4F6ACAE7" w14:textId="7F8797C2">
            <w:pPr>
              <w:shd w:val="clear" w:color="auto" w:fill="FFFFFF"/>
              <w:adjustRightInd w:val="0"/>
              <w:ind w:left="-23"/>
              <w:rPr>
                <w:rFonts w:ascii="Courier New" w:hAnsi="Courier New" w:eastAsia="Cambria" w:cs="Courier New"/>
                <w:sz w:val="16"/>
                <w:szCs w:val="16"/>
              </w:rPr>
            </w:pPr>
            <w:r w:rsidRPr="00D14360">
              <w:rPr>
                <w:rFonts w:ascii="Courier New" w:hAnsi="Courier New" w:eastAsia="Cambria" w:cs="Courier New"/>
                <w:sz w:val="16"/>
                <w:szCs w:val="16"/>
              </w:rPr>
              <w:t xml:space="preserve">   &lt;!-- “Secondary</w:t>
            </w:r>
            <w:r w:rsidR="003A1CC8">
              <w:rPr>
                <w:rFonts w:ascii="Courier New" w:hAnsi="Courier New" w:eastAsia="Cambria" w:cs="Courier New"/>
                <w:sz w:val="16"/>
                <w:szCs w:val="16"/>
              </w:rPr>
              <w:t>"</w:t>
            </w:r>
            <w:r w:rsidRPr="00D14360" w:rsidR="003A1CC8">
              <w:rPr>
                <w:rFonts w:ascii="Courier New" w:hAnsi="Courier New" w:eastAsia="Cambria" w:cs="Courier New"/>
                <w:sz w:val="16"/>
                <w:szCs w:val="16"/>
              </w:rPr>
              <w:t xml:space="preserve"> </w:t>
            </w:r>
            <w:r w:rsidRPr="00D14360">
              <w:rPr>
                <w:rFonts w:ascii="Courier New" w:hAnsi="Courier New" w:eastAsia="Cambria" w:cs="Courier New"/>
                <w:sz w:val="16"/>
                <w:szCs w:val="16"/>
              </w:rPr>
              <w:t>Codes  --&gt;</w:t>
            </w:r>
            <w:r w:rsidRPr="00D14360">
              <w:rPr>
                <w:rFonts w:ascii="Courier New" w:hAnsi="Courier New" w:eastAsia="Cambria" w:cs="Courier New"/>
                <w:sz w:val="16"/>
                <w:szCs w:val="16"/>
              </w:rPr>
              <w:br/>
            </w:r>
            <w:r w:rsidRPr="00D14360">
              <w:rPr>
                <w:rFonts w:ascii="Courier New" w:hAnsi="Courier New" w:eastAsia="Cambria" w:cs="Courier New"/>
                <w:sz w:val="16"/>
                <w:szCs w:val="16"/>
              </w:rPr>
              <w:t xml:space="preserve">   &lt;translation code="174.9" codeSystem="2.16.840.1.113883.6.103" codeSystemName="ICD-9CM"</w:t>
            </w:r>
          </w:p>
          <w:p w:rsidRPr="00D14360" w:rsidR="00596CA4" w:rsidP="003A3D50" w:rsidRDefault="00596CA4" w14:paraId="4EF6E9CB" w14:textId="77777777">
            <w:pPr>
              <w:shd w:val="clear" w:color="auto" w:fill="FFFFFF"/>
              <w:adjustRightInd w:val="0"/>
              <w:ind w:left="-23"/>
              <w:rPr>
                <w:rFonts w:ascii="Courier New" w:hAnsi="Courier New" w:eastAsia="Cambria" w:cs="Courier New"/>
                <w:sz w:val="16"/>
                <w:szCs w:val="16"/>
              </w:rPr>
            </w:pPr>
            <w:r w:rsidRPr="00D14360">
              <w:rPr>
                <w:rFonts w:ascii="Courier New" w:hAnsi="Courier New" w:eastAsia="Cambria" w:cs="Courier New"/>
                <w:sz w:val="16"/>
                <w:szCs w:val="16"/>
              </w:rPr>
              <w:t xml:space="preserve">    displayName="Malignant neoplasm of breast (female), unspecified site"/&gt;</w:t>
            </w:r>
            <w:r w:rsidRPr="00D14360">
              <w:rPr>
                <w:rFonts w:ascii="Courier New" w:hAnsi="Courier New" w:eastAsia="Cambria" w:cs="Courier New"/>
                <w:sz w:val="16"/>
                <w:szCs w:val="16"/>
              </w:rPr>
              <w:br/>
            </w:r>
            <w:r w:rsidRPr="00D14360">
              <w:rPr>
                <w:rFonts w:ascii="Courier New" w:hAnsi="Courier New" w:eastAsia="Cambria" w:cs="Courier New"/>
                <w:sz w:val="16"/>
                <w:szCs w:val="16"/>
              </w:rPr>
              <w:t xml:space="preserve">   &lt;translation code="C50.911" codeSystem="2.16.840.1.113883.6.90" codeSystemName="ICD-10-CM" </w:t>
            </w:r>
          </w:p>
          <w:p w:rsidRPr="00D14360" w:rsidR="00596CA4" w:rsidP="003A3D50" w:rsidRDefault="00596CA4" w14:paraId="7173DD78" w14:textId="77777777">
            <w:pPr>
              <w:shd w:val="clear" w:color="auto" w:fill="FFFFFF"/>
              <w:adjustRightInd w:val="0"/>
              <w:ind w:left="-23"/>
              <w:rPr>
                <w:rFonts w:ascii="Courier New" w:hAnsi="Courier New" w:eastAsia="Cambria" w:cs="Courier New"/>
                <w:sz w:val="16"/>
                <w:szCs w:val="16"/>
              </w:rPr>
            </w:pPr>
            <w:r w:rsidRPr="00D14360">
              <w:rPr>
                <w:rFonts w:ascii="Courier New" w:hAnsi="Courier New" w:eastAsia="Cambria" w:cs="Courier New"/>
                <w:sz w:val="16"/>
                <w:szCs w:val="16"/>
              </w:rPr>
              <w:t xml:space="preserve">    displayName="Malignant neoplasm of unspecified site of right female breast"/&gt;</w:t>
            </w:r>
            <w:r w:rsidRPr="00D14360">
              <w:rPr>
                <w:rFonts w:ascii="Courier New" w:hAnsi="Courier New" w:eastAsia="Cambria" w:cs="Courier New"/>
                <w:sz w:val="16"/>
                <w:szCs w:val="16"/>
              </w:rPr>
              <w:br/>
            </w:r>
            <w:r w:rsidRPr="00D14360">
              <w:rPr>
                <w:rFonts w:ascii="Courier New" w:hAnsi="Courier New" w:eastAsia="Cambria" w:cs="Courier New"/>
                <w:sz w:val="16"/>
                <w:szCs w:val="16"/>
              </w:rPr>
              <w:t xml:space="preserve">   &lt;translation code="416053008" codeSystem="2.16.840.1.113883.6.96" codeSystemName="SNOMED CT" </w:t>
            </w:r>
          </w:p>
          <w:p w:rsidRPr="00D14360" w:rsidR="008F2473" w:rsidP="003A3D50" w:rsidRDefault="00596CA4" w14:paraId="050444CD" w14:textId="77777777">
            <w:pPr>
              <w:shd w:val="clear" w:color="auto" w:fill="FFFFFF"/>
              <w:adjustRightInd w:val="0"/>
              <w:ind w:left="-23"/>
              <w:rPr>
                <w:rFonts w:ascii="Courier New" w:hAnsi="Courier New" w:eastAsia="Cambria" w:cs="Courier New"/>
                <w:sz w:val="16"/>
                <w:szCs w:val="16"/>
              </w:rPr>
            </w:pPr>
            <w:r w:rsidRPr="00D14360">
              <w:rPr>
                <w:rFonts w:ascii="Courier New" w:hAnsi="Courier New" w:eastAsia="Cambria" w:cs="Courier New"/>
                <w:sz w:val="16"/>
                <w:szCs w:val="16"/>
              </w:rPr>
              <w:t xml:space="preserve">    displayName="Estrogen receptor positive tumor"/&gt;</w:t>
            </w:r>
            <w:r w:rsidRPr="00D14360">
              <w:rPr>
                <w:rFonts w:ascii="Courier New" w:hAnsi="Courier New" w:eastAsia="Cambria" w:cs="Courier New"/>
                <w:sz w:val="16"/>
                <w:szCs w:val="16"/>
              </w:rPr>
              <w:br/>
            </w:r>
            <w:r w:rsidRPr="00D14360">
              <w:rPr>
                <w:rFonts w:ascii="Courier New" w:hAnsi="Courier New" w:eastAsia="Cambria" w:cs="Courier New"/>
                <w:sz w:val="16"/>
                <w:szCs w:val="16"/>
              </w:rPr>
              <w:t>&lt;/value&gt;</w:t>
            </w:r>
          </w:p>
        </w:tc>
      </w:tr>
    </w:tbl>
    <w:p w:rsidRPr="008F2473" w:rsidR="008F2473" w:rsidP="003A3D50" w:rsidRDefault="008F2473" w14:paraId="3D300CEB" w14:textId="77777777"/>
    <w:p w:rsidRPr="00C64922" w:rsidR="00DD51B1" w:rsidP="00FD31AC" w:rsidRDefault="008F2473" w14:paraId="776C5D79" w14:textId="77777777">
      <w:pPr>
        <w:pStyle w:val="Heading3"/>
      </w:pPr>
      <w:bookmarkStart w:name="_Ref21849133" w:id="1055"/>
      <w:bookmarkStart w:name="_Ref21849136" w:id="1056"/>
      <w:bookmarkStart w:name="_Toc119939849" w:id="1057"/>
      <w:bookmarkStart w:name="_Toc135312880" w:id="1058"/>
      <w:r>
        <w:t>DisplayName Representation</w:t>
      </w:r>
      <w:bookmarkEnd w:id="1055"/>
      <w:bookmarkEnd w:id="1056"/>
      <w:bookmarkEnd w:id="1057"/>
      <w:bookmarkEnd w:id="1058"/>
      <w:r w:rsidRPr="00C64922" w:rsidR="00DD51B1">
        <w:t xml:space="preserve"> </w:t>
      </w:r>
    </w:p>
    <w:p w:rsidRPr="007770C6" w:rsidR="00630186" w:rsidP="003A3D50" w:rsidRDefault="00630186" w14:paraId="134ADD73" w14:textId="77777777">
      <w:pPr>
        <w:pStyle w:val="Default"/>
        <w:spacing w:after="240"/>
        <w:rPr>
          <w:color w:val="auto"/>
          <w:sz w:val="20"/>
        </w:rPr>
      </w:pPr>
      <w:r w:rsidRPr="007770C6">
        <w:rPr>
          <w:color w:val="auto"/>
          <w:sz w:val="20"/>
        </w:rPr>
        <w:t xml:space="preserve">When sending coded information, the CD datatype (most commonly used in &lt;code&gt; and &lt;value&gt; elements) has a ‘displayName’ element. This element is intended to be a valid human readable representation of the concept defined by the code system and associated with the ‘code’ element at the time of data entry. As an example, for LOINC codes, the ‘displayName’ element should convey either the short name or long name in LOINC for the code used in the associated code element. </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A104FF" w:rsidTr="004E29C8" w14:paraId="19C1D5A6" w14:textId="77777777">
        <w:trPr>
          <w:trHeight w:val="576"/>
        </w:trPr>
        <w:tc>
          <w:tcPr>
            <w:tcW w:w="683" w:type="dxa"/>
            <w:tcBorders>
              <w:right w:val="nil"/>
            </w:tcBorders>
            <w:shd w:val="clear" w:color="auto" w:fill="C6D9F1"/>
          </w:tcPr>
          <w:p w:rsidRPr="00C64922" w:rsidR="00A104FF" w:rsidP="001E5BB1" w:rsidRDefault="00634398" w14:paraId="3A1E4D3C" w14:textId="77777777">
            <w:pPr>
              <w:pStyle w:val="BodyText"/>
              <w:rPr>
                <w:noProof/>
              </w:rPr>
            </w:pPr>
            <w:r>
              <w:rPr>
                <w:noProof/>
              </w:rPr>
              <w:drawing>
                <wp:inline distT="0" distB="0" distL="0" distR="0" wp14:anchorId="548AF9CE" wp14:editId="08F7B328">
                  <wp:extent cx="323215" cy="323215"/>
                  <wp:effectExtent l="0" t="0" r="0" b="635"/>
                  <wp:docPr id="44" name="Graphic 5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2"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00A104FF" w:rsidP="001E5BB1" w:rsidRDefault="00A104FF" w14:paraId="3785C313" w14:textId="77777777">
            <w:pPr>
              <w:pStyle w:val="BodyText"/>
              <w:rPr>
                <w:b/>
                <w:color w:val="000000"/>
              </w:rPr>
            </w:pPr>
            <w:r w:rsidRPr="00D14360">
              <w:rPr>
                <w:color w:val="000000"/>
              </w:rPr>
              <w:t xml:space="preserve">The displayName attribute SHALL NOT modify the meaning of the code. </w:t>
            </w:r>
            <w:r w:rsidRPr="00D14360">
              <w:rPr>
                <w:b/>
                <w:color w:val="000000"/>
              </w:rPr>
              <w:t>[</w:t>
            </w:r>
            <w:r w:rsidR="000A1C87">
              <w:rPr>
                <w:b/>
                <w:color w:val="000000"/>
              </w:rPr>
              <w:t>BP</w:t>
            </w:r>
            <w:r w:rsidRPr="00D14360">
              <w:rPr>
                <w:b/>
                <w:color w:val="000000"/>
              </w:rPr>
              <w:t>-</w:t>
            </w:r>
            <w:r w:rsidR="00B3590A">
              <w:rPr>
                <w:b/>
                <w:color w:val="000000"/>
              </w:rPr>
              <w:t>063</w:t>
            </w:r>
            <w:r w:rsidRPr="00D14360">
              <w:rPr>
                <w:b/>
                <w:color w:val="000000"/>
              </w:rPr>
              <w:t>]</w:t>
            </w:r>
            <w:r w:rsidR="000A1C87">
              <w:rPr>
                <w:b/>
                <w:color w:val="000000"/>
              </w:rPr>
              <w:t xml:space="preserve"> </w:t>
            </w:r>
          </w:p>
          <w:p w:rsidRPr="00E93A1E" w:rsidR="000A1C87" w:rsidP="001E5BB1" w:rsidRDefault="000A1C87" w14:paraId="2199864C" w14:textId="77777777">
            <w:pPr>
              <w:pStyle w:val="BodyText"/>
              <w:rPr>
                <w:color w:val="000000"/>
              </w:rPr>
            </w:pPr>
            <w:r w:rsidRPr="00E93A1E">
              <w:rPr>
                <w:color w:val="000000"/>
              </w:rPr>
              <w:t>Note: Testability requires fuzzy match capabilities.</w:t>
            </w:r>
          </w:p>
        </w:tc>
      </w:tr>
    </w:tbl>
    <w:p w:rsidRPr="003A3D50" w:rsidR="00A104FF" w:rsidP="00630186" w:rsidRDefault="00A104FF" w14:paraId="3C2DF215" w14:textId="77777777">
      <w:pPr>
        <w:pStyle w:val="Default"/>
        <w:rPr>
          <w:color w:val="auto"/>
        </w:rPr>
      </w:pPr>
    </w:p>
    <w:p w:rsidRPr="007770C6" w:rsidR="00630186" w:rsidP="00630186" w:rsidRDefault="00630186" w14:paraId="49ACF2FC" w14:textId="77777777">
      <w:pPr>
        <w:pStyle w:val="Default"/>
        <w:rPr>
          <w:color w:val="auto"/>
          <w:sz w:val="20"/>
        </w:rPr>
      </w:pPr>
      <w:r w:rsidRPr="007770C6">
        <w:rPr>
          <w:color w:val="auto"/>
          <w:sz w:val="20"/>
        </w:rPr>
        <w:t xml:space="preserve">The guidance for the use of the ‘displayName’ element are: </w:t>
      </w:r>
    </w:p>
    <w:p w:rsidRPr="007770C6" w:rsidR="00630186" w:rsidP="003A3D50" w:rsidRDefault="00630186" w14:paraId="0AF281D8" w14:textId="77777777">
      <w:pPr>
        <w:pStyle w:val="Default"/>
        <w:ind w:left="720"/>
        <w:rPr>
          <w:color w:val="auto"/>
          <w:sz w:val="20"/>
        </w:rPr>
      </w:pPr>
      <w:r w:rsidRPr="007770C6">
        <w:rPr>
          <w:color w:val="auto"/>
          <w:sz w:val="20"/>
        </w:rPr>
        <w:t xml:space="preserve">• display name is included as a courtesy to an unaided human interpreter of a coded value. </w:t>
      </w:r>
    </w:p>
    <w:p w:rsidRPr="007770C6" w:rsidR="00630186" w:rsidP="003A3D50" w:rsidRDefault="00630186" w14:paraId="146BFC36" w14:textId="77777777">
      <w:pPr>
        <w:pStyle w:val="Default"/>
        <w:ind w:left="720"/>
        <w:rPr>
          <w:color w:val="auto"/>
          <w:sz w:val="20"/>
        </w:rPr>
      </w:pPr>
      <w:r w:rsidRPr="007770C6">
        <w:rPr>
          <w:color w:val="auto"/>
          <w:sz w:val="20"/>
        </w:rPr>
        <w:t xml:space="preserve">• display name adds no semantic meaning to the coded information, and it SHALL never exist without an associated code. </w:t>
      </w:r>
    </w:p>
    <w:p w:rsidRPr="007770C6" w:rsidR="00630186" w:rsidP="003A3D50" w:rsidRDefault="00630186" w14:paraId="0DB754B3" w14:textId="77777777">
      <w:pPr>
        <w:pStyle w:val="Default"/>
        <w:ind w:left="720"/>
        <w:rPr>
          <w:color w:val="auto"/>
          <w:sz w:val="20"/>
        </w:rPr>
      </w:pPr>
      <w:r w:rsidRPr="007770C6">
        <w:rPr>
          <w:color w:val="auto"/>
          <w:sz w:val="20"/>
        </w:rPr>
        <w:t xml:space="preserve">• display name may not be present if the code is an expression for which no display name has been assigned or can be derived in the associated code system. </w:t>
      </w:r>
    </w:p>
    <w:p w:rsidRPr="007770C6" w:rsidR="00630186" w:rsidP="003A3D50" w:rsidRDefault="00630186" w14:paraId="4D390987" w14:textId="77777777">
      <w:pPr>
        <w:pStyle w:val="Default"/>
        <w:ind w:left="720"/>
        <w:rPr>
          <w:color w:val="auto"/>
          <w:sz w:val="20"/>
        </w:rPr>
      </w:pPr>
      <w:r w:rsidRPr="007770C6">
        <w:rPr>
          <w:color w:val="auto"/>
          <w:sz w:val="20"/>
        </w:rPr>
        <w:t xml:space="preserve">• </w:t>
      </w:r>
      <w:r w:rsidRPr="007770C6" w:rsidR="008F2473">
        <w:rPr>
          <w:color w:val="auto"/>
          <w:sz w:val="20"/>
        </w:rPr>
        <w:t>display name element must accurately represent the concept associated with the @code attribute of the associated code or value element.</w:t>
      </w:r>
      <w:r w:rsidRPr="007770C6">
        <w:rPr>
          <w:color w:val="auto"/>
          <w:sz w:val="20"/>
        </w:rPr>
        <w:t xml:space="preserve"> </w:t>
      </w:r>
    </w:p>
    <w:p w:rsidRPr="003A3D50" w:rsidR="00630186" w:rsidP="00630186" w:rsidRDefault="00630186" w14:paraId="202F6A38" w14:textId="77777777">
      <w:pPr>
        <w:pStyle w:val="Default"/>
        <w:rPr>
          <w:color w:val="auto"/>
        </w:rPr>
      </w:pP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8F2473" w:rsidTr="003A3D50" w14:paraId="7194D937" w14:textId="77777777">
        <w:trPr>
          <w:trHeight w:val="576"/>
        </w:trPr>
        <w:tc>
          <w:tcPr>
            <w:tcW w:w="683" w:type="dxa"/>
            <w:tcBorders>
              <w:right w:val="nil"/>
            </w:tcBorders>
            <w:shd w:val="clear" w:color="auto" w:fill="C6D9F1"/>
          </w:tcPr>
          <w:p w:rsidRPr="00C64922" w:rsidR="008F2473" w:rsidP="00DF16F7" w:rsidRDefault="00634398" w14:paraId="560AA894" w14:textId="77777777">
            <w:pPr>
              <w:pStyle w:val="BodyText"/>
              <w:rPr>
                <w:noProof/>
                <w:lang w:bidi="ar-SA"/>
              </w:rPr>
            </w:pPr>
            <w:r>
              <w:rPr>
                <w:noProof/>
              </w:rPr>
              <w:drawing>
                <wp:inline distT="0" distB="0" distL="0" distR="0" wp14:anchorId="3A4AEC03" wp14:editId="4D200B75">
                  <wp:extent cx="323215" cy="323215"/>
                  <wp:effectExtent l="0" t="0" r="0" b="635"/>
                  <wp:docPr id="43" name="Graphic 4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6"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D14360" w:rsidR="008F2473" w:rsidP="00DF16F7" w:rsidRDefault="008F2473" w14:paraId="71F2257B" w14:textId="0F5A9940">
            <w:pPr>
              <w:pStyle w:val="BodyText"/>
              <w:rPr>
                <w:color w:val="000000"/>
              </w:rPr>
            </w:pPr>
            <w:r w:rsidRPr="00D14360">
              <w:rPr>
                <w:color w:val="000000"/>
              </w:rPr>
              <w:t>The displayName attribute MAY be included</w:t>
            </w:r>
            <w:r w:rsidR="003E704F">
              <w:rPr>
                <w:color w:val="000000"/>
              </w:rPr>
              <w:t xml:space="preserve"> </w:t>
            </w:r>
            <w:r w:rsidRPr="00D14360" w:rsidR="00596CA4">
              <w:rPr>
                <w:color w:val="000000"/>
              </w:rPr>
              <w:t>where syntactically</w:t>
            </w:r>
            <w:r w:rsidRPr="00D14360">
              <w:rPr>
                <w:color w:val="000000"/>
              </w:rPr>
              <w:t xml:space="preserve"> allowed. </w:t>
            </w:r>
            <w:r w:rsidRPr="00AE350D">
              <w:rPr>
                <w:b/>
                <w:bCs/>
                <w:color w:val="000000"/>
              </w:rPr>
              <w:t>[</w:t>
            </w:r>
            <w:r w:rsidR="00B3590A">
              <w:rPr>
                <w:b/>
                <w:bCs/>
                <w:color w:val="000000"/>
              </w:rPr>
              <w:t>BP-064</w:t>
            </w:r>
            <w:r w:rsidRPr="00AE350D">
              <w:rPr>
                <w:b/>
                <w:bCs/>
                <w:color w:val="000000"/>
              </w:rPr>
              <w:t>]</w:t>
            </w:r>
          </w:p>
        </w:tc>
      </w:tr>
      <w:tr w:rsidRPr="00C64922" w:rsidR="007A42C5" w:rsidTr="004E29C8" w14:paraId="401FC4B7" w14:textId="77777777">
        <w:trPr>
          <w:trHeight w:val="576"/>
        </w:trPr>
        <w:tc>
          <w:tcPr>
            <w:tcW w:w="683" w:type="dxa"/>
            <w:tcBorders>
              <w:right w:val="nil"/>
            </w:tcBorders>
            <w:shd w:val="clear" w:color="auto" w:fill="C6D9F1"/>
          </w:tcPr>
          <w:p w:rsidR="007A42C5" w:rsidP="00DF16F7" w:rsidRDefault="00634398" w14:paraId="765E04CB" w14:textId="77777777">
            <w:pPr>
              <w:pStyle w:val="BodyText"/>
              <w:rPr>
                <w:noProof/>
              </w:rPr>
            </w:pPr>
            <w:r>
              <w:rPr>
                <w:noProof/>
              </w:rPr>
              <w:drawing>
                <wp:inline distT="0" distB="0" distL="0" distR="0" wp14:anchorId="0E1509E6" wp14:editId="7C8860C4">
                  <wp:extent cx="323215" cy="323215"/>
                  <wp:effectExtent l="0" t="0" r="0" b="635"/>
                  <wp:docPr id="42" name="Graphic 4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6"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D14360" w:rsidR="007A42C5" w:rsidP="00DF16F7" w:rsidRDefault="007A42C5" w14:paraId="0FEADCA8" w14:textId="77777777">
            <w:pPr>
              <w:pStyle w:val="BodyText"/>
              <w:rPr>
                <w:color w:val="000000"/>
              </w:rPr>
            </w:pPr>
            <w:r>
              <w:rPr>
                <w:color w:val="000000"/>
              </w:rPr>
              <w:t xml:space="preserve">The displayName attribute </w:t>
            </w:r>
            <w:r w:rsidRPr="00DA6F28">
              <w:t>SHALL never exist without an associated code.</w:t>
            </w:r>
            <w:r>
              <w:t xml:space="preserve"> </w:t>
            </w:r>
            <w:r w:rsidRPr="00AE350D">
              <w:rPr>
                <w:b/>
                <w:bCs/>
                <w:color w:val="000000"/>
              </w:rPr>
              <w:t>[CONF-</w:t>
            </w:r>
            <w:r w:rsidR="00B3590A">
              <w:rPr>
                <w:b/>
                <w:bCs/>
                <w:color w:val="000000"/>
              </w:rPr>
              <w:t>065</w:t>
            </w:r>
            <w:r w:rsidRPr="00AE350D">
              <w:rPr>
                <w:b/>
                <w:bCs/>
                <w:color w:val="000000"/>
              </w:rPr>
              <w:t>]</w:t>
            </w:r>
          </w:p>
        </w:tc>
      </w:tr>
    </w:tbl>
    <w:p w:rsidRPr="003A3D50" w:rsidR="00630186" w:rsidP="00630186" w:rsidRDefault="00630186" w14:paraId="1DCA765A" w14:textId="77777777">
      <w:pPr>
        <w:pStyle w:val="Default"/>
        <w:rPr>
          <w:color w:val="auto"/>
        </w:rPr>
      </w:pPr>
    </w:p>
    <w:p w:rsidRPr="007770C6" w:rsidR="00630186" w:rsidP="00630186" w:rsidRDefault="00630186" w14:paraId="7B2B1450" w14:textId="77777777">
      <w:pPr>
        <w:pStyle w:val="Default"/>
        <w:rPr>
          <w:color w:val="auto"/>
          <w:sz w:val="20"/>
        </w:rPr>
      </w:pPr>
      <w:r w:rsidRPr="007770C6">
        <w:rPr>
          <w:color w:val="auto"/>
          <w:sz w:val="20"/>
        </w:rPr>
        <w:t xml:space="preserve">When a CDA document includes coded data in discrete entries (such as allergen, medication, problem, etc.) to support machine processing, every discrete entry SHOULD include a text element that references the human readable representation of the information discretely represented by a code. </w:t>
      </w:r>
    </w:p>
    <w:p w:rsidRPr="007770C6" w:rsidR="00630186" w:rsidP="00630186" w:rsidRDefault="00630186" w14:paraId="3EB7350D" w14:textId="77777777">
      <w:pPr>
        <w:pStyle w:val="Default"/>
        <w:rPr>
          <w:color w:val="auto"/>
          <w:sz w:val="20"/>
        </w:rPr>
      </w:pPr>
    </w:p>
    <w:p w:rsidR="00DD51B1" w:rsidP="003A3D50" w:rsidRDefault="00630186" w14:paraId="157B1475" w14:textId="1F4C75F5">
      <w:pPr>
        <w:rPr>
          <w:rFonts w:cs="Calibri"/>
        </w:rPr>
      </w:pPr>
      <w:r w:rsidRPr="00FA1C2A">
        <w:rPr>
          <w:rFonts w:cs="Calibri"/>
        </w:rPr>
        <w:t xml:space="preserve">For example, say </w:t>
      </w:r>
      <w:r w:rsidRPr="003A3D50">
        <w:rPr>
          <w:rFonts w:cs="Calibri"/>
        </w:rPr>
        <w:t>a new version of SNOMED is released with a new problem code of 99999123 and a display name of “Obsessional thoughts of augmented reality video games” and this code is used in a Problem Observation. If neither originalText nor display were included in the xml entry, the human readable narrative for the entry could only say, “Problem 99999123 began on July 6, 2016 as noted by Dr. Ishihara.” This would violate the core CDA principal of human readability.</w:t>
      </w:r>
    </w:p>
    <w:p w:rsidRPr="00D14360" w:rsidR="005C79A1" w:rsidP="003A3D50" w:rsidRDefault="005C79A1" w14:paraId="5355EB2E" w14:textId="77777777"/>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510672" w:rsidTr="004E29C8" w14:paraId="0149D212" w14:textId="77777777">
        <w:trPr>
          <w:trHeight w:val="576"/>
        </w:trPr>
        <w:tc>
          <w:tcPr>
            <w:tcW w:w="683" w:type="dxa"/>
            <w:tcBorders>
              <w:right w:val="nil"/>
            </w:tcBorders>
            <w:shd w:val="clear" w:color="auto" w:fill="C6D9F1"/>
          </w:tcPr>
          <w:p w:rsidRPr="00C64922" w:rsidR="00510672" w:rsidP="00510672" w:rsidRDefault="00634398" w14:paraId="2DCC9316" w14:textId="2E2D450B">
            <w:pPr>
              <w:pStyle w:val="BodyText"/>
              <w:rPr>
                <w:noProof/>
              </w:rPr>
            </w:pPr>
            <w:r>
              <w:rPr>
                <w:noProof/>
              </w:rPr>
              <w:drawing>
                <wp:inline distT="0" distB="0" distL="0" distR="0" wp14:anchorId="4AC6DD0A" wp14:editId="5258C7D5">
                  <wp:extent cx="323215" cy="323215"/>
                  <wp:effectExtent l="0" t="0" r="0" b="635"/>
                  <wp:docPr id="41" name="Graphic 14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2"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C64922" w:rsidR="00510672" w:rsidP="00510672" w:rsidRDefault="002B57F0" w14:paraId="1C3390E1" w14:textId="77777777">
            <w:pPr>
              <w:pStyle w:val="BodyText"/>
            </w:pPr>
            <w:r w:rsidRPr="00D14360">
              <w:rPr>
                <w:color w:val="000000"/>
              </w:rPr>
              <w:t>C-CDA Content Creators SHOULD include a human readable representation of the concept associated with the code as defined by the code system</w:t>
            </w:r>
            <w:r w:rsidRPr="00D14360" w:rsidR="001F3C83">
              <w:rPr>
                <w:color w:val="000000"/>
              </w:rPr>
              <w:t xml:space="preserve"> </w:t>
            </w:r>
            <w:r w:rsidRPr="00D14360">
              <w:rPr>
                <w:color w:val="000000"/>
              </w:rPr>
              <w:t xml:space="preserve">in the @displayName attribute of a code element. </w:t>
            </w:r>
            <w:r w:rsidRPr="00AE350D">
              <w:rPr>
                <w:b/>
                <w:bCs/>
                <w:color w:val="000000"/>
              </w:rPr>
              <w:t>[</w:t>
            </w:r>
            <w:r w:rsidR="00B3590A">
              <w:rPr>
                <w:b/>
                <w:bCs/>
                <w:color w:val="000000"/>
              </w:rPr>
              <w:t>BP-066</w:t>
            </w:r>
            <w:r w:rsidRPr="00AE350D">
              <w:rPr>
                <w:b/>
                <w:bCs/>
                <w:color w:val="000000"/>
              </w:rPr>
              <w:t>]</w:t>
            </w:r>
          </w:p>
        </w:tc>
      </w:tr>
      <w:tr w:rsidRPr="00C64922" w:rsidR="00510672" w:rsidTr="004E29C8" w14:paraId="47217505" w14:textId="77777777">
        <w:trPr>
          <w:trHeight w:val="576"/>
        </w:trPr>
        <w:tc>
          <w:tcPr>
            <w:tcW w:w="683" w:type="dxa"/>
            <w:tcBorders>
              <w:right w:val="nil"/>
            </w:tcBorders>
            <w:shd w:val="clear" w:color="auto" w:fill="C6D9F1"/>
          </w:tcPr>
          <w:p w:rsidRPr="00C64922" w:rsidR="00510672" w:rsidP="00510672" w:rsidRDefault="00634398" w14:paraId="080CB736" w14:textId="77777777">
            <w:pPr>
              <w:pStyle w:val="BodyText"/>
              <w:rPr>
                <w:noProof/>
              </w:rPr>
            </w:pPr>
            <w:r>
              <w:rPr>
                <w:noProof/>
              </w:rPr>
              <w:drawing>
                <wp:inline distT="0" distB="0" distL="0" distR="0" wp14:anchorId="7D5BB0A8" wp14:editId="3F9E5DA6">
                  <wp:extent cx="323215" cy="323215"/>
                  <wp:effectExtent l="0" t="0" r="0" b="635"/>
                  <wp:docPr id="40" name="Graphic 11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6"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D14360" w:rsidR="00510672" w:rsidP="00510672" w:rsidRDefault="00510672" w14:paraId="6ADD4EB5" w14:textId="77777777">
            <w:pPr>
              <w:pStyle w:val="BodyText"/>
              <w:rPr>
                <w:color w:val="000000"/>
              </w:rPr>
            </w:pPr>
            <w:r w:rsidRPr="00D14360">
              <w:rPr>
                <w:color w:val="000000"/>
              </w:rPr>
              <w:t xml:space="preserve">C-CDA </w:t>
            </w:r>
            <w:r w:rsidRPr="00C64922">
              <w:t>Content Validators MAY require a fuzzy match between the @di</w:t>
            </w:r>
            <w:r w:rsidR="00F8349F">
              <w:t>s</w:t>
            </w:r>
            <w:r w:rsidRPr="00C64922">
              <w:t xml:space="preserve">playName attribute of a code element and the preferred concept description for the code as defined by the associated code system. </w:t>
            </w:r>
            <w:r w:rsidRPr="00D14360">
              <w:rPr>
                <w:b/>
                <w:color w:val="000000"/>
              </w:rPr>
              <w:t>[CONF-</w:t>
            </w:r>
            <w:r w:rsidR="00B3590A">
              <w:rPr>
                <w:b/>
                <w:color w:val="000000"/>
              </w:rPr>
              <w:t>067</w:t>
            </w:r>
            <w:r w:rsidRPr="00D14360">
              <w:rPr>
                <w:b/>
                <w:color w:val="000000"/>
              </w:rPr>
              <w:t>]</w:t>
            </w:r>
          </w:p>
        </w:tc>
      </w:tr>
    </w:tbl>
    <w:p w:rsidR="00916D2D" w:rsidP="00916D2D" w:rsidRDefault="00DD51B1" w14:paraId="69931B67" w14:textId="118AF5F1">
      <w:pPr>
        <w:pStyle w:val="Caption"/>
        <w:rPr>
          <w:rFonts w:cs="Calibri"/>
          <w:b/>
          <w:bCs/>
          <w:color w:val="000000"/>
          <w:sz w:val="22"/>
          <w:szCs w:val="22"/>
        </w:rPr>
      </w:pPr>
      <w:r w:rsidRPr="00D14360">
        <w:rPr>
          <w:rFonts w:cs="Calibri"/>
          <w:b/>
          <w:bCs/>
          <w:color w:val="000000"/>
          <w:sz w:val="22"/>
          <w:szCs w:val="22"/>
        </w:rPr>
        <w:t xml:space="preserve"> </w:t>
      </w:r>
    </w:p>
    <w:p w:rsidR="005C79A1" w:rsidP="005C79A1" w:rsidRDefault="005C79A1" w14:paraId="1B09CC7C" w14:textId="46C3DE0F"/>
    <w:p w:rsidR="005C79A1" w:rsidP="003A3D50" w:rsidRDefault="005C79A1" w14:paraId="5F36A08C" w14:textId="77777777">
      <w:pPr>
        <w:pStyle w:val="Caption"/>
        <w:spacing w:after="0"/>
      </w:pPr>
    </w:p>
    <w:p w:rsidRPr="00D14360" w:rsidR="00916D2D" w:rsidP="003A3D50" w:rsidRDefault="005C79A1" w14:paraId="4B8F2F69" w14:textId="7D416999">
      <w:pPr>
        <w:pStyle w:val="Caption"/>
        <w:spacing w:after="0"/>
        <w:rPr>
          <w:rFonts w:cs="Calibri"/>
          <w:b/>
          <w:bCs/>
          <w:color w:val="000000"/>
          <w:sz w:val="22"/>
          <w:szCs w:val="22"/>
        </w:rPr>
      </w:pPr>
      <w:r>
        <w:t xml:space="preserve">  </w:t>
      </w:r>
      <w:bookmarkStart w:name="_Toc118898746" w:id="1059"/>
      <w:bookmarkStart w:name="_Toc119939948" w:id="1060"/>
      <w:bookmarkStart w:name="_Toc135312980" w:id="1061"/>
      <w:r w:rsidR="00916D2D">
        <w:t xml:space="preserve">Example </w:t>
      </w:r>
      <w:r>
        <w:fldChar w:fldCharType="begin"/>
      </w:r>
      <w:r>
        <w:instrText>SEQ Example \* ARABIC</w:instrText>
      </w:r>
      <w:r>
        <w:fldChar w:fldCharType="separate"/>
      </w:r>
      <w:r w:rsidR="00DC1072">
        <w:rPr>
          <w:noProof/>
        </w:rPr>
        <w:t>25</w:t>
      </w:r>
      <w:r>
        <w:fldChar w:fldCharType="end"/>
      </w:r>
      <w:r w:rsidR="00916D2D">
        <w:t xml:space="preserve">: </w:t>
      </w:r>
      <w:r w:rsidRPr="00C22A66" w:rsidR="00916D2D">
        <w:t>Code Display Name Representation</w:t>
      </w:r>
      <w:bookmarkEnd w:id="1059"/>
      <w:bookmarkEnd w:id="1060"/>
      <w:bookmarkEnd w:id="1061"/>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9A0515" w:rsidTr="004E29C8" w14:paraId="08F0A433" w14:textId="77777777">
        <w:tc>
          <w:tcPr>
            <w:tcW w:w="9350" w:type="dxa"/>
            <w:shd w:val="clear" w:color="auto" w:fill="auto"/>
          </w:tcPr>
          <w:p w:rsidRPr="00D14360" w:rsidR="009A0515" w:rsidP="00D14360" w:rsidRDefault="009A0515" w14:paraId="4F1AA5B0" w14:textId="1B936ED4">
            <w:pPr>
              <w:spacing w:before="25"/>
              <w:ind w:left="108"/>
              <w:rPr>
                <w:rFonts w:ascii="Courier New" w:hAnsi="Courier New"/>
                <w:sz w:val="16"/>
              </w:rPr>
            </w:pPr>
            <w:r w:rsidRPr="00D14360">
              <w:rPr>
                <w:rFonts w:ascii="Courier New" w:hAnsi="Courier New"/>
                <w:sz w:val="16"/>
              </w:rPr>
              <w:t>&lt;code code</w:t>
            </w:r>
            <w:r w:rsidRPr="00D14360" w:rsidR="00947B4B">
              <w:rPr>
                <w:rFonts w:ascii="Courier New" w:hAnsi="Courier New"/>
                <w:sz w:val="16"/>
              </w:rPr>
              <w:t>=</w:t>
            </w:r>
            <w:r w:rsidR="00947B4B">
              <w:rPr>
                <w:rFonts w:ascii="Courier New" w:hAnsi="Courier New"/>
                <w:sz w:val="16"/>
              </w:rPr>
              <w:t>"</w:t>
            </w:r>
            <w:r w:rsidRPr="00D14360">
              <w:rPr>
                <w:rFonts w:ascii="Courier New" w:hAnsi="Courier New"/>
                <w:sz w:val="16"/>
              </w:rPr>
              <w:t>9999123</w:t>
            </w:r>
            <w:r w:rsidR="00947B4B">
              <w:rPr>
                <w:rFonts w:ascii="Courier New" w:hAnsi="Courier New"/>
                <w:sz w:val="16"/>
              </w:rPr>
              <w:t>"</w:t>
            </w:r>
          </w:p>
          <w:p w:rsidRPr="00D14360" w:rsidR="009A0515" w:rsidP="00D14360" w:rsidRDefault="009A0515" w14:paraId="4C5322E9" w14:textId="4EE4A159">
            <w:pPr>
              <w:spacing w:before="27"/>
              <w:ind w:left="108" w:right="2633" w:firstLine="384"/>
              <w:rPr>
                <w:rFonts w:ascii="Courier New" w:hAnsi="Courier New"/>
                <w:sz w:val="16"/>
              </w:rPr>
            </w:pPr>
            <w:r w:rsidRPr="00D14360">
              <w:rPr>
                <w:rFonts w:ascii="Courier New" w:hAnsi="Courier New"/>
                <w:sz w:val="16"/>
              </w:rPr>
              <w:t>displayName</w:t>
            </w:r>
            <w:r w:rsidRPr="00D14360" w:rsidR="00947B4B">
              <w:rPr>
                <w:rFonts w:ascii="Courier New" w:hAnsi="Courier New"/>
                <w:sz w:val="16"/>
              </w:rPr>
              <w:t>=</w:t>
            </w:r>
            <w:r w:rsidR="00947B4B">
              <w:rPr>
                <w:rFonts w:ascii="Courier New" w:hAnsi="Courier New"/>
                <w:sz w:val="16"/>
              </w:rPr>
              <w:t>"</w:t>
            </w:r>
            <w:r w:rsidRPr="00D14360">
              <w:rPr>
                <w:rFonts w:ascii="Courier New" w:hAnsi="Courier New"/>
                <w:sz w:val="16"/>
              </w:rPr>
              <w:t>Obsessional thoughts of augmented reality video games</w:t>
            </w:r>
            <w:r w:rsidR="00947B4B">
              <w:rPr>
                <w:rFonts w:ascii="Courier New" w:hAnsi="Courier New"/>
                <w:sz w:val="16"/>
              </w:rPr>
              <w:t>"</w:t>
            </w:r>
            <w:r w:rsidRPr="00D14360" w:rsidR="00947B4B">
              <w:rPr>
                <w:rFonts w:ascii="Courier New" w:hAnsi="Courier New"/>
                <w:sz w:val="16"/>
              </w:rPr>
              <w:t xml:space="preserve"> </w:t>
            </w:r>
            <w:r w:rsidRPr="00D14360">
              <w:rPr>
                <w:rFonts w:ascii="Courier New" w:hAnsi="Courier New"/>
                <w:sz w:val="16"/>
              </w:rPr>
              <w:t>codeSystem</w:t>
            </w:r>
            <w:r w:rsidRPr="00D14360" w:rsidR="00947B4B">
              <w:rPr>
                <w:rFonts w:ascii="Courier New" w:hAnsi="Courier New"/>
                <w:sz w:val="16"/>
              </w:rPr>
              <w:t>=</w:t>
            </w:r>
            <w:r w:rsidR="00947B4B">
              <w:rPr>
                <w:rFonts w:ascii="Courier New" w:hAnsi="Courier New"/>
                <w:sz w:val="16"/>
              </w:rPr>
              <w:t>"</w:t>
            </w:r>
            <w:r w:rsidRPr="00D14360">
              <w:rPr>
                <w:rFonts w:ascii="Courier New" w:hAnsi="Courier New"/>
                <w:sz w:val="16"/>
              </w:rPr>
              <w:t>2.16.840.1.113883.6.96</w:t>
            </w:r>
            <w:r w:rsidR="00947B4B">
              <w:rPr>
                <w:rFonts w:ascii="Courier New" w:hAnsi="Courier New"/>
                <w:sz w:val="16"/>
              </w:rPr>
              <w:t>"</w:t>
            </w:r>
            <w:r w:rsidRPr="00D14360" w:rsidR="00947B4B">
              <w:rPr>
                <w:rFonts w:ascii="Courier New" w:hAnsi="Courier New"/>
                <w:sz w:val="16"/>
              </w:rPr>
              <w:t>&gt;</w:t>
            </w:r>
          </w:p>
          <w:p w:rsidRPr="00D14360" w:rsidR="009A0515" w:rsidP="00D14360" w:rsidRDefault="009A0515" w14:paraId="2C6F138C" w14:textId="3540DE30">
            <w:pPr>
              <w:spacing w:before="1"/>
              <w:ind w:left="492"/>
              <w:rPr>
                <w:rFonts w:ascii="Courier New" w:hAnsi="Courier New"/>
                <w:sz w:val="16"/>
              </w:rPr>
            </w:pPr>
            <w:r w:rsidRPr="00D14360">
              <w:rPr>
                <w:rFonts w:ascii="Courier New" w:hAnsi="Courier New"/>
                <w:sz w:val="16"/>
              </w:rPr>
              <w:t>&lt;originalText&gt;&lt;reference value</w:t>
            </w:r>
            <w:r w:rsidRPr="00D14360" w:rsidR="00947B4B">
              <w:rPr>
                <w:rFonts w:ascii="Courier New" w:hAnsi="Courier New"/>
                <w:sz w:val="16"/>
              </w:rPr>
              <w:t>=</w:t>
            </w:r>
            <w:r w:rsidR="00947B4B">
              <w:rPr>
                <w:rFonts w:ascii="Courier New" w:hAnsi="Courier New"/>
                <w:sz w:val="16"/>
              </w:rPr>
              <w:t>"</w:t>
            </w:r>
            <w:r w:rsidRPr="00D14360" w:rsidR="00947B4B">
              <w:rPr>
                <w:rFonts w:ascii="Courier New" w:hAnsi="Courier New"/>
                <w:sz w:val="16"/>
              </w:rPr>
              <w:t>#</w:t>
            </w:r>
            <w:r w:rsidRPr="00D14360">
              <w:rPr>
                <w:rFonts w:ascii="Courier New" w:hAnsi="Courier New"/>
                <w:sz w:val="16"/>
              </w:rPr>
              <w:t>PROBLEM1</w:t>
            </w:r>
            <w:r w:rsidR="00947B4B">
              <w:rPr>
                <w:rFonts w:ascii="Courier New" w:hAnsi="Courier New"/>
                <w:sz w:val="16"/>
              </w:rPr>
              <w:t>"</w:t>
            </w:r>
            <w:r w:rsidRPr="00D14360" w:rsidR="00947B4B">
              <w:rPr>
                <w:rFonts w:ascii="Courier New" w:hAnsi="Courier New"/>
                <w:sz w:val="16"/>
              </w:rPr>
              <w:t>/&gt;&lt;/</w:t>
            </w:r>
            <w:r w:rsidRPr="00D14360">
              <w:rPr>
                <w:rFonts w:ascii="Courier New" w:hAnsi="Courier New"/>
                <w:sz w:val="16"/>
              </w:rPr>
              <w:t>originalText&gt;</w:t>
            </w:r>
          </w:p>
          <w:p w:rsidRPr="00D14360" w:rsidR="009A0515" w:rsidP="00D14360" w:rsidRDefault="009A0515" w14:paraId="3C4D9F9A" w14:textId="77777777">
            <w:pPr>
              <w:keepNext/>
              <w:spacing w:before="25"/>
              <w:ind w:left="108"/>
              <w:rPr>
                <w:rFonts w:ascii="Courier New"/>
                <w:sz w:val="16"/>
              </w:rPr>
            </w:pPr>
            <w:r w:rsidRPr="00D14360">
              <w:rPr>
                <w:rFonts w:ascii="Courier New"/>
                <w:sz w:val="16"/>
              </w:rPr>
              <w:t>&lt;/code&gt;</w:t>
            </w:r>
          </w:p>
        </w:tc>
      </w:tr>
    </w:tbl>
    <w:p w:rsidRPr="00C64922" w:rsidR="00DD51B1" w:rsidP="00FD31AC" w:rsidRDefault="00FE6CC3" w14:paraId="12D7F66C" w14:textId="2AE424DE">
      <w:pPr>
        <w:pStyle w:val="Heading3"/>
      </w:pPr>
      <w:bookmarkStart w:name="_Toc21529485" w:id="1062"/>
      <w:bookmarkStart w:name="_Toc21691537" w:id="1063"/>
      <w:bookmarkStart w:name="_Toc21845722" w:id="1064"/>
      <w:bookmarkStart w:name="_Toc21851963" w:id="1065"/>
      <w:bookmarkStart w:name="_Toc21871926" w:id="1066"/>
      <w:bookmarkStart w:name="_Toc21872382" w:id="1067"/>
      <w:bookmarkStart w:name="_Toc21880153" w:id="1068"/>
      <w:bookmarkStart w:name="_Toc21889983" w:id="1069"/>
      <w:bookmarkStart w:name="_Toc21894126" w:id="1070"/>
      <w:bookmarkStart w:name="_Toc21898054" w:id="1071"/>
      <w:bookmarkStart w:name="_Toc21926801" w:id="1072"/>
      <w:bookmarkStart w:name="_bookmark55" w:id="1073"/>
      <w:bookmarkStart w:name="_Toc19870266" w:id="1074"/>
      <w:bookmarkStart w:name="_Toc20480955" w:id="1075"/>
      <w:bookmarkStart w:name="_Toc21529486" w:id="1076"/>
      <w:bookmarkStart w:name="_Toc21691538" w:id="1077"/>
      <w:bookmarkStart w:name="_Toc21845723" w:id="1078"/>
      <w:bookmarkStart w:name="_Toc21851964" w:id="1079"/>
      <w:bookmarkStart w:name="_Toc21871927" w:id="1080"/>
      <w:bookmarkStart w:name="_Toc21872383" w:id="1081"/>
      <w:bookmarkStart w:name="_Toc21880154" w:id="1082"/>
      <w:bookmarkStart w:name="_Toc21889984" w:id="1083"/>
      <w:bookmarkStart w:name="_Toc21894127" w:id="1084"/>
      <w:bookmarkStart w:name="_Toc21898055" w:id="1085"/>
      <w:bookmarkStart w:name="_Toc21926802" w:id="1086"/>
      <w:bookmarkStart w:name="_Toc19870267" w:id="1087"/>
      <w:bookmarkStart w:name="_Toc20480956" w:id="1088"/>
      <w:bookmarkStart w:name="_Toc21529487" w:id="1089"/>
      <w:bookmarkStart w:name="_Toc21691539" w:id="1090"/>
      <w:bookmarkStart w:name="_Toc21845724" w:id="1091"/>
      <w:bookmarkStart w:name="_Toc21851965" w:id="1092"/>
      <w:bookmarkStart w:name="_Toc21871928" w:id="1093"/>
      <w:bookmarkStart w:name="_Toc21872384" w:id="1094"/>
      <w:bookmarkStart w:name="_Toc21880155" w:id="1095"/>
      <w:bookmarkStart w:name="_Toc21889985" w:id="1096"/>
      <w:bookmarkStart w:name="_Toc21894128" w:id="1097"/>
      <w:bookmarkStart w:name="_Toc21898056" w:id="1098"/>
      <w:bookmarkStart w:name="_Toc21926803" w:id="1099"/>
      <w:bookmarkStart w:name="_Toc19870271" w:id="1100"/>
      <w:bookmarkStart w:name="_Toc20480960" w:id="1101"/>
      <w:bookmarkStart w:name="_Toc21529491" w:id="1102"/>
      <w:bookmarkStart w:name="_Toc21691543" w:id="1103"/>
      <w:bookmarkStart w:name="_Toc21845728" w:id="1104"/>
      <w:bookmarkStart w:name="_Toc21851969" w:id="1105"/>
      <w:bookmarkStart w:name="_Toc21871932" w:id="1106"/>
      <w:bookmarkStart w:name="_Toc21872388" w:id="1107"/>
      <w:bookmarkStart w:name="_Toc21880159" w:id="1108"/>
      <w:bookmarkStart w:name="_Toc21889989" w:id="1109"/>
      <w:bookmarkStart w:name="_Toc21894132" w:id="1110"/>
      <w:bookmarkStart w:name="_Toc21898060" w:id="1111"/>
      <w:bookmarkStart w:name="_Toc21926807" w:id="1112"/>
      <w:bookmarkStart w:name="_Toc19870272" w:id="1113"/>
      <w:bookmarkStart w:name="_Toc20480961" w:id="1114"/>
      <w:bookmarkStart w:name="_Toc21529492" w:id="1115"/>
      <w:bookmarkStart w:name="_Toc21691544" w:id="1116"/>
      <w:bookmarkStart w:name="_Toc21845729" w:id="1117"/>
      <w:bookmarkStart w:name="_Toc21851970" w:id="1118"/>
      <w:bookmarkStart w:name="_Toc21871933" w:id="1119"/>
      <w:bookmarkStart w:name="_Toc21872389" w:id="1120"/>
      <w:bookmarkStart w:name="_Toc21880160" w:id="1121"/>
      <w:bookmarkStart w:name="_Toc21889990" w:id="1122"/>
      <w:bookmarkStart w:name="_Toc21894133" w:id="1123"/>
      <w:bookmarkStart w:name="_Toc21898061" w:id="1124"/>
      <w:bookmarkStart w:name="_Toc21926808" w:id="1125"/>
      <w:bookmarkStart w:name="_Toc19870273" w:id="1126"/>
      <w:bookmarkStart w:name="_Toc20480962" w:id="1127"/>
      <w:bookmarkStart w:name="_Toc21529493" w:id="1128"/>
      <w:bookmarkStart w:name="_Toc21691545" w:id="1129"/>
      <w:bookmarkStart w:name="_Toc21845730" w:id="1130"/>
      <w:bookmarkStart w:name="_Toc21851971" w:id="1131"/>
      <w:bookmarkStart w:name="_Toc21871934" w:id="1132"/>
      <w:bookmarkStart w:name="_Toc21872390" w:id="1133"/>
      <w:bookmarkStart w:name="_Toc21880161" w:id="1134"/>
      <w:bookmarkStart w:name="_Toc21889991" w:id="1135"/>
      <w:bookmarkStart w:name="_Toc21894134" w:id="1136"/>
      <w:bookmarkStart w:name="_Toc21898062" w:id="1137"/>
      <w:bookmarkStart w:name="_Toc21926809" w:id="1138"/>
      <w:bookmarkStart w:name="_Toc19870274" w:id="1139"/>
      <w:bookmarkStart w:name="_Toc20480963" w:id="1140"/>
      <w:bookmarkStart w:name="_Toc21529494" w:id="1141"/>
      <w:bookmarkStart w:name="_Toc21691546" w:id="1142"/>
      <w:bookmarkStart w:name="_Toc21845731" w:id="1143"/>
      <w:bookmarkStart w:name="_Toc21851972" w:id="1144"/>
      <w:bookmarkStart w:name="_Toc21871935" w:id="1145"/>
      <w:bookmarkStart w:name="_Toc21872391" w:id="1146"/>
      <w:bookmarkStart w:name="_Toc21880162" w:id="1147"/>
      <w:bookmarkStart w:name="_Toc21889992" w:id="1148"/>
      <w:bookmarkStart w:name="_Toc21894135" w:id="1149"/>
      <w:bookmarkStart w:name="_Toc21898063" w:id="1150"/>
      <w:bookmarkStart w:name="_Toc21926810" w:id="1151"/>
      <w:bookmarkStart w:name="_Toc19870275" w:id="1152"/>
      <w:bookmarkStart w:name="_Toc20480964" w:id="1153"/>
      <w:bookmarkStart w:name="_Toc21529495" w:id="1154"/>
      <w:bookmarkStart w:name="_Toc21691547" w:id="1155"/>
      <w:bookmarkStart w:name="_Toc21845732" w:id="1156"/>
      <w:bookmarkStart w:name="_Toc21851973" w:id="1157"/>
      <w:bookmarkStart w:name="_Toc21871936" w:id="1158"/>
      <w:bookmarkStart w:name="_Toc21872392" w:id="1159"/>
      <w:bookmarkStart w:name="_Toc21880163" w:id="1160"/>
      <w:bookmarkStart w:name="_Toc21889993" w:id="1161"/>
      <w:bookmarkStart w:name="_Toc21894136" w:id="1162"/>
      <w:bookmarkStart w:name="_Toc21898064" w:id="1163"/>
      <w:bookmarkStart w:name="_Toc21926811" w:id="1164"/>
      <w:bookmarkStart w:name="_Toc19870276" w:id="1165"/>
      <w:bookmarkStart w:name="_Toc20480965" w:id="1166"/>
      <w:bookmarkStart w:name="_Toc21529496" w:id="1167"/>
      <w:bookmarkStart w:name="_Toc21691548" w:id="1168"/>
      <w:bookmarkStart w:name="_Toc21845733" w:id="1169"/>
      <w:bookmarkStart w:name="_Toc21851974" w:id="1170"/>
      <w:bookmarkStart w:name="_Toc21871937" w:id="1171"/>
      <w:bookmarkStart w:name="_Toc21872393" w:id="1172"/>
      <w:bookmarkStart w:name="_Toc21880164" w:id="1173"/>
      <w:bookmarkStart w:name="_Toc21889994" w:id="1174"/>
      <w:bookmarkStart w:name="_Toc21894137" w:id="1175"/>
      <w:bookmarkStart w:name="_Toc21898065" w:id="1176"/>
      <w:bookmarkStart w:name="_Toc21926812" w:id="1177"/>
      <w:bookmarkStart w:name="_Toc19870280" w:id="1178"/>
      <w:bookmarkStart w:name="_Toc20480969" w:id="1179"/>
      <w:bookmarkStart w:name="_Toc21529500" w:id="1180"/>
      <w:bookmarkStart w:name="_Toc21691552" w:id="1181"/>
      <w:bookmarkStart w:name="_Toc21845737" w:id="1182"/>
      <w:bookmarkStart w:name="_Toc21851978" w:id="1183"/>
      <w:bookmarkStart w:name="_Toc21871941" w:id="1184"/>
      <w:bookmarkStart w:name="_Toc21872397" w:id="1185"/>
      <w:bookmarkStart w:name="_Toc21880168" w:id="1186"/>
      <w:bookmarkStart w:name="_Toc21889998" w:id="1187"/>
      <w:bookmarkStart w:name="_Toc21894141" w:id="1188"/>
      <w:bookmarkStart w:name="_Toc21898069" w:id="1189"/>
      <w:bookmarkStart w:name="_Toc21926816" w:id="1190"/>
      <w:bookmarkStart w:name="_Toc19870281" w:id="1191"/>
      <w:bookmarkStart w:name="_Toc20480970" w:id="1192"/>
      <w:bookmarkStart w:name="_Toc21529501" w:id="1193"/>
      <w:bookmarkStart w:name="_Toc21691553" w:id="1194"/>
      <w:bookmarkStart w:name="_Toc21845738" w:id="1195"/>
      <w:bookmarkStart w:name="_Toc21851979" w:id="1196"/>
      <w:bookmarkStart w:name="_Toc21871942" w:id="1197"/>
      <w:bookmarkStart w:name="_Toc21872398" w:id="1198"/>
      <w:bookmarkStart w:name="_Toc21880169" w:id="1199"/>
      <w:bookmarkStart w:name="_Toc21889999" w:id="1200"/>
      <w:bookmarkStart w:name="_Toc21894142" w:id="1201"/>
      <w:bookmarkStart w:name="_Toc21898070" w:id="1202"/>
      <w:bookmarkStart w:name="_Toc21926817" w:id="1203"/>
      <w:bookmarkStart w:name="_Toc19870282" w:id="1204"/>
      <w:bookmarkStart w:name="_Toc20480971" w:id="1205"/>
      <w:bookmarkStart w:name="_Toc21529502" w:id="1206"/>
      <w:bookmarkStart w:name="_Toc21691554" w:id="1207"/>
      <w:bookmarkStart w:name="_Toc21845739" w:id="1208"/>
      <w:bookmarkStart w:name="_Toc21851980" w:id="1209"/>
      <w:bookmarkStart w:name="_Toc21871943" w:id="1210"/>
      <w:bookmarkStart w:name="_Toc21872399" w:id="1211"/>
      <w:bookmarkStart w:name="_Toc21880170" w:id="1212"/>
      <w:bookmarkStart w:name="_Toc21890000" w:id="1213"/>
      <w:bookmarkStart w:name="_Toc21894143" w:id="1214"/>
      <w:bookmarkStart w:name="_Toc21898071" w:id="1215"/>
      <w:bookmarkStart w:name="_Toc21926818" w:id="1216"/>
      <w:bookmarkStart w:name="_Toc19870283" w:id="1217"/>
      <w:bookmarkStart w:name="_Toc20480972" w:id="1218"/>
      <w:bookmarkStart w:name="_Toc21529503" w:id="1219"/>
      <w:bookmarkStart w:name="_Toc21691555" w:id="1220"/>
      <w:bookmarkStart w:name="_Toc21845740" w:id="1221"/>
      <w:bookmarkStart w:name="_Toc21851981" w:id="1222"/>
      <w:bookmarkStart w:name="_Toc21871944" w:id="1223"/>
      <w:bookmarkStart w:name="_Toc21872400" w:id="1224"/>
      <w:bookmarkStart w:name="_Toc21880171" w:id="1225"/>
      <w:bookmarkStart w:name="_Toc21890001" w:id="1226"/>
      <w:bookmarkStart w:name="_Toc21894144" w:id="1227"/>
      <w:bookmarkStart w:name="_Toc21898072" w:id="1228"/>
      <w:bookmarkStart w:name="_Toc21926819" w:id="1229"/>
      <w:bookmarkStart w:name="_Toc19870284" w:id="1230"/>
      <w:bookmarkStart w:name="_Toc20480973" w:id="1231"/>
      <w:bookmarkStart w:name="_Toc21529504" w:id="1232"/>
      <w:bookmarkStart w:name="_Toc21691556" w:id="1233"/>
      <w:bookmarkStart w:name="_Toc21845741" w:id="1234"/>
      <w:bookmarkStart w:name="_Toc21851982" w:id="1235"/>
      <w:bookmarkStart w:name="_Toc21871945" w:id="1236"/>
      <w:bookmarkStart w:name="_Toc21872401" w:id="1237"/>
      <w:bookmarkStart w:name="_Toc21880172" w:id="1238"/>
      <w:bookmarkStart w:name="_Toc21890002" w:id="1239"/>
      <w:bookmarkStart w:name="_Toc21894145" w:id="1240"/>
      <w:bookmarkStart w:name="_Toc21898073" w:id="1241"/>
      <w:bookmarkStart w:name="_Toc21926820" w:id="1242"/>
      <w:bookmarkStart w:name="_Toc19870285" w:id="1243"/>
      <w:bookmarkStart w:name="_Toc20480974" w:id="1244"/>
      <w:bookmarkStart w:name="_Toc21529505" w:id="1245"/>
      <w:bookmarkStart w:name="_Toc21691557" w:id="1246"/>
      <w:bookmarkStart w:name="_Toc21845742" w:id="1247"/>
      <w:bookmarkStart w:name="_Toc21851983" w:id="1248"/>
      <w:bookmarkStart w:name="_Toc21871946" w:id="1249"/>
      <w:bookmarkStart w:name="_Toc21872402" w:id="1250"/>
      <w:bookmarkStart w:name="_Toc21880173" w:id="1251"/>
      <w:bookmarkStart w:name="_Toc21890003" w:id="1252"/>
      <w:bookmarkStart w:name="_Toc21894146" w:id="1253"/>
      <w:bookmarkStart w:name="_Toc21898074" w:id="1254"/>
      <w:bookmarkStart w:name="_Toc21926821" w:id="1255"/>
      <w:bookmarkStart w:name="_Toc19870286" w:id="1256"/>
      <w:bookmarkStart w:name="_Toc20480975" w:id="1257"/>
      <w:bookmarkStart w:name="_Toc21529506" w:id="1258"/>
      <w:bookmarkStart w:name="_Toc21691558" w:id="1259"/>
      <w:bookmarkStart w:name="_Toc21845743" w:id="1260"/>
      <w:bookmarkStart w:name="_Toc21851984" w:id="1261"/>
      <w:bookmarkStart w:name="_Toc21871947" w:id="1262"/>
      <w:bookmarkStart w:name="_Toc21872403" w:id="1263"/>
      <w:bookmarkStart w:name="_Toc21880174" w:id="1264"/>
      <w:bookmarkStart w:name="_Toc21890004" w:id="1265"/>
      <w:bookmarkStart w:name="_Toc21894147" w:id="1266"/>
      <w:bookmarkStart w:name="_Toc21898075" w:id="1267"/>
      <w:bookmarkStart w:name="_Toc21926822" w:id="1268"/>
      <w:bookmarkStart w:name="_Toc19870287" w:id="1269"/>
      <w:bookmarkStart w:name="_Toc20480976" w:id="1270"/>
      <w:bookmarkStart w:name="_Toc21529507" w:id="1271"/>
      <w:bookmarkStart w:name="_Toc21691559" w:id="1272"/>
      <w:bookmarkStart w:name="_Toc21845744" w:id="1273"/>
      <w:bookmarkStart w:name="_Toc21851985" w:id="1274"/>
      <w:bookmarkStart w:name="_Toc21871948" w:id="1275"/>
      <w:bookmarkStart w:name="_Toc21872404" w:id="1276"/>
      <w:bookmarkStart w:name="_Toc21880175" w:id="1277"/>
      <w:bookmarkStart w:name="_Toc21890005" w:id="1278"/>
      <w:bookmarkStart w:name="_Toc21894148" w:id="1279"/>
      <w:bookmarkStart w:name="_Toc21898076" w:id="1280"/>
      <w:bookmarkStart w:name="_Toc21926823" w:id="1281"/>
      <w:bookmarkStart w:name="_Toc19870288" w:id="1282"/>
      <w:bookmarkStart w:name="_Toc20480977" w:id="1283"/>
      <w:bookmarkStart w:name="_Toc21529508" w:id="1284"/>
      <w:bookmarkStart w:name="_Toc21691560" w:id="1285"/>
      <w:bookmarkStart w:name="_Toc21845745" w:id="1286"/>
      <w:bookmarkStart w:name="_Toc21851986" w:id="1287"/>
      <w:bookmarkStart w:name="_Toc21871949" w:id="1288"/>
      <w:bookmarkStart w:name="_Toc21872405" w:id="1289"/>
      <w:bookmarkStart w:name="_Toc21880176" w:id="1290"/>
      <w:bookmarkStart w:name="_Toc21890006" w:id="1291"/>
      <w:bookmarkStart w:name="_Toc21894149" w:id="1292"/>
      <w:bookmarkStart w:name="_Toc21898077" w:id="1293"/>
      <w:bookmarkStart w:name="_Toc21926824" w:id="1294"/>
      <w:bookmarkStart w:name="_Toc19870289" w:id="1295"/>
      <w:bookmarkStart w:name="_Toc20480978" w:id="1296"/>
      <w:bookmarkStart w:name="_Toc21529509" w:id="1297"/>
      <w:bookmarkStart w:name="_Toc21691561" w:id="1298"/>
      <w:bookmarkStart w:name="_Toc21845746" w:id="1299"/>
      <w:bookmarkStart w:name="_Toc21851987" w:id="1300"/>
      <w:bookmarkStart w:name="_Toc21871950" w:id="1301"/>
      <w:bookmarkStart w:name="_Toc21872406" w:id="1302"/>
      <w:bookmarkStart w:name="_Toc21880177" w:id="1303"/>
      <w:bookmarkStart w:name="_Toc21890007" w:id="1304"/>
      <w:bookmarkStart w:name="_Toc21894150" w:id="1305"/>
      <w:bookmarkStart w:name="_Toc21898078" w:id="1306"/>
      <w:bookmarkStart w:name="_Toc21926825" w:id="1307"/>
      <w:bookmarkStart w:name="_Generating_Unique_Identifiers" w:id="1308"/>
      <w:bookmarkStart w:name="_Toc11043627" w:id="1309"/>
      <w:bookmarkStart w:name="_Toc11045616" w:id="1310"/>
      <w:bookmarkStart w:name="_Toc11391284" w:id="1311"/>
      <w:bookmarkStart w:name="_Ref21850999" w:id="1312"/>
      <w:bookmarkStart w:name="_Ref21851002" w:id="1313"/>
      <w:bookmarkStart w:name="_Toc119939850" w:id="1314"/>
      <w:bookmarkStart w:name="_Toc135312881" w:id="1315"/>
      <w:bookmarkStart w:name="_Toc10707503" w:id="1316"/>
      <w:bookmarkEnd w:id="1045"/>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r>
        <w:t xml:space="preserve">Use of Consistent </w:t>
      </w:r>
      <w:r w:rsidRPr="00C64922" w:rsidR="00DD51B1">
        <w:t>Identifiers</w:t>
      </w:r>
      <w:bookmarkEnd w:id="1309"/>
      <w:bookmarkEnd w:id="1310"/>
      <w:bookmarkEnd w:id="1311"/>
      <w:bookmarkEnd w:id="1312"/>
      <w:bookmarkEnd w:id="1313"/>
      <w:bookmarkEnd w:id="1314"/>
      <w:bookmarkEnd w:id="1315"/>
      <w:r w:rsidRPr="00C64922" w:rsidR="00DD51B1">
        <w:t xml:space="preserve"> </w:t>
      </w:r>
      <w:bookmarkEnd w:id="1316"/>
    </w:p>
    <w:p w:rsidRPr="003A3D50" w:rsidR="00FE6CC3" w:rsidP="00FE6CC3" w:rsidRDefault="00FE6CC3" w14:paraId="02154210" w14:textId="3D65A0C3">
      <w:pPr>
        <w:pStyle w:val="NormalWeb"/>
        <w:spacing w:before="0" w:beforeAutospacing="0" w:after="120" w:afterAutospacing="0"/>
        <w:rPr>
          <w:rFonts w:cs="Calibri"/>
          <w:color w:val="000000"/>
        </w:rPr>
      </w:pPr>
      <w:r w:rsidRPr="003A3D50">
        <w:rPr>
          <w:rFonts w:cs="Calibri"/>
          <w:color w:val="000000"/>
        </w:rPr>
        <w:t xml:space="preserve">The id element represents a globally unique identifier for a collection of data, be it a document, section, entry, or sub-entry (such as an author). </w:t>
      </w:r>
    </w:p>
    <w:p w:rsidRPr="003A3D50" w:rsidR="00FE6CC3" w:rsidP="00FE6CC3" w:rsidRDefault="00FE6CC3" w14:paraId="04941577" w14:textId="77777777">
      <w:pPr>
        <w:pStyle w:val="NormalWeb"/>
        <w:spacing w:before="0" w:beforeAutospacing="0" w:after="120" w:afterAutospacing="0"/>
        <w:rPr>
          <w:rFonts w:cs="Calibri"/>
          <w:color w:val="000000"/>
        </w:rPr>
      </w:pPr>
      <w:r w:rsidRPr="003A3D50">
        <w:rPr>
          <w:rFonts w:cs="Calibri"/>
          <w:color w:val="000000"/>
        </w:rPr>
        <w:t xml:space="preserve">Within a document ids should be used consistently, for example, every instance of the same provider throughout a document should have the same id. </w:t>
      </w:r>
    </w:p>
    <w:p w:rsidRPr="003A3D50" w:rsidR="00FE6CC3" w:rsidP="00FE6CC3" w:rsidRDefault="00FE6CC3" w14:paraId="40082BCF" w14:textId="77777777">
      <w:pPr>
        <w:pStyle w:val="NormalWeb"/>
        <w:spacing w:before="0" w:beforeAutospacing="0" w:after="120" w:afterAutospacing="0"/>
        <w:rPr>
          <w:rFonts w:cs="Calibri"/>
          <w:color w:val="000000"/>
        </w:rPr>
      </w:pPr>
      <w:r w:rsidRPr="003A3D50">
        <w:rPr>
          <w:rFonts w:cs="Calibri"/>
          <w:color w:val="000000"/>
        </w:rPr>
        <w:t>Within different document instances generated by the same system, the identifiers would also be the same when representing the same source information. If the information in the source system is not treated as “the same information”, then a different identifier would be used. When to treat information as “the same” or “different” is a system design issue and may vary from source system to source system under certain scenarios when the data is changing. However, use of consistent ids is a best practice that should be expected when information has not changed.</w:t>
      </w:r>
    </w:p>
    <w:p w:rsidRPr="003A3D50" w:rsidR="00FE6CC3" w:rsidP="00FE6CC3" w:rsidRDefault="00FE6CC3" w14:paraId="148569CD" w14:textId="77777777">
      <w:pPr>
        <w:pStyle w:val="NormalWeb"/>
        <w:spacing w:before="0" w:beforeAutospacing="0" w:after="120" w:afterAutospacing="0"/>
        <w:rPr>
          <w:rFonts w:cs="Calibri"/>
          <w:color w:val="000000"/>
        </w:rPr>
      </w:pPr>
      <w:r w:rsidRPr="003A3D50">
        <w:rPr>
          <w:rFonts w:cs="Calibri"/>
          <w:color w:val="000000"/>
        </w:rPr>
        <w:t xml:space="preserve">For example, if a CCD is created for a patient with an allergy to penicillin, the next time a C-CDA document is generated by that same system for that same patient, the id associated with the penicillin allergy in the generated document and the id associated with the penicillin allergy in the previously generated document should be the same. </w:t>
      </w:r>
    </w:p>
    <w:p w:rsidRPr="003A3D50" w:rsidR="00FE6CC3" w:rsidP="00FE6CC3" w:rsidRDefault="00FE6CC3" w14:paraId="5D389E36" w14:textId="77777777">
      <w:pPr>
        <w:pStyle w:val="NormalWeb"/>
        <w:spacing w:before="0" w:beforeAutospacing="0" w:after="120" w:afterAutospacing="0"/>
        <w:rPr>
          <w:rFonts w:cs="Calibri"/>
          <w:color w:val="000000"/>
        </w:rPr>
      </w:pPr>
      <w:r w:rsidRPr="003A3D50">
        <w:rPr>
          <w:rFonts w:cs="Calibri"/>
          <w:color w:val="000000"/>
        </w:rPr>
        <w:t>If the allergy has changed (such as adding a new comment or changing the severity of a reaction), but it is still internally treated by the system as the same piece of data, it should keep the same identifier. However, if the entry has changed and the source system represents the changed information as a new instance of data, then the information should contain a new id. For example, if a patient’s prescription for medication X changes in such a way that the source system considers this a new prescription, it will have a new id, even if the new prescription may still be for medication X. The new id helps the recipient system differentiate the new prescription from the previous prescription.</w:t>
      </w:r>
    </w:p>
    <w:p w:rsidRPr="003A3D50" w:rsidR="00FE6CC3" w:rsidP="00FE6CC3" w:rsidRDefault="00FE6CC3" w14:paraId="601A550F" w14:textId="77777777">
      <w:pPr>
        <w:pStyle w:val="NormalWeb"/>
        <w:spacing w:before="0" w:beforeAutospacing="0" w:after="120" w:afterAutospacing="0"/>
        <w:rPr>
          <w:rFonts w:cs="Calibri"/>
        </w:rPr>
      </w:pPr>
      <w:r w:rsidRPr="003A3D50">
        <w:rPr>
          <w:rFonts w:cs="Calibri"/>
          <w:color w:val="000000"/>
        </w:rPr>
        <w:t xml:space="preserve">Using consistent identifiers helps with reconciliation of discrete data. If the penicillin allergy cited before was received and incorporated into a recipient system, then use of a consistent id makes it easier for the previously received information to be identified. If, however, a </w:t>
      </w:r>
      <w:r w:rsidRPr="00596CA4" w:rsidR="00596CA4">
        <w:rPr>
          <w:rFonts w:cs="Calibri"/>
          <w:color w:val="000000"/>
        </w:rPr>
        <w:t>newly generated</w:t>
      </w:r>
      <w:r w:rsidRPr="003A3D50">
        <w:rPr>
          <w:rFonts w:cs="Calibri"/>
          <w:color w:val="000000"/>
        </w:rPr>
        <w:t xml:space="preserve"> id is sent with each new document reporting on this allergy, then the allergy information appears to the recipient system as a </w:t>
      </w:r>
      <w:r w:rsidRPr="00596CA4" w:rsidR="00596CA4">
        <w:rPr>
          <w:rFonts w:cs="Calibri"/>
          <w:color w:val="000000"/>
        </w:rPr>
        <w:t>brand-new</w:t>
      </w:r>
      <w:r w:rsidRPr="003A3D50">
        <w:rPr>
          <w:rFonts w:cs="Calibri"/>
          <w:color w:val="000000"/>
        </w:rPr>
        <w:t xml:space="preserve"> allergy each time. More complex decision logic must be performed to identify a match to an existing allergy. Consistent ids can increase the accuracy of this complex matching step. The use of consistent ids for a specific instance of a problem, medication statement or allergy, etc., improves the possibility that a recipient system can identify and relate newly received information to an instance of the data that may already be in the recipient system.</w:t>
      </w:r>
    </w:p>
    <w:p w:rsidRPr="003A3D50" w:rsidR="00FE6CC3" w:rsidP="00FE6CC3" w:rsidRDefault="00FE6CC3" w14:paraId="6D3DF950" w14:textId="77777777">
      <w:pPr>
        <w:pStyle w:val="NormalWeb"/>
        <w:spacing w:before="0" w:beforeAutospacing="0" w:after="120" w:afterAutospacing="0"/>
        <w:rPr>
          <w:rFonts w:cs="Calibri"/>
        </w:rPr>
      </w:pPr>
      <w:r w:rsidRPr="003A3D50">
        <w:rPr>
          <w:rFonts w:cs="Calibri"/>
          <w:color w:val="000000"/>
        </w:rPr>
        <w:t>One approach for implementing consistent unique ids is to maintain multiple Globally Unique Identifiers (GUIDs) for each object in the database. When a recipient system stores multiple GUIDs in its database, it can use its full set of GUIDs to help match incoming information with information that has been received previously. Also, when content is imported from another system and the identifiers are maintained, these identifiers can be used to improve communication back to the other system. For example, if system A imports information from system B, and then subsequently sends information back to system B, system A can include system B’s identifiers to help system B identify information that has been updated by system A.</w:t>
      </w:r>
    </w:p>
    <w:p w:rsidRPr="003A3D50" w:rsidR="00FE6CC3" w:rsidP="00FE6CC3" w:rsidRDefault="00FE6CC3" w14:paraId="7D925C3C" w14:textId="77777777">
      <w:pPr>
        <w:pStyle w:val="NormalWeb"/>
        <w:spacing w:before="0" w:beforeAutospacing="0" w:after="120" w:afterAutospacing="0"/>
        <w:rPr>
          <w:rFonts w:cs="Calibri"/>
        </w:rPr>
      </w:pPr>
      <w:r w:rsidRPr="003A3D50">
        <w:rPr>
          <w:rFonts w:cs="Calibri"/>
          <w:color w:val="000000"/>
        </w:rPr>
        <w:t>Another consideration is to use Object Identifiers (OIDs) to identify the assigning authority for each GUID. This requires some management to make sure the OID is globally unique. A vendor or specific implementation of software typically owns a unique OID that forms the root of all their ids. Unique branches can then be created for each implementation, server, data type, and record.</w:t>
      </w:r>
    </w:p>
    <w:p w:rsidRPr="003A3D50" w:rsidR="00FE6CC3" w:rsidP="00FE6CC3" w:rsidRDefault="00FE6CC3" w14:paraId="72E95278" w14:textId="77777777">
      <w:pPr>
        <w:pStyle w:val="NormalWeb"/>
        <w:spacing w:before="0" w:beforeAutospacing="0" w:after="120" w:afterAutospacing="0"/>
        <w:rPr>
          <w:rFonts w:cs="Calibri"/>
        </w:rPr>
      </w:pPr>
      <w:r w:rsidRPr="003A3D50">
        <w:rPr>
          <w:rFonts w:cs="Calibri"/>
          <w:color w:val="000000"/>
        </w:rPr>
        <w:t>CDA id elements contain two elemental parts: a root (which must be a GUID or an OID) and an optional extension (which can be any string of characters). If the extension is present, the combination of root + extension must be globally unique. This can allow a hybrid approach for either using GUIDs or OIDs. For example, a GUID or OID may be created for a local instance of an entire allergy database and sent as the root, and then the local identifier (such as a database row number, a filename, or any other string) of the allergy can be sent as the extension.</w:t>
      </w:r>
    </w:p>
    <w:p w:rsidRPr="003A3D50" w:rsidR="00FE6CC3" w:rsidP="00FE6CC3" w:rsidRDefault="00FE6CC3" w14:paraId="7C0DBC5A" w14:textId="77777777">
      <w:pPr>
        <w:rPr>
          <w:rFonts w:cs="Calibri"/>
          <w:color w:val="000000"/>
        </w:rPr>
      </w:pPr>
      <w:r w:rsidRPr="003A3D50">
        <w:rPr>
          <w:rFonts w:cs="Calibri"/>
          <w:color w:val="000000"/>
        </w:rPr>
        <w:t xml:space="preserve">A vendor may use any approach for generating valid GUIDs.  </w:t>
      </w:r>
    </w:p>
    <w:p w:rsidRPr="00FE6CC3" w:rsidR="00FE6CC3" w:rsidP="00FE6CC3" w:rsidRDefault="00FE6CC3" w14:paraId="35FFC527" w14:textId="77777777">
      <w:pPr>
        <w:rPr>
          <w:rFonts w:ascii="Calibri Light" w:hAnsi="Calibri Light" w:cs="Calibri Light"/>
          <w:color w:val="000000"/>
        </w:rPr>
      </w:pP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FE6CC3" w:rsidTr="004E29C8" w14:paraId="601097D8" w14:textId="77777777">
        <w:trPr>
          <w:trHeight w:val="576"/>
        </w:trPr>
        <w:tc>
          <w:tcPr>
            <w:tcW w:w="683" w:type="dxa"/>
            <w:tcBorders>
              <w:right w:val="nil"/>
            </w:tcBorders>
            <w:shd w:val="clear" w:color="auto" w:fill="C6D9F1"/>
          </w:tcPr>
          <w:p w:rsidRPr="00C64922" w:rsidR="00FE6CC3" w:rsidP="00FE6CC3" w:rsidRDefault="00634398" w14:paraId="303B37C5" w14:textId="77777777">
            <w:pPr>
              <w:pStyle w:val="BodyText"/>
              <w:rPr>
                <w:noProof/>
              </w:rPr>
            </w:pPr>
            <w:r>
              <w:rPr>
                <w:noProof/>
              </w:rPr>
              <w:drawing>
                <wp:inline distT="0" distB="0" distL="0" distR="0" wp14:anchorId="10221D76" wp14:editId="53A6BCFB">
                  <wp:extent cx="323215" cy="323215"/>
                  <wp:effectExtent l="0" t="0" r="0" b="635"/>
                  <wp:docPr id="39" name="Graphic 14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2"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5A615D" w:rsidR="00FE6CC3" w:rsidP="00FE6CC3" w:rsidRDefault="00FE6CC3" w14:paraId="6AD748CC" w14:textId="77777777">
            <w:pPr>
              <w:pStyle w:val="BodyText"/>
            </w:pPr>
            <w:r w:rsidRPr="003A3D50">
              <w:rPr>
                <w:color w:val="000000"/>
              </w:rPr>
              <w:t>Content Creators SHOULD include ids to identify pieces of information and use consistent ids for the same piece of information</w:t>
            </w:r>
            <w:r w:rsidRPr="0083506C">
              <w:rPr>
                <w:b/>
                <w:bCs/>
                <w:color w:val="000000"/>
              </w:rPr>
              <w:t xml:space="preserve"> </w:t>
            </w:r>
            <w:r w:rsidRPr="005A615D">
              <w:rPr>
                <w:b/>
                <w:bCs/>
                <w:color w:val="000000"/>
              </w:rPr>
              <w:t>[BP-</w:t>
            </w:r>
            <w:r w:rsidR="00B3590A">
              <w:rPr>
                <w:b/>
                <w:bCs/>
                <w:color w:val="000000"/>
              </w:rPr>
              <w:t>068</w:t>
            </w:r>
            <w:r w:rsidRPr="005A615D">
              <w:rPr>
                <w:b/>
                <w:bCs/>
                <w:color w:val="000000"/>
              </w:rPr>
              <w:t>]</w:t>
            </w:r>
          </w:p>
        </w:tc>
      </w:tr>
    </w:tbl>
    <w:p w:rsidRPr="00FE6CC3" w:rsidR="00FE6CC3" w:rsidP="00FE6CC3" w:rsidRDefault="00FE6CC3" w14:paraId="779E1C4C" w14:textId="77777777">
      <w:pPr>
        <w:rPr>
          <w:rFonts w:ascii="Calibri Light" w:hAnsi="Calibri Light" w:cs="Calibri Light"/>
          <w:color w:val="000000"/>
        </w:rPr>
      </w:pPr>
      <w:r w:rsidRPr="00FE6CC3">
        <w:rPr>
          <w:rFonts w:ascii="Calibri Light" w:hAnsi="Calibri Light" w:cs="Calibri Light"/>
          <w:color w:val="000000"/>
        </w:rPr>
        <w:t xml:space="preserve">  </w:t>
      </w:r>
    </w:p>
    <w:p w:rsidRPr="00C64922" w:rsidR="00DD51B1" w:rsidP="00FD31AC" w:rsidRDefault="00DD51B1" w14:paraId="07B07FDB" w14:textId="77777777">
      <w:pPr>
        <w:pStyle w:val="Heading3"/>
      </w:pPr>
      <w:bookmarkStart w:name="_Toc21691574" w:id="1317"/>
      <w:bookmarkStart w:name="_Toc21845759" w:id="1318"/>
      <w:bookmarkStart w:name="_Toc21852000" w:id="1319"/>
      <w:bookmarkStart w:name="_Toc21871963" w:id="1320"/>
      <w:bookmarkStart w:name="_Toc21872419" w:id="1321"/>
      <w:bookmarkStart w:name="_Toc21880190" w:id="1322"/>
      <w:bookmarkStart w:name="_Toc21890020" w:id="1323"/>
      <w:bookmarkStart w:name="_Toc21894163" w:id="1324"/>
      <w:bookmarkStart w:name="_Toc21898091" w:id="1325"/>
      <w:bookmarkStart w:name="_Toc21926838" w:id="1326"/>
      <w:bookmarkStart w:name="_Toc11043628" w:id="1327"/>
      <w:bookmarkStart w:name="_Toc11045617" w:id="1328"/>
      <w:bookmarkStart w:name="_Toc11391285" w:id="1329"/>
      <w:bookmarkStart w:name="_Toc119939851" w:id="1330"/>
      <w:bookmarkStart w:name="_Toc135312882" w:id="1331"/>
      <w:bookmarkStart w:name="_Toc10707504" w:id="1332"/>
      <w:bookmarkEnd w:id="1317"/>
      <w:bookmarkEnd w:id="1318"/>
      <w:bookmarkEnd w:id="1319"/>
      <w:bookmarkEnd w:id="1320"/>
      <w:bookmarkEnd w:id="1321"/>
      <w:bookmarkEnd w:id="1322"/>
      <w:bookmarkEnd w:id="1323"/>
      <w:bookmarkEnd w:id="1324"/>
      <w:bookmarkEnd w:id="1325"/>
      <w:bookmarkEnd w:id="1326"/>
      <w:r w:rsidRPr="00C64922">
        <w:t>Use of nullFlavor and Handling Missing Information</w:t>
      </w:r>
      <w:bookmarkEnd w:id="1327"/>
      <w:bookmarkEnd w:id="1328"/>
      <w:bookmarkEnd w:id="1329"/>
      <w:bookmarkEnd w:id="1330"/>
      <w:bookmarkEnd w:id="1331"/>
      <w:r w:rsidRPr="00C64922">
        <w:t xml:space="preserve"> </w:t>
      </w:r>
      <w:bookmarkEnd w:id="1332"/>
    </w:p>
    <w:p w:rsidRPr="00D14360" w:rsidR="00DD51B1" w:rsidP="00B505D2" w:rsidRDefault="00282D01" w14:paraId="1925ABEF" w14:textId="77777777">
      <w:pPr>
        <w:pStyle w:val="NormalWeb"/>
        <w:spacing w:before="0" w:beforeAutospacing="0" w:after="120" w:afterAutospacing="0"/>
        <w:rPr>
          <w:rFonts w:cs="Calibri"/>
          <w:szCs w:val="22"/>
        </w:rPr>
      </w:pPr>
      <w:r w:rsidRPr="00D14360">
        <w:rPr>
          <w:rFonts w:cs="Calibri"/>
          <w:color w:val="000000"/>
          <w:szCs w:val="22"/>
        </w:rPr>
        <w:t>Chapter</w:t>
      </w:r>
      <w:r w:rsidRPr="00D14360" w:rsidR="00DD51B1">
        <w:rPr>
          <w:rFonts w:cs="Calibri"/>
          <w:color w:val="000000"/>
          <w:szCs w:val="22"/>
        </w:rPr>
        <w:t xml:space="preserve"> 3.6 of the C-CDA Implementation Guide details how to handle unavailable and unknown information. In HL7 V3, unavailable, unknown or incomplete data are handled with ‘flavors of null’ representing coded values that communicate the reason for missing information. </w:t>
      </w:r>
    </w:p>
    <w:p w:rsidRPr="00D14360" w:rsidR="00DD51B1" w:rsidP="00B505D2" w:rsidRDefault="00DD51B1" w14:paraId="5541AC37" w14:textId="77777777">
      <w:pPr>
        <w:pStyle w:val="NormalWeb"/>
        <w:spacing w:before="0" w:beforeAutospacing="0" w:after="120" w:afterAutospacing="0"/>
        <w:rPr>
          <w:rFonts w:cs="Calibri"/>
          <w:szCs w:val="22"/>
        </w:rPr>
      </w:pPr>
      <w:r w:rsidRPr="00D14360">
        <w:rPr>
          <w:rFonts w:cs="Calibri"/>
          <w:color w:val="000000"/>
          <w:szCs w:val="22"/>
        </w:rPr>
        <w:t xml:space="preserve">Asserting a value for missing data is necessary where entries are required to meet validation. In addition, communicating reasons for missing data is important in other circumstances as good practice. Indicating null flavors at the appropriate level of precision is encouraged to convey the reason that required or expected data is missing. The null flavor vocabulary domain within the CDA R2 standard details the complete hierarchy of null flavor values. </w:t>
      </w:r>
    </w:p>
    <w:p w:rsidRPr="00D14360" w:rsidR="00DD51B1" w:rsidP="00B505D2" w:rsidRDefault="00DD51B1" w14:paraId="5378A341" w14:textId="77777777">
      <w:pPr>
        <w:pStyle w:val="NormalWeb"/>
        <w:spacing w:before="0" w:beforeAutospacing="0" w:after="120" w:afterAutospacing="0"/>
        <w:rPr>
          <w:rFonts w:cs="Calibri"/>
          <w:color w:val="000000"/>
          <w:sz w:val="22"/>
          <w:szCs w:val="22"/>
        </w:rPr>
      </w:pPr>
      <w:r w:rsidRPr="00D14360">
        <w:rPr>
          <w:rFonts w:cs="Calibri"/>
          <w:color w:val="000000"/>
          <w:szCs w:val="22"/>
        </w:rPr>
        <w:t>The @nullFlavor attribute conveys significant information, especially when used with intervals. For example, in a Tobacco Use observation, where the effectiveTime represents the clinically relevant time a code applies, an effectiveTime/high/@nullFlavor=”UNK” indicates that the patient no longer uses whatever tobacco product is represented by value but that the exact time when the patient stopped using the product is unknown. If the nullFlavor were NA (not applicable), then the end time is not applicable which means the patient is still a user (however, since high effectiveTime is an optional field, the preferred way to communicate this is to omit the element entirely). Most other nullFlavors in this example (NI – no information, NAV – not available, NASK – not asked) convey the uncertainty of whether the patient is still a user of the substance</w:t>
      </w:r>
      <w:r w:rsidRPr="00D14360">
        <w:rPr>
          <w:rFonts w:cs="Calibri"/>
          <w:color w:val="000000"/>
          <w:sz w:val="22"/>
          <w:szCs w:val="22"/>
        </w:rPr>
        <w:t>.</w:t>
      </w:r>
    </w:p>
    <w:p w:rsidRPr="00C64922" w:rsidR="00C558B5" w:rsidP="00510672" w:rsidRDefault="005C79A1" w14:paraId="561BD652" w14:textId="1078166B">
      <w:pPr>
        <w:pStyle w:val="Caption"/>
        <w:keepNext/>
        <w:spacing w:after="0"/>
      </w:pPr>
      <w:r>
        <w:t xml:space="preserve">  </w:t>
      </w:r>
      <w:bookmarkStart w:name="_Toc118898747" w:id="1333"/>
      <w:bookmarkStart w:name="_Toc119939949" w:id="1334"/>
      <w:bookmarkStart w:name="_Toc135312981" w:id="1335"/>
      <w:r w:rsidRPr="00C64922" w:rsidR="00C558B5">
        <w:t xml:space="preserve">Example </w:t>
      </w:r>
      <w:r>
        <w:fldChar w:fldCharType="begin"/>
      </w:r>
      <w:r>
        <w:instrText>SEQ Example \* ARABIC</w:instrText>
      </w:r>
      <w:r>
        <w:fldChar w:fldCharType="separate"/>
      </w:r>
      <w:r w:rsidR="00DC1072">
        <w:rPr>
          <w:noProof/>
        </w:rPr>
        <w:t>26</w:t>
      </w:r>
      <w:r>
        <w:fldChar w:fldCharType="end"/>
      </w:r>
      <w:r w:rsidRPr="00C64922" w:rsidR="00C558B5">
        <w:t>: Tobacco Use – Current Smoker with an unknown stop date</w:t>
      </w:r>
      <w:bookmarkEnd w:id="1333"/>
      <w:bookmarkEnd w:id="1334"/>
      <w:bookmarkEnd w:id="1335"/>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9A0515" w:rsidTr="003A3D50" w14:paraId="7E718F5F" w14:textId="77777777">
        <w:tc>
          <w:tcPr>
            <w:tcW w:w="9350" w:type="dxa"/>
            <w:shd w:val="clear" w:color="auto" w:fill="auto"/>
          </w:tcPr>
          <w:p w:rsidRPr="00D14360" w:rsidR="00486FB8" w:rsidP="00486FB8" w:rsidRDefault="00486FB8" w14:paraId="04F9DC3D" w14:textId="77777777">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&lt;observation classCode="OBS" moodCode="EVN"&gt;</w:t>
            </w:r>
          </w:p>
          <w:p w:rsidRPr="00D14360" w:rsidR="00486FB8" w:rsidP="00486FB8" w:rsidRDefault="00486FB8" w14:paraId="0082B87A" w14:textId="77777777">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&lt;templateId root="2.16.840.1.113883.10.20.22.4.78"/&gt;</w:t>
            </w:r>
          </w:p>
          <w:p w:rsidRPr="00D14360" w:rsidR="00486FB8" w:rsidP="00486FB8" w:rsidRDefault="00486FB8" w14:paraId="31EBC928" w14:textId="77777777">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&lt;templateId root="2.16.840.1.113883.10.20.22.4.78" extension="2014-06-09"/&gt;</w:t>
            </w:r>
          </w:p>
          <w:p w:rsidRPr="00D14360" w:rsidR="00486FB8" w:rsidP="00486FB8" w:rsidRDefault="00486FB8" w14:paraId="3D90DD26" w14:textId="77777777">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&lt;id extension="64020-Z9301" root="1.2.840.114350.1.13.6289.1.7.1.1040.1"/&gt;</w:t>
            </w:r>
          </w:p>
          <w:p w:rsidRPr="00D14360" w:rsidR="00486FB8" w:rsidP="00486FB8" w:rsidRDefault="00486FB8" w14:paraId="7980C312" w14:textId="7411C964">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&lt;code code="72166-2" codeSystem="2.16.840.1.113883.6.1" codeSystemName="LOINC" displayName="Tobacco smoking status"/&gt;</w:t>
            </w:r>
          </w:p>
          <w:p w:rsidRPr="00D14360" w:rsidR="00486FB8" w:rsidP="00486FB8" w:rsidRDefault="00486FB8" w14:paraId="5BC87DFA" w14:textId="77777777">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&lt;statusCode code="completed"/&gt;</w:t>
            </w:r>
          </w:p>
          <w:p w:rsidRPr="00D14360" w:rsidR="00486FB8" w:rsidP="00486FB8" w:rsidRDefault="00486FB8" w14:paraId="3595C426" w14:textId="77777777">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&lt;effectiveTime&gt;</w:t>
            </w:r>
          </w:p>
          <w:p w:rsidRPr="00D14360" w:rsidR="00486FB8" w:rsidP="00486FB8" w:rsidRDefault="00486FB8" w14:paraId="4D92C7F6" w14:textId="77777777">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 xml:space="preserve">           &lt;low value="20100412"/&gt;</w:t>
            </w:r>
          </w:p>
          <w:p w:rsidRPr="00D14360" w:rsidR="00486FB8" w:rsidP="00486FB8" w:rsidRDefault="00486FB8" w14:paraId="130E0043" w14:textId="74B69AEC">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 xml:space="preserve">           &lt;high nullFlavor</w:t>
            </w:r>
            <w:r w:rsidRPr="00D14360" w:rsidR="00947B4B">
              <w:rPr>
                <w:rFonts w:ascii="Courier New" w:hAnsi="Courier New" w:cs="Courier New"/>
                <w:color w:val="000000"/>
                <w:sz w:val="16"/>
              </w:rPr>
              <w:t>=</w:t>
            </w:r>
            <w:r w:rsidR="00947B4B">
              <w:rPr>
                <w:rFonts w:ascii="Courier New" w:hAnsi="Courier New" w:cs="Courier New"/>
                <w:color w:val="000000"/>
                <w:sz w:val="16"/>
              </w:rPr>
              <w:t>"</w:t>
            </w:r>
            <w:r w:rsidRPr="00D14360">
              <w:rPr>
                <w:rFonts w:ascii="Courier New" w:hAnsi="Courier New" w:cs="Courier New"/>
                <w:color w:val="000000"/>
                <w:sz w:val="16"/>
              </w:rPr>
              <w:t>UNK</w:t>
            </w:r>
            <w:r w:rsidR="00947B4B">
              <w:rPr>
                <w:rFonts w:ascii="Courier New" w:hAnsi="Courier New" w:cs="Courier New"/>
                <w:color w:val="000000"/>
                <w:sz w:val="16"/>
              </w:rPr>
              <w:t>"</w:t>
            </w:r>
            <w:r w:rsidRPr="00D14360" w:rsidR="00947B4B">
              <w:rPr>
                <w:rFonts w:ascii="Courier New" w:hAnsi="Courier New" w:cs="Courier New"/>
                <w:color w:val="000000"/>
                <w:sz w:val="16"/>
              </w:rPr>
              <w:t>/&gt;</w:t>
            </w:r>
          </w:p>
          <w:p w:rsidRPr="00D14360" w:rsidR="00486FB8" w:rsidP="00486FB8" w:rsidRDefault="00486FB8" w14:paraId="1B2CC04A" w14:textId="77777777">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&lt;/effectiveTime&gt;</w:t>
            </w:r>
          </w:p>
          <w:p w:rsidRPr="00D14360" w:rsidR="00486FB8" w:rsidP="00486FB8" w:rsidRDefault="00486FB8" w14:paraId="1ED9A855" w14:textId="77777777">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&lt;value code="77176002" codeSystem="2.16.840.1.113883.6.96" displayName="Smoker" xsi:type="CD" xmlns:xsi="http://www.w3.org/2001/XMLSchema-instance"/&gt;</w:t>
            </w:r>
          </w:p>
          <w:p w:rsidRPr="00D14360" w:rsidR="009A0515" w:rsidP="00D14360" w:rsidRDefault="00486FB8" w14:paraId="1F1B895E" w14:textId="77777777">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&lt;/observation&gt;</w:t>
            </w:r>
          </w:p>
        </w:tc>
      </w:tr>
    </w:tbl>
    <w:p w:rsidRPr="00C64922" w:rsidR="00C558B5" w:rsidP="00C558B5" w:rsidRDefault="00C558B5" w14:paraId="65962080" w14:textId="77777777">
      <w:pPr>
        <w:pStyle w:val="Caption"/>
        <w:keepNext/>
      </w:pPr>
    </w:p>
    <w:p w:rsidRPr="00C64922" w:rsidR="00C558B5" w:rsidP="00510672" w:rsidRDefault="005C79A1" w14:paraId="4B69CB68" w14:textId="7909A275">
      <w:pPr>
        <w:pStyle w:val="Caption"/>
        <w:keepNext/>
        <w:spacing w:after="0"/>
      </w:pPr>
      <w:r>
        <w:t xml:space="preserve">  </w:t>
      </w:r>
      <w:bookmarkStart w:name="_Toc118898748" w:id="1336"/>
      <w:bookmarkStart w:name="_Toc119939950" w:id="1337"/>
      <w:bookmarkStart w:name="_Toc135312982" w:id="1338"/>
      <w:r w:rsidRPr="00C64922" w:rsidR="00C558B5">
        <w:t xml:space="preserve">Example </w:t>
      </w:r>
      <w:r>
        <w:fldChar w:fldCharType="begin"/>
      </w:r>
      <w:r>
        <w:instrText>SEQ Example \* ARABIC</w:instrText>
      </w:r>
      <w:r>
        <w:fldChar w:fldCharType="separate"/>
      </w:r>
      <w:r w:rsidR="00DC1072">
        <w:rPr>
          <w:noProof/>
        </w:rPr>
        <w:t>27</w:t>
      </w:r>
      <w:r>
        <w:fldChar w:fldCharType="end"/>
      </w:r>
      <w:r w:rsidRPr="00C64922" w:rsidR="00C558B5">
        <w:t>: Tobacco Use –  Smoker where cessation date was not asked</w:t>
      </w:r>
      <w:bookmarkEnd w:id="1336"/>
      <w:bookmarkEnd w:id="1337"/>
      <w:bookmarkEnd w:id="1338"/>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9A0515" w:rsidTr="003A3D50" w14:paraId="343C08AA" w14:textId="77777777">
        <w:tc>
          <w:tcPr>
            <w:tcW w:w="9350" w:type="dxa"/>
            <w:shd w:val="clear" w:color="auto" w:fill="auto"/>
          </w:tcPr>
          <w:p w:rsidRPr="00D14360" w:rsidR="00486FB8" w:rsidP="00486FB8" w:rsidRDefault="00486FB8" w14:paraId="34AD26C1"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&lt;observation classCode="OBS" moodCode="EVN"&gt;</w:t>
            </w:r>
          </w:p>
          <w:p w:rsidRPr="00D14360" w:rsidR="00486FB8" w:rsidP="00486FB8" w:rsidRDefault="00486FB8" w14:paraId="71B48903" w14:textId="77777777">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&lt;templateId root="2.16.840.1.113883.10.20.22.4.78"/&gt;</w:t>
            </w:r>
          </w:p>
          <w:p w:rsidRPr="00D14360" w:rsidR="00486FB8" w:rsidP="00486FB8" w:rsidRDefault="00486FB8" w14:paraId="35F91C32" w14:textId="77777777">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&lt;templateId root="2.16.840.1.113883.10.20.22.4.78" extension="2014-06-09"/&gt;</w:t>
            </w:r>
          </w:p>
          <w:p w:rsidRPr="00D14360" w:rsidR="00486FB8" w:rsidP="00486FB8" w:rsidRDefault="00486FB8" w14:paraId="30BB776B" w14:textId="77777777">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&lt;id extension="64020-Z9301" root="1.2.840.114350.1.13.6289.1.7.1.1040.1"/&gt;</w:t>
            </w:r>
          </w:p>
          <w:p w:rsidRPr="00D14360" w:rsidR="00486FB8" w:rsidP="00486FB8" w:rsidRDefault="00486FB8" w14:paraId="22E101C4" w14:textId="6967F17E">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&lt;code code="72166-2" codeSystem="2.16.840.1.113883.6.1" codeSystemName="LOINC" displayName="Tobacco smoking status"/&gt;</w:t>
            </w:r>
          </w:p>
          <w:p w:rsidRPr="00D14360" w:rsidR="00486FB8" w:rsidP="00486FB8" w:rsidRDefault="00486FB8" w14:paraId="2D0D7107" w14:textId="77777777">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&lt;statusCode code="completed"/&gt;</w:t>
            </w:r>
          </w:p>
          <w:p w:rsidRPr="00D14360" w:rsidR="00486FB8" w:rsidP="00486FB8" w:rsidRDefault="00486FB8" w14:paraId="77B5F58D" w14:textId="77777777">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&lt;effectiveTime&gt;</w:t>
            </w:r>
          </w:p>
          <w:p w:rsidRPr="00D14360" w:rsidR="00486FB8" w:rsidP="00486FB8" w:rsidRDefault="00486FB8" w14:paraId="1A9A2487"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&lt;low value="20100412"/&gt;</w:t>
            </w:r>
          </w:p>
          <w:p w:rsidRPr="00D14360" w:rsidR="00486FB8" w:rsidP="00486FB8" w:rsidRDefault="00486FB8" w14:paraId="2677FDBA" w14:textId="00A1D2F5">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&lt;high nullFlavor</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NASK</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486FB8" w:rsidP="00486FB8" w:rsidRDefault="00486FB8" w14:paraId="644D8243" w14:textId="77777777">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&lt;/effectiveTime&gt;</w:t>
            </w:r>
          </w:p>
          <w:p w:rsidRPr="00D14360" w:rsidR="00486FB8" w:rsidP="00486FB8" w:rsidRDefault="00486FB8" w14:paraId="0C8B3F4D" w14:textId="77777777">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&lt;value code="77176002" codeSystem="2.16.840.1.113883.6.96" displayName="Smoker" xsi:type="CD" xmlns:xsi="http://www.w3.org/2001/XMLSchema-instance"/&gt;</w:t>
            </w:r>
          </w:p>
          <w:p w:rsidRPr="00D14360" w:rsidR="009A0515" w:rsidP="00D14360" w:rsidRDefault="00486FB8" w14:paraId="55082338"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&lt;/observation&gt;</w:t>
            </w:r>
          </w:p>
        </w:tc>
      </w:tr>
    </w:tbl>
    <w:p w:rsidRPr="00D14360" w:rsidR="00DD51B1" w:rsidP="009F743D" w:rsidRDefault="00DD51B1" w14:paraId="7E253C1E" w14:textId="77777777">
      <w:pPr>
        <w:pStyle w:val="NormalWeb"/>
        <w:spacing w:before="240" w:beforeAutospacing="0" w:after="120" w:afterAutospacing="0"/>
        <w:rPr>
          <w:rFonts w:cs="Calibri"/>
          <w:szCs w:val="22"/>
        </w:rPr>
      </w:pPr>
      <w:r w:rsidRPr="00D14360">
        <w:rPr>
          <w:rFonts w:cs="Calibri"/>
          <w:color w:val="000000"/>
          <w:szCs w:val="22"/>
        </w:rPr>
        <w:t xml:space="preserve">This is also conveyed in </w:t>
      </w:r>
      <w:r w:rsidRPr="00D14360" w:rsidR="00282D01">
        <w:rPr>
          <w:rFonts w:cs="Calibri"/>
          <w:color w:val="000000"/>
          <w:szCs w:val="22"/>
        </w:rPr>
        <w:t>Chapter</w:t>
      </w:r>
      <w:r w:rsidRPr="00D14360">
        <w:rPr>
          <w:rFonts w:cs="Calibri"/>
          <w:color w:val="000000"/>
          <w:szCs w:val="22"/>
        </w:rPr>
        <w:t xml:space="preserve"> 3.3 of volume one of C-CDA 2.1. If the resolution to a problem is not known, its effectiveTime/high should contain a value or nullFlavor=UNK. If the nullFlavor=NA, then the problem is definitely </w:t>
      </w:r>
      <w:r w:rsidRPr="00D14360">
        <w:rPr>
          <w:rFonts w:cs="Calibri"/>
          <w:i/>
          <w:iCs/>
          <w:color w:val="000000"/>
          <w:szCs w:val="22"/>
        </w:rPr>
        <w:t>not</w:t>
      </w:r>
      <w:r w:rsidRPr="00D14360">
        <w:rPr>
          <w:rFonts w:cs="Calibri"/>
          <w:color w:val="000000"/>
          <w:szCs w:val="22"/>
        </w:rPr>
        <w:t xml:space="preserve"> resolved. And if the nullFlavor is anything else, then it is unclear as to whether the problem is still active or if it has been resolved. </w:t>
      </w:r>
    </w:p>
    <w:p w:rsidRPr="00D14360" w:rsidR="00DD51B1" w:rsidP="00B505D2" w:rsidRDefault="00DD51B1" w14:paraId="75804D58" w14:textId="34B38E0B">
      <w:pPr>
        <w:pStyle w:val="NormalWeb"/>
        <w:spacing w:before="0" w:beforeAutospacing="0" w:after="120" w:afterAutospacing="0"/>
        <w:rPr>
          <w:rFonts w:cs="Calibri"/>
          <w:szCs w:val="22"/>
        </w:rPr>
      </w:pPr>
      <w:r w:rsidRPr="00D14360">
        <w:rPr>
          <w:rFonts w:cs="Calibri"/>
          <w:color w:val="000000"/>
          <w:szCs w:val="22"/>
        </w:rPr>
        <w:t>The @nullFlavor attribute also conveys when information is unknown. However, a nullFlavor SHALL NOT be used to bypass IG requirements for convenience</w:t>
      </w:r>
      <w:r w:rsidRPr="00D14360" w:rsidR="001E0229">
        <w:rPr>
          <w:rFonts w:cs="Calibri"/>
          <w:color w:val="000000"/>
          <w:szCs w:val="22"/>
        </w:rPr>
        <w:t xml:space="preserve"> </w:t>
      </w:r>
      <w:r w:rsidRPr="00D14360">
        <w:rPr>
          <w:rFonts w:cs="Calibri"/>
          <w:color w:val="000000"/>
          <w:szCs w:val="22"/>
        </w:rPr>
        <w:t>(</w:t>
      </w:r>
      <w:r w:rsidRPr="003A3D50" w:rsidR="00FC40CF">
        <w:rPr>
          <w:rFonts w:cs="Calibri"/>
          <w:i/>
          <w:iCs/>
          <w:color w:val="000000"/>
          <w:szCs w:val="22"/>
        </w:rPr>
        <w:t>e</w:t>
      </w:r>
      <w:r w:rsidRPr="003A3D50">
        <w:rPr>
          <w:rFonts w:cs="Calibri"/>
          <w:i/>
          <w:iCs/>
          <w:color w:val="000000"/>
          <w:szCs w:val="22"/>
        </w:rPr>
        <w:t>.g.</w:t>
      </w:r>
      <w:r w:rsidRPr="00D14360">
        <w:rPr>
          <w:rFonts w:cs="Calibri"/>
          <w:color w:val="000000"/>
          <w:szCs w:val="22"/>
        </w:rPr>
        <w:t xml:space="preserve"> you may send a nullFlavor=UNK for a pat</w:t>
      </w:r>
      <w:r w:rsidR="00632AAF">
        <w:rPr>
          <w:rFonts w:cs="Calibri"/>
          <w:color w:val="000000"/>
          <w:szCs w:val="22"/>
        </w:rPr>
        <w:t>i</w:t>
      </w:r>
      <w:r w:rsidR="00596CA4">
        <w:rPr>
          <w:rFonts w:cs="Calibri"/>
          <w:color w:val="000000"/>
          <w:szCs w:val="22"/>
        </w:rPr>
        <w:t>ent’s birth</w:t>
      </w:r>
      <w:r w:rsidRPr="00D14360">
        <w:rPr>
          <w:rFonts w:cs="Calibri"/>
          <w:color w:val="000000"/>
          <w:szCs w:val="22"/>
        </w:rPr>
        <w:t>Time when it is not recorded in a chart, but you must not send it simply because it is too difficult to convert the method your system uses to record birth dates to an HL7 timestamp).  NullFlavor attributes need not be included for non-required elements, such as religiousAffiliationCode. If an element is optional and unknown, it may simply be omitted.</w:t>
      </w:r>
    </w:p>
    <w:p w:rsidRPr="00C64922" w:rsidR="00DD51B1" w:rsidP="00FD31AC" w:rsidRDefault="00DD51B1" w14:paraId="56243250" w14:textId="77777777">
      <w:pPr>
        <w:pStyle w:val="Heading3"/>
      </w:pPr>
      <w:bookmarkStart w:name="_Unknown_Data_in" w:id="1339"/>
      <w:bookmarkStart w:name="_Toc10707505" w:id="1340"/>
      <w:bookmarkStart w:name="_Toc11043629" w:id="1341"/>
      <w:bookmarkStart w:name="_Toc11045618" w:id="1342"/>
      <w:bookmarkStart w:name="_Toc11391286" w:id="1343"/>
      <w:bookmarkStart w:name="_Toc119939852" w:id="1344"/>
      <w:bookmarkStart w:name="_Toc135312883" w:id="1345"/>
      <w:bookmarkEnd w:id="1339"/>
      <w:r w:rsidRPr="00C64922">
        <w:t xml:space="preserve">Unknown </w:t>
      </w:r>
      <w:r w:rsidR="00A65091">
        <w:t>D</w:t>
      </w:r>
      <w:r w:rsidRPr="00C64922">
        <w:t xml:space="preserve">ata in </w:t>
      </w:r>
      <w:r w:rsidR="00A65091">
        <w:t>S</w:t>
      </w:r>
      <w:r w:rsidRPr="00C64922">
        <w:t xml:space="preserve">ections </w:t>
      </w:r>
      <w:r w:rsidR="00A65091">
        <w:t>T</w:t>
      </w:r>
      <w:r w:rsidRPr="00C64922">
        <w:t xml:space="preserve">hat </w:t>
      </w:r>
      <w:r w:rsidR="00A65091">
        <w:t>R</w:t>
      </w:r>
      <w:r w:rsidRPr="00C64922">
        <w:t xml:space="preserve">equire </w:t>
      </w:r>
      <w:r w:rsidR="00A65091">
        <w:t>E</w:t>
      </w:r>
      <w:r w:rsidRPr="00C64922">
        <w:t>ntries</w:t>
      </w:r>
      <w:bookmarkEnd w:id="1340"/>
      <w:bookmarkEnd w:id="1341"/>
      <w:bookmarkEnd w:id="1342"/>
      <w:bookmarkEnd w:id="1343"/>
      <w:bookmarkEnd w:id="1344"/>
      <w:bookmarkEnd w:id="1345"/>
      <w:r w:rsidRPr="00C64922">
        <w:t xml:space="preserve"> </w:t>
      </w:r>
    </w:p>
    <w:p w:rsidR="00DD51B1" w:rsidP="00B505D2" w:rsidRDefault="00DD51B1" w14:paraId="45AAFEF4" w14:textId="773CD1D0">
      <w:pPr>
        <w:pStyle w:val="NormalWeb"/>
        <w:spacing w:before="0" w:beforeAutospacing="0" w:after="120" w:afterAutospacing="0"/>
        <w:rPr>
          <w:rFonts w:cs="Calibri"/>
          <w:color w:val="000000"/>
          <w:szCs w:val="22"/>
        </w:rPr>
      </w:pPr>
      <w:r w:rsidRPr="00D14360">
        <w:rPr>
          <w:rFonts w:cs="Calibri"/>
          <w:color w:val="000000"/>
          <w:szCs w:val="22"/>
        </w:rPr>
        <w:t>The following guidelines clarify the use of the “No Information” nullflavor=”NI” pattern for a section with no information:</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CF5E15" w:rsidTr="004E29C8" w14:paraId="57B97F33" w14:textId="77777777">
        <w:trPr>
          <w:trHeight w:val="576"/>
        </w:trPr>
        <w:tc>
          <w:tcPr>
            <w:tcW w:w="683" w:type="dxa"/>
            <w:tcBorders>
              <w:right w:val="nil"/>
            </w:tcBorders>
            <w:shd w:val="clear" w:color="auto" w:fill="C6D9F1"/>
          </w:tcPr>
          <w:p w:rsidRPr="00C64922" w:rsidR="00CF5E15" w:rsidP="0007159E" w:rsidRDefault="00CF5E15" w14:paraId="7AC1FEAC" w14:textId="77777777">
            <w:pPr>
              <w:pStyle w:val="BodyText"/>
              <w:rPr>
                <w:noProof/>
              </w:rPr>
            </w:pPr>
            <w:r>
              <w:rPr>
                <w:noProof/>
              </w:rPr>
              <w:drawing>
                <wp:inline distT="0" distB="0" distL="0" distR="0" wp14:anchorId="0251A6C4" wp14:editId="11775B83">
                  <wp:extent cx="323215" cy="323215"/>
                  <wp:effectExtent l="0" t="0" r="0" b="635"/>
                  <wp:docPr id="3156" name="Graphic 14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2"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D14360" w:rsidR="00CF5E15" w:rsidP="00CF5E15" w:rsidRDefault="00CF5E15" w14:paraId="3B2E3A2D" w14:textId="6926BDD2">
            <w:pPr>
              <w:pStyle w:val="NormalWeb"/>
              <w:spacing w:before="0" w:beforeAutospacing="0" w:after="0" w:afterAutospacing="0"/>
              <w:textAlignment w:val="baseline"/>
              <w:rPr>
                <w:rFonts w:cs="Calibri"/>
                <w:color w:val="000000"/>
              </w:rPr>
            </w:pPr>
            <w:r w:rsidRPr="00D14360">
              <w:rPr>
                <w:rFonts w:cs="Calibri"/>
                <w:color w:val="000000"/>
              </w:rPr>
              <w:t>If a document template requires a section to be present and the source system contains no information to populate the section:</w:t>
            </w:r>
          </w:p>
          <w:p w:rsidRPr="00D14360" w:rsidR="00CF5E15" w:rsidP="00CF5E15" w:rsidRDefault="00CF5E15" w14:paraId="777AA6BD" w14:textId="77777777">
            <w:pPr>
              <w:pStyle w:val="NormalWeb"/>
              <w:numPr>
                <w:ilvl w:val="0"/>
                <w:numId w:val="34"/>
              </w:numPr>
              <w:spacing w:before="0" w:beforeAutospacing="0" w:after="0" w:afterAutospacing="0"/>
              <w:ind w:left="697" w:hanging="180"/>
              <w:textAlignment w:val="baseline"/>
              <w:rPr>
                <w:rFonts w:cs="Calibri"/>
                <w:color w:val="000000"/>
              </w:rPr>
            </w:pPr>
            <w:r w:rsidRPr="00D14360">
              <w:rPr>
                <w:rFonts w:cs="Calibri"/>
                <w:color w:val="000000"/>
              </w:rPr>
              <w:t>The section SHALL be included in the xml and SHALL be declared as having no information.</w:t>
            </w:r>
          </w:p>
          <w:p w:rsidRPr="00D14360" w:rsidR="00CF5E15" w:rsidP="00CF5E15" w:rsidRDefault="00CF5E15" w14:paraId="375B8B0F" w14:textId="77777777">
            <w:pPr>
              <w:pStyle w:val="NormalWeb"/>
              <w:numPr>
                <w:ilvl w:val="0"/>
                <w:numId w:val="34"/>
              </w:numPr>
              <w:spacing w:after="120"/>
              <w:ind w:left="697" w:hanging="180"/>
              <w:textAlignment w:val="baseline"/>
              <w:rPr>
                <w:rFonts w:cs="Calibri"/>
                <w:color w:val="000000"/>
              </w:rPr>
            </w:pPr>
            <w:r w:rsidRPr="00D14360">
              <w:rPr>
                <w:rFonts w:cs="Calibri"/>
                <w:color w:val="000000"/>
              </w:rPr>
              <w:t>If the source system contains no information to populate a section that is not required (with a SHALL conformance statement) in the document template:</w:t>
            </w:r>
          </w:p>
          <w:p w:rsidRPr="005A615D" w:rsidR="00CF5E15" w:rsidP="00CF5E15" w:rsidRDefault="00CF5E15" w14:paraId="7F541513" w14:textId="4DF29597">
            <w:pPr>
              <w:pStyle w:val="BodyText"/>
            </w:pPr>
            <w:r w:rsidRPr="00D14360">
              <w:rPr>
                <w:color w:val="000000"/>
              </w:rPr>
              <w:t>The section MAY be omitted, or the section MAY be included and declared as having no information.</w:t>
            </w:r>
            <w:r w:rsidRPr="00D14360">
              <w:rPr>
                <w:b/>
                <w:color w:val="000000"/>
              </w:rPr>
              <w:t xml:space="preserve"> [</w:t>
            </w:r>
            <w:r>
              <w:rPr>
                <w:b/>
                <w:color w:val="000000"/>
              </w:rPr>
              <w:t>BP-069</w:t>
            </w:r>
            <w:r w:rsidRPr="00D14360">
              <w:rPr>
                <w:b/>
                <w:color w:val="000000"/>
              </w:rPr>
              <w:t>]</w:t>
            </w:r>
          </w:p>
        </w:tc>
      </w:tr>
    </w:tbl>
    <w:p w:rsidRPr="00D14360" w:rsidR="00CF5E15" w:rsidP="00B505D2" w:rsidRDefault="00CF5E15" w14:paraId="734A0C2D" w14:textId="77777777">
      <w:pPr>
        <w:pStyle w:val="NormalWeb"/>
        <w:spacing w:before="0" w:beforeAutospacing="0" w:after="120" w:afterAutospacing="0"/>
        <w:rPr>
          <w:rFonts w:cs="Calibri"/>
          <w:color w:val="000000"/>
          <w:szCs w:val="22"/>
        </w:rPr>
      </w:pPr>
    </w:p>
    <w:p w:rsidRPr="00D14360" w:rsidR="00DD51B1" w:rsidP="00C558B5" w:rsidRDefault="00DD51B1" w14:paraId="2926F95B" w14:textId="77777777">
      <w:pPr>
        <w:pStyle w:val="NormalWeb"/>
        <w:spacing w:before="0" w:beforeAutospacing="0" w:after="120" w:afterAutospacing="0"/>
        <w:rPr>
          <w:rFonts w:cs="Calibri"/>
          <w:szCs w:val="22"/>
        </w:rPr>
      </w:pPr>
      <w:r w:rsidRPr="00D14360">
        <w:rPr>
          <w:rFonts w:cs="Calibri"/>
          <w:color w:val="000000"/>
          <w:szCs w:val="22"/>
        </w:rPr>
        <w:t xml:space="preserve">The machine-readable data required within these sections are specified for clinical best practice and should not be completely omitted unless the entire section contains no information (section/@nullFlavor=NI). In these instances, unknown information may be used on the specific act, such as a Procedure Activity.  Additionally, text describing the reason for the unknown information and a code indicating the nature of the unknown information are encouraged. </w:t>
      </w:r>
    </w:p>
    <w:p w:rsidRPr="00D14360" w:rsidR="00DD51B1" w:rsidP="00B505D2" w:rsidRDefault="00DD51B1" w14:paraId="5738E71B" w14:textId="77777777">
      <w:pPr>
        <w:pStyle w:val="NormalWeb"/>
        <w:spacing w:before="0" w:beforeAutospacing="0" w:after="120" w:afterAutospacing="0"/>
        <w:rPr>
          <w:rFonts w:cs="Calibri"/>
          <w:szCs w:val="22"/>
        </w:rPr>
      </w:pPr>
      <w:r w:rsidRPr="00D14360">
        <w:rPr>
          <w:rFonts w:cs="Calibri"/>
          <w:color w:val="000000"/>
          <w:szCs w:val="22"/>
        </w:rPr>
        <w:t>The key is to describe any unknown information as explicitly as possible to ensure accurate communication. Further guidance and examples are provided in Chapter 3.6 of the C-CDA Implementation Guide.  The 2015 Edition Certification Criteria also reinforce this concept</w:t>
      </w:r>
      <w:r w:rsidRPr="00D14360" w:rsidR="004E07FB">
        <w:rPr>
          <w:rFonts w:cs="Calibri"/>
          <w:color w:val="000000"/>
          <w:szCs w:val="22"/>
        </w:rPr>
        <w:t>:</w:t>
      </w:r>
      <w:r w:rsidRPr="00D14360">
        <w:rPr>
          <w:rFonts w:cs="Calibri"/>
          <w:color w:val="000000"/>
          <w:szCs w:val="22"/>
        </w:rPr>
        <w:t xml:space="preserve"> </w:t>
      </w:r>
    </w:p>
    <w:p w:rsidRPr="00D14360" w:rsidR="00DD51B1" w:rsidP="003A3D50" w:rsidRDefault="00DD51B1" w14:paraId="3D06E8DA" w14:textId="77777777">
      <w:pPr>
        <w:pStyle w:val="NormalWeb"/>
        <w:spacing w:before="0" w:beforeAutospacing="0" w:after="120" w:afterAutospacing="0"/>
        <w:ind w:left="720"/>
        <w:rPr>
          <w:rFonts w:cs="Calibri"/>
          <w:szCs w:val="22"/>
        </w:rPr>
      </w:pPr>
      <w:r w:rsidRPr="00D14360">
        <w:rPr>
          <w:rFonts w:cs="Calibri"/>
          <w:color w:val="000000"/>
          <w:szCs w:val="22"/>
        </w:rPr>
        <w:t xml:space="preserve">In our proposed rule we went further and said that if the provider does not have the information available to populate one or more of the fields listed, either because they can be excluded from recording such information (for example, vital signs) or because there is no information to record (for example, laboratory tests), the provider may leave the field(s) blank. The only exception to this is the problem list, medication list, and medication allergy list. </w:t>
      </w:r>
    </w:p>
    <w:p w:rsidRPr="00D14360" w:rsidR="00DD51B1" w:rsidP="00B505D2" w:rsidRDefault="00DD51B1" w14:paraId="4D1FB834" w14:textId="77777777">
      <w:pPr>
        <w:pStyle w:val="NormalWeb"/>
        <w:spacing w:before="0" w:beforeAutospacing="0" w:after="120" w:afterAutospacing="0"/>
        <w:rPr>
          <w:rFonts w:cs="Calibri"/>
          <w:color w:val="000000"/>
          <w:szCs w:val="22"/>
        </w:rPr>
      </w:pPr>
      <w:r w:rsidRPr="00D14360">
        <w:rPr>
          <w:rFonts w:cs="Calibri"/>
          <w:color w:val="000000"/>
          <w:szCs w:val="22"/>
        </w:rPr>
        <w:t>In other words, problems, medications, and medication allergies cannot simply be “left blank</w:t>
      </w:r>
      <w:r w:rsidRPr="00D14360" w:rsidR="001E0229">
        <w:rPr>
          <w:rFonts w:cs="Calibri"/>
          <w:color w:val="000000"/>
          <w:szCs w:val="22"/>
        </w:rPr>
        <w:t>.</w:t>
      </w:r>
      <w:r w:rsidRPr="00D14360">
        <w:rPr>
          <w:rFonts w:cs="Calibri"/>
          <w:color w:val="000000"/>
          <w:szCs w:val="22"/>
        </w:rPr>
        <w:t>”</w:t>
      </w:r>
      <w:r w:rsidRPr="00D14360" w:rsidR="001E0229">
        <w:rPr>
          <w:rFonts w:cs="Calibri"/>
          <w:color w:val="000000"/>
          <w:szCs w:val="22"/>
        </w:rPr>
        <w:t xml:space="preserve"> </w:t>
      </w:r>
      <w:r w:rsidRPr="00D14360">
        <w:rPr>
          <w:rFonts w:cs="Calibri"/>
          <w:color w:val="000000"/>
          <w:szCs w:val="22"/>
        </w:rPr>
        <w:t>The applicable document must include the section and a null value. For these sections, the narrative text must explicitly indicate that the information is unknown.</w:t>
      </w:r>
    </w:p>
    <w:p w:rsidRPr="00C64922" w:rsidR="00C558B5" w:rsidP="00510672" w:rsidRDefault="005C79A1" w14:paraId="54EA87E5" w14:textId="71F6B8C6">
      <w:pPr>
        <w:pStyle w:val="Caption"/>
        <w:keepNext/>
        <w:spacing w:after="0"/>
      </w:pPr>
      <w:r>
        <w:t xml:space="preserve">  </w:t>
      </w:r>
      <w:bookmarkStart w:name="_Toc118898749" w:id="1346"/>
      <w:bookmarkStart w:name="_Toc119939951" w:id="1347"/>
      <w:bookmarkStart w:name="_Toc135312983" w:id="1348"/>
      <w:r w:rsidRPr="00C64922" w:rsidR="00C558B5">
        <w:t xml:space="preserve">Example </w:t>
      </w:r>
      <w:r>
        <w:fldChar w:fldCharType="begin"/>
      </w:r>
      <w:r>
        <w:instrText>SEQ Example \* ARABIC</w:instrText>
      </w:r>
      <w:r>
        <w:fldChar w:fldCharType="separate"/>
      </w:r>
      <w:r w:rsidR="00DC1072">
        <w:rPr>
          <w:noProof/>
        </w:rPr>
        <w:t>28</w:t>
      </w:r>
      <w:r>
        <w:fldChar w:fldCharType="end"/>
      </w:r>
      <w:r w:rsidRPr="00C64922" w:rsidR="00C558B5">
        <w:t>: No Information Problems Section</w:t>
      </w:r>
      <w:bookmarkEnd w:id="1346"/>
      <w:bookmarkEnd w:id="1347"/>
      <w:bookmarkEnd w:id="1348"/>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0062546B" w:rsidTr="004E29C8" w14:paraId="1CC1BD70" w14:textId="77777777">
        <w:tc>
          <w:tcPr>
            <w:tcW w:w="9350" w:type="dxa"/>
            <w:shd w:val="clear" w:color="auto" w:fill="auto"/>
          </w:tcPr>
          <w:p w:rsidRPr="00D14360" w:rsidR="00486FB8" w:rsidP="00486FB8" w:rsidRDefault="00486FB8" w14:paraId="446C3056"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 ************************* PROBLEM LIST ****************************** --&gt;</w:t>
            </w:r>
          </w:p>
          <w:p w:rsidRPr="00D14360" w:rsidR="00486FB8" w:rsidP="00486FB8" w:rsidRDefault="00486FB8" w14:paraId="05872C69"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&lt;component&gt;</w:t>
            </w:r>
          </w:p>
          <w:p w:rsidRPr="00D14360" w:rsidR="00486FB8" w:rsidP="00486FB8" w:rsidRDefault="00486FB8" w14:paraId="2DBF7177"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 nullFlavor of NI indicates No Information.--&gt;</w:t>
            </w:r>
          </w:p>
          <w:p w:rsidRPr="00D14360" w:rsidR="00486FB8" w:rsidP="00486FB8" w:rsidRDefault="00486FB8" w14:paraId="2470BA59"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&lt;section nullFlavor="NI"&gt;</w:t>
            </w:r>
          </w:p>
          <w:p w:rsidRPr="00D14360" w:rsidR="00486FB8" w:rsidP="00486FB8" w:rsidRDefault="00486FB8" w14:paraId="13A9B330"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 conforms to Problems section with entries optional --&gt;</w:t>
            </w:r>
          </w:p>
          <w:p w:rsidRPr="00D14360" w:rsidR="00486FB8" w:rsidP="00486FB8" w:rsidRDefault="00486FB8" w14:paraId="704BFD85"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&lt;templateId root="2.16.840.1.113883.10.20.22.2.5" extension="2015-08-01"/&gt;</w:t>
            </w:r>
          </w:p>
          <w:p w:rsidRPr="00D14360" w:rsidR="00486FB8" w:rsidP="00486FB8" w:rsidRDefault="00486FB8" w14:paraId="2E49C34A"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code="11450-4" codeSystem="2.16.840.1.113883.6.1" codeSystemName="LOINC"</w:t>
            </w:r>
          </w:p>
          <w:p w:rsidRPr="00D14360" w:rsidR="00486FB8" w:rsidP="00486FB8" w:rsidRDefault="00486FB8" w14:paraId="5ED5BDFB"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displayName="PROBLEM LIST"/&gt;</w:t>
            </w:r>
          </w:p>
          <w:p w:rsidRPr="00D14360" w:rsidR="00486FB8" w:rsidP="00486FB8" w:rsidRDefault="00486FB8" w14:paraId="48E626B1"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&lt;title&gt;PROBLEMS&lt;/title&gt;</w:t>
            </w:r>
          </w:p>
          <w:p w:rsidRPr="00D14360" w:rsidR="00486FB8" w:rsidP="00486FB8" w:rsidRDefault="00486FB8" w14:paraId="40672C58"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&lt;text&gt;No Information&lt;/text&gt;</w:t>
            </w:r>
          </w:p>
          <w:p w:rsidRPr="00D14360" w:rsidR="00486FB8" w:rsidP="00486FB8" w:rsidRDefault="00486FB8" w14:paraId="511CEFDA"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&lt;/section&gt;</w:t>
            </w:r>
          </w:p>
          <w:p w:rsidRPr="00D14360" w:rsidR="0062546B" w:rsidP="00486FB8" w:rsidRDefault="00486FB8" w14:paraId="5E2A6DC3"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&lt;/component&gt;</w:t>
            </w:r>
          </w:p>
        </w:tc>
      </w:tr>
    </w:tbl>
    <w:p w:rsidRPr="00C64922" w:rsidR="00DD51B1" w:rsidP="00FD31AC" w:rsidRDefault="00DD51B1" w14:paraId="4F8D453B" w14:textId="77777777">
      <w:pPr>
        <w:pStyle w:val="Heading3"/>
      </w:pPr>
      <w:bookmarkStart w:name="_Representing_“no_known”" w:id="1349"/>
      <w:bookmarkStart w:name="_Representing_“no_known" w:id="1350"/>
      <w:bookmarkStart w:name="_Toc11043630" w:id="1351"/>
      <w:bookmarkStart w:name="_Toc11045619" w:id="1352"/>
      <w:bookmarkStart w:name="_Toc11391287" w:id="1353"/>
      <w:bookmarkStart w:name="_Ref21896139" w:id="1354"/>
      <w:bookmarkStart w:name="_Ref21896147" w:id="1355"/>
      <w:bookmarkStart w:name="_Toc119939853" w:id="1356"/>
      <w:bookmarkStart w:name="_Toc135312884" w:id="1357"/>
      <w:bookmarkStart w:name="_Toc10707506" w:id="1358"/>
      <w:bookmarkEnd w:id="1349"/>
      <w:bookmarkEnd w:id="1350"/>
      <w:r w:rsidRPr="00C64922">
        <w:t>Representing “no known</w:t>
      </w:r>
      <w:r w:rsidR="00B85A9E">
        <w:t>”</w:t>
      </w:r>
      <w:r w:rsidRPr="00C64922">
        <w:t xml:space="preserve"> </w:t>
      </w:r>
      <w:r w:rsidR="0029558F">
        <w:t>I</w:t>
      </w:r>
      <w:r w:rsidRPr="00C64922">
        <w:t xml:space="preserve">nformation </w:t>
      </w:r>
      <w:r w:rsidR="0029558F">
        <w:t>Versus</w:t>
      </w:r>
      <w:r w:rsidRPr="00C64922">
        <w:t xml:space="preserve"> “</w:t>
      </w:r>
      <w:r w:rsidR="0029558F">
        <w:t>n</w:t>
      </w:r>
      <w:r w:rsidRPr="00C64922">
        <w:t>o information”</w:t>
      </w:r>
      <w:bookmarkEnd w:id="1351"/>
      <w:bookmarkEnd w:id="1352"/>
      <w:bookmarkEnd w:id="1353"/>
      <w:bookmarkEnd w:id="1354"/>
      <w:bookmarkEnd w:id="1355"/>
      <w:bookmarkEnd w:id="1356"/>
      <w:bookmarkEnd w:id="1357"/>
      <w:r w:rsidRPr="00C64922">
        <w:t xml:space="preserve"> </w:t>
      </w:r>
      <w:bookmarkEnd w:id="1358"/>
    </w:p>
    <w:p w:rsidRPr="00D14360" w:rsidR="00A765D9" w:rsidP="00A765D9" w:rsidRDefault="00A765D9" w14:paraId="79A5D693" w14:textId="77777777">
      <w:pPr>
        <w:rPr>
          <w:color w:val="000000"/>
        </w:rPr>
      </w:pPr>
      <w:r w:rsidRPr="00D14360">
        <w:rPr>
          <w:color w:val="000000"/>
        </w:rPr>
        <w:t>There is a distinction to be made between representing “no information” and representing “no known information</w:t>
      </w:r>
      <w:r w:rsidRPr="00D14360" w:rsidR="00D36DFA">
        <w:rPr>
          <w:color w:val="000000"/>
        </w:rPr>
        <w:t>.</w:t>
      </w:r>
      <w:r w:rsidRPr="00D14360">
        <w:rPr>
          <w:color w:val="000000"/>
        </w:rPr>
        <w:t>”  In the case of “no known information</w:t>
      </w:r>
      <w:r w:rsidRPr="00D14360" w:rsidR="00D36DFA">
        <w:rPr>
          <w:color w:val="000000"/>
        </w:rPr>
        <w:t>,</w:t>
      </w:r>
      <w:r w:rsidRPr="00D14360">
        <w:rPr>
          <w:color w:val="000000"/>
        </w:rPr>
        <w:t xml:space="preserve">” the author is not explicitly asserting the presence or absence of information for the data element. “No information” is an explicit assertion that there is no information for that data element in the system. </w:t>
      </w:r>
    </w:p>
    <w:p w:rsidRPr="00D14360" w:rsidR="00DD51B1" w:rsidP="00B505D2" w:rsidRDefault="00DD51B1" w14:paraId="6A25C60D" w14:textId="77777777">
      <w:pPr>
        <w:pStyle w:val="NormalWeb"/>
        <w:spacing w:before="0" w:beforeAutospacing="0" w:after="120" w:afterAutospacing="0"/>
        <w:rPr>
          <w:rFonts w:cs="Calibri"/>
          <w:szCs w:val="22"/>
        </w:rPr>
      </w:pPr>
      <w:r w:rsidRPr="00D14360">
        <w:rPr>
          <w:rFonts w:cs="Calibri"/>
          <w:color w:val="000000"/>
          <w:szCs w:val="22"/>
        </w:rPr>
        <w:t>It is the difference between these statements: “I don’t know if the patient has any allergies” (no information) and “The patient states that he is not allergic to anything” (no known).</w:t>
      </w:r>
    </w:p>
    <w:p w:rsidRPr="00D14360" w:rsidR="00DD51B1" w:rsidP="00B505D2" w:rsidRDefault="00DD51B1" w14:paraId="462BDC48" w14:textId="77777777">
      <w:pPr>
        <w:pStyle w:val="NormalWeb"/>
        <w:spacing w:before="0" w:beforeAutospacing="0" w:after="120" w:afterAutospacing="0"/>
        <w:rPr>
          <w:rFonts w:cs="Calibri"/>
          <w:szCs w:val="22"/>
        </w:rPr>
      </w:pPr>
      <w:r w:rsidRPr="00D14360">
        <w:rPr>
          <w:rFonts w:cs="Calibri"/>
          <w:color w:val="000000"/>
          <w:szCs w:val="22"/>
        </w:rPr>
        <w:t>In cases where “</w:t>
      </w:r>
      <w:r w:rsidRPr="00D14360" w:rsidR="00A765D9">
        <w:rPr>
          <w:rFonts w:cs="Calibri"/>
          <w:color w:val="000000"/>
          <w:szCs w:val="22"/>
        </w:rPr>
        <w:t>n</w:t>
      </w:r>
      <w:r w:rsidRPr="00D14360">
        <w:rPr>
          <w:rFonts w:cs="Calibri"/>
          <w:color w:val="000000"/>
          <w:szCs w:val="22"/>
        </w:rPr>
        <w:t xml:space="preserve">o </w:t>
      </w:r>
      <w:r w:rsidRPr="00D14360" w:rsidR="00A765D9">
        <w:rPr>
          <w:rFonts w:cs="Calibri"/>
          <w:color w:val="000000"/>
          <w:szCs w:val="22"/>
        </w:rPr>
        <w:t>k</w:t>
      </w:r>
      <w:r w:rsidRPr="00D14360">
        <w:rPr>
          <w:rFonts w:cs="Calibri"/>
          <w:color w:val="000000"/>
          <w:szCs w:val="22"/>
        </w:rPr>
        <w:t xml:space="preserve">nown” information is being </w:t>
      </w:r>
      <w:r w:rsidRPr="00D14360" w:rsidR="00C23807">
        <w:rPr>
          <w:rFonts w:cs="Calibri"/>
          <w:color w:val="000000"/>
          <w:szCs w:val="22"/>
        </w:rPr>
        <w:t>asserted,</w:t>
      </w:r>
      <w:r w:rsidRPr="00D14360">
        <w:rPr>
          <w:rFonts w:cs="Calibri"/>
          <w:color w:val="000000"/>
          <w:szCs w:val="22"/>
        </w:rPr>
        <w:t xml:space="preserve"> negation indicators should be used.  A negation indicator (negationInd) is used to flag the act as described in the third example within Chapter 3.6 of the C-CDA Implementation Guide. Explicit codes for no known information, </w:t>
      </w:r>
      <w:r w:rsidRPr="00D14360" w:rsidR="00596CA4">
        <w:rPr>
          <w:rFonts w:cs="Calibri"/>
          <w:color w:val="000000"/>
          <w:szCs w:val="22"/>
        </w:rPr>
        <w:t>such as "no known allergies"</w:t>
      </w:r>
      <w:r w:rsidRPr="00D14360">
        <w:rPr>
          <w:rFonts w:cs="Calibri"/>
          <w:color w:val="000000"/>
          <w:szCs w:val="22"/>
        </w:rPr>
        <w:t xml:space="preserve"> within an Allergy Observation, are not recommended within Consolidated CDA. Rather, a negation indicator is to be used on the act along with a text description along with a code indicating the data that has no value.</w:t>
      </w:r>
    </w:p>
    <w:p w:rsidR="004A69DF" w:rsidP="004A69DF" w:rsidRDefault="004A69DF" w14:paraId="1BAE7DCA" w14:textId="77777777">
      <w:pPr>
        <w:pStyle w:val="NormalWeb"/>
        <w:spacing w:before="0" w:beforeAutospacing="0" w:after="120" w:afterAutospacing="0"/>
        <w:rPr>
          <w:rFonts w:cs="Calibri"/>
          <w:color w:val="000000"/>
          <w:szCs w:val="22"/>
        </w:rPr>
      </w:pPr>
      <w:r w:rsidRPr="00D14360">
        <w:rPr>
          <w:rFonts w:cs="Calibri"/>
          <w:color w:val="000000"/>
          <w:szCs w:val="22"/>
        </w:rPr>
        <w:t>When representing the concept of “no known” information, ambiguity for the use of negationInd within the observation acts resulting from limitations of the earlier RIM version used by CDA R2 is acknowledged. Specific examples have been adopted for frequently needed negation semantics such as “no known problems” and “no known allergies”. In the future observation templates need to expressly define if the default actionNegationInd behavior is intended or if negationInd is intended to function as a valueNegationInd. This will need to be addressed in a future version of C-CDA.</w:t>
      </w:r>
    </w:p>
    <w:p w:rsidRPr="00D14360" w:rsidR="00B85A9E" w:rsidP="003A3D50" w:rsidRDefault="005C79A1" w14:paraId="101C7ABD" w14:textId="7468DEF3">
      <w:pPr>
        <w:pStyle w:val="Caption"/>
        <w:spacing w:after="0"/>
        <w:rPr>
          <w:rFonts w:cs="Calibri"/>
          <w:color w:val="000000"/>
          <w:szCs w:val="22"/>
        </w:rPr>
      </w:pPr>
      <w:r>
        <w:t xml:space="preserve">  </w:t>
      </w:r>
      <w:bookmarkStart w:name="_Toc118898750" w:id="1359"/>
      <w:bookmarkStart w:name="_Toc119939952" w:id="1360"/>
      <w:bookmarkStart w:name="_Toc135312984" w:id="1361"/>
      <w:r w:rsidR="00B85A9E">
        <w:t xml:space="preserve">Example </w:t>
      </w:r>
      <w:r>
        <w:fldChar w:fldCharType="begin"/>
      </w:r>
      <w:r>
        <w:instrText>SEQ Example \* ARABIC</w:instrText>
      </w:r>
      <w:r>
        <w:fldChar w:fldCharType="separate"/>
      </w:r>
      <w:r w:rsidR="00DC1072">
        <w:rPr>
          <w:noProof/>
        </w:rPr>
        <w:t>29</w:t>
      </w:r>
      <w:r>
        <w:fldChar w:fldCharType="end"/>
      </w:r>
      <w:r w:rsidR="00B85A9E">
        <w:t>: Allergy List</w:t>
      </w:r>
      <w:bookmarkEnd w:id="1359"/>
      <w:bookmarkEnd w:id="1360"/>
      <w:bookmarkEnd w:id="1361"/>
    </w:p>
    <w:tbl>
      <w:tblPr>
        <w:tblW w:w="935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2B7F06" w:rsidTr="004E29C8" w14:paraId="556D46E4" w14:textId="77777777">
        <w:tc>
          <w:tcPr>
            <w:tcW w:w="9350" w:type="dxa"/>
          </w:tcPr>
          <w:p w:rsidRPr="00C64922" w:rsidR="002B7F06" w:rsidP="00486FB8" w:rsidRDefault="002B7F06" w14:paraId="2F9D5BA9"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&lt;!-- ************************* ALLERGY LIST ****************************** --&gt;</w:t>
            </w:r>
          </w:p>
          <w:p w:rsidRPr="00C64922" w:rsidR="002B7F06" w:rsidP="00486FB8" w:rsidRDefault="002B7F06" w14:paraId="42D2224F"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&lt;component&gt;</w:t>
            </w:r>
          </w:p>
          <w:p w:rsidRPr="00C64922" w:rsidR="002B7F06" w:rsidP="00486FB8" w:rsidRDefault="002B7F06" w14:paraId="127B0838"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&lt;section&gt;</w:t>
            </w:r>
          </w:p>
          <w:p w:rsidRPr="00C64922" w:rsidR="002B7F06" w:rsidP="00486FB8" w:rsidRDefault="002B7F06" w14:paraId="14F705D1"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conforms to Allergies section with entries optional --&gt;</w:t>
            </w:r>
          </w:p>
          <w:p w:rsidRPr="00C64922" w:rsidR="002B7F06" w:rsidP="00486FB8" w:rsidRDefault="002B7F06" w14:paraId="63A6E29D"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root="2.16.840.1.113883.10.20.22.2.6" extension="2015-08-01"/&gt;</w:t>
            </w:r>
          </w:p>
          <w:p w:rsidRPr="00C64922" w:rsidR="002B7F06" w:rsidP="00486FB8" w:rsidRDefault="002B7F06" w14:paraId="14508A03"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root="2.16.840.1.113883.10.20.22.2.6"/&gt;</w:t>
            </w:r>
          </w:p>
          <w:p w:rsidRPr="00C64922" w:rsidR="002B7F06" w:rsidP="00486FB8" w:rsidRDefault="002B7F06" w14:paraId="70CB5AEC"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Allergies section with entries required --&gt;</w:t>
            </w:r>
          </w:p>
          <w:p w:rsidRPr="00C64922" w:rsidR="002B7F06" w:rsidP="00486FB8" w:rsidRDefault="002B7F06" w14:paraId="446BF4AA"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root="2.16.840.1.113883.10.20.22.2.6.1"/&gt;</w:t>
            </w:r>
          </w:p>
          <w:p w:rsidRPr="00C64922" w:rsidR="002B7F06" w:rsidP="00486FB8" w:rsidRDefault="002B7F06" w14:paraId="7C95EB01"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root="2.16.840.1.113883.10.20.22.2.6.1" extension="2015-08-01"/&gt;</w:t>
            </w:r>
          </w:p>
          <w:p w:rsidRPr="00C64922" w:rsidR="002B7F06" w:rsidP="00486FB8" w:rsidRDefault="002B7F06" w14:paraId="1E658FFC"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code="48765-2" codeSystem="2.16.840.1.113883.6.1"/&gt;</w:t>
            </w:r>
          </w:p>
          <w:p w:rsidRPr="00C64922" w:rsidR="002B7F06" w:rsidP="00486FB8" w:rsidRDefault="002B7F06" w14:paraId="39516B86"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&lt;title&gt;ALLERGIES, ADVERSE REACTIONS, ALERTS&lt;/title&gt;</w:t>
            </w:r>
          </w:p>
          <w:p w:rsidRPr="00C64922" w:rsidR="002B7F06" w:rsidP="00486FB8" w:rsidRDefault="002B7F06" w14:paraId="0396B745"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&lt;text&gt;No Known Allergies&lt;/text&gt;</w:t>
            </w:r>
          </w:p>
          <w:p w:rsidRPr="00C64922" w:rsidR="002B7F06" w:rsidP="00486FB8" w:rsidRDefault="002B7F06" w14:paraId="48017F66"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&lt;entry typeCode="DRIV"&gt;</w:t>
            </w:r>
          </w:p>
          <w:p w:rsidRPr="00C64922" w:rsidR="002B7F06" w:rsidP="00486FB8" w:rsidRDefault="002B7F06" w14:paraId="7C8141C5"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Allergy Concern Act --&gt;</w:t>
            </w:r>
          </w:p>
          <w:p w:rsidRPr="00C64922" w:rsidR="002B7F06" w:rsidP="00486FB8" w:rsidRDefault="002B7F06" w14:paraId="05C51AFB"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&lt;act classCode="ACT" moodCode="EVN"&gt;</w:t>
            </w:r>
          </w:p>
          <w:p w:rsidRPr="00C64922" w:rsidR="002B7F06" w:rsidP="00486FB8" w:rsidRDefault="002B7F06" w14:paraId="75A8BEC3"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root="2.16.840.1.113883.10.20.22.4.30" extension="2015-08-01"/&gt;</w:t>
            </w:r>
          </w:p>
          <w:p w:rsidRPr="00C64922" w:rsidR="002B7F06" w:rsidP="00486FB8" w:rsidRDefault="002B7F06" w14:paraId="65AB25CA"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root="2.16.840.1.113883.10.20.22.4.30"/&gt;</w:t>
            </w:r>
          </w:p>
          <w:p w:rsidRPr="00C64922" w:rsidR="002B7F06" w:rsidP="00486FB8" w:rsidRDefault="002B7F06" w14:paraId="71D5A666"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&lt;id root="36e3e930-7b14-11db-9fe1-0800200c9a66"/&gt;</w:t>
            </w:r>
          </w:p>
          <w:p w:rsidRPr="00C64922" w:rsidR="002B7F06" w:rsidP="00486FB8" w:rsidRDefault="002B7F06" w14:paraId="2C5D861A"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SDWG supports 48765-2 or CONC in the code element --&gt;</w:t>
            </w:r>
          </w:p>
          <w:p w:rsidRPr="00C64922" w:rsidR="002B7F06" w:rsidP="00486FB8" w:rsidRDefault="002B7F06" w14:paraId="1AEE4E6B"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code="CONC" codeSystem="2.16.840.1.113883.5.6"/&gt;</w:t>
            </w:r>
          </w:p>
          <w:p w:rsidRPr="00C64922" w:rsidR="002B7F06" w:rsidP="00486FB8" w:rsidRDefault="002B7F06" w14:paraId="43431079"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&lt;statusCode code="active"/&gt; &lt;!--currently tracked concerns are active concerns--&gt;</w:t>
            </w:r>
          </w:p>
          <w:p w:rsidRPr="00C64922" w:rsidR="002B7F06" w:rsidP="00486FB8" w:rsidRDefault="002B7F06" w14:paraId="7EDBD53C"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&lt;effectiveTime&gt;</w:t>
            </w:r>
          </w:p>
          <w:p w:rsidRPr="00C64922" w:rsidR="002B7F06" w:rsidP="00486FB8" w:rsidRDefault="002B7F06" w14:paraId="5290527C"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&lt;low value="20091201"/&gt; &lt;!--show time when the concern first began being tracked--&gt;</w:t>
            </w:r>
          </w:p>
          <w:p w:rsidRPr="00C64922" w:rsidR="002B7F06" w:rsidP="00486FB8" w:rsidRDefault="002B7F06" w14:paraId="05B94A46"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&lt;/effectiveTime&gt;</w:t>
            </w:r>
          </w:p>
          <w:p w:rsidRPr="00C64922" w:rsidR="002B7F06" w:rsidP="00486FB8" w:rsidRDefault="002B7F06" w14:paraId="30631022"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&lt;entryRelationship typeCode="SUBJ"&gt;</w:t>
            </w:r>
          </w:p>
          <w:p w:rsidRPr="00C64922" w:rsidR="002B7F06" w:rsidP="00486FB8" w:rsidRDefault="002B7F06" w14:paraId="636EC4BC"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No Known Allergies --&gt;</w:t>
            </w:r>
          </w:p>
          <w:p w:rsidRPr="00C64922" w:rsidR="002B7F06" w:rsidP="00486FB8" w:rsidRDefault="002B7F06" w14:paraId="2B7E5F14"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The negationInd = true negates the observation/value --&gt;</w:t>
            </w:r>
          </w:p>
          <w:p w:rsidRPr="00C64922" w:rsidR="002B7F06" w:rsidP="00486FB8" w:rsidRDefault="002B7F06" w14:paraId="2A1242A1"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The use of negationInd corresponds with the newer Observation.valueNegationInd --&gt;</w:t>
            </w:r>
          </w:p>
          <w:p w:rsidRPr="00C64922" w:rsidR="002B7F06" w:rsidP="00486FB8" w:rsidRDefault="002B7F06" w14:paraId="1992F574"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&lt;observation classCode="OBS" moodCode="EVN" negationInd="true"&gt;</w:t>
            </w:r>
          </w:p>
          <w:p w:rsidRPr="00C64922" w:rsidR="002B7F06" w:rsidP="00486FB8" w:rsidRDefault="002B7F06" w14:paraId="35DF2A40"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allergy - intolerance observation template --&gt;</w:t>
            </w:r>
          </w:p>
          <w:p w:rsidRPr="00C64922" w:rsidR="002B7F06" w:rsidP="00486FB8" w:rsidRDefault="002B7F06" w14:paraId="4D649B30"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root="2.16.840.1.113883.10.20.22.4.7" extension="2014-06-09"/&gt;</w:t>
            </w:r>
          </w:p>
          <w:p w:rsidRPr="00C64922" w:rsidR="002B7F06" w:rsidP="00486FB8" w:rsidRDefault="002B7F06" w14:paraId="27A25449"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root="2.16.840.1.113883.10.20.22.4.7"/&gt;</w:t>
            </w:r>
          </w:p>
          <w:p w:rsidRPr="00C64922" w:rsidR="002B7F06" w:rsidP="00486FB8" w:rsidRDefault="002B7F06" w14:paraId="198831D0"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&lt;id root="4adc1020-7b14-11db-9fe1-0800200c9a66"/&gt;</w:t>
            </w:r>
          </w:p>
          <w:p w:rsidRPr="00C64922" w:rsidR="002B7F06" w:rsidP="00486FB8" w:rsidRDefault="002B7F06" w14:paraId="18EBC25F"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code="ASSERTION" codeSystem="2.16.840.1.113883.5.4"/&gt;</w:t>
            </w:r>
          </w:p>
          <w:p w:rsidRPr="00C64922" w:rsidR="002B7F06" w:rsidP="00486FB8" w:rsidRDefault="002B7F06" w14:paraId="278C66C4"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&lt;statusCode code="completed"/&gt;</w:t>
            </w:r>
          </w:p>
          <w:p w:rsidRPr="00C64922" w:rsidR="002B7F06" w:rsidP="00486FB8" w:rsidRDefault="002B7F06" w14:paraId="504F4624"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N/A - author/time records when this assertion was made --&gt;</w:t>
            </w:r>
          </w:p>
          <w:p w:rsidRPr="00C64922" w:rsidR="002B7F06" w:rsidP="00486FB8" w:rsidRDefault="002B7F06" w14:paraId="0C42C439"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&lt;effectiveTime&gt;</w:t>
            </w:r>
          </w:p>
          <w:p w:rsidRPr="00C64922" w:rsidR="002B7F06" w:rsidP="00486FB8" w:rsidRDefault="002B7F06" w14:paraId="786E7CD2"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&lt;low nullFlavor= "NA" /&gt;</w:t>
            </w:r>
          </w:p>
          <w:p w:rsidRPr="00C64922" w:rsidR="002B7F06" w:rsidP="00486FB8" w:rsidRDefault="002B7F06" w14:paraId="41B77462"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&lt;/effectiveTime&gt;</w:t>
            </w:r>
          </w:p>
          <w:p w:rsidRPr="00C64922" w:rsidR="002B7F06" w:rsidP="00486FB8" w:rsidRDefault="002B7F06" w14:paraId="35F8A340"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&lt;value xsi:type="CD" code="419199007"</w:t>
            </w:r>
          </w:p>
          <w:p w:rsidRPr="00C64922" w:rsidR="002B7F06" w:rsidP="00486FB8" w:rsidRDefault="002B7F06" w14:paraId="1E9BAB50"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displayName="Allergy to substance (disorder)"</w:t>
            </w:r>
          </w:p>
          <w:p w:rsidRPr="00C64922" w:rsidR="002B7F06" w:rsidP="00486FB8" w:rsidRDefault="002B7F06" w14:paraId="5507E677"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codeSystem="2.16.840.1.113883.6.96"</w:t>
            </w:r>
          </w:p>
          <w:p w:rsidRPr="00C64922" w:rsidR="002B7F06" w:rsidP="00486FB8" w:rsidRDefault="002B7F06" w14:paraId="2B214B3C"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codeSystemName="SNOMED CT"/&gt;</w:t>
            </w:r>
          </w:p>
          <w:p w:rsidRPr="00C64922" w:rsidR="002B7F06" w:rsidP="00486FB8" w:rsidRDefault="002B7F06" w14:paraId="374FF4C5"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&lt;author&gt;</w:t>
            </w:r>
          </w:p>
          <w:p w:rsidRPr="00C64922" w:rsidR="002B7F06" w:rsidP="00486FB8" w:rsidRDefault="002B7F06" w14:paraId="116DF758"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&lt;time value="20100103"/&gt;</w:t>
            </w:r>
          </w:p>
          <w:p w:rsidRPr="00C64922" w:rsidR="002B7F06" w:rsidP="00486FB8" w:rsidRDefault="002B7F06" w14:paraId="42B6B346"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&lt;assignedAuthor&gt;</w:t>
            </w:r>
          </w:p>
          <w:p w:rsidRPr="00C64922" w:rsidR="002B7F06" w:rsidP="00486FB8" w:rsidRDefault="002B7F06" w14:paraId="76086921"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&lt;id extension="99999999" root="2.16.840.1.113883.4.6"/&gt;</w:t>
            </w:r>
          </w:p>
          <w:p w:rsidRPr="00C64922" w:rsidR="002B7F06" w:rsidP="00486FB8" w:rsidRDefault="002B7F06" w14:paraId="3BB61BFD"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code="200000000X" codeSystem="2.16.840.1.113883.6.101"</w:t>
            </w:r>
          </w:p>
          <w:p w:rsidRPr="00C64922" w:rsidR="002B7F06" w:rsidP="00486FB8" w:rsidRDefault="002B7F06" w14:paraId="545C7C45"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displayName="Allopathic &amp;amp; Osteopathic Physicians"/&gt;</w:t>
            </w:r>
          </w:p>
          <w:p w:rsidRPr="00C64922" w:rsidR="002B7F06" w:rsidP="00486FB8" w:rsidRDefault="002B7F06" w14:paraId="7B184837"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&lt;telecom use="WP" value="tel:555-555-1002"/&gt;</w:t>
            </w:r>
          </w:p>
          <w:p w:rsidRPr="00C64922" w:rsidR="002B7F06" w:rsidP="00486FB8" w:rsidRDefault="002B7F06" w14:paraId="6D976E6C"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&lt;assignedPerson&gt;</w:t>
            </w:r>
          </w:p>
          <w:p w:rsidRPr="00C64922" w:rsidR="002B7F06" w:rsidP="00486FB8" w:rsidRDefault="002B7F06" w14:paraId="65741C98"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&lt;name&gt;</w:t>
            </w:r>
          </w:p>
          <w:p w:rsidRPr="00C64922" w:rsidR="002B7F06" w:rsidP="00486FB8" w:rsidRDefault="002B7F06" w14:paraId="3279DAB2"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&lt;given&gt;Henry&lt;/given&gt;</w:t>
            </w:r>
          </w:p>
          <w:p w:rsidRPr="00C64922" w:rsidR="002B7F06" w:rsidP="00486FB8" w:rsidRDefault="002B7F06" w14:paraId="07C7B296"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&lt;family&gt;Seven&lt;/family&gt;</w:t>
            </w:r>
          </w:p>
          <w:p w:rsidRPr="00C64922" w:rsidR="002B7F06" w:rsidP="00486FB8" w:rsidRDefault="002B7F06" w14:paraId="131AE8C1"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&lt;/name&gt;</w:t>
            </w:r>
          </w:p>
          <w:p w:rsidRPr="00C64922" w:rsidR="002B7F06" w:rsidP="00486FB8" w:rsidRDefault="002B7F06" w14:paraId="0A5FF9CD"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&lt;/assignedPerson&gt;</w:t>
            </w:r>
          </w:p>
          <w:p w:rsidRPr="00C64922" w:rsidR="002B7F06" w:rsidP="00486FB8" w:rsidRDefault="002B7F06" w14:paraId="1EFEDE1A"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&lt;/assignedAuthor&gt;</w:t>
            </w:r>
          </w:p>
          <w:p w:rsidRPr="00C64922" w:rsidR="002B7F06" w:rsidP="00486FB8" w:rsidRDefault="002B7F06" w14:paraId="329B60DD"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&lt;/author&gt;</w:t>
            </w:r>
          </w:p>
          <w:p w:rsidRPr="00C64922" w:rsidR="002B7F06" w:rsidP="00486FB8" w:rsidRDefault="002B7F06" w14:paraId="0DDFDAD3"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In C-CDA R2.1 the participant is required. --&gt;</w:t>
            </w:r>
          </w:p>
          <w:p w:rsidRPr="00C64922" w:rsidR="002B7F06" w:rsidP="00486FB8" w:rsidRDefault="002B7F06" w14:paraId="5FDA90A4"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&lt;participant typeCode="CSM"&gt;</w:t>
            </w:r>
          </w:p>
          <w:p w:rsidRPr="00C64922" w:rsidR="002B7F06" w:rsidP="00486FB8" w:rsidRDefault="002B7F06" w14:paraId="5EEBC210" w14:textId="77777777">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 xml:space="preserve">        </w:t>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&lt;participantRole classCode="MANU"&gt;</w:t>
            </w:r>
          </w:p>
          <w:p w:rsidRPr="00C64922" w:rsidR="002B7F06" w:rsidP="00486FB8" w:rsidRDefault="002B7F06" w14:paraId="1580BB87" w14:textId="77777777">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&lt;playingEntity classCode="MMAT"&gt;</w:t>
            </w:r>
          </w:p>
          <w:p w:rsidRPr="00C64922" w:rsidR="002B7F06" w:rsidP="00486FB8" w:rsidRDefault="002B7F06" w14:paraId="06A6EA1C" w14:textId="77777777">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&lt;code nullFlavor="NA"/&gt;</w:t>
            </w:r>
          </w:p>
          <w:p w:rsidRPr="00C64922" w:rsidR="002B7F06" w:rsidP="00486FB8" w:rsidRDefault="002B7F06" w14:paraId="4C6FF343" w14:textId="77777777">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&lt;/playingEntity&gt;</w:t>
            </w:r>
          </w:p>
          <w:p w:rsidRPr="00C64922" w:rsidR="002B7F06" w:rsidP="00486FB8" w:rsidRDefault="002B7F06" w14:paraId="7DD428ED" w14:textId="77777777">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&lt;/participantRole&gt;</w:t>
            </w:r>
          </w:p>
          <w:p w:rsidRPr="00C64922" w:rsidR="002B7F06" w:rsidP="00486FB8" w:rsidRDefault="002B7F06" w14:paraId="4F331943" w14:textId="77777777">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&lt;/participant&gt;</w:t>
            </w:r>
          </w:p>
          <w:p w:rsidRPr="00C64922" w:rsidR="002B7F06" w:rsidP="00486FB8" w:rsidRDefault="002B7F06" w14:paraId="765D0145"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&lt;/observation&gt;</w:t>
            </w:r>
          </w:p>
          <w:p w:rsidRPr="00C64922" w:rsidR="002B7F06" w:rsidP="00486FB8" w:rsidRDefault="002B7F06" w14:paraId="69069D6A"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&lt;/entryRelationship&gt;</w:t>
            </w:r>
          </w:p>
          <w:p w:rsidRPr="00C64922" w:rsidR="002B7F06" w:rsidP="00486FB8" w:rsidRDefault="002B7F06" w14:paraId="3DD1D455"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&lt;/act&gt;</w:t>
            </w:r>
          </w:p>
          <w:p w:rsidRPr="00C64922" w:rsidR="002B7F06" w:rsidP="00486FB8" w:rsidRDefault="002B7F06" w14:paraId="35CB9F24"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&lt;/entry&gt;</w:t>
            </w:r>
          </w:p>
          <w:p w:rsidRPr="00D14360" w:rsidR="002B7F06" w:rsidDel="00B85A9E" w:rsidP="00486FB8" w:rsidRDefault="002B7F06" w14:paraId="5FA4EEE2" w14:textId="77777777">
            <w:pPr>
              <w:pStyle w:val="NormalWeb"/>
              <w:spacing w:before="0" w:beforeAutospacing="0" w:after="0" w:afterAutospacing="0"/>
              <w:rPr>
                <w:rFonts w:ascii="Courier New" w:hAnsi="Courier New" w:cs="Courier New"/>
                <w:color w:val="000000"/>
                <w:sz w:val="16"/>
                <w:szCs w:val="16"/>
              </w:rPr>
            </w:pPr>
          </w:p>
        </w:tc>
      </w:tr>
    </w:tbl>
    <w:p w:rsidR="000C7953" w:rsidP="00B85A9E" w:rsidRDefault="000C7953" w14:paraId="5C457D28" w14:textId="77777777">
      <w:pPr>
        <w:pStyle w:val="NormalWeb"/>
        <w:spacing w:before="0" w:beforeAutospacing="0" w:after="120" w:afterAutospacing="0"/>
        <w:rPr>
          <w:rFonts w:ascii="Calibri Light" w:hAnsi="Calibri Light" w:cs="Calibri Light"/>
          <w:color w:val="000000"/>
          <w:szCs w:val="22"/>
        </w:rPr>
      </w:pPr>
      <w:bookmarkStart w:name="_Toc15469446" w:id="1362"/>
      <w:bookmarkStart w:name="_Toc15479894" w:id="1363"/>
      <w:bookmarkStart w:name="_Toc18495074" w:id="1364"/>
      <w:bookmarkStart w:name="_Toc19870305" w:id="1365"/>
      <w:bookmarkStart w:name="_Toc20480994" w:id="1366"/>
      <w:bookmarkEnd w:id="1362"/>
      <w:bookmarkEnd w:id="1363"/>
      <w:bookmarkEnd w:id="1364"/>
      <w:bookmarkEnd w:id="1365"/>
      <w:bookmarkEnd w:id="1366"/>
    </w:p>
    <w:p w:rsidRPr="003A3D50" w:rsidR="00B85A9E" w:rsidP="00B85A9E" w:rsidRDefault="00B85A9E" w14:paraId="70DF49AF" w14:textId="7ACD823B">
      <w:pPr>
        <w:pStyle w:val="NormalWeb"/>
        <w:spacing w:before="0" w:beforeAutospacing="0" w:after="120" w:afterAutospacing="0"/>
        <w:rPr>
          <w:rFonts w:cs="Calibri"/>
          <w:color w:val="000000"/>
          <w:szCs w:val="22"/>
        </w:rPr>
      </w:pPr>
      <w:r w:rsidRPr="003A3D50">
        <w:rPr>
          <w:rFonts w:cs="Calibri"/>
          <w:color w:val="000000"/>
          <w:szCs w:val="22"/>
        </w:rPr>
        <w:t xml:space="preserve">To represent that a section has “no information”, the section should be </w:t>
      </w:r>
      <w:r w:rsidRPr="00863460" w:rsidR="00863460">
        <w:rPr>
          <w:rFonts w:cs="Calibri"/>
          <w:color w:val="000000"/>
          <w:szCs w:val="22"/>
        </w:rPr>
        <w:t>included,</w:t>
      </w:r>
      <w:r w:rsidRPr="003A3D50">
        <w:rPr>
          <w:rFonts w:cs="Calibri"/>
          <w:color w:val="000000"/>
          <w:szCs w:val="22"/>
        </w:rPr>
        <w:t xml:space="preserve"> and a null value of NI used to convey that there is no information in the source system for this section.  To represent that a section has information in the source </w:t>
      </w:r>
      <w:r w:rsidRPr="003A3D50" w:rsidR="00674F35">
        <w:rPr>
          <w:rFonts w:cs="Calibri"/>
          <w:color w:val="000000"/>
          <w:szCs w:val="22"/>
        </w:rPr>
        <w:t>system,</w:t>
      </w:r>
      <w:r w:rsidRPr="003A3D50">
        <w:rPr>
          <w:rFonts w:cs="Calibri"/>
          <w:color w:val="000000"/>
          <w:szCs w:val="22"/>
        </w:rPr>
        <w:t xml:space="preserve"> but it has been excluded from the exchange document, the section should be included and a null value of MSK used to convey that the information in the source system for this section has not been provided by the sender due to security, privacy, or other reasons. The exact wording to be included in the narrative text for the notions of “no information” and “masked information” can be determined locally. </w:t>
      </w:r>
    </w:p>
    <w:p w:rsidRPr="00C64922" w:rsidR="00B85A9E" w:rsidP="00B85A9E" w:rsidRDefault="005C79A1" w14:paraId="411ABCD4" w14:textId="1FA778AB">
      <w:pPr>
        <w:pStyle w:val="Caption"/>
        <w:keepNext/>
        <w:spacing w:after="0"/>
      </w:pPr>
      <w:r>
        <w:t xml:space="preserve">  </w:t>
      </w:r>
      <w:bookmarkStart w:name="_Toc118898751" w:id="1367"/>
      <w:bookmarkStart w:name="_Toc119939953" w:id="1368"/>
      <w:bookmarkStart w:name="_Toc135312985" w:id="1369"/>
      <w:r w:rsidRPr="00C64922" w:rsidR="00B85A9E">
        <w:t xml:space="preserve">Example </w:t>
      </w:r>
      <w:r>
        <w:fldChar w:fldCharType="begin"/>
      </w:r>
      <w:r>
        <w:instrText>SEQ Example \* ARABIC</w:instrText>
      </w:r>
      <w:r>
        <w:fldChar w:fldCharType="separate"/>
      </w:r>
      <w:r w:rsidR="00DC1072">
        <w:rPr>
          <w:noProof/>
        </w:rPr>
        <w:t>30</w:t>
      </w:r>
      <w:r>
        <w:fldChar w:fldCharType="end"/>
      </w:r>
      <w:r w:rsidRPr="00C64922" w:rsidR="00B85A9E">
        <w:t xml:space="preserve">: </w:t>
      </w:r>
      <w:r w:rsidR="00B85A9E">
        <w:t>Allergies Section with No Information</w:t>
      </w:r>
      <w:bookmarkEnd w:id="1367"/>
      <w:bookmarkEnd w:id="1368"/>
      <w:bookmarkEnd w:id="1369"/>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B85A9E" w:rsidTr="004E29C8" w14:paraId="40300C1A" w14:textId="77777777">
        <w:tc>
          <w:tcPr>
            <w:tcW w:w="9350" w:type="dxa"/>
            <w:shd w:val="clear" w:color="auto" w:fill="auto"/>
          </w:tcPr>
          <w:p w:rsidRPr="001E5BB1" w:rsidR="00486FB8" w:rsidP="00486FB8" w:rsidRDefault="00486FB8" w14:paraId="39CAED67" w14:textId="77777777">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&lt;!-- ************************* ALLERGY LIST ****************************** --&gt;</w:t>
            </w:r>
          </w:p>
          <w:p w:rsidRPr="001E5BB1" w:rsidR="00486FB8" w:rsidP="00486FB8" w:rsidRDefault="00486FB8" w14:paraId="390260D6" w14:textId="77777777">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&lt;component&gt;</w:t>
            </w:r>
          </w:p>
          <w:p w:rsidRPr="001E5BB1" w:rsidR="00486FB8" w:rsidP="00486FB8" w:rsidRDefault="00486FB8" w14:paraId="2B49B21B" w14:textId="77777777">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 nullFlavor of NI indicates No Information.--&gt;</w:t>
            </w:r>
          </w:p>
          <w:p w:rsidRPr="001E5BB1" w:rsidR="00486FB8" w:rsidP="00486FB8" w:rsidRDefault="00486FB8" w14:paraId="454290C6" w14:textId="77777777">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&lt;section nullFlavor="NI"&gt;</w:t>
            </w:r>
          </w:p>
          <w:p w:rsidRPr="001E5BB1" w:rsidR="00486FB8" w:rsidP="00486FB8" w:rsidRDefault="00486FB8" w14:paraId="25B8C30A" w14:textId="77777777">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 conforms to Allergies section with entries optional --&gt;</w:t>
            </w:r>
          </w:p>
          <w:p w:rsidRPr="001E5BB1" w:rsidR="00486FB8" w:rsidP="00486FB8" w:rsidRDefault="00486FB8" w14:paraId="3C1F1892" w14:textId="77777777">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&lt;templateId root="2.16.840.1.113883.10.20.22.2.6" extension="2015-08-01"/&gt;</w:t>
            </w:r>
          </w:p>
          <w:p w:rsidRPr="001E5BB1" w:rsidR="00486FB8" w:rsidP="00486FB8" w:rsidRDefault="00486FB8" w14:paraId="0FFE6CE3" w14:textId="77777777">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&lt;templateId root="2.16.840.1.113883.10.20.22.2.6"/&gt;</w:t>
            </w:r>
          </w:p>
          <w:p w:rsidRPr="001E5BB1" w:rsidR="00486FB8" w:rsidP="00486FB8" w:rsidRDefault="00486FB8" w14:paraId="2EA3FDC2" w14:textId="77777777">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 Allergies section with entries required --&gt;</w:t>
            </w:r>
          </w:p>
          <w:p w:rsidRPr="001E5BB1" w:rsidR="00486FB8" w:rsidP="00486FB8" w:rsidRDefault="00486FB8" w14:paraId="644AC547" w14:textId="77777777">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&lt;templateId root="2.16.840.1.113883.10.20.22.2.6.1"/&gt;</w:t>
            </w:r>
          </w:p>
          <w:p w:rsidRPr="001E5BB1" w:rsidR="00486FB8" w:rsidP="00486FB8" w:rsidRDefault="00486FB8" w14:paraId="237F31C7" w14:textId="77777777">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&lt;templateId root="2.16.840.1.113883.10.20.22.2.6.1" extension="2015-08-01"/&gt;</w:t>
            </w:r>
          </w:p>
          <w:p w:rsidRPr="001E5BB1" w:rsidR="00486FB8" w:rsidP="00486FB8" w:rsidRDefault="00486FB8" w14:paraId="61A551DE" w14:textId="77777777">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&lt;code code="48765-2" codeSystem="2.16.840.1.113883.6.1"/&gt;</w:t>
            </w:r>
          </w:p>
          <w:p w:rsidRPr="001E5BB1" w:rsidR="00486FB8" w:rsidP="00486FB8" w:rsidRDefault="00486FB8" w14:paraId="1E42A2CB" w14:textId="77777777">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&lt;title&gt;ALLERGIES, ADVERSE REACTIONS, ALERTS&lt;/title&gt;</w:t>
            </w:r>
          </w:p>
          <w:p w:rsidRPr="001E5BB1" w:rsidR="00486FB8" w:rsidP="00486FB8" w:rsidRDefault="00486FB8" w14:paraId="7D6C03DC" w14:textId="77777777">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&lt;text&gt;No Information&lt;/text&gt;</w:t>
            </w:r>
          </w:p>
          <w:p w:rsidRPr="001E5BB1" w:rsidR="00B85A9E" w:rsidP="00486FB8" w:rsidRDefault="00486FB8" w14:paraId="33DCFF04" w14:textId="77777777">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&lt;/section&gt;</w:t>
            </w:r>
          </w:p>
        </w:tc>
      </w:tr>
    </w:tbl>
    <w:p w:rsidRPr="003A3D50" w:rsidR="00B85A9E" w:rsidP="00B85A9E" w:rsidRDefault="00B85A9E" w14:paraId="0E4D1E82" w14:textId="77777777">
      <w:pPr>
        <w:pStyle w:val="NormalWeb"/>
        <w:spacing w:before="0" w:beforeAutospacing="0" w:after="120" w:afterAutospacing="0"/>
        <w:rPr>
          <w:rFonts w:cs="Calibri"/>
          <w:szCs w:val="22"/>
        </w:rPr>
      </w:pPr>
    </w:p>
    <w:p w:rsidRPr="00B85A9E" w:rsidR="00771195" w:rsidP="00B85A9E" w:rsidRDefault="00771195" w14:paraId="3F982BA1" w14:textId="03358DE7">
      <w:pPr>
        <w:pStyle w:val="NormalWeb"/>
        <w:spacing w:before="0" w:beforeAutospacing="0" w:after="120" w:afterAutospacing="0"/>
        <w:rPr>
          <w:rFonts w:ascii="Calibri Light" w:hAnsi="Calibri Light" w:cs="Calibri Light"/>
          <w:szCs w:val="22"/>
        </w:rPr>
      </w:pPr>
      <w:r w:rsidRPr="003A3D50">
        <w:rPr>
          <w:rFonts w:cs="Calibri"/>
        </w:rPr>
        <w:t xml:space="preserve">If an organization has business rules that support </w:t>
      </w:r>
      <w:r w:rsidRPr="00570399">
        <w:rPr>
          <w:rFonts w:cs="Calibri"/>
          <w:color w:val="000000"/>
          <w:szCs w:val="22"/>
        </w:rPr>
        <w:t xml:space="preserve"> not providing information from the patient’s record  due to security, privacy, or other reasons</w:t>
      </w:r>
      <w:r w:rsidRPr="00FE6CC3">
        <w:rPr>
          <w:rFonts w:cs="Calibri"/>
          <w:color w:val="000000"/>
          <w:szCs w:val="22"/>
        </w:rPr>
        <w:t>, nullFlavor codes can be used to represent this information in a C-CDA document. The nullFlavor code used to indicate that information is not present due to security, privacy or other reason is MSK for “masked</w:t>
      </w:r>
      <w:r>
        <w:rPr>
          <w:rFonts w:cs="Calibri"/>
          <w:color w:val="000000"/>
          <w:szCs w:val="22"/>
        </w:rPr>
        <w:t>”. The nullFlavor code for “not applicable” is NA</w:t>
      </w:r>
      <w:r w:rsidR="004A4BB1">
        <w:rPr>
          <w:rFonts w:cs="Calibri"/>
          <w:color w:val="000000"/>
          <w:szCs w:val="22"/>
        </w:rPr>
        <w:t>.</w:t>
      </w:r>
      <w:r>
        <w:rPr>
          <w:rFonts w:cs="Calibri"/>
          <w:color w:val="000000"/>
          <w:szCs w:val="22"/>
        </w:rPr>
        <w:t xml:space="preserve"> When information is not present for these reasons, the text in the section.text element explains why. The exact meaning of the nullFlavor code can be used, or localized text that has the same semantic meaning can be used.</w:t>
      </w:r>
    </w:p>
    <w:p w:rsidR="00C12940" w:rsidP="00916D2D" w:rsidRDefault="005C79A1" w14:paraId="4BCEA77D" w14:textId="25B7EE33">
      <w:pPr>
        <w:pStyle w:val="Caption"/>
        <w:spacing w:after="0"/>
      </w:pPr>
      <w:r>
        <w:t xml:space="preserve">  </w:t>
      </w:r>
      <w:bookmarkStart w:name="_Toc118898752" w:id="1370"/>
      <w:bookmarkStart w:name="_Toc119939954" w:id="1371"/>
      <w:bookmarkStart w:name="_Toc135312986" w:id="1372"/>
      <w:r w:rsidR="00FB6C42">
        <w:t xml:space="preserve">Example </w:t>
      </w:r>
      <w:r>
        <w:fldChar w:fldCharType="begin"/>
      </w:r>
      <w:r>
        <w:instrText>SEQ Example \* ARABIC</w:instrText>
      </w:r>
      <w:r>
        <w:fldChar w:fldCharType="separate"/>
      </w:r>
      <w:r w:rsidR="00DC1072">
        <w:rPr>
          <w:noProof/>
        </w:rPr>
        <w:t>31</w:t>
      </w:r>
      <w:r>
        <w:fldChar w:fldCharType="end"/>
      </w:r>
      <w:r w:rsidR="00FB6C42">
        <w:t>:</w:t>
      </w:r>
      <w:r w:rsidR="00BA5010">
        <w:t xml:space="preserve"> </w:t>
      </w:r>
      <w:r w:rsidR="00C12940">
        <w:t>Excluding section due to business rules.</w:t>
      </w:r>
      <w:bookmarkEnd w:id="1370"/>
      <w:bookmarkEnd w:id="1371"/>
      <w:bookmarkEnd w:id="1372"/>
    </w:p>
    <w:p w:rsidRPr="00AD08FB" w:rsidR="00B85A9E" w:rsidP="003B0179" w:rsidRDefault="00596CA4" w14:paraId="51FC44BE" w14:textId="4737AC42">
      <w:pPr>
        <w:pStyle w:val="BodyText0"/>
        <w:ind w:left="990"/>
        <w:rPr>
          <w:rFonts w:ascii="Calibri Light" w:hAnsi="Calibri Light" w:cs="Calibri Light"/>
        </w:rPr>
      </w:pPr>
      <w:r w:rsidRPr="00AD08FB">
        <w:rPr>
          <w:rFonts w:ascii="Calibri Light" w:hAnsi="Calibri Light" w:cs="Calibri Light"/>
        </w:rPr>
        <w:t xml:space="preserve">Entire </w:t>
      </w:r>
      <w:r w:rsidRPr="00AD08FB" w:rsidR="00771195">
        <w:rPr>
          <w:rFonts w:ascii="Calibri Light" w:hAnsi="Calibri Light" w:cs="Calibri Light"/>
        </w:rPr>
        <w:t>section excluded because business rules of the author determine the section of information is not present due to security, privacy, or other reasons</w:t>
      </w:r>
    </w:p>
    <w:tbl>
      <w:tblPr>
        <w:tblW w:w="936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60"/>
      </w:tblGrid>
      <w:tr w:rsidR="00486FB8" w:rsidTr="003A3D50" w14:paraId="6F0037B8" w14:textId="77777777">
        <w:tc>
          <w:tcPr>
            <w:tcW w:w="9360" w:type="dxa"/>
          </w:tcPr>
          <w:p w:rsidRPr="002575E9" w:rsidR="000A1C87" w:rsidP="000A1C87" w:rsidRDefault="000A1C87" w14:paraId="55E62129" w14:textId="675D093F">
            <w:pPr>
              <w:rPr>
                <w:rFonts w:ascii="Courier New" w:hAnsi="Courier New" w:cs="Courier New"/>
                <w:sz w:val="16"/>
                <w:szCs w:val="16"/>
              </w:rPr>
            </w:pPr>
            <w:r w:rsidRPr="002575E9">
              <w:rPr>
                <w:rFonts w:ascii="Courier New" w:hAnsi="Courier New" w:cs="Courier New"/>
                <w:sz w:val="16"/>
                <w:szCs w:val="16"/>
              </w:rPr>
              <w:t>&lt;section nullFlavor</w:t>
            </w:r>
            <w:r w:rsidRPr="002575E9" w:rsidR="00947B4B">
              <w:rPr>
                <w:rFonts w:ascii="Courier New" w:hAnsi="Courier New" w:cs="Courier New"/>
                <w:sz w:val="16"/>
                <w:szCs w:val="16"/>
              </w:rPr>
              <w:t>=</w:t>
            </w:r>
            <w:r w:rsidR="00947B4B">
              <w:rPr>
                <w:rFonts w:ascii="Courier New" w:hAnsi="Courier New" w:cs="Courier New"/>
                <w:sz w:val="16"/>
                <w:szCs w:val="16"/>
              </w:rPr>
              <w:t>"</w:t>
            </w:r>
            <w:r w:rsidRPr="002575E9">
              <w:rPr>
                <w:rFonts w:ascii="Courier New" w:hAnsi="Courier New" w:cs="Courier New"/>
                <w:sz w:val="16"/>
                <w:szCs w:val="16"/>
              </w:rPr>
              <w:t>MSK</w:t>
            </w:r>
            <w:r w:rsidR="00947B4B">
              <w:rPr>
                <w:rFonts w:ascii="Courier New" w:hAnsi="Courier New" w:cs="Courier New"/>
                <w:sz w:val="16"/>
                <w:szCs w:val="16"/>
              </w:rPr>
              <w:t>"</w:t>
            </w:r>
            <w:r w:rsidRPr="002575E9" w:rsidR="00947B4B">
              <w:rPr>
                <w:rFonts w:ascii="Courier New" w:hAnsi="Courier New" w:cs="Courier New"/>
                <w:sz w:val="16"/>
                <w:szCs w:val="16"/>
              </w:rPr>
              <w:t>&gt;</w:t>
            </w:r>
          </w:p>
          <w:p w:rsidRPr="002575E9" w:rsidR="000A1C87" w:rsidP="000A1C87" w:rsidRDefault="000A1C87" w14:paraId="7893108F"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root="2.16.840.1.113883.10.20.22.2.7"/&gt;</w:t>
            </w:r>
          </w:p>
          <w:p w:rsidRPr="002575E9" w:rsidR="000A1C87" w:rsidP="000A1C87" w:rsidRDefault="000A1C87" w14:paraId="3CEF4904"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 extension="2014-06-09"/&gt;</w:t>
            </w:r>
          </w:p>
          <w:p w:rsidRPr="002575E9" w:rsidR="000A1C87" w:rsidP="000A1C87" w:rsidRDefault="000A1C87" w14:paraId="42D0FD16"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root="2.16.840.1.113883.10.20.22.2.7.1"/&gt;</w:t>
            </w:r>
          </w:p>
          <w:p w:rsidRPr="002575E9" w:rsidR="000A1C87" w:rsidP="000A1C87" w:rsidRDefault="000A1C87" w14:paraId="668A1EA4"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root="2.16.840.1.113883.10.20.22.2.7.1" extension="2014-06-09"/&gt;</w:t>
            </w:r>
          </w:p>
          <w:p w:rsidRPr="002575E9" w:rsidR="000A1C87" w:rsidP="000A1C87" w:rsidRDefault="000A1C87" w14:paraId="5BC657C3"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&lt;id root="4536582C-018F-11E6-9EF4-0050568B1D1B"/&gt;</w:t>
            </w:r>
          </w:p>
          <w:p w:rsidRPr="002575E9" w:rsidR="000A1C87" w:rsidP="000A1C87" w:rsidRDefault="000A1C87" w14:paraId="6321BA0A"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 xml:space="preserve">&lt;code code="47519-4" codeSystem="2.16.840.1.113883.6.1" codeSystemName="LOINC" </w:t>
            </w:r>
            <w:r>
              <w:rPr>
                <w:rFonts w:ascii="Courier New" w:hAnsi="Courier New" w:cs="Courier New"/>
                <w:sz w:val="16"/>
                <w:szCs w:val="16"/>
              </w:rPr>
              <w:t xml:space="preserve">  </w:t>
            </w:r>
            <w:r w:rsidRPr="002575E9">
              <w:rPr>
                <w:rFonts w:ascii="Courier New" w:hAnsi="Courier New" w:cs="Courier New"/>
                <w:sz w:val="16"/>
                <w:szCs w:val="16"/>
              </w:rPr>
              <w:t>displayName="History of procedures"/&gt;</w:t>
            </w:r>
          </w:p>
          <w:p w:rsidRPr="002575E9" w:rsidR="000A1C87" w:rsidP="000A1C87" w:rsidRDefault="000A1C87" w14:paraId="1FEB088C"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&lt;title&gt;Procedures - from Last 3 Months&lt;/title&gt;</w:t>
            </w:r>
          </w:p>
          <w:p w:rsidRPr="002575E9" w:rsidR="000A1C87" w:rsidP="000A1C87" w:rsidRDefault="000A1C87" w14:paraId="16B3A074"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rsidRPr="002575E9" w:rsidR="000A1C87" w:rsidP="000A1C87" w:rsidRDefault="000A1C87" w14:paraId="041F4176" w14:textId="77777777">
            <w:pPr>
              <w:rPr>
                <w:rFonts w:ascii="Courier New" w:hAnsi="Courier New" w:cs="Courier New"/>
                <w:sz w:val="16"/>
                <w:szCs w:val="16"/>
              </w:rPr>
            </w:pPr>
            <w:r>
              <w:rPr>
                <w:rFonts w:ascii="Courier New" w:hAnsi="Courier New" w:cs="Courier New"/>
                <w:sz w:val="16"/>
                <w:szCs w:val="16"/>
              </w:rPr>
              <w:t xml:space="preserve">  Information</w:t>
            </w:r>
            <w:r w:rsidRPr="002575E9">
              <w:rPr>
                <w:rFonts w:ascii="Courier New" w:hAnsi="Courier New" w:cs="Courier New"/>
                <w:sz w:val="16"/>
                <w:szCs w:val="16"/>
              </w:rPr>
              <w:t xml:space="preserve"> has not been provided by the sender due to security, privacy, or other reasons. There may be an alternate mechanism for gaining access to this information. </w:t>
            </w:r>
          </w:p>
          <w:p w:rsidRPr="002575E9" w:rsidR="000A1C87" w:rsidP="000A1C87" w:rsidRDefault="000A1C87" w14:paraId="3E1EEBA3"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rsidRPr="003A3D50" w:rsidR="00486FB8" w:rsidP="000A1C87" w:rsidRDefault="000A1C87" w14:paraId="4342A6A7" w14:textId="77777777">
            <w:pPr>
              <w:rPr>
                <w:rFonts w:ascii="Courier New" w:hAnsi="Courier New" w:cs="Courier New"/>
                <w:sz w:val="16"/>
                <w:szCs w:val="16"/>
              </w:rPr>
            </w:pPr>
            <w:r w:rsidRPr="002575E9">
              <w:rPr>
                <w:rFonts w:ascii="Courier New" w:hAnsi="Courier New" w:cs="Courier New"/>
                <w:sz w:val="16"/>
                <w:szCs w:val="16"/>
              </w:rPr>
              <w:t>&lt;/section&gt;</w:t>
            </w:r>
          </w:p>
        </w:tc>
      </w:tr>
    </w:tbl>
    <w:p w:rsidRPr="00FB6C42" w:rsidR="00FB6C42" w:rsidP="00FB6C42" w:rsidRDefault="00FB6C42" w14:paraId="766692FD" w14:textId="77777777"/>
    <w:p w:rsidR="00B85A9E" w:rsidP="00B85A9E" w:rsidRDefault="00B85A9E" w14:paraId="5821EB92" w14:textId="77777777"/>
    <w:p w:rsidR="00FB6C42" w:rsidP="003A3D50" w:rsidRDefault="005C79A1" w14:paraId="28571D07" w14:textId="0D761A2C">
      <w:pPr>
        <w:pStyle w:val="Caption"/>
        <w:spacing w:after="0"/>
      </w:pPr>
      <w:r>
        <w:t xml:space="preserve">  </w:t>
      </w:r>
      <w:bookmarkStart w:name="_Toc118898753" w:id="1373"/>
      <w:bookmarkStart w:name="_Toc119939955" w:id="1374"/>
      <w:bookmarkStart w:name="_Toc135312987" w:id="1375"/>
      <w:r w:rsidR="00FB6C42">
        <w:t xml:space="preserve">Example </w:t>
      </w:r>
      <w:r>
        <w:fldChar w:fldCharType="begin"/>
      </w:r>
      <w:r>
        <w:instrText>SEQ Example \* ARABIC</w:instrText>
      </w:r>
      <w:r>
        <w:fldChar w:fldCharType="separate"/>
      </w:r>
      <w:r w:rsidR="00DC1072">
        <w:rPr>
          <w:noProof/>
        </w:rPr>
        <w:t>32</w:t>
      </w:r>
      <w:r>
        <w:fldChar w:fldCharType="end"/>
      </w:r>
      <w:r w:rsidR="00FB6C42">
        <w:t xml:space="preserve">: </w:t>
      </w:r>
      <w:r w:rsidRPr="00E63A5D" w:rsidR="00FB6C42">
        <w:t>Procedures Section with Excluded Information, example of locally selected wording</w:t>
      </w:r>
      <w:bookmarkEnd w:id="1373"/>
      <w:bookmarkEnd w:id="1374"/>
      <w:bookmarkEnd w:id="1375"/>
    </w:p>
    <w:tbl>
      <w:tblPr>
        <w:tblW w:w="936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60"/>
      </w:tblGrid>
      <w:tr w:rsidR="008E236E" w:rsidTr="004E29C8" w14:paraId="1EAAD031" w14:textId="77777777">
        <w:tc>
          <w:tcPr>
            <w:tcW w:w="9360" w:type="dxa"/>
            <w:shd w:val="clear" w:color="auto" w:fill="auto"/>
          </w:tcPr>
          <w:p w:rsidRPr="002575E9" w:rsidR="000A1C87" w:rsidP="000A1C87" w:rsidRDefault="000A1C87" w14:paraId="310158FB" w14:textId="4D725481">
            <w:pPr>
              <w:rPr>
                <w:rFonts w:ascii="Courier New" w:hAnsi="Courier New" w:cs="Courier New"/>
                <w:sz w:val="16"/>
                <w:szCs w:val="16"/>
              </w:rPr>
            </w:pPr>
            <w:r w:rsidRPr="002575E9">
              <w:rPr>
                <w:rFonts w:ascii="Courier New" w:hAnsi="Courier New" w:cs="Courier New"/>
                <w:sz w:val="16"/>
                <w:szCs w:val="16"/>
              </w:rPr>
              <w:t>&lt;section nullFlavor</w:t>
            </w:r>
            <w:r w:rsidRPr="002575E9" w:rsidR="00947B4B">
              <w:rPr>
                <w:rFonts w:ascii="Courier New" w:hAnsi="Courier New" w:cs="Courier New"/>
                <w:sz w:val="16"/>
                <w:szCs w:val="16"/>
              </w:rPr>
              <w:t>=</w:t>
            </w:r>
            <w:r w:rsidR="00947B4B">
              <w:rPr>
                <w:rFonts w:ascii="Courier New" w:hAnsi="Courier New" w:cs="Courier New"/>
                <w:sz w:val="16"/>
                <w:szCs w:val="16"/>
              </w:rPr>
              <w:t>"</w:t>
            </w:r>
            <w:r w:rsidRPr="002575E9">
              <w:rPr>
                <w:rFonts w:ascii="Courier New" w:hAnsi="Courier New" w:cs="Courier New"/>
                <w:sz w:val="16"/>
                <w:szCs w:val="16"/>
              </w:rPr>
              <w:t>MSK</w:t>
            </w:r>
            <w:r w:rsidR="00947B4B">
              <w:rPr>
                <w:rFonts w:ascii="Courier New" w:hAnsi="Courier New" w:cs="Courier New"/>
                <w:sz w:val="16"/>
                <w:szCs w:val="16"/>
              </w:rPr>
              <w:t>"</w:t>
            </w:r>
            <w:r w:rsidRPr="002575E9" w:rsidR="00947B4B">
              <w:rPr>
                <w:rFonts w:ascii="Courier New" w:hAnsi="Courier New" w:cs="Courier New"/>
                <w:sz w:val="16"/>
                <w:szCs w:val="16"/>
              </w:rPr>
              <w:t>&gt;</w:t>
            </w:r>
          </w:p>
          <w:p w:rsidRPr="002575E9" w:rsidR="000A1C87" w:rsidP="000A1C87" w:rsidRDefault="000A1C87" w14:paraId="1BBF5AF2"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root="2.16.840.1.113883.10.20.22.2.7"/&gt;</w:t>
            </w:r>
          </w:p>
          <w:p w:rsidRPr="002575E9" w:rsidR="000A1C87" w:rsidP="000A1C87" w:rsidRDefault="000A1C87" w14:paraId="1710AD84"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 extension="2014-06-09"/&gt;</w:t>
            </w:r>
          </w:p>
          <w:p w:rsidRPr="002575E9" w:rsidR="000A1C87" w:rsidP="000A1C87" w:rsidRDefault="000A1C87" w14:paraId="75DD4BE2"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root="2.16.840.1.113883.10.20.22.2.7.1"/&gt;</w:t>
            </w:r>
          </w:p>
          <w:p w:rsidRPr="002575E9" w:rsidR="000A1C87" w:rsidP="000A1C87" w:rsidRDefault="000A1C87" w14:paraId="45B52060"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root="2.16.840.1.113883.10.20.22.2.7.1" extension="2014-06-09"/&gt;</w:t>
            </w:r>
          </w:p>
          <w:p w:rsidRPr="002575E9" w:rsidR="000A1C87" w:rsidP="000A1C87" w:rsidRDefault="000A1C87" w14:paraId="50A7E5B4"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&lt;id root="4536582C-018F-11E6-9EF4-0050568B1D1B"/&gt;</w:t>
            </w:r>
          </w:p>
          <w:p w:rsidRPr="002575E9" w:rsidR="000A1C87" w:rsidP="000A1C87" w:rsidRDefault="000A1C87" w14:paraId="54241AA2"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 xml:space="preserve">&lt;code code="47519-4" codeSystem="2.16.840.1.113883.6.1" codeSystemName="LOINC" </w:t>
            </w:r>
            <w:r>
              <w:rPr>
                <w:rFonts w:ascii="Courier New" w:hAnsi="Courier New" w:cs="Courier New"/>
                <w:sz w:val="16"/>
                <w:szCs w:val="16"/>
              </w:rPr>
              <w:t xml:space="preserve">  </w:t>
            </w:r>
            <w:r w:rsidRPr="002575E9">
              <w:rPr>
                <w:rFonts w:ascii="Courier New" w:hAnsi="Courier New" w:cs="Courier New"/>
                <w:sz w:val="16"/>
                <w:szCs w:val="16"/>
              </w:rPr>
              <w:t>displayName="History of procedures"/&gt;</w:t>
            </w:r>
          </w:p>
          <w:p w:rsidRPr="002575E9" w:rsidR="000A1C87" w:rsidP="000A1C87" w:rsidRDefault="000A1C87" w14:paraId="081E9671"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&lt;title&gt;Procedures - from Last 3 Months&lt;/title&gt;</w:t>
            </w:r>
          </w:p>
          <w:p w:rsidRPr="002575E9" w:rsidR="000A1C87" w:rsidP="000A1C87" w:rsidRDefault="000A1C87" w14:paraId="187E1B82"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rsidRPr="002575E9" w:rsidR="000A1C87" w:rsidP="000A1C87" w:rsidRDefault="000A1C87" w14:paraId="38F21561"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 xml:space="preserve">Information not provided due to security, privacy, or other reasons. </w:t>
            </w:r>
          </w:p>
          <w:p w:rsidRPr="002575E9" w:rsidR="000A1C87" w:rsidP="000A1C87" w:rsidRDefault="000A1C87" w14:paraId="3A2B0B32"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rsidR="00FB6C42" w:rsidP="000A1C87" w:rsidRDefault="000A1C87" w14:paraId="205958A7" w14:textId="77777777">
            <w:r w:rsidRPr="002575E9">
              <w:rPr>
                <w:rFonts w:ascii="Courier New" w:hAnsi="Courier New" w:cs="Courier New"/>
                <w:sz w:val="16"/>
                <w:szCs w:val="16"/>
              </w:rPr>
              <w:t>&lt;/section&gt;</w:t>
            </w:r>
          </w:p>
        </w:tc>
      </w:tr>
    </w:tbl>
    <w:p w:rsidR="00FB6C42" w:rsidP="00B85A9E" w:rsidRDefault="00FB6C42" w14:paraId="1A01B342" w14:textId="77777777"/>
    <w:p w:rsidRPr="00C64922" w:rsidR="00DD51B1" w:rsidP="00FD31AC" w:rsidRDefault="00DD51B1" w14:paraId="4E469B14" w14:textId="77777777">
      <w:pPr>
        <w:pStyle w:val="Heading3"/>
      </w:pPr>
      <w:bookmarkStart w:name="_Specifying_Time_Intervals" w:id="1376"/>
      <w:bookmarkStart w:name="_Toc11043631" w:id="1377"/>
      <w:bookmarkStart w:name="_Toc11045620" w:id="1378"/>
      <w:bookmarkStart w:name="_Toc11391288" w:id="1379"/>
      <w:bookmarkStart w:name="_Ref21896646" w:id="1380"/>
      <w:bookmarkStart w:name="_Ref21896653" w:id="1381"/>
      <w:bookmarkStart w:name="_Ref21896671" w:id="1382"/>
      <w:bookmarkStart w:name="_Ref98770253" w:id="1383"/>
      <w:bookmarkStart w:name="_Ref98770255" w:id="1384"/>
      <w:bookmarkStart w:name="_Toc119939854" w:id="1385"/>
      <w:bookmarkStart w:name="_Toc135312885" w:id="1386"/>
      <w:bookmarkStart w:name="_Toc10707507" w:id="1387"/>
      <w:bookmarkEnd w:id="1376"/>
      <w:r w:rsidRPr="00C64922">
        <w:t xml:space="preserve">Specifying </w:t>
      </w:r>
      <w:r w:rsidRPr="00C64922" w:rsidR="00317567">
        <w:t>T</w:t>
      </w:r>
      <w:r w:rsidRPr="00C64922">
        <w:t xml:space="preserve">ime </w:t>
      </w:r>
      <w:r w:rsidRPr="00C64922" w:rsidR="00317567">
        <w:t>I</w:t>
      </w:r>
      <w:r w:rsidRPr="00C64922">
        <w:t>ntervals for Sections</w:t>
      </w:r>
      <w:bookmarkEnd w:id="1377"/>
      <w:bookmarkEnd w:id="1378"/>
      <w:r w:rsidRPr="00C64922" w:rsidR="00317567">
        <w:t xml:space="preserve"> with Limits on the Included Discrete Data</w:t>
      </w:r>
      <w:bookmarkEnd w:id="1379"/>
      <w:bookmarkEnd w:id="1380"/>
      <w:bookmarkEnd w:id="1381"/>
      <w:bookmarkEnd w:id="1382"/>
      <w:bookmarkEnd w:id="1383"/>
      <w:bookmarkEnd w:id="1384"/>
      <w:bookmarkEnd w:id="1385"/>
      <w:bookmarkEnd w:id="1386"/>
      <w:r w:rsidRPr="00C64922">
        <w:t xml:space="preserve"> </w:t>
      </w:r>
      <w:bookmarkEnd w:id="1387"/>
    </w:p>
    <w:p w:rsidRPr="00D14360" w:rsidR="00DD51B1" w:rsidP="00CF4CB1" w:rsidRDefault="00646B0A" w14:paraId="05B83FA3" w14:textId="77777777">
      <w:pPr>
        <w:spacing w:after="120"/>
        <w:rPr>
          <w:rFonts w:eastAsia="Calibri" w:cs="Calibri"/>
          <w:color w:val="000000"/>
        </w:rPr>
      </w:pPr>
      <w:r w:rsidRPr="00D14360">
        <w:rPr>
          <w:rFonts w:eastAsia="Calibri" w:cs="Calibri"/>
          <w:color w:val="000000"/>
        </w:rPr>
        <w:t xml:space="preserve">In order to communicate that business rules have been applied to constrain the amount of information represented in the section of a document, a new template has been defined that allows C-CDA Content Creators to explicitly clarify the time range of the included information. </w:t>
      </w:r>
      <w:r w:rsidRPr="00D14360" w:rsidR="00E93B79">
        <w:rPr>
          <w:rFonts w:cs="Calibri"/>
          <w:color w:val="000000"/>
        </w:rPr>
        <w:t>The Section Time Range Observation entry describes the business rule used to limit the information contained in the section</w:t>
      </w:r>
      <w:r w:rsidRPr="00D14360">
        <w:rPr>
          <w:rFonts w:cs="Calibri"/>
          <w:color w:val="000000"/>
        </w:rPr>
        <w:t xml:space="preserve"> to a specific interval of time</w:t>
      </w:r>
      <w:r w:rsidR="00632AAF">
        <w:rPr>
          <w:rFonts w:cs="Calibri"/>
          <w:color w:val="000000"/>
        </w:rPr>
        <w:t xml:space="preserve"> using a machine-readable format that facilitates computer processing</w:t>
      </w:r>
      <w:r w:rsidRPr="00D14360" w:rsidR="00E93B79">
        <w:rPr>
          <w:rFonts w:cs="Calibri"/>
          <w:color w:val="000000"/>
        </w:rPr>
        <w:t>.</w:t>
      </w:r>
      <w:r w:rsidRPr="00D14360" w:rsidR="00E93B79">
        <w:rPr>
          <w:rFonts w:eastAsia="Calibri" w:cs="Calibri"/>
          <w:color w:val="000000"/>
        </w:rPr>
        <w:t xml:space="preserve"> </w:t>
      </w:r>
      <w:r w:rsidRPr="00D14360" w:rsidR="00DD51B1">
        <w:rPr>
          <w:rFonts w:cs="Calibri"/>
          <w:color w:val="000000"/>
        </w:rPr>
        <w:t>It is an optional entry and may be used in any section</w:t>
      </w:r>
      <w:r w:rsidRPr="00D14360">
        <w:rPr>
          <w:rFonts w:cs="Calibri"/>
          <w:color w:val="000000"/>
        </w:rPr>
        <w:t xml:space="preserve"> </w:t>
      </w:r>
      <w:r w:rsidR="00271771">
        <w:rPr>
          <w:rFonts w:cs="Calibri"/>
          <w:color w:val="000000"/>
        </w:rPr>
        <w:t xml:space="preserve">where the included </w:t>
      </w:r>
      <w:r w:rsidRPr="00D14360">
        <w:rPr>
          <w:rFonts w:cs="Calibri"/>
          <w:color w:val="000000"/>
        </w:rPr>
        <w:t xml:space="preserve">information </w:t>
      </w:r>
      <w:r w:rsidR="00271771">
        <w:rPr>
          <w:rFonts w:cs="Calibri"/>
          <w:color w:val="000000"/>
        </w:rPr>
        <w:t>has been limited to prevent</w:t>
      </w:r>
      <w:r w:rsidRPr="00D14360">
        <w:rPr>
          <w:rFonts w:cs="Calibri"/>
          <w:color w:val="000000"/>
        </w:rPr>
        <w:t xml:space="preserve"> the section from becoming overwhelming or irrelevant</w:t>
      </w:r>
      <w:r w:rsidRPr="00D14360" w:rsidR="00DD51B1">
        <w:rPr>
          <w:rFonts w:cs="Calibri"/>
          <w:color w:val="000000"/>
        </w:rPr>
        <w:t xml:space="preserve">. </w:t>
      </w:r>
      <w:r w:rsidR="00632AAF">
        <w:rPr>
          <w:rFonts w:cs="Calibri"/>
          <w:color w:val="000000"/>
        </w:rPr>
        <w:t xml:space="preserve">This entry </w:t>
      </w:r>
      <w:r w:rsidR="00271771">
        <w:rPr>
          <w:rFonts w:cs="Calibri"/>
          <w:color w:val="000000"/>
        </w:rPr>
        <w:t xml:space="preserve">links to </w:t>
      </w:r>
      <w:r w:rsidR="00632AAF">
        <w:rPr>
          <w:rFonts w:cs="Calibri"/>
          <w:color w:val="000000"/>
        </w:rPr>
        <w:t xml:space="preserve">the human readable </w:t>
      </w:r>
      <w:r w:rsidR="00271771">
        <w:rPr>
          <w:rFonts w:cs="Calibri"/>
          <w:color w:val="000000"/>
        </w:rPr>
        <w:t xml:space="preserve">text asserted in the section narrative </w:t>
      </w:r>
      <w:r w:rsidR="00632AAF">
        <w:rPr>
          <w:rFonts w:cs="Calibri"/>
          <w:color w:val="000000"/>
        </w:rPr>
        <w:t>disclos</w:t>
      </w:r>
      <w:r w:rsidR="00271771">
        <w:rPr>
          <w:rFonts w:cs="Calibri"/>
          <w:color w:val="000000"/>
        </w:rPr>
        <w:t>ing the</w:t>
      </w:r>
      <w:r w:rsidR="00632AAF">
        <w:rPr>
          <w:rFonts w:cs="Calibri"/>
          <w:color w:val="000000"/>
        </w:rPr>
        <w:t xml:space="preserve"> business rules </w:t>
      </w:r>
      <w:r w:rsidR="00271771">
        <w:rPr>
          <w:rFonts w:cs="Calibri"/>
          <w:color w:val="000000"/>
        </w:rPr>
        <w:t xml:space="preserve">applied to limit the included information. </w:t>
      </w:r>
    </w:p>
    <w:p w:rsidRPr="00D14360" w:rsidR="002964F7" w:rsidP="00B505D2" w:rsidRDefault="00DD51B1" w14:paraId="086DFCE0" w14:textId="77777777">
      <w:pPr>
        <w:pStyle w:val="NormalWeb"/>
        <w:spacing w:before="0" w:beforeAutospacing="0" w:after="120" w:afterAutospacing="0"/>
        <w:rPr>
          <w:rFonts w:cs="Calibri"/>
          <w:color w:val="000000"/>
        </w:rPr>
      </w:pPr>
      <w:r w:rsidRPr="00D14360">
        <w:rPr>
          <w:rFonts w:cs="Calibri"/>
          <w:color w:val="000000"/>
        </w:rPr>
        <w:t xml:space="preserve">The Section Time Range Observation template (urn:hl7ii:2.16.840.1.113883.10.20.22.4.201:2016-06-01) may be useful when a query for a C-CDA document may request a large amount of data--potentially years—and the system that creates the document supplied in a response, limits the data they return to a </w:t>
      </w:r>
      <w:r w:rsidRPr="00D14360" w:rsidR="00646B0A">
        <w:rPr>
          <w:rFonts w:cs="Calibri"/>
          <w:color w:val="000000"/>
        </w:rPr>
        <w:t xml:space="preserve">relevant </w:t>
      </w:r>
      <w:r w:rsidRPr="00D14360">
        <w:rPr>
          <w:rFonts w:cs="Calibri"/>
          <w:color w:val="000000"/>
        </w:rPr>
        <w:t>range of time. This template enables the system creating the document to assert the range of time constraining the data provided in a section.  </w:t>
      </w:r>
    </w:p>
    <w:p w:rsidRPr="0083506C" w:rsidR="00DD51B1" w:rsidP="00B505D2" w:rsidRDefault="002964F7" w14:paraId="7E8ADABD" w14:textId="50CC7D8D">
      <w:pPr>
        <w:pStyle w:val="NormalWeb"/>
        <w:spacing w:before="0" w:beforeAutospacing="0" w:after="120" w:afterAutospacing="0"/>
        <w:rPr>
          <w:rFonts w:cs="Calibri"/>
        </w:rPr>
      </w:pPr>
      <w:r w:rsidRPr="00D14360">
        <w:rPr>
          <w:rFonts w:cs="Calibri"/>
          <w:b/>
          <w:bCs/>
          <w:color w:val="000000"/>
        </w:rPr>
        <w:t>Reference:</w:t>
      </w:r>
      <w:r w:rsidRPr="00D14360">
        <w:rPr>
          <w:rFonts w:cs="Calibri"/>
          <w:color w:val="000000"/>
        </w:rPr>
        <w:t xml:space="preserve"> </w:t>
      </w:r>
      <w:hyperlink w:history="1" w:anchor="_Declaring_Business_Rules">
        <w:r w:rsidRPr="00AD08FB" w:rsidR="00A64E29">
          <w:rPr>
            <w:rStyle w:val="Hyperlink"/>
            <w:rFonts w:cs="Calibri"/>
            <w:color w:val="000000"/>
            <w:u w:val="none"/>
          </w:rPr>
          <w:t xml:space="preserve"> </w:t>
        </w:r>
        <w:r w:rsidRPr="007770C6" w:rsidR="00A64E29">
          <w:rPr>
            <w:rStyle w:val="Hyperlink"/>
            <w:rFonts w:cs="Calibri"/>
          </w:rPr>
          <w:t>4.2.8 Declaring Business Rules that Limit Section Content</w:t>
        </w:r>
      </w:hyperlink>
      <w:r w:rsidRPr="00AD08FB" w:rsidR="00632AAF">
        <w:rPr>
          <w:rFonts w:cs="Calibri"/>
          <w:color w:val="000000"/>
        </w:rPr>
        <w:t>;</w:t>
      </w:r>
      <w:r w:rsidRPr="00AD08FB" w:rsidR="00632AAF">
        <w:rPr>
          <w:rFonts w:cs="Calibri"/>
        </w:rPr>
        <w:t xml:space="preserve"> </w:t>
      </w:r>
      <w:r w:rsidRPr="007770C6" w:rsidR="00632AAF">
        <w:rPr>
          <w:rFonts w:cs="Calibri"/>
          <w:color w:val="0000FF"/>
          <w:u w:val="single"/>
        </w:rPr>
        <w:t xml:space="preserve">5.2 </w:t>
      </w:r>
      <w:r w:rsidRPr="007770C6" w:rsidR="00486FB8">
        <w:rPr>
          <w:rFonts w:cs="Calibri"/>
          <w:color w:val="0000FF"/>
          <w:u w:val="single"/>
        </w:rPr>
        <w:fldChar w:fldCharType="begin"/>
      </w:r>
      <w:r w:rsidRPr="007770C6" w:rsidR="00486FB8">
        <w:rPr>
          <w:rFonts w:cs="Calibri"/>
          <w:color w:val="0000FF"/>
          <w:u w:val="single"/>
        </w:rPr>
        <w:instrText xml:space="preserve"> REF _Ref21879820 \h </w:instrText>
      </w:r>
      <w:r w:rsidRPr="007770C6" w:rsidR="00722CD5">
        <w:rPr>
          <w:rFonts w:cs="Calibri"/>
          <w:color w:val="0000FF"/>
          <w:u w:val="single"/>
        </w:rPr>
        <w:instrText xml:space="preserve"> \* MERGEFORMAT </w:instrText>
      </w:r>
      <w:r w:rsidRPr="007770C6" w:rsidR="00486FB8">
        <w:rPr>
          <w:rFonts w:cs="Calibri"/>
          <w:color w:val="0000FF"/>
          <w:u w:val="single"/>
        </w:rPr>
      </w:r>
      <w:r w:rsidRPr="007770C6" w:rsidR="00486FB8">
        <w:rPr>
          <w:rFonts w:cs="Calibri"/>
          <w:color w:val="0000FF"/>
          <w:u w:val="single"/>
        </w:rPr>
        <w:fldChar w:fldCharType="separate"/>
      </w:r>
      <w:r w:rsidRPr="00254B4A" w:rsidR="00DC1072">
        <w:rPr>
          <w:rFonts w:cs="Calibri"/>
          <w:color w:val="0000FF"/>
          <w:u w:val="single"/>
        </w:rPr>
        <w:t>Essential Entry-Level Guidance</w:t>
      </w:r>
      <w:r w:rsidRPr="007770C6" w:rsidR="00486FB8">
        <w:rPr>
          <w:rFonts w:cs="Calibri"/>
          <w:color w:val="0000FF"/>
          <w:u w:val="single"/>
        </w:rPr>
        <w:fldChar w:fldCharType="end"/>
      </w:r>
      <w:r w:rsidRPr="00AD08FB" w:rsidR="00486FB8">
        <w:rPr>
          <w:rFonts w:cs="Calibri"/>
          <w:color w:val="000000"/>
        </w:rPr>
        <w:t xml:space="preserve">; </w:t>
      </w:r>
      <w:r w:rsidRPr="00AD08FB" w:rsidR="00486FB8">
        <w:rPr>
          <w:rFonts w:cs="Calibri"/>
        </w:rPr>
        <w:t>Appendix A</w:t>
      </w:r>
      <w:r w:rsidRPr="005A615D" w:rsidDel="00A64E29" w:rsidR="00486FB8">
        <w:rPr>
          <w:rFonts w:cs="Calibri"/>
          <w:color w:val="000000"/>
        </w:rPr>
        <w:t xml:space="preserve"> </w:t>
      </w:r>
    </w:p>
    <w:p w:rsidRPr="00C64922" w:rsidR="00DD51B1" w:rsidP="00FD31AC" w:rsidRDefault="00DD51B1" w14:paraId="2FF67BCC" w14:textId="77777777">
      <w:pPr>
        <w:pStyle w:val="Heading3"/>
      </w:pPr>
      <w:bookmarkStart w:name="_Toc10707508" w:id="1388"/>
      <w:r w:rsidRPr="00C64922">
        <w:t xml:space="preserve"> </w:t>
      </w:r>
      <w:bookmarkStart w:name="_Toc11043632" w:id="1389"/>
      <w:bookmarkStart w:name="_Toc11045621" w:id="1390"/>
      <w:bookmarkStart w:name="_Toc11391289" w:id="1391"/>
      <w:bookmarkStart w:name="_Toc119939855" w:id="1392"/>
      <w:bookmarkStart w:name="_Toc135312886" w:id="1393"/>
      <w:r w:rsidRPr="00C64922">
        <w:t>Use of Open Templates for Entries</w:t>
      </w:r>
      <w:bookmarkEnd w:id="1388"/>
      <w:bookmarkEnd w:id="1389"/>
      <w:bookmarkEnd w:id="1390"/>
      <w:bookmarkEnd w:id="1391"/>
      <w:bookmarkEnd w:id="1392"/>
      <w:bookmarkEnd w:id="1393"/>
    </w:p>
    <w:p w:rsidRPr="00D14360" w:rsidR="00A64E29" w:rsidP="00A64E29" w:rsidRDefault="00DD51B1" w14:paraId="1DF813C2" w14:textId="77777777">
      <w:pPr>
        <w:pBdr>
          <w:top w:val="nil"/>
          <w:left w:val="nil"/>
          <w:bottom w:val="nil"/>
          <w:right w:val="nil"/>
          <w:between w:val="nil"/>
        </w:pBdr>
        <w:spacing w:after="120"/>
        <w:rPr>
          <w:rFonts w:eastAsia="Calibri" w:cs="Calibri"/>
          <w:color w:val="000000"/>
        </w:rPr>
      </w:pPr>
      <w:r w:rsidRPr="00D14360">
        <w:rPr>
          <w:rFonts w:eastAsia="Calibri" w:cs="Calibri"/>
          <w:color w:val="000000"/>
        </w:rPr>
        <w:t xml:space="preserve">It is important to emphasize the reusability and flexibility of templates so that implementations support the ability to customize CDA documents specific to the patient’s care, provider, or setting needs.  </w:t>
      </w:r>
      <w:r w:rsidRPr="00D14360" w:rsidR="00A64E29">
        <w:rPr>
          <w:rFonts w:eastAsia="Calibri" w:cs="Calibri"/>
          <w:color w:val="000000"/>
        </w:rPr>
        <w:t xml:space="preserve">Within C-CDA, nearly all templates allow additional content and are described as </w:t>
      </w:r>
      <w:r w:rsidRPr="00D14360" w:rsidR="00A64E29">
        <w:rPr>
          <w:rFonts w:eastAsia="Calibri" w:cs="Calibri"/>
          <w:i/>
          <w:color w:val="000000"/>
        </w:rPr>
        <w:t>open</w:t>
      </w:r>
      <w:r w:rsidRPr="00D14360" w:rsidR="00A64E29">
        <w:rPr>
          <w:rFonts w:eastAsia="Calibri" w:cs="Calibri"/>
          <w:color w:val="000000"/>
        </w:rPr>
        <w:t xml:space="preserve"> templates.</w:t>
      </w:r>
    </w:p>
    <w:p w:rsidRPr="00D14360" w:rsidR="002964F7" w:rsidP="00C17A8E" w:rsidRDefault="00DD51B1" w14:paraId="511ABA5D" w14:textId="77777777">
      <w:pPr>
        <w:pBdr>
          <w:top w:val="nil"/>
          <w:left w:val="nil"/>
          <w:bottom w:val="nil"/>
          <w:right w:val="nil"/>
          <w:between w:val="nil"/>
        </w:pBdr>
        <w:spacing w:after="120"/>
        <w:rPr>
          <w:rFonts w:eastAsia="Calibri" w:cs="Calibri"/>
          <w:color w:val="000000"/>
        </w:rPr>
      </w:pPr>
      <w:r w:rsidRPr="00D14360">
        <w:rPr>
          <w:rFonts w:eastAsia="Calibri" w:cs="Calibri"/>
          <w:color w:val="000000"/>
        </w:rPr>
        <w:t xml:space="preserve">While templates constrain the CDA schema for specific uses, additional content may augment each document as needed for a particular circumstance.  For example, if the Payer section needs to be shared in a Care Plan Document, this section could be added because the Care Plan Document template is an open template. The Estimated Date of Delivery and the Medication Free Text Sig entry-level templates are the only closed templates in the C-CDA IG. Other HL7 CDA implementation guides make greater use of closed templates.  </w:t>
      </w:r>
    </w:p>
    <w:p w:rsidRPr="00C64922" w:rsidR="00DD51B1" w:rsidP="00C17A8E" w:rsidRDefault="002964F7" w14:paraId="096C672B" w14:textId="4EFE540B">
      <w:pPr>
        <w:pBdr>
          <w:top w:val="nil"/>
          <w:left w:val="nil"/>
          <w:bottom w:val="nil"/>
          <w:right w:val="nil"/>
          <w:between w:val="nil"/>
        </w:pBdr>
        <w:spacing w:after="120"/>
      </w:pPr>
      <w:r w:rsidRPr="00D14360">
        <w:rPr>
          <w:rFonts w:eastAsia="Calibri" w:cs="Calibri"/>
          <w:b/>
          <w:bCs/>
          <w:color w:val="000000"/>
        </w:rPr>
        <w:t>Reference:</w:t>
      </w:r>
      <w:r w:rsidRPr="00D14360">
        <w:rPr>
          <w:rFonts w:eastAsia="Calibri" w:cs="Calibri"/>
          <w:color w:val="000000"/>
        </w:rPr>
        <w:t xml:space="preserve"> </w:t>
      </w:r>
      <w:r w:rsidRPr="00D14360" w:rsidR="00282D01">
        <w:rPr>
          <w:rFonts w:eastAsia="Calibri" w:cs="Calibri"/>
          <w:color w:val="000000"/>
        </w:rPr>
        <w:t xml:space="preserve">Chapter </w:t>
      </w:r>
      <w:r w:rsidRPr="00D14360" w:rsidR="00DD51B1">
        <w:rPr>
          <w:rFonts w:eastAsia="Calibri" w:cs="Calibri"/>
          <w:color w:val="000000"/>
        </w:rPr>
        <w:t>4.2.</w:t>
      </w:r>
      <w:r w:rsidR="00C72DB3">
        <w:rPr>
          <w:rFonts w:eastAsia="Calibri" w:cs="Calibri"/>
          <w:color w:val="000000"/>
        </w:rPr>
        <w:t>7</w:t>
      </w:r>
      <w:r w:rsidRPr="00D14360" w:rsidR="00DD51B1">
        <w:rPr>
          <w:rFonts w:eastAsia="Calibri" w:cs="Calibri"/>
          <w:color w:val="000000"/>
        </w:rPr>
        <w:t xml:space="preserve"> of the C-CDA IG.</w:t>
      </w:r>
      <w:bookmarkStart w:name="_uordgkegkcj8" w:colFirst="0" w:colLast="0" w:id="1394"/>
      <w:bookmarkStart w:name="_yaq0ejagakfq" w:colFirst="0" w:colLast="0" w:id="1395"/>
      <w:bookmarkEnd w:id="1394"/>
      <w:bookmarkEnd w:id="1395"/>
    </w:p>
    <w:p w:rsidRPr="00C64922" w:rsidR="00DD51B1" w:rsidP="00FD31AC" w:rsidRDefault="00065389" w14:paraId="1EBE86E2" w14:textId="77777777">
      <w:pPr>
        <w:pStyle w:val="Heading3"/>
      </w:pPr>
      <w:bookmarkStart w:name="_hmn0fxsm52xx" w:colFirst="0" w:colLast="0" w:id="1396"/>
      <w:bookmarkStart w:name="_Detailed_Date/Time_Guidance" w:id="1397"/>
      <w:bookmarkStart w:name="_Toc10707509" w:id="1398"/>
      <w:bookmarkStart w:name="_Toc11043633" w:id="1399"/>
      <w:bookmarkStart w:name="_Toc11045622" w:id="1400"/>
      <w:bookmarkStart w:name="_Ref21885892" w:id="1401"/>
      <w:bookmarkStart w:name="_Ref21885898" w:id="1402"/>
      <w:bookmarkStart w:name="_Toc119939856" w:id="1403"/>
      <w:bookmarkStart w:name="_Toc135312887" w:id="1404"/>
      <w:bookmarkEnd w:id="1396"/>
      <w:bookmarkEnd w:id="1397"/>
      <w:r>
        <w:t xml:space="preserve">Detailed </w:t>
      </w:r>
      <w:r w:rsidR="00D70867">
        <w:t>Date/Time Guidance</w:t>
      </w:r>
      <w:bookmarkEnd w:id="1398"/>
      <w:bookmarkEnd w:id="1399"/>
      <w:bookmarkEnd w:id="1400"/>
      <w:bookmarkEnd w:id="1401"/>
      <w:bookmarkEnd w:id="1402"/>
      <w:bookmarkEnd w:id="1403"/>
      <w:bookmarkEnd w:id="1404"/>
    </w:p>
    <w:p w:rsidRPr="00D14360" w:rsidR="00317567" w:rsidP="00317567" w:rsidRDefault="00F00539" w14:paraId="0E4950AA" w14:textId="77777777">
      <w:pPr>
        <w:rPr>
          <w:rFonts w:cs="Calibri"/>
        </w:rPr>
      </w:pPr>
      <w:r w:rsidRPr="00D14360">
        <w:rPr>
          <w:rFonts w:cs="Calibri"/>
        </w:rPr>
        <w:t xml:space="preserve">A recent study by members of the Association for Healthcare Documentation Integrity presented during the HIMSS Health Story Project Roundtable on March 5, 2019 demonstrated how the consistent use of style in the healthcare record promotes clear communication, contributes to patient safety, and improves information exchange, integration, and aggregation. </w:t>
      </w:r>
      <w:r w:rsidRPr="00D14360" w:rsidR="00A47431">
        <w:rPr>
          <w:rFonts w:cs="Calibri"/>
        </w:rPr>
        <w:t>The presentation also provided insight into the importance of applying style standards to human-readable text to reduce physician burden. Many of the examples of poor styles and confusing or irrelevant information focused on representation of the temporal date/time information contained in the narrative text.  While temporal information is critical for making clinical sense of the information contained in a patient’s record, too much date/time information can be overwhelming or misleading.  The Roundtable recommendations challenged C-CDA creators to do more to ensure date/time information presented in the Narrative Block is relevant and pertinent and styled appropriately to reduce physician burden</w:t>
      </w:r>
      <w:r w:rsidRPr="00D14360" w:rsidR="005051D9">
        <w:rPr>
          <w:rFonts w:cs="Calibri"/>
        </w:rPr>
        <w:t>.</w:t>
      </w:r>
      <w:r w:rsidRPr="00D14360" w:rsidR="00A47431">
        <w:rPr>
          <w:rStyle w:val="FootnoteReference"/>
          <w:rFonts w:cs="Calibri"/>
        </w:rPr>
        <w:footnoteReference w:id="111"/>
      </w:r>
    </w:p>
    <w:p w:rsidRPr="00D14360" w:rsidR="00A47431" w:rsidP="00317567" w:rsidRDefault="00A47431" w14:paraId="2DA844F4" w14:textId="77777777">
      <w:pPr>
        <w:rPr>
          <w:rFonts w:cs="Calibri"/>
        </w:rPr>
      </w:pP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9F6BA2" w:rsidTr="004E29C8" w14:paraId="467592A8" w14:textId="77777777">
        <w:trPr>
          <w:trHeight w:val="576"/>
        </w:trPr>
        <w:tc>
          <w:tcPr>
            <w:tcW w:w="683" w:type="dxa"/>
            <w:tcBorders>
              <w:right w:val="nil"/>
            </w:tcBorders>
            <w:shd w:val="clear" w:color="auto" w:fill="C6D9F1"/>
          </w:tcPr>
          <w:p w:rsidRPr="00C64922" w:rsidR="009F6BA2" w:rsidP="00E42FA6" w:rsidRDefault="00634398" w14:paraId="2B6A0B26" w14:textId="1B068DC1">
            <w:pPr>
              <w:pStyle w:val="BodyText"/>
              <w:rPr>
                <w:noProof/>
              </w:rPr>
            </w:pPr>
            <w:r>
              <w:rPr>
                <w:noProof/>
              </w:rPr>
              <w:drawing>
                <wp:inline distT="0" distB="0" distL="0" distR="0" wp14:anchorId="781AFE9F" wp14:editId="7D5763AC">
                  <wp:extent cx="323215" cy="323215"/>
                  <wp:effectExtent l="0" t="0" r="0" b="635"/>
                  <wp:docPr id="37" name="Graphic 14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9"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C64922" w:rsidR="009F6BA2" w:rsidP="00E42FA6" w:rsidRDefault="009F6BA2" w14:paraId="1E3A87B9" w14:textId="77777777">
            <w:pPr>
              <w:pStyle w:val="BodyText"/>
            </w:pPr>
            <w:r w:rsidRPr="00D14360">
              <w:rPr>
                <w:color w:val="000000"/>
              </w:rPr>
              <w:t xml:space="preserve">C-CDA </w:t>
            </w:r>
            <w:r w:rsidRPr="00C64922">
              <w:t xml:space="preserve">Content </w:t>
            </w:r>
            <w:r w:rsidRPr="00D14360">
              <w:rPr>
                <w:bCs/>
              </w:rPr>
              <w:t>Creators SHOULD apply</w:t>
            </w:r>
            <w:r w:rsidR="001E65C3">
              <w:rPr>
                <w:bCs/>
              </w:rPr>
              <w:t xml:space="preserve"> a</w:t>
            </w:r>
            <w:r w:rsidRPr="00D14360">
              <w:rPr>
                <w:bCs/>
              </w:rPr>
              <w:t xml:space="preserve"> consistent style to date/time information reported in the Narrative Blocks</w:t>
            </w:r>
            <w:r w:rsidRPr="00D14360">
              <w:rPr>
                <w:b/>
                <w:color w:val="000000"/>
              </w:rPr>
              <w:t xml:space="preserve"> [</w:t>
            </w:r>
            <w:r w:rsidR="00A46C09">
              <w:rPr>
                <w:b/>
                <w:color w:val="000000"/>
              </w:rPr>
              <w:t>BP-070]</w:t>
            </w:r>
          </w:p>
        </w:tc>
      </w:tr>
      <w:tr w:rsidRPr="00C64922" w:rsidR="009F6BA2" w:rsidTr="004E29C8" w14:paraId="78871303" w14:textId="77777777">
        <w:trPr>
          <w:trHeight w:val="576"/>
        </w:trPr>
        <w:tc>
          <w:tcPr>
            <w:tcW w:w="683" w:type="dxa"/>
            <w:tcBorders>
              <w:right w:val="nil"/>
            </w:tcBorders>
            <w:shd w:val="clear" w:color="auto" w:fill="C6D9F1"/>
          </w:tcPr>
          <w:p w:rsidRPr="00C64922" w:rsidR="009F6BA2" w:rsidP="00E42FA6" w:rsidRDefault="00634398" w14:paraId="278817B1" w14:textId="77777777">
            <w:pPr>
              <w:pStyle w:val="BodyText"/>
              <w:rPr>
                <w:noProof/>
              </w:rPr>
            </w:pPr>
            <w:r>
              <w:rPr>
                <w:noProof/>
              </w:rPr>
              <w:drawing>
                <wp:inline distT="0" distB="0" distL="0" distR="0" wp14:anchorId="2C7F0056" wp14:editId="399DB344">
                  <wp:extent cx="323215" cy="323215"/>
                  <wp:effectExtent l="0" t="0" r="0" b="635"/>
                  <wp:docPr id="36" name="Graphic 15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0"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D14360" w:rsidR="009F6BA2" w:rsidP="00E42FA6" w:rsidRDefault="009F6BA2" w14:paraId="2B01A0EB" w14:textId="77777777">
            <w:pPr>
              <w:pStyle w:val="BodyText"/>
              <w:rPr>
                <w:color w:val="000000"/>
              </w:rPr>
            </w:pPr>
            <w:r w:rsidRPr="00D14360">
              <w:rPr>
                <w:color w:val="000000"/>
              </w:rPr>
              <w:t xml:space="preserve">C-CDA </w:t>
            </w:r>
            <w:r w:rsidRPr="00D14360">
              <w:t xml:space="preserve">Content </w:t>
            </w:r>
            <w:r w:rsidRPr="00D14360">
              <w:rPr>
                <w:bCs/>
              </w:rPr>
              <w:t>Creators SHOULD render date/time information using a level of precision that is relevant and pertinent to the intended purpose of the section within the context of the document</w:t>
            </w:r>
            <w:r w:rsidRPr="00D14360">
              <w:rPr>
                <w:b/>
                <w:bCs/>
              </w:rPr>
              <w:t>.</w:t>
            </w:r>
            <w:r w:rsidRPr="00C64922">
              <w:t xml:space="preserve"> </w:t>
            </w:r>
            <w:r w:rsidRPr="00D14360">
              <w:rPr>
                <w:b/>
                <w:color w:val="000000"/>
              </w:rPr>
              <w:t>[</w:t>
            </w:r>
            <w:r w:rsidR="001E65C3">
              <w:rPr>
                <w:b/>
                <w:color w:val="000000"/>
              </w:rPr>
              <w:t>BP</w:t>
            </w:r>
            <w:r w:rsidRPr="00D14360">
              <w:rPr>
                <w:b/>
                <w:color w:val="000000"/>
              </w:rPr>
              <w:t>-</w:t>
            </w:r>
            <w:r w:rsidR="00A46C09">
              <w:rPr>
                <w:b/>
                <w:color w:val="000000"/>
              </w:rPr>
              <w:t>071</w:t>
            </w:r>
            <w:r w:rsidRPr="00D14360">
              <w:rPr>
                <w:b/>
                <w:color w:val="000000"/>
              </w:rPr>
              <w:t>]</w:t>
            </w:r>
          </w:p>
        </w:tc>
      </w:tr>
    </w:tbl>
    <w:p w:rsidRPr="00D14360" w:rsidR="00C23807" w:rsidP="000618FC" w:rsidRDefault="00C23807" w14:paraId="70F14A68" w14:textId="77777777">
      <w:pPr>
        <w:pStyle w:val="NormalWeb"/>
        <w:spacing w:before="0" w:beforeAutospacing="0" w:after="120" w:afterAutospacing="0"/>
        <w:ind w:hanging="475"/>
        <w:rPr>
          <w:rFonts w:cs="Calibri"/>
        </w:rPr>
      </w:pPr>
      <w:r w:rsidRPr="00D14360">
        <w:rPr>
          <w:rFonts w:cs="Calibri"/>
          <w:b/>
          <w:bCs/>
          <w:color w:val="000000"/>
          <w:sz w:val="22"/>
          <w:szCs w:val="22"/>
        </w:rPr>
        <w:t xml:space="preserve"> </w:t>
      </w:r>
    </w:p>
    <w:p w:rsidRPr="004E29C8" w:rsidR="00DD51B1" w:rsidP="004C76D9" w:rsidRDefault="00DD51B1" w14:paraId="73C05C68" w14:textId="77777777">
      <w:pPr>
        <w:pStyle w:val="Heading4"/>
        <w:rPr>
          <w:highlight w:val="yellow"/>
        </w:rPr>
      </w:pPr>
      <w:bookmarkStart w:name="_Toc11043634" w:id="1405"/>
      <w:r w:rsidRPr="004E29C8">
        <w:rPr>
          <w:highlight w:val="yellow"/>
        </w:rPr>
        <w:t xml:space="preserve">Timestamp </w:t>
      </w:r>
      <w:r w:rsidRPr="004E29C8" w:rsidR="002817F4">
        <w:rPr>
          <w:highlight w:val="yellow"/>
        </w:rPr>
        <w:t xml:space="preserve">Data </w:t>
      </w:r>
      <w:r w:rsidRPr="004E29C8">
        <w:rPr>
          <w:highlight w:val="yellow"/>
        </w:rPr>
        <w:t>Representation</w:t>
      </w:r>
      <w:bookmarkEnd w:id="1405"/>
    </w:p>
    <w:p w:rsidRPr="003A3D50" w:rsidR="005E1ED2" w:rsidP="005E1ED2" w:rsidRDefault="005E1ED2" w14:paraId="35A5FFE3" w14:textId="77777777">
      <w:pPr>
        <w:spacing w:after="120"/>
        <w:rPr>
          <w:rFonts w:eastAsia="Calibri" w:cs="Calibri"/>
        </w:rPr>
      </w:pPr>
      <w:r w:rsidRPr="003A3D50">
        <w:rPr>
          <w:rFonts w:eastAsia="Calibri" w:cs="Calibri"/>
        </w:rPr>
        <w:t>The value of a point in time is represented using the ISO 8601 compliant form traditionally in use with HL7. This is the form that has no decorating dashes, colons and no "T" between the date and time. In short, the syntax is "YYYYMMDDHHMMSS.UUUU[+|-ZZzz]" where digits can be omitted from the right side to express less precision</w:t>
      </w:r>
      <w:r w:rsidRPr="003A3D50">
        <w:rPr>
          <w:rStyle w:val="FootnoteReference"/>
          <w:rFonts w:eastAsia="Calibri" w:cs="Calibri"/>
        </w:rPr>
        <w:footnoteReference w:id="112"/>
      </w:r>
      <w:r w:rsidRPr="003A3D50">
        <w:rPr>
          <w:rFonts w:eastAsia="Calibri" w:cs="Calibri"/>
        </w:rPr>
        <w:t xml:space="preserve">. Common forms are "YYYYMMDD" and "YYYYMMDDHHMM", but the ability to truncate on the right side is not limited to these two variants.  The “.UUUU” part of the expression </w:t>
      </w:r>
      <w:r w:rsidRPr="003A3D50">
        <w:rPr>
          <w:rFonts w:cs="Calibri"/>
        </w:rPr>
        <w:t xml:space="preserve">supports up to tenths of a millisecond </w:t>
      </w:r>
      <w:r w:rsidRPr="003A3D50">
        <w:rPr>
          <w:rFonts w:eastAsia="Calibri" w:cs="Calibri"/>
        </w:rPr>
        <w:t>and is used to represent time precision greater than 1 second. for example, “.001” represents a thousandth of a second. This representation also allows for timezone information to be specified using offsets from UTC.  As an example of specifying time zone information, Eastern Standard Time (EST) is represented as -0500, while Eastern Daylight Saving Time (EDT) is represented as -0400. UTC Time is represented as -0000.</w:t>
      </w:r>
    </w:p>
    <w:p w:rsidRPr="003A3D50" w:rsidR="005E1ED2" w:rsidP="005E1ED2" w:rsidRDefault="005E1ED2" w14:paraId="3C5675EA" w14:textId="77777777">
      <w:pPr>
        <w:spacing w:after="120"/>
        <w:rPr>
          <w:rFonts w:eastAsia="Calibri" w:cs="Calibri"/>
        </w:rPr>
      </w:pPr>
      <w:r w:rsidRPr="003A3D50">
        <w:rPr>
          <w:rFonts w:eastAsia="Calibri" w:cs="Calibri"/>
        </w:rPr>
        <w:t>If no time zone offset is provided, you can make no assumption about time, unless you have made a local exchange agreement. When timezone is NULL (unknown), "local time" is assumed. However, "local time" is always local to some place, and without knowledge of that place, the time zone is unknown. Hence, a local time cannot be converted into UTC. timezone should be specified for all TS values in order to avoid a significant loss of precision when TSs are compared.</w:t>
      </w:r>
    </w:p>
    <w:p w:rsidRPr="003A3D50" w:rsidR="005E1ED2" w:rsidP="005E1ED2" w:rsidRDefault="005E1ED2" w14:paraId="5BF672AA" w14:textId="77777777">
      <w:pPr>
        <w:spacing w:after="120"/>
        <w:rPr>
          <w:rFonts w:eastAsia="Calibri" w:cs="Calibri"/>
        </w:rPr>
      </w:pPr>
      <w:r w:rsidRPr="003A3D50">
        <w:rPr>
          <w:rFonts w:eastAsia="Calibri" w:cs="Calibri"/>
        </w:rPr>
        <w:t>In administrative data context, sometimes values do not carry a time zone. For a date of birth in administrative data, for example, it would be incorrect to specify timezone, since this may effectively change the date of birth when converted into other time zones. For such administrative data the time zone is NULL (not applicable.)</w:t>
      </w:r>
      <w:r w:rsidRPr="003A3D50">
        <w:rPr>
          <w:rFonts w:eastAsia="Calibri" w:cs="Calibri"/>
        </w:rPr>
        <w:footnoteReference w:id="113"/>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992A23" w:rsidR="000D078F" w:rsidTr="004E29C8" w14:paraId="6B66DF90" w14:textId="77777777">
        <w:trPr>
          <w:trHeight w:val="576"/>
        </w:trPr>
        <w:tc>
          <w:tcPr>
            <w:tcW w:w="683" w:type="dxa"/>
            <w:tcBorders>
              <w:right w:val="nil"/>
            </w:tcBorders>
            <w:shd w:val="clear" w:color="auto" w:fill="BDD6EE"/>
          </w:tcPr>
          <w:p w:rsidRPr="005F2EA2" w:rsidR="005E1ED2" w:rsidP="00463F27" w:rsidRDefault="00634398" w14:paraId="1899C9BD" w14:textId="77777777">
            <w:pPr>
              <w:pStyle w:val="BodyText"/>
              <w:rPr>
                <w:noProof/>
              </w:rPr>
            </w:pPr>
            <w:r>
              <w:rPr>
                <w:noProof/>
              </w:rPr>
              <w:drawing>
                <wp:inline distT="0" distB="0" distL="0" distR="0" wp14:anchorId="77684939" wp14:editId="15135E90">
                  <wp:extent cx="323215" cy="323215"/>
                  <wp:effectExtent l="0" t="0" r="0" b="635"/>
                  <wp:docPr id="35" name="Graphic 1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 descr="Ribbon"/>
                          <pic:cNvPicPr>
                            <a:picLocks/>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BDD6EE"/>
          </w:tcPr>
          <w:p w:rsidRPr="00DF5244" w:rsidR="005E1ED2" w:rsidP="008E236E" w:rsidRDefault="005E1ED2" w14:paraId="5EDD134D" w14:textId="77777777">
            <w:pPr>
              <w:pStyle w:val="BodyText"/>
              <w:rPr>
                <w:bCs/>
              </w:rPr>
            </w:pPr>
            <w:r w:rsidRPr="00DF5244">
              <w:rPr>
                <w:color w:val="000000"/>
              </w:rPr>
              <w:t xml:space="preserve">When populating any effectiveTime or time element in a document, C-CDA </w:t>
            </w:r>
            <w:r w:rsidRPr="00DF5244">
              <w:t xml:space="preserve">Content </w:t>
            </w:r>
            <w:r w:rsidRPr="00DF5244">
              <w:rPr>
                <w:bCs/>
              </w:rPr>
              <w:t>Creators</w:t>
            </w:r>
            <w:r w:rsidRPr="00DF5244" w:rsidR="00E83F3B">
              <w:rPr>
                <w:bCs/>
              </w:rPr>
              <w:t>:</w:t>
            </w:r>
          </w:p>
          <w:p w:rsidRPr="007770C6" w:rsidR="005E1ED2" w:rsidP="008E236E" w:rsidRDefault="005E1ED2" w14:paraId="623A614A" w14:textId="77777777">
            <w:pPr>
              <w:pStyle w:val="Default"/>
              <w:rPr>
                <w:sz w:val="20"/>
              </w:rPr>
            </w:pPr>
          </w:p>
          <w:p w:rsidRPr="007770C6" w:rsidR="005E1ED2" w:rsidP="003A3D50" w:rsidRDefault="005E1ED2" w14:paraId="74B3386F" w14:textId="7F428D8F">
            <w:pPr>
              <w:pStyle w:val="Default"/>
              <w:rPr>
                <w:sz w:val="20"/>
              </w:rPr>
            </w:pPr>
            <w:r w:rsidRPr="007770C6">
              <w:rPr>
                <w:sz w:val="20"/>
              </w:rPr>
              <w:t xml:space="preserve">1. </w:t>
            </w:r>
            <w:r w:rsidRPr="007770C6">
              <w:rPr>
                <w:b/>
                <w:bCs/>
                <w:sz w:val="20"/>
              </w:rPr>
              <w:t>SH</w:t>
            </w:r>
            <w:r w:rsidR="00D27E26">
              <w:rPr>
                <w:b/>
                <w:bCs/>
                <w:sz w:val="20"/>
              </w:rPr>
              <w:t>OULD</w:t>
            </w:r>
            <w:r w:rsidRPr="007770C6">
              <w:rPr>
                <w:b/>
                <w:bCs/>
                <w:sz w:val="20"/>
              </w:rPr>
              <w:t xml:space="preserve"> </w:t>
            </w:r>
            <w:r w:rsidRPr="007770C6">
              <w:rPr>
                <w:sz w:val="20"/>
              </w:rPr>
              <w:t xml:space="preserve">be precise to the day. </w:t>
            </w:r>
          </w:p>
          <w:p w:rsidRPr="007770C6" w:rsidR="005E1ED2" w:rsidP="003A3D50" w:rsidRDefault="005E1ED2" w14:paraId="1A88F163" w14:textId="77777777">
            <w:pPr>
              <w:pStyle w:val="Default"/>
              <w:rPr>
                <w:sz w:val="20"/>
              </w:rPr>
            </w:pPr>
            <w:r w:rsidRPr="007770C6">
              <w:rPr>
                <w:sz w:val="20"/>
              </w:rPr>
              <w:t xml:space="preserve">2. </w:t>
            </w:r>
            <w:r w:rsidRPr="007770C6">
              <w:rPr>
                <w:b/>
                <w:bCs/>
                <w:sz w:val="20"/>
              </w:rPr>
              <w:t xml:space="preserve">SHOULD </w:t>
            </w:r>
            <w:r w:rsidRPr="007770C6">
              <w:rPr>
                <w:sz w:val="20"/>
              </w:rPr>
              <w:t>be precise to the minute.</w:t>
            </w:r>
          </w:p>
          <w:p w:rsidRPr="007770C6" w:rsidR="005E1ED2" w:rsidP="003A3D50" w:rsidRDefault="005E1ED2" w14:paraId="12A12E92" w14:textId="77777777">
            <w:pPr>
              <w:pStyle w:val="Default"/>
              <w:rPr>
                <w:sz w:val="20"/>
              </w:rPr>
            </w:pPr>
            <w:r w:rsidRPr="007770C6">
              <w:rPr>
                <w:sz w:val="20"/>
              </w:rPr>
              <w:t xml:space="preserve">3. </w:t>
            </w:r>
            <w:r w:rsidRPr="007770C6">
              <w:rPr>
                <w:b/>
                <w:bCs/>
                <w:sz w:val="20"/>
              </w:rPr>
              <w:t xml:space="preserve">MAY </w:t>
            </w:r>
            <w:r w:rsidRPr="007770C6">
              <w:rPr>
                <w:sz w:val="20"/>
              </w:rPr>
              <w:t xml:space="preserve">be precise to the second. </w:t>
            </w:r>
          </w:p>
          <w:p w:rsidRPr="007770C6" w:rsidR="005E1ED2" w:rsidP="008E236E" w:rsidRDefault="005E1ED2" w14:paraId="4C845514" w14:textId="77777777">
            <w:pPr>
              <w:pStyle w:val="Default"/>
              <w:rPr>
                <w:sz w:val="20"/>
              </w:rPr>
            </w:pPr>
            <w:r w:rsidRPr="007770C6">
              <w:rPr>
                <w:sz w:val="20"/>
              </w:rPr>
              <w:t xml:space="preserve">4. If more precise than day, </w:t>
            </w:r>
            <w:r w:rsidRPr="007770C6">
              <w:rPr>
                <w:b/>
                <w:bCs/>
                <w:sz w:val="20"/>
              </w:rPr>
              <w:t xml:space="preserve">SHALL </w:t>
            </w:r>
            <w:r w:rsidRPr="007770C6">
              <w:rPr>
                <w:sz w:val="20"/>
              </w:rPr>
              <w:t xml:space="preserve">include time-zone offset. </w:t>
            </w:r>
          </w:p>
          <w:p w:rsidRPr="00DF5244" w:rsidR="005E1ED2" w:rsidP="008E236E" w:rsidRDefault="005E1ED2" w14:paraId="0BC0C965" w14:textId="77777777">
            <w:pPr>
              <w:pStyle w:val="BodyText"/>
              <w:rPr>
                <w:b/>
                <w:color w:val="000000"/>
              </w:rPr>
            </w:pPr>
            <w:r w:rsidRPr="00DF5244">
              <w:rPr>
                <w:bCs/>
              </w:rPr>
              <w:t xml:space="preserve"> </w:t>
            </w:r>
            <w:r w:rsidRPr="00DF5244">
              <w:rPr>
                <w:b/>
                <w:color w:val="000000"/>
              </w:rPr>
              <w:t>[CONF</w:t>
            </w:r>
            <w:r w:rsidRPr="00DF5244" w:rsidR="00A46C09">
              <w:rPr>
                <w:b/>
                <w:color w:val="000000"/>
              </w:rPr>
              <w:t>-072</w:t>
            </w:r>
            <w:r w:rsidRPr="00DF5244">
              <w:rPr>
                <w:b/>
                <w:color w:val="000000"/>
              </w:rPr>
              <w:t>]</w:t>
            </w:r>
          </w:p>
          <w:p w:rsidRPr="00DF5244" w:rsidR="005E1ED2" w:rsidP="008E236E" w:rsidRDefault="005E1ED2" w14:paraId="7DFAD518" w14:textId="77777777">
            <w:pPr>
              <w:pStyle w:val="BodyText"/>
              <w:rPr>
                <w:b/>
                <w:color w:val="000000"/>
              </w:rPr>
            </w:pPr>
          </w:p>
          <w:p w:rsidRPr="00CC7455" w:rsidR="005E1ED2" w:rsidP="00463F27" w:rsidRDefault="005E1ED2" w14:paraId="1ACDFCC5" w14:textId="7A524B23">
            <w:pPr>
              <w:pStyle w:val="BodyText"/>
              <w:rPr>
                <w:bCs/>
                <w:color w:val="000000"/>
              </w:rPr>
            </w:pPr>
            <w:r w:rsidRPr="007770C6">
              <w:rPr>
                <w:bCs/>
                <w:color w:val="000000"/>
              </w:rPr>
              <w:t>Note</w:t>
            </w:r>
            <w:r w:rsidRPr="007770C6" w:rsidR="00A46C09">
              <w:rPr>
                <w:bCs/>
                <w:color w:val="000000"/>
              </w:rPr>
              <w:t>: T</w:t>
            </w:r>
            <w:r w:rsidRPr="007770C6">
              <w:rPr>
                <w:bCs/>
                <w:color w:val="000000"/>
              </w:rPr>
              <w:t>his conformance does not apply to the birthTime element because use of a timezone offset could have an unintended negative effect when doing patient matching.</w:t>
            </w:r>
            <w:r w:rsidRPr="007770C6" w:rsidR="00CA5B48">
              <w:rPr>
                <w:bCs/>
                <w:color w:val="000000"/>
              </w:rPr>
              <w:t xml:space="preserve"> It also does not apply to the effectiveTime element of the Birth Sex Observation (2.16.840.1.113883.10.20.22.4.200:2016-06-01) template</w:t>
            </w:r>
            <w:r w:rsidRPr="007770C6" w:rsidR="002E1208">
              <w:rPr>
                <w:bCs/>
                <w:color w:val="000000"/>
              </w:rPr>
              <w:t>.</w:t>
            </w:r>
          </w:p>
        </w:tc>
      </w:tr>
    </w:tbl>
    <w:p w:rsidRPr="003A3D50" w:rsidR="005E1ED2" w:rsidP="005E1ED2" w:rsidRDefault="005E1ED2" w14:paraId="649B9AE2" w14:textId="77777777">
      <w:pPr>
        <w:spacing w:after="120"/>
        <w:rPr>
          <w:rFonts w:eastAsia="Calibri" w:cs="Calibri"/>
        </w:rPr>
      </w:pP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992A23" w:rsidR="004E29C8" w:rsidTr="004E29C8" w14:paraId="2B68AFB9" w14:textId="77777777">
        <w:trPr>
          <w:cantSplit/>
          <w:trHeight w:val="576"/>
        </w:trPr>
        <w:tc>
          <w:tcPr>
            <w:tcW w:w="683" w:type="dxa"/>
            <w:tcBorders>
              <w:right w:val="nil"/>
            </w:tcBorders>
            <w:shd w:val="clear" w:color="auto" w:fill="BDD6EE"/>
          </w:tcPr>
          <w:p w:rsidRPr="005F2EA2" w:rsidR="005E1ED2" w:rsidP="00463F27" w:rsidRDefault="00634398" w14:paraId="4091CECE" w14:textId="77777777">
            <w:pPr>
              <w:pStyle w:val="BodyText"/>
              <w:rPr>
                <w:noProof/>
              </w:rPr>
            </w:pPr>
            <w:r>
              <w:rPr>
                <w:noProof/>
              </w:rPr>
              <w:drawing>
                <wp:inline distT="0" distB="0" distL="0" distR="0" wp14:anchorId="56D2B705" wp14:editId="5AE1CDB5">
                  <wp:extent cx="323215" cy="323215"/>
                  <wp:effectExtent l="0" t="0" r="0" b="635"/>
                  <wp:docPr id="34" name="Graphic 1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 descr="Ribbon"/>
                          <pic:cNvPicPr>
                            <a:picLocks/>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BDD6EE"/>
          </w:tcPr>
          <w:p w:rsidRPr="00DF5244" w:rsidR="00992A23" w:rsidP="00463F27" w:rsidRDefault="005E1ED2" w14:paraId="34B79498" w14:textId="77777777">
            <w:pPr>
              <w:pStyle w:val="BodyText"/>
              <w:rPr>
                <w:bCs/>
              </w:rPr>
            </w:pPr>
            <w:r w:rsidRPr="00DF5244">
              <w:rPr>
                <w:color w:val="000000"/>
              </w:rPr>
              <w:t xml:space="preserve">When populating a birthTime metadata element in the header or section of a document, C-CDA </w:t>
            </w:r>
            <w:r w:rsidRPr="00DF5244">
              <w:t xml:space="preserve">Content </w:t>
            </w:r>
            <w:r w:rsidRPr="00DF5244">
              <w:rPr>
                <w:bCs/>
              </w:rPr>
              <w:t>Creators</w:t>
            </w:r>
            <w:r w:rsidRPr="00DF5244" w:rsidR="00992A23">
              <w:rPr>
                <w:bCs/>
              </w:rPr>
              <w:t>:</w:t>
            </w:r>
          </w:p>
          <w:p w:rsidRPr="00DF5244" w:rsidR="005E1ED2" w:rsidP="00463F27" w:rsidRDefault="005E1ED2" w14:paraId="01CC6A4F" w14:textId="77777777">
            <w:pPr>
              <w:pStyle w:val="BodyText"/>
              <w:rPr>
                <w:bCs/>
              </w:rPr>
            </w:pPr>
            <w:r w:rsidRPr="00DF5244">
              <w:t xml:space="preserve">1. </w:t>
            </w:r>
            <w:r w:rsidRPr="00DF5244">
              <w:rPr>
                <w:b/>
                <w:bCs/>
              </w:rPr>
              <w:t xml:space="preserve">SHALL </w:t>
            </w:r>
            <w:r w:rsidRPr="00DF5244">
              <w:t xml:space="preserve">be precise to the day. </w:t>
            </w:r>
          </w:p>
          <w:p w:rsidRPr="007770C6" w:rsidR="005E1ED2" w:rsidP="00463F27" w:rsidRDefault="005E1ED2" w14:paraId="1A16F912" w14:textId="77777777">
            <w:pPr>
              <w:pStyle w:val="Default"/>
              <w:spacing w:after="8"/>
              <w:rPr>
                <w:sz w:val="20"/>
              </w:rPr>
            </w:pPr>
            <w:r w:rsidRPr="007770C6">
              <w:rPr>
                <w:sz w:val="20"/>
              </w:rPr>
              <w:t xml:space="preserve">2. </w:t>
            </w:r>
            <w:r w:rsidRPr="007770C6">
              <w:rPr>
                <w:b/>
                <w:bCs/>
                <w:sz w:val="20"/>
              </w:rPr>
              <w:t xml:space="preserve">SHOULD </w:t>
            </w:r>
            <w:r w:rsidRPr="007770C6">
              <w:rPr>
                <w:sz w:val="20"/>
              </w:rPr>
              <w:t>be precise to the minute.</w:t>
            </w:r>
          </w:p>
          <w:p w:rsidRPr="007770C6" w:rsidR="005E1ED2" w:rsidP="00463F27" w:rsidRDefault="005E1ED2" w14:paraId="7E5DECFF" w14:textId="77777777">
            <w:pPr>
              <w:pStyle w:val="Default"/>
              <w:spacing w:after="8"/>
              <w:rPr>
                <w:sz w:val="20"/>
              </w:rPr>
            </w:pPr>
            <w:r w:rsidRPr="007770C6">
              <w:rPr>
                <w:sz w:val="20"/>
              </w:rPr>
              <w:t xml:space="preserve">3. </w:t>
            </w:r>
            <w:r w:rsidRPr="007770C6">
              <w:rPr>
                <w:b/>
                <w:bCs/>
                <w:sz w:val="20"/>
              </w:rPr>
              <w:t xml:space="preserve">MAY </w:t>
            </w:r>
            <w:r w:rsidRPr="007770C6">
              <w:rPr>
                <w:sz w:val="20"/>
              </w:rPr>
              <w:t xml:space="preserve">be precise to the second. </w:t>
            </w:r>
          </w:p>
          <w:p w:rsidRPr="007770C6" w:rsidR="005E1ED2" w:rsidP="00463F27" w:rsidRDefault="005E1ED2" w14:paraId="7459F216" w14:textId="77777777">
            <w:pPr>
              <w:pStyle w:val="Default"/>
              <w:rPr>
                <w:sz w:val="20"/>
              </w:rPr>
            </w:pPr>
            <w:r w:rsidRPr="007770C6">
              <w:rPr>
                <w:sz w:val="20"/>
              </w:rPr>
              <w:t xml:space="preserve">4. </w:t>
            </w:r>
            <w:r w:rsidRPr="007770C6">
              <w:rPr>
                <w:b/>
                <w:bCs/>
                <w:sz w:val="20"/>
              </w:rPr>
              <w:t xml:space="preserve">SHALL NOT </w:t>
            </w:r>
            <w:r w:rsidRPr="007770C6">
              <w:rPr>
                <w:sz w:val="20"/>
              </w:rPr>
              <w:t xml:space="preserve">include time or time-zone offset. </w:t>
            </w:r>
          </w:p>
          <w:p w:rsidRPr="00992A23" w:rsidR="005E1ED2" w:rsidP="00463F27" w:rsidRDefault="005E1ED2" w14:paraId="39A93525" w14:textId="77777777">
            <w:pPr>
              <w:pStyle w:val="BodyText"/>
              <w:rPr>
                <w:b/>
                <w:color w:val="000000"/>
              </w:rPr>
            </w:pPr>
            <w:r w:rsidRPr="00DF5244">
              <w:rPr>
                <w:bCs/>
              </w:rPr>
              <w:t xml:space="preserve"> </w:t>
            </w:r>
            <w:r w:rsidRPr="00DF5244">
              <w:rPr>
                <w:b/>
                <w:color w:val="000000"/>
              </w:rPr>
              <w:t>[CONF-</w:t>
            </w:r>
            <w:r w:rsidRPr="00DF5244" w:rsidR="00A46C09">
              <w:rPr>
                <w:b/>
                <w:color w:val="000000"/>
              </w:rPr>
              <w:t>073</w:t>
            </w:r>
            <w:r w:rsidRPr="00DF5244">
              <w:rPr>
                <w:b/>
                <w:color w:val="000000"/>
              </w:rPr>
              <w:t>]</w:t>
            </w:r>
          </w:p>
        </w:tc>
      </w:tr>
    </w:tbl>
    <w:p w:rsidRPr="00C64922" w:rsidR="00DD51B1" w:rsidP="004C76D9" w:rsidRDefault="00DD51B1" w14:paraId="6A2A1988" w14:textId="77777777">
      <w:pPr>
        <w:pStyle w:val="Heading4"/>
      </w:pPr>
      <w:bookmarkStart w:name="_a2cbo8hsvgs5" w:colFirst="0" w:colLast="0" w:id="1406"/>
      <w:bookmarkStart w:name="_Date/Time_Precision" w:id="1407"/>
      <w:bookmarkStart w:name="_Toc11043635" w:id="1408"/>
      <w:bookmarkEnd w:id="1406"/>
      <w:bookmarkEnd w:id="1407"/>
      <w:r w:rsidRPr="00C64922">
        <w:t>Date/Time Precision</w:t>
      </w:r>
      <w:bookmarkEnd w:id="1408"/>
    </w:p>
    <w:p w:rsidR="002869E1" w:rsidP="00B505D2" w:rsidRDefault="00DD51B1" w14:paraId="6C2261A0" w14:textId="4E314E41">
      <w:pPr>
        <w:spacing w:after="120"/>
        <w:rPr>
          <w:rFonts w:eastAsia="Calibri" w:cs="Calibri"/>
        </w:rPr>
      </w:pPr>
      <w:r w:rsidRPr="00D14360">
        <w:rPr>
          <w:rFonts w:eastAsia="Calibri" w:cs="Calibri"/>
        </w:rPr>
        <w:t xml:space="preserve">When specifying dates and times, care should be taken to only </w:t>
      </w:r>
      <w:r w:rsidRPr="00D14360" w:rsidR="002817F4">
        <w:rPr>
          <w:rFonts w:eastAsia="Calibri" w:cs="Calibri"/>
        </w:rPr>
        <w:t>capture data with</w:t>
      </w:r>
      <w:r w:rsidRPr="00D14360">
        <w:rPr>
          <w:rFonts w:eastAsia="Calibri" w:cs="Calibri"/>
        </w:rPr>
        <w:t xml:space="preserve"> as much precision as is known.  The timestamp format allows for partial dates and partial times to be specified.  </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992A23" w:rsidR="00CF5E15" w:rsidTr="004E29C8" w14:paraId="79FD1471" w14:textId="77777777">
        <w:trPr>
          <w:trHeight w:val="576"/>
        </w:trPr>
        <w:tc>
          <w:tcPr>
            <w:tcW w:w="683" w:type="dxa"/>
            <w:tcBorders>
              <w:right w:val="nil"/>
            </w:tcBorders>
            <w:shd w:val="clear" w:color="auto" w:fill="BDD6EE"/>
          </w:tcPr>
          <w:p w:rsidRPr="005F2EA2" w:rsidR="00CF5E15" w:rsidP="0007159E" w:rsidRDefault="00CF5E15" w14:paraId="48D5BAA6" w14:textId="77777777">
            <w:pPr>
              <w:pStyle w:val="BodyText"/>
              <w:rPr>
                <w:noProof/>
              </w:rPr>
            </w:pPr>
            <w:r>
              <w:rPr>
                <w:noProof/>
              </w:rPr>
              <w:drawing>
                <wp:inline distT="0" distB="0" distL="0" distR="0" wp14:anchorId="7D063CD7" wp14:editId="735905CE">
                  <wp:extent cx="323215" cy="323215"/>
                  <wp:effectExtent l="0" t="0" r="0" b="635"/>
                  <wp:docPr id="3159" name="Graphic 1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 descr="Ribbon"/>
                          <pic:cNvPicPr>
                            <a:picLocks/>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BDD6EE"/>
          </w:tcPr>
          <w:p w:rsidRPr="00CD76EA" w:rsidR="00CF5E15" w:rsidP="0007159E" w:rsidRDefault="00CF5E15" w14:paraId="6C6501A5" w14:textId="19464635">
            <w:pPr>
              <w:pStyle w:val="BodyText"/>
              <w:rPr>
                <w:bCs/>
                <w:color w:val="000000"/>
              </w:rPr>
            </w:pPr>
            <w:r w:rsidRPr="00D14360">
              <w:t xml:space="preserve">Dates and Times </w:t>
            </w:r>
            <w:r w:rsidRPr="00D14360">
              <w:rPr>
                <w:bCs/>
              </w:rPr>
              <w:t>SHOULD NOT</w:t>
            </w:r>
            <w:r w:rsidRPr="00D14360">
              <w:t xml:space="preserve"> be padded with zeroes as this implies a precision that is probably not true. </w:t>
            </w:r>
            <w:r w:rsidRPr="00C64922">
              <w:t xml:space="preserve"> </w:t>
            </w:r>
            <w:r w:rsidRPr="00D14360">
              <w:rPr>
                <w:b/>
                <w:color w:val="000000"/>
              </w:rPr>
              <w:t>[CONF-</w:t>
            </w:r>
            <w:r>
              <w:rPr>
                <w:b/>
                <w:color w:val="000000"/>
              </w:rPr>
              <w:t>074</w:t>
            </w:r>
            <w:r w:rsidRPr="00D14360">
              <w:rPr>
                <w:b/>
                <w:color w:val="000000"/>
              </w:rPr>
              <w:t>]</w:t>
            </w:r>
          </w:p>
        </w:tc>
      </w:tr>
    </w:tbl>
    <w:p w:rsidRPr="00D14360" w:rsidR="00CF5E15" w:rsidP="00B505D2" w:rsidRDefault="00CF5E15" w14:paraId="5493E56F" w14:textId="77777777">
      <w:pPr>
        <w:spacing w:after="120"/>
        <w:rPr>
          <w:rFonts w:eastAsia="Calibri" w:cs="Calibri"/>
        </w:rPr>
      </w:pPr>
    </w:p>
    <w:p w:rsidRPr="00D14360" w:rsidR="00DD51B1" w:rsidP="007770C6" w:rsidRDefault="002869E1" w14:paraId="24540C64" w14:textId="77777777">
      <w:pPr>
        <w:pStyle w:val="NormalWeb"/>
        <w:spacing w:before="0" w:beforeAutospacing="0" w:after="120" w:afterAutospacing="0"/>
        <w:rPr>
          <w:rFonts w:eastAsia="Calibri" w:cs="Calibri"/>
        </w:rPr>
      </w:pPr>
      <w:r w:rsidRPr="00D14360">
        <w:rPr>
          <w:rFonts w:eastAsia="Calibri" w:cs="Calibri"/>
        </w:rPr>
        <w:t xml:space="preserve">A date/time of “20160101000000.0000” is explicitly representing the exact first </w:t>
      </w:r>
      <w:r w:rsidR="001E65C3">
        <w:rPr>
          <w:rFonts w:eastAsia="Calibri" w:cs="Calibri"/>
        </w:rPr>
        <w:t xml:space="preserve">tenth of a </w:t>
      </w:r>
      <w:r w:rsidRPr="00D14360">
        <w:rPr>
          <w:rFonts w:eastAsia="Calibri" w:cs="Calibri"/>
        </w:rPr>
        <w:t>millisecond on January 1</w:t>
      </w:r>
      <w:r w:rsidRPr="00D14360">
        <w:rPr>
          <w:rFonts w:eastAsia="Calibri" w:cs="Calibri"/>
          <w:vertAlign w:val="superscript"/>
        </w:rPr>
        <w:t>st</w:t>
      </w:r>
      <w:r w:rsidRPr="00D14360">
        <w:rPr>
          <w:rFonts w:eastAsia="Calibri" w:cs="Calibri"/>
        </w:rPr>
        <w:t xml:space="preserve">, 2016.  </w:t>
      </w:r>
      <w:r w:rsidRPr="00D14360" w:rsidR="00DD51B1">
        <w:rPr>
          <w:rFonts w:eastAsia="Calibri" w:cs="Calibri"/>
        </w:rPr>
        <w:t xml:space="preserve">Unless this is the exact </w:t>
      </w:r>
      <w:r w:rsidR="001E65C3">
        <w:rPr>
          <w:rFonts w:eastAsia="Calibri" w:cs="Calibri"/>
        </w:rPr>
        <w:t xml:space="preserve">tenth of a </w:t>
      </w:r>
      <w:r w:rsidRPr="00D14360" w:rsidR="00DD51B1">
        <w:rPr>
          <w:rFonts w:eastAsia="Calibri" w:cs="Calibri"/>
        </w:rPr>
        <w:t>millisecond that is intended to be represented, this date/time should be sent as “20160101” which is stating “sometime on January 1</w:t>
      </w:r>
      <w:r w:rsidRPr="00D14360" w:rsidR="00DD51B1">
        <w:rPr>
          <w:rFonts w:eastAsia="Calibri" w:cs="Calibri"/>
          <w:vertAlign w:val="superscript"/>
        </w:rPr>
        <w:t>st</w:t>
      </w:r>
      <w:r w:rsidRPr="00D14360" w:rsidR="00DD51B1">
        <w:rPr>
          <w:rFonts w:eastAsia="Calibri" w:cs="Calibri"/>
        </w:rPr>
        <w:t>, 2016</w:t>
      </w:r>
      <w:r w:rsidRPr="00D14360" w:rsidR="001E0229">
        <w:rPr>
          <w:rFonts w:eastAsia="Calibri" w:cs="Calibri"/>
        </w:rPr>
        <w:t>.</w:t>
      </w:r>
      <w:r w:rsidRPr="00D14360" w:rsidR="00DD51B1">
        <w:rPr>
          <w:rFonts w:eastAsia="Calibri" w:cs="Calibri"/>
        </w:rPr>
        <w:t>”  Similarly, “2016010109” is stating “sometime after 09:00am on January 1</w:t>
      </w:r>
      <w:r w:rsidRPr="00D14360" w:rsidR="00DD51B1">
        <w:rPr>
          <w:rFonts w:eastAsia="Calibri" w:cs="Calibri"/>
          <w:vertAlign w:val="superscript"/>
        </w:rPr>
        <w:t>st</w:t>
      </w:r>
      <w:r w:rsidRPr="00D14360" w:rsidR="00DD51B1">
        <w:rPr>
          <w:rFonts w:eastAsia="Calibri" w:cs="Calibri"/>
        </w:rPr>
        <w:t>, 2016, but before 10:00am</w:t>
      </w:r>
      <w:r w:rsidRPr="00D14360" w:rsidR="001E0229">
        <w:rPr>
          <w:rFonts w:eastAsia="Calibri" w:cs="Calibri"/>
        </w:rPr>
        <w:t>.</w:t>
      </w:r>
      <w:r w:rsidRPr="00D14360" w:rsidR="00DD51B1">
        <w:rPr>
          <w:rFonts w:eastAsia="Calibri" w:cs="Calibri"/>
        </w:rPr>
        <w:t>”</w:t>
      </w:r>
    </w:p>
    <w:p w:rsidRPr="00D14360" w:rsidR="005051D9" w:rsidP="009A0515" w:rsidRDefault="00DD51B1" w14:paraId="476C2FEB" w14:textId="77777777">
      <w:pPr>
        <w:spacing w:after="120"/>
        <w:rPr>
          <w:rFonts w:eastAsia="Calibri" w:cs="Calibri"/>
        </w:rPr>
      </w:pPr>
      <w:r w:rsidRPr="00D14360">
        <w:rPr>
          <w:rFonts w:eastAsia="Calibri" w:cs="Calibri"/>
        </w:rPr>
        <w:t xml:space="preserve">When </w:t>
      </w:r>
      <w:r w:rsidRPr="00D14360" w:rsidR="002817F4">
        <w:rPr>
          <w:rFonts w:eastAsia="Calibri" w:cs="Calibri"/>
        </w:rPr>
        <w:t>documenting</w:t>
      </w:r>
      <w:r w:rsidRPr="00D14360">
        <w:rPr>
          <w:rFonts w:eastAsia="Calibri" w:cs="Calibri"/>
        </w:rPr>
        <w:t xml:space="preserve"> an interval of date/times, care must also be taken in the interpretation of the high point of the interval</w:t>
      </w:r>
      <w:r w:rsidRPr="00D14360" w:rsidR="00282D01">
        <w:rPr>
          <w:rFonts w:eastAsia="Calibri" w:cs="Calibri"/>
        </w:rPr>
        <w:t>. Chapter</w:t>
      </w:r>
      <w:r w:rsidRPr="00D14360">
        <w:rPr>
          <w:rFonts w:eastAsia="Calibri" w:cs="Calibri"/>
        </w:rPr>
        <w:t xml:space="preserve"> 3.8.2 of the HL7 Abstract Data Types Specification reads</w:t>
      </w:r>
      <w:r w:rsidRPr="00D14360" w:rsidR="009862E4">
        <w:rPr>
          <w:rFonts w:eastAsia="Calibri" w:cs="Calibri"/>
        </w:rPr>
        <w:t>:</w:t>
      </w:r>
      <w:r w:rsidRPr="00D14360" w:rsidR="009A0515">
        <w:rPr>
          <w:rFonts w:eastAsia="Calibri" w:cs="Calibri"/>
        </w:rPr>
        <w:t xml:space="preserve"> </w:t>
      </w:r>
    </w:p>
    <w:p w:rsidRPr="00D14360" w:rsidR="00DD51B1" w:rsidRDefault="00DD51B1" w14:paraId="1C77312D" w14:textId="77777777">
      <w:pPr>
        <w:spacing w:after="120"/>
        <w:ind w:left="720"/>
        <w:rPr>
          <w:rFonts w:eastAsia="Calibri" w:cs="Calibri"/>
        </w:rPr>
      </w:pPr>
      <w:r w:rsidRPr="00D14360">
        <w:rPr>
          <w:rFonts w:eastAsia="Calibri" w:cs="Calibri"/>
        </w:rPr>
        <w:t>The precision of a stated interval boundary is irrelevant for the interval. One might wrongly assume that the interval "[19870901;19870930]" stands for the entire month, from the 1</w:t>
      </w:r>
      <w:r w:rsidRPr="00D14360">
        <w:rPr>
          <w:rFonts w:eastAsia="Calibri" w:cs="Calibri"/>
          <w:vertAlign w:val="superscript"/>
        </w:rPr>
        <w:t>st</w:t>
      </w:r>
      <w:r w:rsidRPr="00D14360">
        <w:rPr>
          <w:rFonts w:eastAsia="Calibri" w:cs="Calibri"/>
        </w:rPr>
        <w:t xml:space="preserve"> of September 1987 until end of the day on September 30th. However, this is not so! The proper way to denote an entire calendar cycle (e.g., hour, day, month, year, etc.) in the interval notation is to use an open high boundary. For example, all of September 1987 is denoted as "[198709;198710["</w:t>
      </w:r>
      <w:r w:rsidRPr="00D14360" w:rsidR="005051D9">
        <w:rPr>
          <w:rFonts w:eastAsia="Calibri" w:cs="Calibri"/>
        </w:rPr>
        <w:t>.</w:t>
      </w:r>
      <w:r w:rsidRPr="00D14360" w:rsidR="009A0515">
        <w:rPr>
          <w:rStyle w:val="FootnoteReference"/>
          <w:rFonts w:eastAsia="Calibri" w:cs="Calibri"/>
        </w:rPr>
        <w:footnoteReference w:id="114"/>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9B30E1" w:rsidTr="004E29C8" w14:paraId="13DF53BD" w14:textId="77777777">
        <w:trPr>
          <w:trHeight w:val="576"/>
        </w:trPr>
        <w:tc>
          <w:tcPr>
            <w:tcW w:w="683" w:type="dxa"/>
            <w:tcBorders>
              <w:right w:val="nil"/>
            </w:tcBorders>
            <w:shd w:val="clear" w:color="auto" w:fill="C6D9F1"/>
          </w:tcPr>
          <w:p w:rsidRPr="004E2323" w:rsidR="009B30E1" w:rsidP="00900EAD" w:rsidRDefault="00634398" w14:paraId="23A646EB" w14:textId="77777777">
            <w:pPr>
              <w:pStyle w:val="BodyText"/>
              <w:rPr>
                <w:noProof/>
              </w:rPr>
            </w:pPr>
            <w:r>
              <w:rPr>
                <w:noProof/>
              </w:rPr>
              <w:drawing>
                <wp:inline distT="0" distB="0" distL="0" distR="0" wp14:anchorId="57DD9F61" wp14:editId="0F7EBFD1">
                  <wp:extent cx="323215" cy="323215"/>
                  <wp:effectExtent l="0" t="0" r="0" b="635"/>
                  <wp:docPr id="32" name="Graphic 2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8"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0B6208" w:rsidR="009B30E1" w:rsidP="00900EAD" w:rsidRDefault="009B30E1" w14:paraId="3CFB685C" w14:textId="7FC196BD">
            <w:pPr>
              <w:pStyle w:val="BodyText"/>
            </w:pPr>
            <w:r w:rsidRPr="00AE350D">
              <w:t xml:space="preserve">For purposes of an interval, when a partial date/time is encountered, </w:t>
            </w:r>
            <w:r w:rsidRPr="001E65C3">
              <w:t xml:space="preserve">it </w:t>
            </w:r>
            <w:r w:rsidRPr="003A3D50">
              <w:t>SHOULD</w:t>
            </w:r>
            <w:r w:rsidRPr="001E65C3">
              <w:t> be</w:t>
            </w:r>
            <w:r w:rsidRPr="00AE350D">
              <w:t xml:space="preserve"> acted upon as if the rest of the date/time was padded with “01” for months or days, and “0s” for hours, minutes, seconds, and </w:t>
            </w:r>
            <w:r w:rsidR="001E65C3">
              <w:t>fractions of a second</w:t>
            </w:r>
            <w:r w:rsidRPr="00AE350D">
              <w:t xml:space="preserve">. </w:t>
            </w:r>
            <w:r w:rsidRPr="004E2323">
              <w:t xml:space="preserve"> </w:t>
            </w:r>
            <w:r w:rsidRPr="00D14360">
              <w:rPr>
                <w:b/>
                <w:color w:val="000000"/>
              </w:rPr>
              <w:t>[</w:t>
            </w:r>
            <w:r w:rsidR="00A46C09">
              <w:rPr>
                <w:b/>
                <w:color w:val="000000"/>
              </w:rPr>
              <w:t>BP-075</w:t>
            </w:r>
            <w:r w:rsidRPr="00D14360">
              <w:rPr>
                <w:b/>
                <w:color w:val="000000"/>
              </w:rPr>
              <w:t>]</w:t>
            </w:r>
          </w:p>
        </w:tc>
      </w:tr>
    </w:tbl>
    <w:p w:rsidRPr="00D14360" w:rsidR="009B30E1" w:rsidP="003A3D50" w:rsidRDefault="009B30E1" w14:paraId="799C239E" w14:textId="77777777">
      <w:pPr>
        <w:spacing w:after="120"/>
        <w:ind w:left="720"/>
        <w:rPr>
          <w:rFonts w:eastAsia="Calibri" w:cs="Calibri"/>
        </w:rPr>
      </w:pPr>
    </w:p>
    <w:p w:rsidRPr="00D14360" w:rsidR="00DD51B1" w:rsidP="00B505D2" w:rsidRDefault="00DD51B1" w14:paraId="760F59CF" w14:textId="77777777">
      <w:pPr>
        <w:spacing w:after="120"/>
        <w:rPr>
          <w:rFonts w:eastAsia="Calibri" w:cs="Calibri"/>
        </w:rPr>
      </w:pPr>
      <w:r w:rsidRPr="00D14360">
        <w:rPr>
          <w:rFonts w:eastAsia="Calibri" w:cs="Calibri"/>
        </w:rPr>
        <w:t>Thus, the first interval above should be considered as [19870901000000.0000;19870930000000.0000], which then shows that it stands for the interval from September 1st, 1987 until the first instant of September 30th.  It thus does not actually include the rest of the instants of September 30th.  The second interval is considered as [19870901000000.0000;19871001000000.0000[.  It includes all of September 30th but does not include the first instant of October 1st because the interval is marked open.</w:t>
      </w:r>
    </w:p>
    <w:tbl>
      <w:tblPr>
        <w:tblW w:w="9355" w:type="dxa"/>
        <w:tblInd w:w="108" w:type="dxa"/>
        <w:tblBorders>
          <w:top w:val="single" w:color="4F81BD" w:sz="4" w:space="0"/>
          <w:left w:val="single" w:color="4F81BD" w:sz="4" w:space="0"/>
          <w:bottom w:val="single" w:color="4F81BD" w:sz="4" w:space="0"/>
          <w:right w:val="single" w:color="4F81BD" w:sz="4" w:space="0"/>
        </w:tblBorders>
        <w:tblLayout w:type="fixed"/>
        <w:tblLook w:val="0600" w:firstRow="0" w:lastRow="0" w:firstColumn="0" w:lastColumn="0" w:noHBand="1" w:noVBand="1"/>
      </w:tblPr>
      <w:tblGrid>
        <w:gridCol w:w="4677"/>
        <w:gridCol w:w="4678"/>
      </w:tblGrid>
      <w:tr w:rsidRPr="00C64922" w:rsidR="00B33A01" w:rsidTr="004E29C8" w14:paraId="615CAF2B" w14:textId="77777777">
        <w:trPr>
          <w:cantSplit/>
          <w:tblHeader/>
        </w:trPr>
        <w:tc>
          <w:tcPr>
            <w:tcW w:w="4677" w:type="dxa"/>
            <w:shd w:val="clear" w:color="auto" w:fill="4F81BD"/>
            <w:vAlign w:val="bottom"/>
          </w:tcPr>
          <w:p w:rsidRPr="00D14360" w:rsidR="00DD51B1" w:rsidP="00D14360" w:rsidRDefault="00DD51B1" w14:paraId="45F54C51" w14:textId="77777777">
            <w:pPr>
              <w:spacing w:after="120"/>
              <w:rPr>
                <w:rFonts w:cs="Calibri"/>
                <w:b/>
                <w:color w:val="FFFFFF"/>
              </w:rPr>
            </w:pPr>
            <w:bookmarkStart w:name="_206ipza" w:colFirst="0" w:colLast="0" w:id="1409"/>
            <w:bookmarkEnd w:id="1409"/>
            <w:r w:rsidRPr="00D14360">
              <w:rPr>
                <w:rFonts w:cs="Calibri"/>
                <w:b/>
                <w:color w:val="FFFFFF"/>
              </w:rPr>
              <w:t>Date / Time Expression</w:t>
            </w:r>
          </w:p>
        </w:tc>
        <w:tc>
          <w:tcPr>
            <w:tcW w:w="4678" w:type="dxa"/>
            <w:shd w:val="clear" w:color="auto" w:fill="4F81BD"/>
            <w:vAlign w:val="bottom"/>
          </w:tcPr>
          <w:p w:rsidRPr="00D14360" w:rsidR="00DD51B1" w:rsidP="00D14360" w:rsidRDefault="00DD51B1" w14:paraId="6E7D8B7A" w14:textId="77777777">
            <w:pPr>
              <w:spacing w:after="120"/>
              <w:rPr>
                <w:rFonts w:cs="Calibri"/>
                <w:b/>
                <w:color w:val="FFFFFF"/>
              </w:rPr>
            </w:pPr>
            <w:r w:rsidRPr="00D14360">
              <w:rPr>
                <w:rFonts w:cs="Calibri"/>
                <w:b/>
                <w:color w:val="FFFFFF"/>
              </w:rPr>
              <w:t>Representation</w:t>
            </w:r>
          </w:p>
        </w:tc>
      </w:tr>
      <w:tr w:rsidRPr="00C64922" w:rsidR="00B33A01" w:rsidTr="004E29C8" w14:paraId="20FAD31A" w14:textId="77777777">
        <w:tc>
          <w:tcPr>
            <w:tcW w:w="4677" w:type="dxa"/>
            <w:shd w:val="clear" w:color="auto" w:fill="auto"/>
          </w:tcPr>
          <w:p w:rsidRPr="00D14360" w:rsidR="00DD51B1" w:rsidP="00D14360" w:rsidRDefault="00DD51B1" w14:paraId="3BB8FB88" w14:textId="77777777">
            <w:pPr>
              <w:spacing w:after="120"/>
              <w:rPr>
                <w:rFonts w:cs="Calibri"/>
                <w:b/>
              </w:rPr>
            </w:pPr>
            <w:r w:rsidRPr="00D14360">
              <w:rPr>
                <w:rFonts w:cs="Calibri"/>
                <w:b/>
              </w:rPr>
              <w:t>November 27, 1970</w:t>
            </w:r>
          </w:p>
        </w:tc>
        <w:tc>
          <w:tcPr>
            <w:tcW w:w="4678" w:type="dxa"/>
            <w:shd w:val="clear" w:color="auto" w:fill="auto"/>
          </w:tcPr>
          <w:p w:rsidRPr="00D14360" w:rsidR="00DD51B1" w:rsidP="00D14360" w:rsidRDefault="00DD51B1" w14:paraId="4296745C" w14:textId="77777777">
            <w:pPr>
              <w:spacing w:after="120"/>
              <w:rPr>
                <w:rFonts w:ascii="Courier New" w:hAnsi="Courier New" w:eastAsia="Courier New" w:cs="Courier New"/>
                <w:sz w:val="16"/>
                <w:szCs w:val="16"/>
              </w:rPr>
            </w:pPr>
            <w:r w:rsidRPr="00D14360">
              <w:rPr>
                <w:rFonts w:ascii="Courier New" w:hAnsi="Courier New" w:eastAsia="Courier New" w:cs="Courier New"/>
                <w:sz w:val="16"/>
                <w:szCs w:val="16"/>
              </w:rPr>
              <w:t>&lt;effectiveDate value=“19701127”/&gt;</w:t>
            </w:r>
          </w:p>
        </w:tc>
      </w:tr>
      <w:tr w:rsidRPr="00C64922" w:rsidR="00B33A01" w:rsidTr="004E29C8" w14:paraId="5011F7F2" w14:textId="77777777">
        <w:tc>
          <w:tcPr>
            <w:tcW w:w="4677" w:type="dxa"/>
            <w:shd w:val="clear" w:color="auto" w:fill="auto"/>
          </w:tcPr>
          <w:p w:rsidRPr="00D14360" w:rsidR="00DD51B1" w:rsidP="00D14360" w:rsidRDefault="00DD51B1" w14:paraId="51815294" w14:textId="77777777">
            <w:pPr>
              <w:spacing w:after="120"/>
              <w:rPr>
                <w:rFonts w:cs="Calibri"/>
                <w:b/>
              </w:rPr>
            </w:pPr>
            <w:r w:rsidRPr="00D14360">
              <w:rPr>
                <w:rFonts w:cs="Calibri"/>
                <w:b/>
              </w:rPr>
              <w:t>11:30:52.3333 on November 27, 1970</w:t>
            </w:r>
            <w:r w:rsidR="001E65C3">
              <w:rPr>
                <w:rFonts w:cs="Calibri"/>
                <w:b/>
              </w:rPr>
              <w:t xml:space="preserve"> in EST</w:t>
            </w:r>
          </w:p>
        </w:tc>
        <w:tc>
          <w:tcPr>
            <w:tcW w:w="4678" w:type="dxa"/>
            <w:shd w:val="clear" w:color="auto" w:fill="auto"/>
          </w:tcPr>
          <w:p w:rsidRPr="00D14360" w:rsidR="00DD51B1" w:rsidP="00D14360" w:rsidRDefault="00DD51B1" w14:paraId="6949D234" w14:textId="77777777">
            <w:pPr>
              <w:spacing w:after="120"/>
              <w:rPr>
                <w:rFonts w:ascii="Courier New" w:hAnsi="Courier New" w:eastAsia="Courier New" w:cs="Courier New"/>
                <w:sz w:val="16"/>
                <w:szCs w:val="16"/>
              </w:rPr>
            </w:pPr>
            <w:r w:rsidRPr="00D14360">
              <w:rPr>
                <w:rFonts w:ascii="Courier New" w:hAnsi="Courier New" w:eastAsia="Courier New" w:cs="Courier New"/>
                <w:sz w:val="16"/>
                <w:szCs w:val="16"/>
              </w:rPr>
              <w:t>&lt;effectiveDate value=“19701127113052.3333</w:t>
            </w:r>
            <w:r w:rsidR="001E65C3">
              <w:rPr>
                <w:rFonts w:ascii="Courier New" w:hAnsi="Courier New" w:eastAsia="Courier New" w:cs="Courier New"/>
                <w:sz w:val="16"/>
                <w:szCs w:val="16"/>
              </w:rPr>
              <w:t>-0500</w:t>
            </w:r>
            <w:r w:rsidRPr="00D14360">
              <w:rPr>
                <w:rFonts w:ascii="Courier New" w:hAnsi="Courier New" w:eastAsia="Courier New" w:cs="Courier New"/>
                <w:sz w:val="16"/>
                <w:szCs w:val="16"/>
              </w:rPr>
              <w:t>”/&gt;</w:t>
            </w:r>
          </w:p>
        </w:tc>
      </w:tr>
      <w:tr w:rsidRPr="00C64922" w:rsidR="00B33A01" w:rsidTr="004E29C8" w14:paraId="06D48632" w14:textId="77777777">
        <w:tc>
          <w:tcPr>
            <w:tcW w:w="4677" w:type="dxa"/>
            <w:shd w:val="clear" w:color="auto" w:fill="auto"/>
          </w:tcPr>
          <w:p w:rsidRPr="00D14360" w:rsidR="00DD51B1" w:rsidP="00D14360" w:rsidRDefault="00DD51B1" w14:paraId="5C61DDB2" w14:textId="77777777">
            <w:pPr>
              <w:spacing w:after="120"/>
              <w:rPr>
                <w:rFonts w:cs="Calibri"/>
                <w:b/>
              </w:rPr>
            </w:pPr>
            <w:r w:rsidRPr="00D14360">
              <w:rPr>
                <w:rFonts w:cs="Calibri"/>
                <w:b/>
              </w:rPr>
              <w:t>The entire year of 1970</w:t>
            </w:r>
          </w:p>
        </w:tc>
        <w:tc>
          <w:tcPr>
            <w:tcW w:w="4678" w:type="dxa"/>
            <w:shd w:val="clear" w:color="auto" w:fill="auto"/>
          </w:tcPr>
          <w:p w:rsidRPr="00D14360" w:rsidR="00DD51B1" w:rsidP="00D14360" w:rsidRDefault="00DD51B1" w14:paraId="3182ED40" w14:textId="77777777">
            <w:pPr>
              <w:spacing w:after="120"/>
              <w:rPr>
                <w:rFonts w:ascii="Courier New" w:hAnsi="Courier New" w:eastAsia="Courier New" w:cs="Courier New"/>
                <w:sz w:val="16"/>
                <w:szCs w:val="16"/>
              </w:rPr>
            </w:pPr>
            <w:r w:rsidRPr="00D14360">
              <w:rPr>
                <w:rFonts w:ascii="Courier New" w:hAnsi="Courier New" w:eastAsia="Courier New" w:cs="Courier New"/>
                <w:sz w:val="16"/>
                <w:szCs w:val="16"/>
              </w:rPr>
              <w:t>&lt;effectiveDate&gt;</w:t>
            </w:r>
            <w:r w:rsidRPr="00D14360">
              <w:rPr>
                <w:rFonts w:ascii="Courier New" w:hAnsi="Courier New" w:eastAsia="Courier New" w:cs="Courier New"/>
                <w:sz w:val="16"/>
                <w:szCs w:val="16"/>
              </w:rPr>
              <w:br/>
            </w:r>
            <w:r w:rsidRPr="00D14360">
              <w:rPr>
                <w:rFonts w:ascii="Courier New" w:hAnsi="Courier New" w:eastAsia="Courier New" w:cs="Courier New"/>
                <w:sz w:val="16"/>
                <w:szCs w:val="16"/>
              </w:rPr>
              <w:t xml:space="preserve">   &lt;low value=“1970”/&gt;</w:t>
            </w:r>
            <w:r w:rsidRPr="00D14360">
              <w:rPr>
                <w:rFonts w:ascii="Courier New" w:hAnsi="Courier New" w:eastAsia="Courier New" w:cs="Courier New"/>
                <w:sz w:val="16"/>
                <w:szCs w:val="16"/>
              </w:rPr>
              <w:br/>
            </w:r>
            <w:r w:rsidRPr="00D14360">
              <w:rPr>
                <w:rFonts w:ascii="Courier New" w:hAnsi="Courier New" w:eastAsia="Courier New" w:cs="Courier New"/>
                <w:sz w:val="16"/>
                <w:szCs w:val="16"/>
              </w:rPr>
              <w:t xml:space="preserve">   &lt;high inclusive=“false” value=“1971”/&gt;</w:t>
            </w:r>
            <w:r w:rsidRPr="00D14360">
              <w:rPr>
                <w:rFonts w:ascii="Courier New" w:hAnsi="Courier New" w:eastAsia="Courier New" w:cs="Courier New"/>
                <w:sz w:val="16"/>
                <w:szCs w:val="16"/>
              </w:rPr>
              <w:br/>
            </w:r>
            <w:r w:rsidRPr="00D14360">
              <w:rPr>
                <w:rFonts w:ascii="Courier New" w:hAnsi="Courier New" w:eastAsia="Courier New" w:cs="Courier New"/>
                <w:sz w:val="16"/>
                <w:szCs w:val="16"/>
              </w:rPr>
              <w:t>&lt;/effectiveDate&gt;</w:t>
            </w:r>
          </w:p>
        </w:tc>
      </w:tr>
      <w:tr w:rsidRPr="00C64922" w:rsidR="00B33A01" w:rsidTr="004E29C8" w14:paraId="3DAA9B82" w14:textId="77777777">
        <w:tc>
          <w:tcPr>
            <w:tcW w:w="4677" w:type="dxa"/>
            <w:shd w:val="clear" w:color="auto" w:fill="auto"/>
          </w:tcPr>
          <w:p w:rsidRPr="00D14360" w:rsidR="00DD51B1" w:rsidP="00D14360" w:rsidRDefault="00DD51B1" w14:paraId="222CECC1" w14:textId="77777777">
            <w:pPr>
              <w:spacing w:after="120"/>
              <w:rPr>
                <w:rFonts w:cs="Calibri"/>
                <w:b/>
              </w:rPr>
            </w:pPr>
            <w:r w:rsidRPr="00D14360">
              <w:rPr>
                <w:rFonts w:cs="Calibri"/>
                <w:b/>
              </w:rPr>
              <w:t>The entire month of September 1987</w:t>
            </w:r>
          </w:p>
        </w:tc>
        <w:tc>
          <w:tcPr>
            <w:tcW w:w="4678" w:type="dxa"/>
            <w:shd w:val="clear" w:color="auto" w:fill="auto"/>
          </w:tcPr>
          <w:p w:rsidRPr="00D14360" w:rsidR="00DD51B1" w:rsidP="00D14360" w:rsidRDefault="00DD51B1" w14:paraId="3083719F" w14:textId="77777777">
            <w:pPr>
              <w:keepNext/>
              <w:spacing w:after="120"/>
              <w:rPr>
                <w:rFonts w:ascii="Courier New" w:hAnsi="Courier New" w:eastAsia="Courier New" w:cs="Courier New"/>
                <w:sz w:val="16"/>
                <w:szCs w:val="16"/>
              </w:rPr>
            </w:pPr>
            <w:r w:rsidRPr="00D14360">
              <w:rPr>
                <w:rFonts w:ascii="Courier New" w:hAnsi="Courier New" w:eastAsia="Courier New" w:cs="Courier New"/>
                <w:sz w:val="16"/>
                <w:szCs w:val="16"/>
              </w:rPr>
              <w:t>&lt;effectiveDate&gt;</w:t>
            </w:r>
            <w:r w:rsidRPr="00D14360">
              <w:rPr>
                <w:rFonts w:ascii="Courier New" w:hAnsi="Courier New" w:eastAsia="Courier New" w:cs="Courier New"/>
                <w:sz w:val="16"/>
                <w:szCs w:val="16"/>
              </w:rPr>
              <w:br/>
            </w:r>
            <w:r w:rsidRPr="00D14360">
              <w:rPr>
                <w:rFonts w:ascii="Courier New" w:hAnsi="Courier New" w:eastAsia="Courier New" w:cs="Courier New"/>
                <w:sz w:val="16"/>
                <w:szCs w:val="16"/>
              </w:rPr>
              <w:t xml:space="preserve">   &lt;low value=“198709”/&gt;</w:t>
            </w:r>
            <w:r w:rsidRPr="00D14360">
              <w:rPr>
                <w:rFonts w:ascii="Courier New" w:hAnsi="Courier New" w:eastAsia="Courier New" w:cs="Courier New"/>
                <w:sz w:val="16"/>
                <w:szCs w:val="16"/>
              </w:rPr>
              <w:br/>
            </w:r>
            <w:r w:rsidRPr="00D14360">
              <w:rPr>
                <w:rFonts w:ascii="Courier New" w:hAnsi="Courier New" w:eastAsia="Courier New" w:cs="Courier New"/>
                <w:sz w:val="16"/>
                <w:szCs w:val="16"/>
              </w:rPr>
              <w:t xml:space="preserve">   &lt;high inclusive=“false” value=“198710”/&gt;</w:t>
            </w:r>
            <w:r w:rsidRPr="00D14360">
              <w:rPr>
                <w:rFonts w:ascii="Courier New" w:hAnsi="Courier New" w:eastAsia="Courier New" w:cs="Courier New"/>
                <w:sz w:val="16"/>
                <w:szCs w:val="16"/>
              </w:rPr>
              <w:br/>
            </w:r>
            <w:r w:rsidRPr="00D14360">
              <w:rPr>
                <w:rFonts w:ascii="Courier New" w:hAnsi="Courier New" w:eastAsia="Courier New" w:cs="Courier New"/>
                <w:sz w:val="16"/>
                <w:szCs w:val="16"/>
              </w:rPr>
              <w:t>&lt;/effectiveDate&gt;</w:t>
            </w:r>
          </w:p>
        </w:tc>
      </w:tr>
    </w:tbl>
    <w:p w:rsidRPr="00D14360" w:rsidR="00DD51B1" w:rsidP="008F2B18" w:rsidRDefault="005C79A1" w14:paraId="551C8D49" w14:textId="77389A23">
      <w:pPr>
        <w:pStyle w:val="Caption"/>
        <w:rPr>
          <w:rFonts w:cs="Calibri"/>
        </w:rPr>
      </w:pPr>
      <w:r>
        <w:t xml:space="preserve">  </w:t>
      </w:r>
      <w:bookmarkStart w:name="_Toc118898822" w:id="1410"/>
      <w:bookmarkStart w:name="_Toc119940025" w:id="1411"/>
      <w:bookmarkStart w:name="_Toc135313056" w:id="1412"/>
      <w:r w:rsidRPr="00C64922" w:rsidR="008F2B18">
        <w:t xml:space="preserve">Table </w:t>
      </w:r>
      <w:r>
        <w:fldChar w:fldCharType="begin"/>
      </w:r>
      <w:r>
        <w:instrText>SEQ Table \* ARABIC</w:instrText>
      </w:r>
      <w:r>
        <w:fldChar w:fldCharType="separate"/>
      </w:r>
      <w:r w:rsidR="00DC1072">
        <w:rPr>
          <w:noProof/>
        </w:rPr>
        <w:t>35</w:t>
      </w:r>
      <w:r>
        <w:fldChar w:fldCharType="end"/>
      </w:r>
      <w:r w:rsidRPr="00C64922" w:rsidR="008F2B18">
        <w:t>: Date/Time Examples</w:t>
      </w:r>
      <w:bookmarkEnd w:id="1410"/>
      <w:bookmarkEnd w:id="1411"/>
      <w:bookmarkEnd w:id="1412"/>
    </w:p>
    <w:p w:rsidRPr="00C64922" w:rsidR="00DD51B1" w:rsidP="00FD31AC" w:rsidRDefault="00DD51B1" w14:paraId="4365192A" w14:textId="0A8C7EC6">
      <w:pPr>
        <w:pStyle w:val="Heading3"/>
      </w:pPr>
      <w:bookmarkStart w:name="_cmv1r51daaag" w:colFirst="0" w:colLast="0" w:id="1413"/>
      <w:bookmarkStart w:name="_e4ejr5aejkd5" w:colFirst="0" w:colLast="0" w:id="1414"/>
      <w:bookmarkStart w:name="_Toc10707510" w:id="1415"/>
      <w:bookmarkStart w:name="_Toc11043636" w:id="1416"/>
      <w:bookmarkStart w:name="_Toc11045623" w:id="1417"/>
      <w:bookmarkStart w:name="_Toc11391291" w:id="1418"/>
      <w:bookmarkStart w:name="_Toc119939857" w:id="1419"/>
      <w:bookmarkStart w:name="_Toc135312888" w:id="1420"/>
      <w:bookmarkEnd w:id="1413"/>
      <w:bookmarkEnd w:id="1414"/>
      <w:r w:rsidRPr="00C64922">
        <w:t xml:space="preserve">Referencing Information </w:t>
      </w:r>
      <w:r w:rsidRPr="00C64922" w:rsidR="00313E94">
        <w:t>W</w:t>
      </w:r>
      <w:r w:rsidRPr="00C64922">
        <w:t xml:space="preserve">ithin a </w:t>
      </w:r>
      <w:r w:rsidRPr="00C64922" w:rsidR="00313E94">
        <w:t>D</w:t>
      </w:r>
      <w:r w:rsidRPr="00C64922">
        <w:t>ocument</w:t>
      </w:r>
      <w:bookmarkEnd w:id="1415"/>
      <w:bookmarkEnd w:id="1416"/>
      <w:bookmarkEnd w:id="1417"/>
      <w:bookmarkEnd w:id="1418"/>
      <w:bookmarkEnd w:id="1419"/>
      <w:bookmarkEnd w:id="1420"/>
    </w:p>
    <w:p w:rsidRPr="00D14360" w:rsidR="00DD51B1" w:rsidP="00B505D2" w:rsidRDefault="00313E94" w14:paraId="18832C76" w14:textId="77777777">
      <w:pPr>
        <w:spacing w:after="120"/>
        <w:rPr>
          <w:rFonts w:cs="Calibri"/>
        </w:rPr>
      </w:pPr>
      <w:r w:rsidRPr="00D14360">
        <w:rPr>
          <w:rFonts w:cs="Calibri"/>
        </w:rPr>
        <w:t xml:space="preserve">The Entry Reference template represents the act of referencing another entry in the same CDA document instance. Its purpose is to remove the need to repeat the complete XML representation of the referred entry when relating one entry to another. This template can be used to reference many types of Act class derivations, such as </w:t>
      </w:r>
      <w:r w:rsidRPr="00D14360">
        <w:rPr>
          <w:rFonts w:cs="Calibri"/>
        </w:rPr>
        <w:t>encounters, observations, procedures etc., as it is often necessary when authoring CDA documents to repeatedly reference other Acts of these types. For example, in a Care Plan it is necessary to repeatedly relate Health Concerns, Goals, Interventions and Outcomes.</w:t>
      </w:r>
    </w:p>
    <w:p w:rsidRPr="00D14360" w:rsidR="00313E94" w:rsidP="00B505D2" w:rsidRDefault="00313E94" w14:paraId="7B4D7A4A" w14:textId="77777777">
      <w:pPr>
        <w:spacing w:after="120"/>
        <w:rPr>
          <w:rFonts w:cs="Calibri"/>
        </w:rPr>
      </w:pPr>
      <w:r w:rsidRPr="00D14360">
        <w:rPr>
          <w:rFonts w:cs="Calibri"/>
        </w:rPr>
        <w:t xml:space="preserve">The </w:t>
      </w:r>
      <w:r w:rsidRPr="00D14360" w:rsidR="005051D9">
        <w:rPr>
          <w:rFonts w:cs="Calibri"/>
        </w:rPr>
        <w:t>ID</w:t>
      </w:r>
      <w:r w:rsidRPr="00D14360">
        <w:rPr>
          <w:rFonts w:cs="Calibri"/>
        </w:rPr>
        <w:t xml:space="preserve"> is required and must be the same </w:t>
      </w:r>
      <w:r w:rsidRPr="00D14360" w:rsidR="005051D9">
        <w:rPr>
          <w:rFonts w:cs="Calibri"/>
        </w:rPr>
        <w:t>ID</w:t>
      </w:r>
      <w:r w:rsidRPr="00D14360">
        <w:rPr>
          <w:rFonts w:cs="Calibri"/>
        </w:rPr>
        <w:t xml:space="preserve"> as the entry/id it is referencing. The </w:t>
      </w:r>
      <w:r w:rsidRPr="00D14360" w:rsidR="005051D9">
        <w:rPr>
          <w:rFonts w:cs="Calibri"/>
        </w:rPr>
        <w:t>ID</w:t>
      </w:r>
      <w:r w:rsidRPr="00D14360">
        <w:rPr>
          <w:rFonts w:cs="Calibri"/>
        </w:rPr>
        <w:t xml:space="preserve"> cannot be a null value. Act/Code is set to nullFlavor=“NP” (Not Present). This means the value is not present in the message (in act/Code).</w:t>
      </w:r>
    </w:p>
    <w:p w:rsidRPr="003A3D50" w:rsidR="00C23807" w:rsidP="001E070E" w:rsidRDefault="001E070E" w14:paraId="66595766" w14:textId="77777777">
      <w:pPr>
        <w:spacing w:after="120"/>
        <w:rPr>
          <w:rFonts w:cs="Calibri"/>
        </w:rPr>
      </w:pPr>
      <w:r w:rsidRPr="00D14360">
        <w:rPr>
          <w:rFonts w:cs="Calibri"/>
        </w:rPr>
        <w:t xml:space="preserve">The &lt;linkHtml&gt; tag, is a generic referencing mechanism that can be used to reference identifiers that are internal to a document. </w:t>
      </w:r>
      <w:r w:rsidRPr="00D14360" w:rsidR="00313E94">
        <w:rPr>
          <w:rFonts w:cs="Calibri"/>
        </w:rPr>
        <w:t xml:space="preserve">Note that security considerations need to be given to support for </w:t>
      </w:r>
      <w:r w:rsidRPr="00D14360" w:rsidR="009A5D9E">
        <w:rPr>
          <w:rFonts w:cs="Calibri"/>
        </w:rPr>
        <w:t>linking mechanisms. Not all stylesheets enable the linking features of the &lt;linkHtml&gt; tag to be operationalized.</w:t>
      </w:r>
      <w:r w:rsidRPr="00D14360" w:rsidR="00C23807">
        <w:rPr>
          <w:rFonts w:cs="Calibri"/>
          <w:b/>
          <w:bCs/>
          <w:color w:val="000000"/>
          <w:sz w:val="22"/>
          <w:szCs w:val="22"/>
        </w:rPr>
        <w:t xml:space="preserve"> </w:t>
      </w:r>
    </w:p>
    <w:p w:rsidRPr="00D14360" w:rsidR="00504F98" w:rsidP="008F2B18" w:rsidRDefault="00504F98" w14:paraId="0C7AE143" w14:textId="25393FFD">
      <w:pPr>
        <w:spacing w:after="120"/>
        <w:rPr>
          <w:rFonts w:cs="Calibri"/>
          <w:b/>
          <w:bCs/>
          <w:color w:val="000000"/>
        </w:rPr>
      </w:pPr>
      <w:r w:rsidRPr="00D14360">
        <w:rPr>
          <w:rFonts w:cs="Calibri"/>
          <w:b/>
          <w:bCs/>
          <w:color w:val="000000"/>
        </w:rPr>
        <w:t>Reference</w:t>
      </w:r>
      <w:r w:rsidRPr="003A3D50" w:rsidR="00486FB8">
        <w:rPr>
          <w:rFonts w:cs="Calibri"/>
          <w:color w:val="000000"/>
        </w:rPr>
        <w:t xml:space="preserve">: </w:t>
      </w:r>
      <w:r w:rsidRPr="007770C6" w:rsidR="00486FB8">
        <w:rPr>
          <w:rFonts w:cs="Calibri"/>
          <w:color w:val="0000FF"/>
          <w:u w:val="single"/>
        </w:rPr>
        <w:fldChar w:fldCharType="begin"/>
      </w:r>
      <w:r w:rsidRPr="007770C6" w:rsidR="00486FB8">
        <w:rPr>
          <w:rFonts w:cs="Calibri"/>
          <w:color w:val="0000FF"/>
          <w:u w:val="single"/>
        </w:rPr>
        <w:instrText xml:space="preserve"> REF _Ref21879943 \r \h  \* MERGEFORMAT </w:instrText>
      </w:r>
      <w:r w:rsidRPr="007770C6" w:rsidR="00486FB8">
        <w:rPr>
          <w:rFonts w:cs="Calibri"/>
          <w:color w:val="0000FF"/>
          <w:u w:val="single"/>
        </w:rPr>
      </w:r>
      <w:r w:rsidRPr="007770C6" w:rsidR="00486FB8">
        <w:rPr>
          <w:rFonts w:cs="Calibri"/>
          <w:color w:val="0000FF"/>
          <w:u w:val="single"/>
        </w:rPr>
        <w:fldChar w:fldCharType="separate"/>
      </w:r>
      <w:r w:rsidR="00DC1072">
        <w:rPr>
          <w:rFonts w:cs="Calibri"/>
          <w:color w:val="0000FF"/>
          <w:u w:val="single"/>
        </w:rPr>
        <w:t>4.1.6.1</w:t>
      </w:r>
      <w:r w:rsidRPr="007770C6" w:rsidR="00486FB8">
        <w:rPr>
          <w:rFonts w:cs="Calibri"/>
          <w:color w:val="0000FF"/>
          <w:u w:val="single"/>
        </w:rPr>
        <w:fldChar w:fldCharType="end"/>
      </w:r>
      <w:r w:rsidRPr="007770C6" w:rsidR="00486FB8">
        <w:rPr>
          <w:rFonts w:cs="Calibri"/>
          <w:b/>
          <w:bCs/>
          <w:color w:val="0000FF"/>
          <w:u w:val="single"/>
        </w:rPr>
        <w:t xml:space="preserve"> </w:t>
      </w:r>
      <w:r w:rsidRPr="007770C6" w:rsidR="00486FB8">
        <w:rPr>
          <w:rFonts w:cs="Calibri"/>
          <w:b/>
          <w:bCs/>
          <w:color w:val="0000FF"/>
          <w:u w:val="single"/>
        </w:rPr>
        <w:fldChar w:fldCharType="begin"/>
      </w:r>
      <w:r w:rsidRPr="007770C6" w:rsidR="00486FB8">
        <w:rPr>
          <w:rFonts w:cs="Calibri"/>
          <w:b/>
          <w:bCs/>
          <w:color w:val="0000FF"/>
          <w:u w:val="single"/>
        </w:rPr>
        <w:instrText xml:space="preserve"> REF _Ref21879946 \h  \* MERGEFORMAT </w:instrText>
      </w:r>
      <w:r w:rsidRPr="007770C6" w:rsidR="00486FB8">
        <w:rPr>
          <w:rFonts w:cs="Calibri"/>
          <w:b/>
          <w:bCs/>
          <w:color w:val="0000FF"/>
          <w:u w:val="single"/>
        </w:rPr>
      </w:r>
      <w:r w:rsidRPr="007770C6" w:rsidR="00486FB8">
        <w:rPr>
          <w:rFonts w:cs="Calibri"/>
          <w:b/>
          <w:bCs/>
          <w:color w:val="0000FF"/>
          <w:u w:val="single"/>
        </w:rPr>
        <w:fldChar w:fldCharType="separate"/>
      </w:r>
      <w:r w:rsidRPr="00254B4A" w:rsidR="00DC1072">
        <w:rPr>
          <w:rFonts w:cs="Calibri"/>
          <w:color w:val="0000FF"/>
          <w:u w:val="single"/>
        </w:rPr>
        <w:t>Tags for formatting Narrative Text</w:t>
      </w:r>
      <w:r w:rsidRPr="007770C6" w:rsidR="00486FB8">
        <w:rPr>
          <w:rFonts w:cs="Calibri"/>
          <w:b/>
          <w:bCs/>
          <w:color w:val="0000FF"/>
          <w:u w:val="single"/>
        </w:rPr>
        <w:fldChar w:fldCharType="end"/>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9F6BA2" w:rsidTr="004E29C8" w14:paraId="4D60B8C7" w14:textId="77777777">
        <w:trPr>
          <w:trHeight w:val="576"/>
        </w:trPr>
        <w:tc>
          <w:tcPr>
            <w:tcW w:w="683" w:type="dxa"/>
            <w:tcBorders>
              <w:right w:val="nil"/>
            </w:tcBorders>
            <w:shd w:val="clear" w:color="auto" w:fill="C6D9F1"/>
          </w:tcPr>
          <w:p w:rsidRPr="00C64922" w:rsidR="009F6BA2" w:rsidP="00E42FA6" w:rsidRDefault="00634398" w14:paraId="61208ED2" w14:textId="77777777">
            <w:pPr>
              <w:pStyle w:val="BodyText"/>
              <w:rPr>
                <w:noProof/>
              </w:rPr>
            </w:pPr>
            <w:r>
              <w:rPr>
                <w:noProof/>
              </w:rPr>
              <w:drawing>
                <wp:inline distT="0" distB="0" distL="0" distR="0" wp14:anchorId="4072E670" wp14:editId="1F2A15B5">
                  <wp:extent cx="323215" cy="323215"/>
                  <wp:effectExtent l="0" t="0" r="0" b="635"/>
                  <wp:docPr id="31" name="Graphic 15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1"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r w:rsidRPr="00D14360" w:rsidR="00C23807">
              <w:rPr>
                <w:b/>
                <w:bCs/>
                <w:color w:val="000000"/>
              </w:rPr>
              <w:t xml:space="preserve"> </w:t>
            </w:r>
          </w:p>
        </w:tc>
        <w:tc>
          <w:tcPr>
            <w:tcW w:w="8682" w:type="dxa"/>
            <w:tcBorders>
              <w:left w:val="nil"/>
            </w:tcBorders>
            <w:shd w:val="clear" w:color="auto" w:fill="C6D9F1"/>
          </w:tcPr>
          <w:p w:rsidRPr="00C64922" w:rsidR="009F6BA2" w:rsidP="00E42FA6" w:rsidRDefault="002B57F0" w14:paraId="3913F312" w14:textId="77777777">
            <w:pPr>
              <w:pStyle w:val="BodyText"/>
            </w:pPr>
            <w:r w:rsidRPr="00D14360">
              <w:rPr>
                <w:color w:val="000000"/>
              </w:rPr>
              <w:t xml:space="preserve">C-CDA Content Creators MAY use id-based linking mechanisms within a C-CDA document. </w:t>
            </w:r>
            <w:r w:rsidRPr="00AE350D">
              <w:rPr>
                <w:b/>
                <w:bCs/>
                <w:color w:val="000000"/>
              </w:rPr>
              <w:t>[</w:t>
            </w:r>
            <w:r w:rsidR="00A46C09">
              <w:rPr>
                <w:b/>
                <w:bCs/>
                <w:color w:val="000000"/>
              </w:rPr>
              <w:t>BP-076</w:t>
            </w:r>
            <w:r w:rsidRPr="00AE350D">
              <w:rPr>
                <w:b/>
                <w:bCs/>
                <w:color w:val="000000"/>
              </w:rPr>
              <w:t>]</w:t>
            </w:r>
          </w:p>
        </w:tc>
      </w:tr>
      <w:tr w:rsidRPr="00C64922" w:rsidR="009F6BA2" w:rsidTr="004E29C8" w14:paraId="3054EC84" w14:textId="77777777">
        <w:trPr>
          <w:trHeight w:val="576"/>
        </w:trPr>
        <w:tc>
          <w:tcPr>
            <w:tcW w:w="683" w:type="dxa"/>
            <w:tcBorders>
              <w:right w:val="nil"/>
            </w:tcBorders>
            <w:shd w:val="clear" w:color="auto" w:fill="C6D9F1"/>
          </w:tcPr>
          <w:p w:rsidRPr="00C64922" w:rsidR="009F6BA2" w:rsidP="00E42FA6" w:rsidRDefault="00634398" w14:paraId="129D8FD3" w14:textId="77777777">
            <w:pPr>
              <w:pStyle w:val="BodyText"/>
              <w:rPr>
                <w:noProof/>
              </w:rPr>
            </w:pPr>
            <w:r>
              <w:rPr>
                <w:noProof/>
              </w:rPr>
              <w:drawing>
                <wp:inline distT="0" distB="0" distL="0" distR="0" wp14:anchorId="64376E3A" wp14:editId="597ECFE7">
                  <wp:extent cx="323215" cy="323215"/>
                  <wp:effectExtent l="0" t="0" r="0" b="635"/>
                  <wp:docPr id="30" name="Graphic 15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2"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D14360" w:rsidR="009F6BA2" w:rsidP="00E42FA6" w:rsidRDefault="00B738C9" w14:paraId="41A349D9" w14:textId="40C0D655">
            <w:pPr>
              <w:pStyle w:val="BodyText"/>
              <w:rPr>
                <w:color w:val="000000"/>
              </w:rPr>
            </w:pPr>
            <w:r w:rsidRPr="00B738C9">
              <w:t>C-CDA Consumer SHOULD support stylesheets that facilitate the use of internal linking mechanisms, because linking within a single file does not pose security risks, facilitates readability and. Improves user experience when viewing C-CDA documents</w:t>
            </w:r>
            <w:r>
              <w:t>.</w:t>
            </w:r>
            <w:r w:rsidR="009F6BA2">
              <w:t xml:space="preserve"> </w:t>
            </w:r>
            <w:r w:rsidRPr="00D14360" w:rsidR="009F6BA2">
              <w:rPr>
                <w:b/>
                <w:color w:val="000000"/>
              </w:rPr>
              <w:t>[</w:t>
            </w:r>
            <w:r w:rsidR="00A46C09">
              <w:rPr>
                <w:b/>
                <w:color w:val="000000"/>
              </w:rPr>
              <w:t>BP-077</w:t>
            </w:r>
            <w:r w:rsidRPr="00D14360" w:rsidR="009F6BA2">
              <w:rPr>
                <w:b/>
                <w:color w:val="000000"/>
              </w:rPr>
              <w:t>]</w:t>
            </w:r>
          </w:p>
        </w:tc>
      </w:tr>
    </w:tbl>
    <w:p w:rsidRPr="00D14360" w:rsidR="009F6BA2" w:rsidP="009F6BA2" w:rsidRDefault="009F6BA2" w14:paraId="45023FE5" w14:textId="77777777">
      <w:pPr>
        <w:pStyle w:val="NormalWeb"/>
        <w:spacing w:before="0" w:beforeAutospacing="0" w:after="0" w:afterAutospacing="0"/>
        <w:ind w:hanging="475"/>
        <w:rPr>
          <w:rFonts w:cs="Calibri"/>
        </w:rPr>
      </w:pPr>
      <w:r w:rsidRPr="00D14360">
        <w:rPr>
          <w:rFonts w:cs="Calibri"/>
          <w:b/>
          <w:bCs/>
          <w:color w:val="000000"/>
          <w:sz w:val="22"/>
          <w:szCs w:val="22"/>
        </w:rPr>
        <w:t xml:space="preserve"> </w:t>
      </w:r>
    </w:p>
    <w:p w:rsidRPr="00C64922" w:rsidR="00DD51B1" w:rsidP="00FD31AC" w:rsidRDefault="00DD51B1" w14:paraId="025A1A06" w14:textId="4AE8354A">
      <w:pPr>
        <w:pStyle w:val="Heading3"/>
      </w:pPr>
      <w:bookmarkStart w:name="_7b55ou4anseo" w:colFirst="0" w:colLast="0" w:id="1421"/>
      <w:bookmarkStart w:name="_Toc10707511" w:id="1422"/>
      <w:bookmarkStart w:name="_Toc11043637" w:id="1423"/>
      <w:bookmarkStart w:name="_Toc11045624" w:id="1424"/>
      <w:bookmarkStart w:name="_Toc11391292" w:id="1425"/>
      <w:bookmarkStart w:name="_Toc119939858" w:id="1426"/>
      <w:bookmarkStart w:name="_Toc135312889" w:id="1427"/>
      <w:bookmarkEnd w:id="1421"/>
      <w:r w:rsidRPr="00C64922">
        <w:t xml:space="preserve">Referencing </w:t>
      </w:r>
      <w:r w:rsidRPr="00C64922" w:rsidR="00313E94">
        <w:t>I</w:t>
      </w:r>
      <w:r w:rsidRPr="00C64922">
        <w:t xml:space="preserve">nformation in </w:t>
      </w:r>
      <w:r w:rsidRPr="00C64922" w:rsidR="00313E94">
        <w:t>an</w:t>
      </w:r>
      <w:r w:rsidRPr="00C64922">
        <w:t xml:space="preserve"> </w:t>
      </w:r>
      <w:bookmarkEnd w:id="1422"/>
      <w:bookmarkEnd w:id="1423"/>
      <w:bookmarkEnd w:id="1424"/>
      <w:r w:rsidRPr="00C64922" w:rsidR="00313E94">
        <w:t>External Document</w:t>
      </w:r>
      <w:bookmarkEnd w:id="1425"/>
      <w:bookmarkEnd w:id="1426"/>
      <w:bookmarkEnd w:id="1427"/>
    </w:p>
    <w:p w:rsidRPr="00D14360" w:rsidR="00DD51B1" w:rsidP="00B505D2" w:rsidRDefault="009A5D9E" w14:paraId="55A505E3" w14:textId="77777777">
      <w:pPr>
        <w:spacing w:after="120"/>
        <w:rPr>
          <w:rFonts w:cs="Calibri"/>
        </w:rPr>
      </w:pPr>
      <w:r w:rsidRPr="00D14360">
        <w:rPr>
          <w:rFonts w:cs="Calibri"/>
        </w:rPr>
        <w:t xml:space="preserve">The base HL7 CDA standard supports four act classes that enable information in one document to reference information in an external document, external procedure, external observation, or external act. To date the C-CDA implementer community has not explored the use of these mechanisms. However, as progress evolves on the use of unique </w:t>
      </w:r>
      <w:r w:rsidRPr="00D14360" w:rsidR="005051D9">
        <w:rPr>
          <w:rFonts w:cs="Calibri"/>
        </w:rPr>
        <w:t>ID</w:t>
      </w:r>
      <w:r w:rsidRPr="00D14360">
        <w:rPr>
          <w:rFonts w:cs="Calibri"/>
        </w:rPr>
        <w:t xml:space="preserve">s that persist and are used consistently and </w:t>
      </w:r>
      <w:r w:rsidRPr="00D14360" w:rsidR="008D72BE">
        <w:rPr>
          <w:rFonts w:cs="Calibri"/>
        </w:rPr>
        <w:t xml:space="preserve">meaningfully </w:t>
      </w:r>
      <w:r w:rsidRPr="00D14360">
        <w:rPr>
          <w:rFonts w:cs="Calibri"/>
        </w:rPr>
        <w:t>across systems</w:t>
      </w:r>
      <w:r w:rsidRPr="00D14360" w:rsidR="008D72BE">
        <w:rPr>
          <w:rFonts w:cs="Calibri"/>
        </w:rPr>
        <w:t xml:space="preserve">, exploration may expand in this area. </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4E29C8" w:rsidTr="004E29C8" w14:paraId="74780E90" w14:textId="77777777">
        <w:trPr>
          <w:cantSplit/>
        </w:trPr>
        <w:tc>
          <w:tcPr>
            <w:tcW w:w="683" w:type="dxa"/>
            <w:tcBorders>
              <w:right w:val="nil"/>
            </w:tcBorders>
            <w:shd w:val="clear" w:color="auto" w:fill="C6D9F1"/>
          </w:tcPr>
          <w:p w:rsidRPr="00C64922" w:rsidR="009F6BA2" w:rsidP="00E42FA6" w:rsidRDefault="00634398" w14:paraId="36DFA7AA" w14:textId="77777777">
            <w:pPr>
              <w:pStyle w:val="BodyText"/>
              <w:rPr>
                <w:noProof/>
              </w:rPr>
            </w:pPr>
            <w:r>
              <w:rPr>
                <w:noProof/>
              </w:rPr>
              <w:drawing>
                <wp:inline distT="0" distB="0" distL="0" distR="0" wp14:anchorId="57BABCF2" wp14:editId="5F33438A">
                  <wp:extent cx="323215" cy="323215"/>
                  <wp:effectExtent l="0" t="0" r="0" b="635"/>
                  <wp:docPr id="29" name="Graphic 15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3"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r w:rsidRPr="00D14360" w:rsidR="00C23807">
              <w:rPr>
                <w:b/>
                <w:bCs/>
                <w:color w:val="000000"/>
              </w:rPr>
              <w:t xml:space="preserve"> </w:t>
            </w:r>
          </w:p>
        </w:tc>
        <w:tc>
          <w:tcPr>
            <w:tcW w:w="8682" w:type="dxa"/>
            <w:tcBorders>
              <w:left w:val="nil"/>
            </w:tcBorders>
            <w:shd w:val="clear" w:color="auto" w:fill="C6D9F1"/>
          </w:tcPr>
          <w:p w:rsidRPr="00C64922" w:rsidR="009F6BA2" w:rsidP="00E42FA6" w:rsidRDefault="002B57F0" w14:paraId="3D2FF934" w14:textId="77777777">
            <w:pPr>
              <w:pStyle w:val="BodyText"/>
            </w:pPr>
            <w:r w:rsidRPr="002B57F0">
              <w:t xml:space="preserve">C-CDA Content Creators MAY explore the use of linking mechanisms to external C-CDA documents, observations, or acts, depending on business decisions and the assessment of risk associated with this functionality. </w:t>
            </w:r>
            <w:r w:rsidRPr="00AE350D">
              <w:rPr>
                <w:b/>
                <w:bCs/>
              </w:rPr>
              <w:t>[</w:t>
            </w:r>
            <w:r w:rsidR="00A46C09">
              <w:rPr>
                <w:b/>
                <w:bCs/>
              </w:rPr>
              <w:t>BP-078</w:t>
            </w:r>
            <w:r w:rsidRPr="00AE350D">
              <w:rPr>
                <w:b/>
                <w:bCs/>
              </w:rPr>
              <w:t>]</w:t>
            </w:r>
          </w:p>
        </w:tc>
      </w:tr>
      <w:tr w:rsidRPr="00C64922" w:rsidR="004E29C8" w:rsidTr="004E29C8" w14:paraId="7E5905E8" w14:textId="77777777">
        <w:trPr>
          <w:cantSplit/>
        </w:trPr>
        <w:tc>
          <w:tcPr>
            <w:tcW w:w="683" w:type="dxa"/>
            <w:tcBorders>
              <w:right w:val="nil"/>
            </w:tcBorders>
            <w:shd w:val="clear" w:color="auto" w:fill="C6D9F1"/>
          </w:tcPr>
          <w:p w:rsidRPr="00C64922" w:rsidR="009F6BA2" w:rsidP="00E42FA6" w:rsidRDefault="00634398" w14:paraId="3CD39FE0" w14:textId="77777777">
            <w:pPr>
              <w:pStyle w:val="BodyText"/>
              <w:rPr>
                <w:noProof/>
              </w:rPr>
            </w:pPr>
            <w:r>
              <w:rPr>
                <w:noProof/>
              </w:rPr>
              <w:drawing>
                <wp:inline distT="0" distB="0" distL="0" distR="0" wp14:anchorId="4ABE4B82" wp14:editId="67D36B7E">
                  <wp:extent cx="323215" cy="323215"/>
                  <wp:effectExtent l="0" t="0" r="0" b="635"/>
                  <wp:docPr id="28" name="Graphic 15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4"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D14360" w:rsidR="009F6BA2" w:rsidP="00E42FA6" w:rsidRDefault="002B57F0" w14:paraId="1DA92E11" w14:textId="77777777">
            <w:pPr>
              <w:pStyle w:val="BodyText"/>
              <w:rPr>
                <w:color w:val="000000"/>
              </w:rPr>
            </w:pPr>
            <w:r w:rsidRPr="00D14360">
              <w:rPr>
                <w:color w:val="000000"/>
              </w:rPr>
              <w:t xml:space="preserve">C-CDA Content Consumers MAY support stylesheets that support or prohibit the use of external linking mechanisms, depending on business decisions and the assessment of risk associated with this functionality. </w:t>
            </w:r>
            <w:r w:rsidRPr="00AE350D">
              <w:rPr>
                <w:b/>
                <w:bCs/>
                <w:color w:val="000000"/>
              </w:rPr>
              <w:t>[</w:t>
            </w:r>
            <w:r w:rsidR="00A46C09">
              <w:rPr>
                <w:b/>
                <w:bCs/>
                <w:color w:val="000000"/>
              </w:rPr>
              <w:t>BP-079</w:t>
            </w:r>
            <w:r w:rsidRPr="00AE350D">
              <w:rPr>
                <w:b/>
                <w:bCs/>
                <w:color w:val="000000"/>
              </w:rPr>
              <w:t>]</w:t>
            </w:r>
          </w:p>
        </w:tc>
      </w:tr>
    </w:tbl>
    <w:p w:rsidRPr="00D14360" w:rsidR="00C23807" w:rsidP="003A3D50" w:rsidRDefault="00C23807" w14:paraId="38449D47" w14:textId="77777777">
      <w:pPr>
        <w:pStyle w:val="NormalWeb"/>
        <w:tabs>
          <w:tab w:val="left" w:pos="2249"/>
        </w:tabs>
        <w:spacing w:before="0" w:beforeAutospacing="0" w:after="120" w:afterAutospacing="0"/>
        <w:rPr>
          <w:rFonts w:cs="Calibri"/>
          <w:b/>
          <w:bCs/>
          <w:color w:val="000000"/>
          <w:sz w:val="22"/>
          <w:szCs w:val="22"/>
        </w:rPr>
      </w:pPr>
    </w:p>
    <w:p w:rsidRPr="00C64922" w:rsidR="00D64DC5" w:rsidP="00FD31AC" w:rsidRDefault="00D64DC5" w14:paraId="3B527A58" w14:textId="49513D09">
      <w:pPr>
        <w:pStyle w:val="Heading3"/>
      </w:pPr>
      <w:bookmarkStart w:name="_Toc11391293" w:id="1428"/>
      <w:bookmarkStart w:name="_Toc119939859" w:id="1429"/>
      <w:bookmarkStart w:name="_Toc135312890" w:id="1430"/>
      <w:r w:rsidRPr="00C64922">
        <w:t>Understanding the ActStatus Model</w:t>
      </w:r>
      <w:r w:rsidRPr="00C64922" w:rsidR="005A2BA6">
        <w:t xml:space="preserve"> in C-CDA</w:t>
      </w:r>
      <w:bookmarkEnd w:id="1428"/>
      <w:bookmarkEnd w:id="1429"/>
      <w:bookmarkEnd w:id="1430"/>
    </w:p>
    <w:p w:rsidRPr="00D14360" w:rsidR="003C6188" w:rsidP="005A2BA6" w:rsidRDefault="005A2BA6" w14:paraId="662C5BBB" w14:textId="77777777">
      <w:pPr>
        <w:rPr>
          <w:rFonts w:cs="Calibri"/>
        </w:rPr>
      </w:pPr>
      <w:r w:rsidRPr="00D14360">
        <w:rPr>
          <w:rFonts w:cs="Calibri"/>
        </w:rPr>
        <w:t>Volume 1 of the HL7 C-CDA R2.1 specification includes a detailed explanation of how to determine the status of the clinical statement included in a C-CDA document when that clinical statement is expressed in a C-CDA entry template</w:t>
      </w:r>
      <w:r w:rsidRPr="00D14360" w:rsidR="005051D9">
        <w:rPr>
          <w:rFonts w:cs="Calibri"/>
        </w:rPr>
        <w:t>.</w:t>
      </w:r>
      <w:r w:rsidRPr="00D14360">
        <w:rPr>
          <w:rStyle w:val="FootnoteReference"/>
          <w:rFonts w:cs="Calibri"/>
        </w:rPr>
        <w:footnoteReference w:id="115"/>
      </w:r>
      <w:r w:rsidRPr="00D14360">
        <w:rPr>
          <w:rFonts w:cs="Calibri"/>
        </w:rPr>
        <w:t xml:space="preserve"> The chapter explains how a C-CDA Content Creator can indicate and a C-CDA Content Consumer can understand if clinical statement is active, completed, or in some other state. Most clinical statements designed for C-CDA have a completed status, but a select few include a state model expressed using the Act.statusCode.</w:t>
      </w:r>
      <w:r w:rsidRPr="00D14360" w:rsidR="003C6188">
        <w:rPr>
          <w:rFonts w:cs="Calibri"/>
        </w:rPr>
        <w:t xml:space="preserve"> Examples include the</w:t>
      </w:r>
      <w:r w:rsidRPr="00D14360">
        <w:rPr>
          <w:rFonts w:cs="Calibri"/>
        </w:rPr>
        <w:t xml:space="preserve"> </w:t>
      </w:r>
      <w:r w:rsidRPr="00D14360" w:rsidR="003C6188">
        <w:rPr>
          <w:rFonts w:cs="Calibri"/>
        </w:rPr>
        <w:t>P</w:t>
      </w:r>
      <w:r w:rsidRPr="00D14360">
        <w:rPr>
          <w:rFonts w:cs="Calibri"/>
        </w:rPr>
        <w:t xml:space="preserve">roblem </w:t>
      </w:r>
      <w:r w:rsidRPr="00D14360" w:rsidR="003C6188">
        <w:rPr>
          <w:rFonts w:cs="Calibri"/>
        </w:rPr>
        <w:t>C</w:t>
      </w:r>
      <w:r w:rsidRPr="00D14360">
        <w:rPr>
          <w:rFonts w:cs="Calibri"/>
        </w:rPr>
        <w:t>oncern</w:t>
      </w:r>
      <w:r w:rsidRPr="00D14360" w:rsidR="003C6188">
        <w:rPr>
          <w:rFonts w:cs="Calibri"/>
        </w:rPr>
        <w:t xml:space="preserve"> Entry and the M</w:t>
      </w:r>
      <w:r w:rsidRPr="00D14360">
        <w:rPr>
          <w:rFonts w:cs="Calibri"/>
        </w:rPr>
        <w:t xml:space="preserve">edication </w:t>
      </w:r>
      <w:r w:rsidRPr="00D14360" w:rsidR="003C6188">
        <w:rPr>
          <w:rFonts w:cs="Calibri"/>
        </w:rPr>
        <w:t>Activity.  Templates of this sort include a value set binding on the Act.statusCode element where the value set includes concepts from the HL7ActStatus</w:t>
      </w:r>
      <w:r w:rsidRPr="00D14360">
        <w:rPr>
          <w:rFonts w:cs="Calibri"/>
        </w:rPr>
        <w:t xml:space="preserve"> </w:t>
      </w:r>
      <w:r w:rsidRPr="00D14360" w:rsidR="003C6188">
        <w:rPr>
          <w:rFonts w:cs="Calibri"/>
        </w:rPr>
        <w:t>code system.  The HL7ActStatus code system includes a set of concepts defined in the RIM state model.  The value set used with the Act.statusCode vary depending on the needs of the particular clinical statement but are static for each clinical statement pattern definition (i.e. each entry template definition).</w:t>
      </w:r>
    </w:p>
    <w:p w:rsidRPr="00D14360" w:rsidR="003C6188" w:rsidP="005A2BA6" w:rsidRDefault="003C6188" w14:paraId="4EC80600" w14:textId="77777777">
      <w:pPr>
        <w:rPr>
          <w:rFonts w:cs="Calibri"/>
        </w:rPr>
      </w:pPr>
    </w:p>
    <w:p w:rsidRPr="00D14360" w:rsidR="003C6188" w:rsidP="005A2BA6" w:rsidRDefault="003C6188" w14:paraId="6A9B0B82" w14:textId="77777777">
      <w:pPr>
        <w:rPr>
          <w:rFonts w:cs="Calibri"/>
        </w:rPr>
      </w:pPr>
      <w:r w:rsidRPr="00D14360">
        <w:rPr>
          <w:rFonts w:cs="Calibri"/>
        </w:rPr>
        <w:t>Determination of the Act.statusCode depends on the interplay between</w:t>
      </w:r>
      <w:r w:rsidRPr="00D14360" w:rsidR="0070534C">
        <w:rPr>
          <w:rFonts w:cs="Calibri"/>
        </w:rPr>
        <w:t xml:space="preserve"> an act’s various components including effectiveTime and other clinical status observations that may be pertinent for determining the status of the act within the available Act.statusCode state model.</w:t>
      </w:r>
    </w:p>
    <w:p w:rsidRPr="00D14360" w:rsidR="0070534C" w:rsidP="005A2BA6" w:rsidRDefault="0070534C" w14:paraId="59156E70" w14:textId="77777777">
      <w:pPr>
        <w:rPr>
          <w:rFonts w:cs="Calibri"/>
        </w:rPr>
      </w:pPr>
    </w:p>
    <w:p w:rsidRPr="00D14360" w:rsidR="005A2BA6" w:rsidP="005A2BA6" w:rsidRDefault="0070534C" w14:paraId="263AB454" w14:textId="77777777">
      <w:pPr>
        <w:rPr>
          <w:rFonts w:cs="Calibri"/>
        </w:rPr>
      </w:pPr>
      <w:r w:rsidRPr="00D14360">
        <w:rPr>
          <w:rFonts w:cs="Calibri"/>
        </w:rPr>
        <w:t xml:space="preserve">The guidance in Chapter 3.3 of Volume 1 of the HL7 C-CDA R2.1 specification is thorough and helpful. However, when an EMR system does not support state models that align with the clinical statement models defined in C-CDA, this guidance to be challenging for implementers. For additional information about how to address challenges associated with a C-CDA Act.statusCode state model, consult the </w:t>
      </w:r>
      <w:r w:rsidRPr="00D14360" w:rsidR="002964F7">
        <w:rPr>
          <w:rFonts w:cs="Calibri"/>
        </w:rPr>
        <w:t>ActStatus</w:t>
      </w:r>
      <w:r w:rsidRPr="00D14360">
        <w:rPr>
          <w:rFonts w:cs="Calibri"/>
        </w:rPr>
        <w:t xml:space="preserve"> row of the guidance table for each entry templates listed below.</w:t>
      </w:r>
    </w:p>
    <w:p w:rsidRPr="00C64922" w:rsidR="00D64DC5" w:rsidP="00FD31AC" w:rsidRDefault="00D64DC5" w14:paraId="3524B4BC" w14:textId="4C9F645A">
      <w:pPr>
        <w:pStyle w:val="Heading3"/>
      </w:pPr>
      <w:bookmarkStart w:name="_Toc11391294" w:id="1431"/>
      <w:bookmarkStart w:name="_Toc119939860" w:id="1432"/>
      <w:bookmarkStart w:name="_Toc135312891" w:id="1433"/>
      <w:r w:rsidRPr="00C64922">
        <w:t>How Negation Works in C-CDA Templates</w:t>
      </w:r>
      <w:bookmarkEnd w:id="1431"/>
      <w:bookmarkEnd w:id="1432"/>
      <w:bookmarkEnd w:id="1433"/>
    </w:p>
    <w:p w:rsidRPr="00D14360" w:rsidR="00C51AF9" w:rsidP="00C51AF9" w:rsidRDefault="00C51AF9" w14:paraId="5C366F4E" w14:textId="7B27FDC6">
      <w:pPr>
        <w:rPr>
          <w:rFonts w:cs="Calibri"/>
        </w:rPr>
      </w:pPr>
      <w:r w:rsidRPr="00D14360">
        <w:rPr>
          <w:rFonts w:cs="Calibri"/>
        </w:rPr>
        <w:t xml:space="preserve">C-CDA entry templates include a negationInd attribute on all Act classes (act, procedure, encounter, substanceAdministration, supply, and observation). Act.negationInd, when set to </w:t>
      </w:r>
      <w:r w:rsidR="005C79A1">
        <w:rPr>
          <w:rFonts w:cs="Calibri"/>
        </w:rPr>
        <w:t>“</w:t>
      </w:r>
      <w:r w:rsidRPr="00D14360">
        <w:rPr>
          <w:rFonts w:cs="Calibri"/>
        </w:rPr>
        <w:t>true</w:t>
      </w:r>
      <w:r w:rsidR="005C79A1">
        <w:rPr>
          <w:rFonts w:cs="Calibri"/>
        </w:rPr>
        <w:t>”</w:t>
      </w:r>
      <w:r w:rsidRPr="00D14360">
        <w:rPr>
          <w:rFonts w:cs="Calibri"/>
        </w:rPr>
        <w:t xml:space="preserve">, is a positive assertion that the Act as a whole is negated. Some properties such as Act.id, Act.moodCode, and the participations are not affected. These properties always have the same meaning: i.e., the author remains the author of the negative Act. An act statement with negationInd is still a statement about the specific fact described by the Act. For instance, a negated </w:t>
      </w:r>
      <w:r w:rsidR="005C79A1">
        <w:rPr>
          <w:rFonts w:cs="Calibri"/>
        </w:rPr>
        <w:t>“</w:t>
      </w:r>
      <w:r w:rsidRPr="00D14360">
        <w:rPr>
          <w:rFonts w:cs="Calibri"/>
        </w:rPr>
        <w:t>finding of wheezing on July 1</w:t>
      </w:r>
      <w:r w:rsidR="005C79A1">
        <w:rPr>
          <w:rFonts w:cs="Calibri"/>
        </w:rPr>
        <w:t>”</w:t>
      </w:r>
      <w:r w:rsidRPr="00D14360">
        <w:rPr>
          <w:rFonts w:cs="Calibri"/>
        </w:rPr>
        <w:t xml:space="preserve"> means that the author positively denies that there was wheezing on July 1, and that he takes the same responsibility for such statement and the same requirement to have evidence for such statement than if he had not used negation.</w:t>
      </w:r>
      <w:r w:rsidRPr="00D14360">
        <w:rPr>
          <w:rStyle w:val="FootnoteReference"/>
          <w:rFonts w:cs="Calibri"/>
        </w:rPr>
        <w:footnoteReference w:id="116"/>
      </w:r>
    </w:p>
    <w:p w:rsidRPr="00D14360" w:rsidR="00C51AF9" w:rsidP="00C51AF9" w:rsidRDefault="00C51AF9" w14:paraId="2F58E977" w14:textId="77777777">
      <w:pPr>
        <w:rPr>
          <w:rFonts w:cs="Calibri"/>
        </w:rPr>
      </w:pPr>
    </w:p>
    <w:p w:rsidRPr="00D14360" w:rsidR="00C51AF9" w:rsidP="00C51AF9" w:rsidRDefault="00C51AF9" w14:paraId="010143D0" w14:textId="77777777">
      <w:pPr>
        <w:rPr>
          <w:rFonts w:cs="Calibri"/>
        </w:rPr>
      </w:pPr>
      <w:r w:rsidRPr="00D14360">
        <w:rPr>
          <w:rFonts w:cs="Calibri"/>
        </w:rPr>
        <w:t>In the case of an observation, the entry template may provide additional guidance, or this Companion Guide may provide additional guidance, to clarify if the observation.negationInd attribute applied to the act as a whole, or just to the observation.value element.  In later versions of the RIM, multiple more specific negation</w:t>
      </w:r>
      <w:r w:rsidRPr="00D14360" w:rsidR="00C07585">
        <w:rPr>
          <w:rFonts w:cs="Calibri"/>
        </w:rPr>
        <w:t>Ind</w:t>
      </w:r>
      <w:r w:rsidRPr="00D14360">
        <w:rPr>
          <w:rFonts w:cs="Calibri"/>
        </w:rPr>
        <w:t xml:space="preserve"> attributes were implemented to </w:t>
      </w:r>
      <w:r w:rsidRPr="00D14360" w:rsidR="00C07585">
        <w:rPr>
          <w:rFonts w:cs="Calibri"/>
        </w:rPr>
        <w:t>communicate</w:t>
      </w:r>
      <w:r w:rsidRPr="00D14360">
        <w:rPr>
          <w:rFonts w:cs="Calibri"/>
        </w:rPr>
        <w:t xml:space="preserve"> this </w:t>
      </w:r>
      <w:r w:rsidRPr="00D14360" w:rsidR="00C07585">
        <w:rPr>
          <w:rFonts w:cs="Calibri"/>
        </w:rPr>
        <w:t xml:space="preserve">design </w:t>
      </w:r>
      <w:r w:rsidRPr="00D14360">
        <w:rPr>
          <w:rFonts w:cs="Calibri"/>
        </w:rPr>
        <w:t xml:space="preserve">intention </w:t>
      </w:r>
      <w:r w:rsidRPr="00D14360" w:rsidR="00C07585">
        <w:rPr>
          <w:rFonts w:cs="Calibri"/>
        </w:rPr>
        <w:t>more clearly.  In CDA, the template definitions or companion guidance needs to describe the intention explicitly.</w:t>
      </w:r>
    </w:p>
    <w:p w:rsidRPr="00D14360" w:rsidR="009F6BA2" w:rsidP="00C51AF9" w:rsidRDefault="009F6BA2" w14:paraId="28934447" w14:textId="77777777">
      <w:pPr>
        <w:rPr>
          <w:rFonts w:cs="Calibri"/>
        </w:rPr>
      </w:pP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9F6BA2" w:rsidTr="004E29C8" w14:paraId="19DFDC79" w14:textId="77777777">
        <w:trPr>
          <w:trHeight w:val="576"/>
        </w:trPr>
        <w:tc>
          <w:tcPr>
            <w:tcW w:w="683" w:type="dxa"/>
            <w:tcBorders>
              <w:right w:val="nil"/>
            </w:tcBorders>
            <w:shd w:val="clear" w:color="auto" w:fill="C6D9F1"/>
          </w:tcPr>
          <w:p w:rsidRPr="00C64922" w:rsidR="009F6BA2" w:rsidP="00E42FA6" w:rsidRDefault="00634398" w14:paraId="34AF16BC" w14:textId="77777777">
            <w:pPr>
              <w:pStyle w:val="BodyText"/>
              <w:rPr>
                <w:noProof/>
              </w:rPr>
            </w:pPr>
            <w:r>
              <w:rPr>
                <w:noProof/>
              </w:rPr>
              <w:drawing>
                <wp:inline distT="0" distB="0" distL="0" distR="0" wp14:anchorId="623478DE" wp14:editId="79A5F0E3">
                  <wp:extent cx="323215" cy="323215"/>
                  <wp:effectExtent l="0" t="0" r="0" b="635"/>
                  <wp:docPr id="27" name="Graphic 15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5"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C64922" w:rsidR="009F6BA2" w:rsidP="00E42FA6" w:rsidRDefault="009F6BA2" w14:paraId="3C07FF74" w14:textId="77777777">
            <w:pPr>
              <w:pStyle w:val="BodyText"/>
            </w:pPr>
            <w:r>
              <w:t>C-CDA Cont</w:t>
            </w:r>
            <w:r w:rsidRPr="00C64922">
              <w:t xml:space="preserve">ent </w:t>
            </w:r>
            <w:r w:rsidRPr="00D14360">
              <w:rPr>
                <w:bCs/>
              </w:rPr>
              <w:t>Creators SHALL follow template conformance and additional companion guidance regarding the use of negationInd when representing discrete data in C-CDA documents.</w:t>
            </w:r>
            <w:r w:rsidRPr="00D14360">
              <w:t xml:space="preserve"> </w:t>
            </w:r>
            <w:r w:rsidRPr="00D14360">
              <w:rPr>
                <w:b/>
                <w:color w:val="000000"/>
              </w:rPr>
              <w:t>[</w:t>
            </w:r>
            <w:r w:rsidR="00A46C09">
              <w:rPr>
                <w:b/>
                <w:color w:val="000000"/>
              </w:rPr>
              <w:t>BP-080</w:t>
            </w:r>
            <w:r w:rsidRPr="00D14360">
              <w:rPr>
                <w:b/>
                <w:color w:val="000000"/>
              </w:rPr>
              <w:t>]</w:t>
            </w:r>
          </w:p>
        </w:tc>
      </w:tr>
      <w:tr w:rsidRPr="00C64922" w:rsidR="009F6BA2" w:rsidTr="004E29C8" w14:paraId="6501FAC3" w14:textId="77777777">
        <w:trPr>
          <w:trHeight w:val="576"/>
        </w:trPr>
        <w:tc>
          <w:tcPr>
            <w:tcW w:w="683" w:type="dxa"/>
            <w:tcBorders>
              <w:right w:val="nil"/>
            </w:tcBorders>
            <w:shd w:val="clear" w:color="auto" w:fill="C6D9F1"/>
          </w:tcPr>
          <w:p w:rsidRPr="00C64922" w:rsidR="009F6BA2" w:rsidP="00E42FA6" w:rsidRDefault="00634398" w14:paraId="3C19C927" w14:textId="77777777">
            <w:pPr>
              <w:pStyle w:val="BodyText"/>
              <w:rPr>
                <w:noProof/>
              </w:rPr>
            </w:pPr>
            <w:r>
              <w:rPr>
                <w:noProof/>
              </w:rPr>
              <w:drawing>
                <wp:inline distT="0" distB="0" distL="0" distR="0" wp14:anchorId="33BFAF4E" wp14:editId="56F0CB85">
                  <wp:extent cx="323215" cy="323215"/>
                  <wp:effectExtent l="0" t="0" r="0" b="635"/>
                  <wp:docPr id="26" name="Graphic 15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6"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D14360" w:rsidR="009F6BA2" w:rsidP="00E42FA6" w:rsidRDefault="009F6BA2" w14:paraId="4446A3AD" w14:textId="77777777">
            <w:pPr>
              <w:pStyle w:val="BodyText"/>
              <w:rPr>
                <w:color w:val="000000"/>
              </w:rPr>
            </w:pPr>
            <w:r w:rsidRPr="00D14360">
              <w:rPr>
                <w:color w:val="000000"/>
              </w:rPr>
              <w:t xml:space="preserve">C-CDA </w:t>
            </w:r>
            <w:r w:rsidRPr="00D14360">
              <w:t>Content</w:t>
            </w:r>
            <w:r w:rsidRPr="00D14360">
              <w:rPr>
                <w:bCs/>
              </w:rPr>
              <w:t xml:space="preserve"> Consumers SHALL follow template conformance and additional companion guidance regarding the use of negationInd when processing discrete data represented in C-CDA documents.</w:t>
            </w:r>
            <w:r w:rsidRPr="00D14360">
              <w:t xml:space="preserve"> </w:t>
            </w:r>
            <w:r w:rsidRPr="00D14360">
              <w:rPr>
                <w:b/>
                <w:color w:val="000000"/>
              </w:rPr>
              <w:t>[</w:t>
            </w:r>
            <w:r w:rsidR="00A46C09">
              <w:rPr>
                <w:b/>
                <w:color w:val="000000"/>
              </w:rPr>
              <w:t>BP-081</w:t>
            </w:r>
            <w:r w:rsidRPr="00D14360">
              <w:rPr>
                <w:b/>
                <w:color w:val="000000"/>
              </w:rPr>
              <w:t>]</w:t>
            </w:r>
          </w:p>
        </w:tc>
      </w:tr>
    </w:tbl>
    <w:p w:rsidRPr="00D14360" w:rsidR="009A0515" w:rsidP="00C51AF9" w:rsidRDefault="009A0515" w14:paraId="17FDFFA8" w14:textId="77777777">
      <w:pPr>
        <w:rPr>
          <w:rFonts w:cs="Calibri"/>
        </w:rPr>
      </w:pPr>
    </w:p>
    <w:p w:rsidRPr="00D14360" w:rsidR="00C07585" w:rsidP="00C51AF9" w:rsidRDefault="00504F98" w14:paraId="06458A54" w14:textId="00B94901">
      <w:pPr>
        <w:rPr>
          <w:rFonts w:cs="Calibri"/>
        </w:rPr>
      </w:pPr>
      <w:r w:rsidRPr="00D14360">
        <w:rPr>
          <w:rFonts w:cs="Calibri"/>
          <w:b/>
          <w:bCs/>
        </w:rPr>
        <w:t>Reference</w:t>
      </w:r>
      <w:r w:rsidRPr="00D14360">
        <w:rPr>
          <w:rFonts w:cs="Calibri"/>
        </w:rPr>
        <w:t>:</w:t>
      </w:r>
      <w:r w:rsidR="00294353">
        <w:rPr>
          <w:rFonts w:cs="Calibri"/>
        </w:rPr>
        <w:t xml:space="preserve"> </w:t>
      </w:r>
      <w:r w:rsidRPr="007770C6" w:rsidR="00294353">
        <w:rPr>
          <w:rFonts w:cs="Calibri"/>
          <w:color w:val="0000FF"/>
          <w:u w:val="single"/>
        </w:rPr>
        <w:fldChar w:fldCharType="begin"/>
      </w:r>
      <w:r w:rsidRPr="007770C6" w:rsidR="00294353">
        <w:rPr>
          <w:rFonts w:cs="Calibri"/>
          <w:color w:val="0000FF"/>
          <w:u w:val="single"/>
        </w:rPr>
        <w:instrText xml:space="preserve"> REF _Ref21896139 \r \h </w:instrText>
      </w:r>
      <w:r w:rsidRPr="007770C6" w:rsidR="00294353">
        <w:rPr>
          <w:rFonts w:cs="Calibri"/>
          <w:color w:val="0000FF"/>
          <w:u w:val="single"/>
        </w:rPr>
      </w:r>
      <w:r w:rsidRPr="007770C6" w:rsidR="00294353">
        <w:rPr>
          <w:rFonts w:cs="Calibri"/>
          <w:color w:val="0000FF"/>
          <w:u w:val="single"/>
        </w:rPr>
        <w:fldChar w:fldCharType="separate"/>
      </w:r>
      <w:r w:rsidR="00DC1072">
        <w:rPr>
          <w:rFonts w:cs="Calibri"/>
          <w:color w:val="0000FF"/>
          <w:u w:val="single"/>
        </w:rPr>
        <w:t>5.1.7</w:t>
      </w:r>
      <w:r w:rsidRPr="007770C6" w:rsidR="00294353">
        <w:rPr>
          <w:rFonts w:cs="Calibri"/>
          <w:color w:val="0000FF"/>
          <w:u w:val="single"/>
        </w:rPr>
        <w:fldChar w:fldCharType="end"/>
      </w:r>
      <w:r w:rsidRPr="007770C6" w:rsidR="00294353">
        <w:rPr>
          <w:rFonts w:cs="Calibri"/>
          <w:color w:val="0000FF"/>
          <w:u w:val="single"/>
        </w:rPr>
        <w:t xml:space="preserve"> </w:t>
      </w:r>
      <w:r w:rsidRPr="007770C6" w:rsidR="00294353">
        <w:rPr>
          <w:rFonts w:cs="Calibri"/>
          <w:color w:val="0000FF"/>
          <w:u w:val="single"/>
        </w:rPr>
        <w:fldChar w:fldCharType="begin"/>
      </w:r>
      <w:r w:rsidRPr="007770C6" w:rsidR="00294353">
        <w:rPr>
          <w:rFonts w:cs="Calibri"/>
          <w:color w:val="0000FF"/>
          <w:u w:val="single"/>
        </w:rPr>
        <w:instrText xml:space="preserve"> REF _Ref21896147 \h  \* MERGEFORMAT </w:instrText>
      </w:r>
      <w:r w:rsidRPr="007770C6" w:rsidR="00294353">
        <w:rPr>
          <w:rFonts w:cs="Calibri"/>
          <w:color w:val="0000FF"/>
          <w:u w:val="single"/>
        </w:rPr>
      </w:r>
      <w:r w:rsidRPr="007770C6" w:rsidR="00294353">
        <w:rPr>
          <w:rFonts w:cs="Calibri"/>
          <w:color w:val="0000FF"/>
          <w:u w:val="single"/>
        </w:rPr>
        <w:fldChar w:fldCharType="separate"/>
      </w:r>
      <w:r w:rsidRPr="00254B4A" w:rsidR="00DC1072">
        <w:rPr>
          <w:color w:val="0000FF"/>
          <w:u w:val="single"/>
        </w:rPr>
        <w:t>Representing “no known” Information Versus “no information”</w:t>
      </w:r>
      <w:r w:rsidRPr="007770C6" w:rsidR="00294353">
        <w:rPr>
          <w:rFonts w:cs="Calibri"/>
          <w:color w:val="0000FF"/>
          <w:u w:val="single"/>
        </w:rPr>
        <w:fldChar w:fldCharType="end"/>
      </w:r>
      <w:hyperlink w:history="1" w:anchor="_Representing_" r:id="rId45">
        <w:r w:rsidRPr="004F6FF6" w:rsidR="004F6FF6">
          <w:rPr>
            <w:rStyle w:val="Hyperlink"/>
            <w:rFonts w:cs="Calibri"/>
          </w:rPr>
          <w:t xml:space="preserve">  </w:t>
        </w:r>
      </w:hyperlink>
    </w:p>
    <w:p w:rsidRPr="00C64922" w:rsidR="00DD51B1" w:rsidP="003E2C96" w:rsidRDefault="00DD51B1" w14:paraId="34D87821" w14:textId="77777777">
      <w:pPr>
        <w:pStyle w:val="Heading2"/>
      </w:pPr>
      <w:bookmarkStart w:name="_ryhgvq8vnqo7" w:colFirst="0" w:colLast="0" w:id="1434"/>
      <w:bookmarkStart w:name="_Toc10707512" w:id="1435"/>
      <w:bookmarkStart w:name="_Toc11043638" w:id="1436"/>
      <w:bookmarkStart w:name="_Toc11045625" w:id="1437"/>
      <w:bookmarkStart w:name="_Toc11391295" w:id="1438"/>
      <w:bookmarkStart w:name="_Ref21879820" w:id="1439"/>
      <w:bookmarkStart w:name="_Toc119939861" w:id="1440"/>
      <w:bookmarkStart w:name="_Toc135312892" w:id="1441"/>
      <w:bookmarkStart w:name="_Hlk10868719" w:id="1442"/>
      <w:bookmarkEnd w:id="1434"/>
      <w:r w:rsidRPr="00C64922">
        <w:t>Essential Entry-Level Guidance</w:t>
      </w:r>
      <w:bookmarkEnd w:id="1435"/>
      <w:bookmarkEnd w:id="1436"/>
      <w:bookmarkEnd w:id="1437"/>
      <w:bookmarkEnd w:id="1438"/>
      <w:bookmarkEnd w:id="1439"/>
      <w:bookmarkEnd w:id="1440"/>
      <w:bookmarkEnd w:id="1441"/>
    </w:p>
    <w:p w:rsidRPr="00D14360" w:rsidR="006357E2" w:rsidP="00B505D2" w:rsidRDefault="00DD51B1" w14:paraId="6F856BFE" w14:textId="77777777">
      <w:pPr>
        <w:spacing w:after="120"/>
        <w:rPr>
          <w:rFonts w:eastAsia="Calibri" w:cs="Calibri"/>
        </w:rPr>
      </w:pPr>
      <w:r w:rsidRPr="00D14360">
        <w:rPr>
          <w:rFonts w:eastAsia="Calibri" w:cs="Calibri"/>
        </w:rPr>
        <w:t xml:space="preserve">The following guidance </w:t>
      </w:r>
      <w:r w:rsidRPr="00D14360" w:rsidR="002817F4">
        <w:rPr>
          <w:rFonts w:eastAsia="Calibri" w:cs="Calibri"/>
        </w:rPr>
        <w:t>is specific for individual entry templates. It has been gathered</w:t>
      </w:r>
      <w:r w:rsidRPr="00D14360">
        <w:rPr>
          <w:rFonts w:eastAsia="Calibri" w:cs="Calibri"/>
        </w:rPr>
        <w:t xml:space="preserve"> from </w:t>
      </w:r>
      <w:r w:rsidRPr="00D14360" w:rsidR="002817F4">
        <w:rPr>
          <w:rFonts w:eastAsia="Calibri" w:cs="Calibri"/>
        </w:rPr>
        <w:t>C-CDA implementer community through other published implementation guides, C-CDA</w:t>
      </w:r>
      <w:r w:rsidRPr="00D14360">
        <w:rPr>
          <w:rFonts w:eastAsia="Calibri" w:cs="Calibri"/>
        </w:rPr>
        <w:t xml:space="preserve"> Implementation-A-Thons that HL7 and ONC jointly h</w:t>
      </w:r>
      <w:r w:rsidRPr="00D14360" w:rsidR="002817F4">
        <w:rPr>
          <w:rFonts w:eastAsia="Calibri" w:cs="Calibri"/>
        </w:rPr>
        <w:t>old, HL7 cross-workgroup collaboration sessions to review C-CDA templates, insight from the SOA workgroup working on mappings between C-CDA and FHIR, and work produced by the HL7 C-CDA Examples Task Force</w:t>
      </w:r>
      <w:r w:rsidRPr="00D14360">
        <w:rPr>
          <w:rFonts w:eastAsia="Calibri" w:cs="Calibri"/>
        </w:rPr>
        <w:t>.</w:t>
      </w:r>
      <w:r w:rsidRPr="00D14360" w:rsidR="006357E2">
        <w:rPr>
          <w:rFonts w:eastAsia="Calibri" w:cs="Calibri"/>
        </w:rPr>
        <w:t xml:space="preserve"> </w:t>
      </w:r>
    </w:p>
    <w:p w:rsidRPr="00D14360" w:rsidR="00DD51B1" w:rsidP="00B505D2" w:rsidRDefault="006357E2" w14:paraId="6C8CDF97" w14:textId="3E0D3677">
      <w:pPr>
        <w:spacing w:after="120"/>
        <w:rPr>
          <w:rFonts w:eastAsia="Calibri" w:cs="Calibri"/>
        </w:rPr>
      </w:pPr>
      <w:r w:rsidRPr="00D14360">
        <w:rPr>
          <w:rFonts w:eastAsia="Calibri" w:cs="Calibri"/>
        </w:rPr>
        <w:t>Each entry template described below includes the description of the purpose for the template.  It also includes detailed information about any state model associated with the design, issues related to the representation of negated information, and special considerations to note such as nuanced guidance that has emerged through experience within the C-CDA implementer community.</w:t>
      </w:r>
    </w:p>
    <w:p w:rsidRPr="00D14360" w:rsidR="00713C8D" w:rsidP="00B505D2" w:rsidRDefault="00B63BC9" w14:paraId="736A887B" w14:textId="77777777">
      <w:pPr>
        <w:spacing w:after="120"/>
        <w:rPr>
          <w:rFonts w:cs="Calibri"/>
        </w:rPr>
      </w:pPr>
      <w:r w:rsidRPr="00D14360">
        <w:rPr>
          <w:rFonts w:eastAsia="Calibri" w:cs="Calibri"/>
        </w:rPr>
        <w:t>The</w:t>
      </w:r>
      <w:r w:rsidRPr="00D14360" w:rsidR="00713C8D">
        <w:rPr>
          <w:rFonts w:eastAsia="Calibri" w:cs="Calibri"/>
        </w:rPr>
        <w:t xml:space="preserve"> data classes </w:t>
      </w:r>
      <w:r w:rsidRPr="00D14360">
        <w:rPr>
          <w:rFonts w:eastAsia="Calibri" w:cs="Calibri"/>
        </w:rPr>
        <w:t xml:space="preserve">listed below </w:t>
      </w:r>
      <w:r w:rsidRPr="00D14360" w:rsidR="00713C8D">
        <w:rPr>
          <w:rFonts w:eastAsia="Calibri" w:cs="Calibri"/>
        </w:rPr>
        <w:t xml:space="preserve">include </w:t>
      </w:r>
      <w:r w:rsidRPr="00D14360" w:rsidR="002964F7">
        <w:rPr>
          <w:rFonts w:eastAsia="Calibri" w:cs="Calibri"/>
        </w:rPr>
        <w:t xml:space="preserve">guidance for </w:t>
      </w:r>
      <w:r w:rsidRPr="00D14360" w:rsidR="00713C8D">
        <w:rPr>
          <w:rFonts w:eastAsia="Calibri" w:cs="Calibri"/>
        </w:rPr>
        <w:t>relevant entry templates</w:t>
      </w:r>
      <w:r w:rsidRPr="00D14360">
        <w:rPr>
          <w:rFonts w:eastAsia="Calibri" w:cs="Calibri"/>
        </w:rPr>
        <w:t xml:space="preserve"> </w:t>
      </w:r>
      <w:r w:rsidRPr="00D14360" w:rsidR="002964F7">
        <w:rPr>
          <w:rFonts w:eastAsia="Calibri" w:cs="Calibri"/>
        </w:rPr>
        <w:t xml:space="preserve">used to </w:t>
      </w:r>
      <w:r w:rsidRPr="00D14360">
        <w:rPr>
          <w:rFonts w:eastAsia="Calibri" w:cs="Calibri"/>
        </w:rPr>
        <w:t>represen</w:t>
      </w:r>
      <w:r w:rsidRPr="00D14360" w:rsidR="002964F7">
        <w:rPr>
          <w:rFonts w:eastAsia="Calibri" w:cs="Calibri"/>
        </w:rPr>
        <w:t>t</w:t>
      </w:r>
      <w:r w:rsidRPr="00D14360">
        <w:rPr>
          <w:rFonts w:eastAsia="Calibri" w:cs="Calibri"/>
        </w:rPr>
        <w:t xml:space="preserve"> </w:t>
      </w:r>
      <w:r w:rsidRPr="00D14360" w:rsidR="002964F7">
        <w:rPr>
          <w:rFonts w:eastAsia="Calibri" w:cs="Calibri"/>
        </w:rPr>
        <w:t xml:space="preserve">types of </w:t>
      </w:r>
      <w:r w:rsidRPr="00D14360">
        <w:rPr>
          <w:rFonts w:eastAsia="Calibri" w:cs="Calibri"/>
        </w:rPr>
        <w:t xml:space="preserve">information </w:t>
      </w:r>
      <w:r w:rsidRPr="00D14360" w:rsidR="002964F7">
        <w:rPr>
          <w:rFonts w:eastAsia="Calibri" w:cs="Calibri"/>
        </w:rPr>
        <w:t>associated with that</w:t>
      </w:r>
      <w:r w:rsidRPr="00D14360">
        <w:rPr>
          <w:rFonts w:eastAsia="Calibri" w:cs="Calibri"/>
        </w:rPr>
        <w:t xml:space="preserve"> class</w:t>
      </w:r>
      <w:r w:rsidRPr="00D14360" w:rsidR="002964F7">
        <w:rPr>
          <w:rFonts w:eastAsia="Calibri" w:cs="Calibri"/>
        </w:rPr>
        <w:t xml:space="preserve"> of data</w:t>
      </w:r>
      <w:r w:rsidRPr="00D14360" w:rsidR="00713C8D">
        <w:rPr>
          <w:rFonts w:eastAsia="Calibri" w:cs="Calibri"/>
        </w:rPr>
        <w:t>.</w:t>
      </w:r>
    </w:p>
    <w:p w:rsidR="00DD51B1" w:rsidP="00FD31AC" w:rsidRDefault="00DD51B1" w14:paraId="5902D4C9" w14:textId="77777777">
      <w:pPr>
        <w:pStyle w:val="Heading3"/>
      </w:pPr>
      <w:bookmarkStart w:name="_km8yqnicttk0" w:colFirst="0" w:colLast="0" w:id="1443"/>
      <w:bookmarkStart w:name="_1jmzxjfucl8d" w:colFirst="0" w:colLast="0" w:id="1444"/>
      <w:bookmarkStart w:name="_spi1ej1osxpi" w:colFirst="0" w:colLast="0" w:id="1445"/>
      <w:bookmarkStart w:name="_Provenance" w:id="1446"/>
      <w:bookmarkStart w:name="_Toc10707513" w:id="1447"/>
      <w:bookmarkStart w:name="_Toc11043639" w:id="1448"/>
      <w:bookmarkStart w:name="_Toc11045626" w:id="1449"/>
      <w:bookmarkStart w:name="_Toc11391296" w:id="1450"/>
      <w:bookmarkStart w:name="_Toc119939862" w:id="1451"/>
      <w:bookmarkStart w:name="_Toc135312893" w:id="1452"/>
      <w:bookmarkEnd w:id="1443"/>
      <w:bookmarkEnd w:id="1444"/>
      <w:bookmarkEnd w:id="1445"/>
      <w:bookmarkEnd w:id="1446"/>
      <w:r w:rsidRPr="00C64922">
        <w:t>Provenance</w:t>
      </w:r>
      <w:bookmarkEnd w:id="1447"/>
      <w:bookmarkEnd w:id="1448"/>
      <w:bookmarkEnd w:id="1449"/>
      <w:bookmarkEnd w:id="1450"/>
      <w:bookmarkEnd w:id="1451"/>
      <w:bookmarkEnd w:id="1452"/>
    </w:p>
    <w:p w:rsidRPr="00D14360" w:rsidR="002869E1" w:rsidP="002A3D37" w:rsidRDefault="002869E1" w14:paraId="5CAA17D5" w14:textId="77777777">
      <w:pPr>
        <w:spacing w:after="120"/>
        <w:rPr>
          <w:rFonts w:cs="Calibri"/>
          <w:color w:val="000000"/>
          <w:shd w:val="clear" w:color="auto" w:fill="FFFFFF"/>
        </w:rPr>
      </w:pPr>
      <w:r w:rsidRPr="00D14360">
        <w:rPr>
          <w:rFonts w:cs="Calibri"/>
          <w:color w:val="000000"/>
          <w:shd w:val="clear" w:color="auto" w:fill="FFFFFF"/>
        </w:rPr>
        <w:t>As demand increases for higher quality, more trusted clinical data in C-CDA documents, new efforts have emerged to clarify basic information requirements for representing data “provenance</w:t>
      </w:r>
      <w:r w:rsidRPr="00D14360" w:rsidR="00EE6CF1">
        <w:rPr>
          <w:rFonts w:cs="Calibri"/>
          <w:color w:val="000000"/>
          <w:shd w:val="clear" w:color="auto" w:fill="FFFFFF"/>
        </w:rPr>
        <w:t>.</w:t>
      </w:r>
      <w:r w:rsidRPr="00D14360">
        <w:rPr>
          <w:rFonts w:cs="Calibri"/>
          <w:color w:val="000000"/>
          <w:shd w:val="clear" w:color="auto" w:fill="FFFFFF"/>
        </w:rPr>
        <w:t xml:space="preserve">” Provenance provides traceability of information and supports clinical information reconciliation and incorporation. </w:t>
      </w:r>
    </w:p>
    <w:tbl>
      <w:tblPr>
        <w:tblW w:w="0" w:type="auto"/>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313"/>
        <w:gridCol w:w="6929"/>
      </w:tblGrid>
      <w:tr w:rsidRPr="00C64922" w:rsidR="002A3D37" w:rsidTr="004E29C8" w14:paraId="27871F26" w14:textId="77777777">
        <w:trPr>
          <w:cantSplit/>
          <w:tblHeader/>
        </w:trPr>
        <w:tc>
          <w:tcPr>
            <w:tcW w:w="2313" w:type="dxa"/>
            <w:tcBorders>
              <w:bottom w:val="nil"/>
              <w:right w:val="nil"/>
            </w:tcBorders>
            <w:shd w:val="clear" w:color="auto" w:fill="4F81BD"/>
          </w:tcPr>
          <w:p w:rsidRPr="00D14360" w:rsidR="002A3D37" w:rsidP="002B406D" w:rsidRDefault="002A3D37" w14:paraId="0461270A" w14:textId="77777777">
            <w:pPr>
              <w:rPr>
                <w:rFonts w:cs="Calibri"/>
                <w:b/>
                <w:bCs/>
                <w:color w:val="FFFFFF"/>
              </w:rPr>
            </w:pPr>
            <w:r w:rsidRPr="00D14360">
              <w:rPr>
                <w:rFonts w:cs="Calibri"/>
                <w:b/>
                <w:bCs/>
                <w:color w:val="FFFFFF"/>
              </w:rPr>
              <w:t>Entry Template</w:t>
            </w:r>
          </w:p>
        </w:tc>
        <w:tc>
          <w:tcPr>
            <w:tcW w:w="6929" w:type="dxa"/>
            <w:shd w:val="clear" w:color="auto" w:fill="4F81BD"/>
          </w:tcPr>
          <w:p w:rsidRPr="00D14360" w:rsidR="002A3D37" w:rsidP="002B406D" w:rsidRDefault="002A3D37" w14:paraId="1E236A40" w14:textId="483F7CA1">
            <w:pPr>
              <w:rPr>
                <w:color w:val="FFFFFF"/>
              </w:rPr>
            </w:pPr>
            <w:r w:rsidRPr="00D14360">
              <w:rPr>
                <w:b/>
                <w:bCs/>
                <w:color w:val="FFFFFF"/>
              </w:rPr>
              <w:t>Provenance Author Participation</w:t>
            </w:r>
          </w:p>
          <w:p w:rsidRPr="00AE350D" w:rsidR="002A3D37" w:rsidP="002B406D" w:rsidRDefault="002A3D37" w14:paraId="4FAFD4E4" w14:textId="07AE7F29">
            <w:pPr>
              <w:rPr>
                <w:rFonts w:cs="Calibri"/>
                <w:bCs/>
                <w:color w:val="FFFFFF"/>
                <w:sz w:val="18"/>
                <w:szCs w:val="18"/>
              </w:rPr>
            </w:pPr>
            <w:r w:rsidRPr="00D14360">
              <w:rPr>
                <w:rFonts w:cs="Calibri"/>
                <w:b/>
                <w:bCs/>
                <w:color w:val="FFFFFF"/>
                <w:sz w:val="18"/>
                <w:szCs w:val="18"/>
              </w:rPr>
              <w:t>[</w:t>
            </w:r>
            <w:r w:rsidRPr="00AE350D" w:rsidR="00701C12">
              <w:rPr>
                <w:rFonts w:cs="Calibri"/>
                <w:b/>
                <w:bCs/>
                <w:color w:val="FFFFFF"/>
                <w:sz w:val="18"/>
                <w:szCs w:val="18"/>
              </w:rPr>
              <w:t>author: identifier urn:oid:2.16.840.1.113883.10.20.22.5.6</w:t>
            </w:r>
            <w:r w:rsidR="005D6CD1">
              <w:rPr>
                <w:rFonts w:cs="Calibri"/>
                <w:b/>
                <w:bCs/>
                <w:color w:val="FFFFFF"/>
                <w:sz w:val="18"/>
                <w:szCs w:val="18"/>
              </w:rPr>
              <w:t>:2019-10-01</w:t>
            </w:r>
            <w:r w:rsidRPr="00AE350D" w:rsidR="00701C12">
              <w:rPr>
                <w:rFonts w:cs="Calibri"/>
                <w:b/>
                <w:bCs/>
                <w:color w:val="FFFFFF"/>
                <w:sz w:val="18"/>
                <w:szCs w:val="18"/>
              </w:rPr>
              <w:t xml:space="preserve"> (open)]</w:t>
            </w:r>
          </w:p>
        </w:tc>
      </w:tr>
      <w:tr w:rsidRPr="00C64922" w:rsidR="002A3D37" w:rsidTr="004E29C8" w14:paraId="20F4FBC6" w14:textId="77777777">
        <w:tc>
          <w:tcPr>
            <w:tcW w:w="2313" w:type="dxa"/>
            <w:tcBorders>
              <w:top w:val="single" w:color="4F81BD" w:sz="4" w:space="0"/>
              <w:bottom w:val="single" w:color="4F81BD" w:sz="4" w:space="0"/>
              <w:right w:val="nil"/>
            </w:tcBorders>
            <w:shd w:val="clear" w:color="auto" w:fill="FFFFFF"/>
          </w:tcPr>
          <w:p w:rsidRPr="00D14360" w:rsidR="002A3D37" w:rsidP="002B406D" w:rsidRDefault="002A3D37" w14:paraId="05C2B300" w14:textId="77777777">
            <w:pPr>
              <w:rPr>
                <w:rFonts w:cs="Calibri"/>
                <w:b/>
                <w:bCs/>
              </w:rPr>
            </w:pPr>
            <w:r w:rsidRPr="00D14360">
              <w:rPr>
                <w:rFonts w:cs="Calibri"/>
                <w:b/>
                <w:bCs/>
              </w:rPr>
              <w:t>Reference Source</w:t>
            </w:r>
          </w:p>
        </w:tc>
        <w:tc>
          <w:tcPr>
            <w:tcW w:w="6929" w:type="dxa"/>
            <w:tcBorders>
              <w:top w:val="single" w:color="4F81BD" w:sz="4" w:space="0"/>
              <w:bottom w:val="single" w:color="4F81BD" w:sz="4" w:space="0"/>
            </w:tcBorders>
            <w:shd w:val="clear" w:color="auto" w:fill="auto"/>
          </w:tcPr>
          <w:p w:rsidRPr="00D14360" w:rsidR="002A3D37" w:rsidP="002B406D" w:rsidRDefault="002A3D37" w14:paraId="1959B156" w14:textId="19D9A19F">
            <w:pPr>
              <w:rPr>
                <w:rFonts w:ascii="Calibri Light" w:hAnsi="Calibri Light" w:cs="Calibri Light"/>
                <w:szCs w:val="18"/>
              </w:rPr>
            </w:pPr>
            <w:r w:rsidRPr="00D14360">
              <w:rPr>
                <w:rFonts w:ascii="Calibri Light" w:hAnsi="Calibri Light" w:cs="Calibri Light"/>
                <w:szCs w:val="18"/>
              </w:rPr>
              <w:t>HL7 C-CDA R2.1 Companion Guide</w:t>
            </w:r>
          </w:p>
        </w:tc>
      </w:tr>
      <w:tr w:rsidRPr="00C64922" w:rsidR="002A3D37" w:rsidTr="004E29C8" w14:paraId="4035FF6F" w14:textId="77777777">
        <w:trPr>
          <w:trHeight w:val="620"/>
        </w:trPr>
        <w:tc>
          <w:tcPr>
            <w:tcW w:w="2313" w:type="dxa"/>
            <w:tcBorders>
              <w:right w:val="nil"/>
            </w:tcBorders>
            <w:shd w:val="clear" w:color="auto" w:fill="FFFFFF"/>
          </w:tcPr>
          <w:p w:rsidRPr="00D14360" w:rsidR="002A3D37" w:rsidP="002B406D" w:rsidRDefault="002A3D37" w14:paraId="716B9200" w14:textId="77777777">
            <w:pPr>
              <w:rPr>
                <w:rFonts w:cs="Calibri"/>
                <w:b/>
                <w:bCs/>
              </w:rPr>
            </w:pPr>
            <w:r w:rsidRPr="00D14360">
              <w:rPr>
                <w:rFonts w:cs="Calibri"/>
                <w:b/>
                <w:bCs/>
              </w:rPr>
              <w:t>Purpose</w:t>
            </w:r>
          </w:p>
        </w:tc>
        <w:tc>
          <w:tcPr>
            <w:tcW w:w="6929" w:type="dxa"/>
            <w:shd w:val="clear" w:color="auto" w:fill="auto"/>
          </w:tcPr>
          <w:p w:rsidRPr="00D14360" w:rsidR="002A3D37" w:rsidP="002B406D" w:rsidRDefault="00CB74A7" w14:paraId="46CCF73F" w14:textId="77777777">
            <w:pPr>
              <w:rPr>
                <w:rFonts w:ascii="Calibri Light" w:hAnsi="Calibri Light" w:cs="Calibri Light"/>
                <w:szCs w:val="18"/>
              </w:rPr>
            </w:pPr>
            <w:r w:rsidRPr="00D14360">
              <w:rPr>
                <w:rFonts w:ascii="Calibri Light" w:hAnsi="Calibri Light" w:cs="Calibri Light"/>
                <w:szCs w:val="18"/>
              </w:rPr>
              <w:t>This template provides a mechanism to record basic Provenance in an Author Participation.</w:t>
            </w:r>
          </w:p>
        </w:tc>
      </w:tr>
      <w:tr w:rsidRPr="00C64922" w:rsidR="002A3D37" w:rsidTr="004E29C8" w14:paraId="26F85747" w14:textId="77777777">
        <w:trPr>
          <w:trHeight w:val="288"/>
        </w:trPr>
        <w:tc>
          <w:tcPr>
            <w:tcW w:w="2313" w:type="dxa"/>
            <w:tcBorders>
              <w:top w:val="single" w:color="4F81BD" w:sz="4" w:space="0"/>
              <w:bottom w:val="single" w:color="4F81BD" w:sz="4" w:space="0"/>
              <w:right w:val="nil"/>
            </w:tcBorders>
            <w:shd w:val="clear" w:color="auto" w:fill="FFFFFF"/>
          </w:tcPr>
          <w:p w:rsidRPr="00D14360" w:rsidR="002A3D37" w:rsidP="002B406D" w:rsidRDefault="002A3D37" w14:paraId="72950D1A" w14:textId="77777777">
            <w:pPr>
              <w:rPr>
                <w:rFonts w:cs="Calibri"/>
                <w:b/>
                <w:bCs/>
              </w:rPr>
            </w:pPr>
            <w:r w:rsidRPr="00D14360">
              <w:rPr>
                <w:rFonts w:cs="Calibri"/>
                <w:b/>
                <w:bCs/>
              </w:rPr>
              <w:t>ActStatu</w:t>
            </w:r>
            <w:r w:rsidRPr="00D14360" w:rsidR="00EF4804">
              <w:rPr>
                <w:rFonts w:cs="Calibri"/>
                <w:b/>
                <w:bCs/>
              </w:rPr>
              <w:t>s</w:t>
            </w:r>
          </w:p>
        </w:tc>
        <w:tc>
          <w:tcPr>
            <w:tcW w:w="6929" w:type="dxa"/>
            <w:tcBorders>
              <w:top w:val="single" w:color="4F81BD" w:sz="4" w:space="0"/>
              <w:bottom w:val="single" w:color="4F81BD" w:sz="4" w:space="0"/>
            </w:tcBorders>
            <w:shd w:val="clear" w:color="auto" w:fill="auto"/>
          </w:tcPr>
          <w:p w:rsidRPr="00D14360" w:rsidR="002A3D37" w:rsidP="00D14360" w:rsidRDefault="00CB74A7" w14:paraId="5B249F19" w14:textId="77777777">
            <w:pPr>
              <w:autoSpaceDE w:val="0"/>
              <w:autoSpaceDN w:val="0"/>
              <w:adjustRightInd w:val="0"/>
              <w:rPr>
                <w:rFonts w:ascii="Calibri Light" w:hAnsi="Calibri Light" w:cs="Calibri Light"/>
                <w:szCs w:val="18"/>
              </w:rPr>
            </w:pPr>
            <w:r w:rsidRPr="00D14360">
              <w:rPr>
                <w:rFonts w:ascii="Calibri Light" w:hAnsi="Calibri Light" w:cs="Calibri Light"/>
                <w:szCs w:val="18"/>
              </w:rPr>
              <w:t>Not applicable</w:t>
            </w:r>
          </w:p>
        </w:tc>
      </w:tr>
      <w:tr w:rsidRPr="00C64922" w:rsidR="002A3D37" w:rsidTr="004E29C8" w14:paraId="27DFFAA4" w14:textId="77777777">
        <w:trPr>
          <w:trHeight w:val="350"/>
        </w:trPr>
        <w:tc>
          <w:tcPr>
            <w:tcW w:w="2313" w:type="dxa"/>
            <w:tcBorders>
              <w:bottom w:val="single" w:color="4472C4" w:themeColor="accent1" w:sz="4" w:space="0"/>
              <w:right w:val="nil"/>
            </w:tcBorders>
            <w:shd w:val="clear" w:color="auto" w:fill="FFFFFF"/>
          </w:tcPr>
          <w:p w:rsidRPr="00D14360" w:rsidR="002A3D37" w:rsidP="002B406D" w:rsidRDefault="002A3D37" w14:paraId="2039066D" w14:textId="77777777">
            <w:pPr>
              <w:rPr>
                <w:rFonts w:cs="Calibri"/>
                <w:b/>
                <w:bCs/>
                <w:color w:val="000000"/>
              </w:rPr>
            </w:pPr>
            <w:r w:rsidRPr="00D14360">
              <w:rPr>
                <w:rFonts w:cs="Calibri"/>
                <w:b/>
                <w:bCs/>
                <w:color w:val="000000"/>
              </w:rPr>
              <w:t>Negation</w:t>
            </w:r>
          </w:p>
        </w:tc>
        <w:tc>
          <w:tcPr>
            <w:tcW w:w="6929" w:type="dxa"/>
            <w:tcBorders>
              <w:bottom w:val="single" w:color="4472C4" w:themeColor="accent1" w:sz="4" w:space="0"/>
            </w:tcBorders>
            <w:shd w:val="clear" w:color="auto" w:fill="auto"/>
          </w:tcPr>
          <w:p w:rsidRPr="00D14360" w:rsidR="002A3D37" w:rsidP="00D14360" w:rsidRDefault="00CB74A7" w14:paraId="46B84FF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szCs w:val="18"/>
              </w:rPr>
              <w:t>Not applicable</w:t>
            </w:r>
          </w:p>
        </w:tc>
      </w:tr>
      <w:tr w:rsidRPr="00C64922" w:rsidR="002A3D37" w:rsidTr="004E29C8" w14:paraId="6CDFD16F" w14:textId="77777777">
        <w:trPr>
          <w:trHeight w:val="1070"/>
        </w:trPr>
        <w:tc>
          <w:tcPr>
            <w:tcW w:w="2313" w:type="dxa"/>
            <w:tcBorders>
              <w:top w:val="single" w:color="4472C4" w:themeColor="accent1" w:sz="4" w:space="0"/>
              <w:bottom w:val="single" w:color="4472C4" w:themeColor="accent1" w:sz="4" w:space="0"/>
              <w:right w:val="nil"/>
            </w:tcBorders>
            <w:shd w:val="clear" w:color="auto" w:fill="FFFFFF"/>
          </w:tcPr>
          <w:p w:rsidRPr="00D14360" w:rsidR="002A3D37" w:rsidP="002B406D" w:rsidRDefault="002A3D37" w14:paraId="44E1AA88" w14:textId="77777777">
            <w:pPr>
              <w:rPr>
                <w:rFonts w:cs="Calibri"/>
                <w:b/>
                <w:bCs/>
              </w:rPr>
            </w:pPr>
            <w:r w:rsidRPr="00D14360">
              <w:rPr>
                <w:rFonts w:cs="Calibri"/>
                <w:b/>
                <w:bCs/>
              </w:rPr>
              <w:t>Other Considerations</w:t>
            </w:r>
          </w:p>
        </w:tc>
        <w:tc>
          <w:tcPr>
            <w:tcW w:w="6929" w:type="dxa"/>
            <w:tcBorders>
              <w:top w:val="single" w:color="4472C4" w:themeColor="accent1" w:sz="4" w:space="0"/>
              <w:bottom w:val="single" w:color="4472C4" w:themeColor="accent1" w:sz="4" w:space="0"/>
            </w:tcBorders>
            <w:shd w:val="clear" w:color="auto" w:fill="auto"/>
          </w:tcPr>
          <w:p w:rsidRPr="00D14360" w:rsidR="002A3D37" w:rsidP="00D14360" w:rsidRDefault="00CB74A7" w14:paraId="20580C62" w14:textId="77777777">
            <w:pPr>
              <w:keepNext/>
              <w:rPr>
                <w:rFonts w:ascii="Calibri Light" w:hAnsi="Calibri Light" w:cs="Calibri Light"/>
                <w:szCs w:val="18"/>
              </w:rPr>
            </w:pPr>
            <w:r w:rsidRPr="00D14360">
              <w:rPr>
                <w:rFonts w:ascii="Calibri Light" w:hAnsi="Calibri Light" w:cs="Calibri Light"/>
                <w:szCs w:val="18"/>
              </w:rPr>
              <w:t>This template constrains the CDA Author Participation and is appropriate at the Header, Section, or Entry level. The conformance criteria specializes the C-CDA Author Participation (2.16.840.1.113883.10.20.22.4.119) but does not require generators to include this additional templateId.</w:t>
            </w:r>
          </w:p>
        </w:tc>
      </w:tr>
      <w:tr w:rsidRPr="00C64922" w:rsidR="002A3D37" w:rsidTr="004E29C8" w14:paraId="595B388A" w14:textId="77777777">
        <w:trPr>
          <w:trHeight w:val="350"/>
        </w:trPr>
        <w:tc>
          <w:tcPr>
            <w:tcW w:w="2313" w:type="dxa"/>
            <w:tcBorders>
              <w:top w:val="single" w:color="4472C4" w:themeColor="accent1" w:sz="4" w:space="0"/>
              <w:bottom w:val="single" w:color="4F81BD" w:sz="4" w:space="0"/>
              <w:right w:val="nil"/>
            </w:tcBorders>
            <w:shd w:val="clear" w:color="auto" w:fill="FFFFFF"/>
          </w:tcPr>
          <w:p w:rsidRPr="00D14360" w:rsidR="002A3D37" w:rsidP="002B406D" w:rsidRDefault="00145288" w14:paraId="61727440" w14:textId="77777777">
            <w:pPr>
              <w:rPr>
                <w:rFonts w:cs="Calibri"/>
                <w:b/>
                <w:bCs/>
              </w:rPr>
            </w:pPr>
            <w:r w:rsidRPr="00D14360">
              <w:rPr>
                <w:rFonts w:cs="Calibri"/>
                <w:b/>
                <w:bCs/>
              </w:rPr>
              <w:t>Reference</w:t>
            </w:r>
          </w:p>
        </w:tc>
        <w:tc>
          <w:tcPr>
            <w:tcW w:w="6929" w:type="dxa"/>
            <w:tcBorders>
              <w:top w:val="single" w:color="4472C4" w:themeColor="accent1" w:sz="4" w:space="0"/>
              <w:bottom w:val="single" w:color="4F81BD" w:sz="4" w:space="0"/>
            </w:tcBorders>
            <w:shd w:val="clear" w:color="auto" w:fill="auto"/>
          </w:tcPr>
          <w:p w:rsidRPr="005A615D" w:rsidR="002A3D37" w:rsidP="00D14360" w:rsidRDefault="00CB74A7" w14:paraId="7EE2AEDC" w14:textId="7079710F">
            <w:pPr>
              <w:keepNext/>
              <w:rPr>
                <w:rFonts w:ascii="Calibri Light" w:hAnsi="Calibri Light" w:cs="Calibri Light"/>
              </w:rPr>
            </w:pPr>
            <w:r w:rsidRPr="005A615D">
              <w:rPr>
                <w:rFonts w:ascii="Calibri Light" w:hAnsi="Calibri Light" w:cs="Calibri Light"/>
              </w:rPr>
              <w:t xml:space="preserve">Appendix </w:t>
            </w:r>
            <w:r w:rsidR="00F75DF2">
              <w:rPr>
                <w:rFonts w:ascii="Calibri Light" w:hAnsi="Calibri Light" w:cs="Calibri Light"/>
              </w:rPr>
              <w:t>A</w:t>
            </w:r>
            <w:r w:rsidRPr="005A615D">
              <w:rPr>
                <w:rFonts w:ascii="Calibri Light" w:hAnsi="Calibri Light" w:cs="Calibri Light"/>
              </w:rPr>
              <w:t>. Provenance – Author Participation for the full definition of this new template.</w:t>
            </w:r>
          </w:p>
        </w:tc>
      </w:tr>
      <w:tr w:rsidRPr="00C64922" w:rsidR="0009537F" w:rsidTr="004E29C8" w14:paraId="7C5A8230" w14:textId="77777777">
        <w:trPr>
          <w:trHeight w:val="350"/>
        </w:trPr>
        <w:tc>
          <w:tcPr>
            <w:tcW w:w="2313" w:type="dxa"/>
            <w:tcBorders>
              <w:top w:val="single" w:color="4F81BD" w:sz="4" w:space="0"/>
              <w:bottom w:val="single" w:color="4F81BD" w:sz="4" w:space="0"/>
              <w:right w:val="nil"/>
            </w:tcBorders>
            <w:shd w:val="clear" w:color="auto" w:fill="FFFFFF"/>
          </w:tcPr>
          <w:p w:rsidRPr="00D14360" w:rsidR="0009537F" w:rsidP="002B406D" w:rsidRDefault="0009537F" w14:paraId="1B94E179" w14:textId="77777777">
            <w:pPr>
              <w:rPr>
                <w:rFonts w:cs="Calibri"/>
                <w:b/>
                <w:bCs/>
              </w:rPr>
            </w:pPr>
            <w:r>
              <w:rPr>
                <w:rFonts w:cs="Calibri"/>
                <w:b/>
                <w:bCs/>
              </w:rPr>
              <w:t>Example</w:t>
            </w:r>
          </w:p>
        </w:tc>
        <w:tc>
          <w:tcPr>
            <w:tcW w:w="6929" w:type="dxa"/>
            <w:tcBorders>
              <w:top w:val="single" w:color="4F81BD" w:sz="4" w:space="0"/>
              <w:bottom w:val="single" w:color="4F81BD" w:sz="4" w:space="0"/>
            </w:tcBorders>
            <w:shd w:val="clear" w:color="auto" w:fill="auto"/>
          </w:tcPr>
          <w:p w:rsidRPr="0083506C" w:rsidR="0009537F" w:rsidDel="00EE6CF1" w:rsidP="00D14360" w:rsidRDefault="0009537F" w14:paraId="399AA28B" w14:textId="06F40C9B">
            <w:pPr>
              <w:keepNext/>
              <w:rPr>
                <w:rFonts w:ascii="Calibri Light" w:hAnsi="Calibri Light" w:cs="Calibri Light"/>
              </w:rPr>
            </w:pPr>
            <w:r w:rsidRPr="005A615D">
              <w:rPr>
                <w:rFonts w:ascii="Calibri Light" w:hAnsi="Calibri Light" w:cs="Calibri Light"/>
              </w:rPr>
              <w:fldChar w:fldCharType="begin"/>
            </w:r>
            <w:r w:rsidRPr="005A615D">
              <w:rPr>
                <w:rFonts w:ascii="Calibri Light" w:hAnsi="Calibri Light" w:cs="Calibri Light"/>
              </w:rPr>
              <w:instrText xml:space="preserve"> REF _Ref21846420 \h </w:instrText>
            </w:r>
            <w:r w:rsidRPr="009F13BB">
              <w:rPr>
                <w:rFonts w:ascii="Calibri Light" w:hAnsi="Calibri Light" w:cs="Calibri Light"/>
              </w:rPr>
              <w:instrText xml:space="preserve"> \* MERGEFORMAT </w:instrText>
            </w:r>
            <w:r w:rsidRPr="005A615D">
              <w:rPr>
                <w:rFonts w:ascii="Calibri Light" w:hAnsi="Calibri Light" w:cs="Calibri Light"/>
              </w:rPr>
            </w:r>
            <w:r w:rsidRPr="005A615D">
              <w:rPr>
                <w:rFonts w:ascii="Calibri Light" w:hAnsi="Calibri Light" w:cs="Calibri Light"/>
              </w:rPr>
              <w:fldChar w:fldCharType="separate"/>
            </w:r>
            <w:r w:rsidRPr="00254B4A" w:rsidR="00DC1072">
              <w:rPr>
                <w:rFonts w:ascii="Calibri Light" w:hAnsi="Calibri Light" w:cs="Calibri Light"/>
              </w:rPr>
              <w:t xml:space="preserve">  </w:t>
            </w:r>
            <w:r w:rsidRPr="00254B4A" w:rsidR="00DC1072">
              <w:rPr>
                <w:rFonts w:ascii="Calibri Light" w:hAnsi="Calibri Light" w:cs="Calibri Light"/>
                <w:noProof/>
              </w:rPr>
              <w:t>Example</w:t>
            </w:r>
            <w:r w:rsidRPr="00254B4A" w:rsidR="00DC1072">
              <w:rPr>
                <w:rFonts w:ascii="Calibri Light" w:hAnsi="Calibri Light" w:cs="Calibri Light"/>
              </w:rPr>
              <w:t xml:space="preserve"> 33: Use of the Provenance </w:t>
            </w:r>
            <w:r w:rsidRPr="00254B4A" w:rsidR="00DC1072">
              <w:rPr>
                <w:rFonts w:asciiTheme="majorHAnsi" w:hAnsiTheme="majorHAnsi" w:cstheme="majorHAnsi"/>
              </w:rPr>
              <w:t xml:space="preserve">Author </w:t>
            </w:r>
            <w:r w:rsidR="00DC1072">
              <w:t>Participation</w:t>
            </w:r>
            <w:r w:rsidRPr="005A615D">
              <w:rPr>
                <w:rFonts w:ascii="Calibri Light" w:hAnsi="Calibri Light" w:cs="Calibri Light"/>
              </w:rPr>
              <w:fldChar w:fldCharType="end"/>
            </w:r>
          </w:p>
        </w:tc>
      </w:tr>
    </w:tbl>
    <w:p w:rsidRPr="00D14360" w:rsidR="002A3D37" w:rsidP="003A3D50" w:rsidRDefault="00A5789F" w14:paraId="37416785" w14:textId="20588EB3">
      <w:pPr>
        <w:pStyle w:val="Caption"/>
        <w:rPr>
          <w:rFonts w:cs="Calibri"/>
          <w:color w:val="000000"/>
          <w:shd w:val="clear" w:color="auto" w:fill="FFFFFF"/>
        </w:rPr>
      </w:pPr>
      <w:r>
        <w:t xml:space="preserve">  </w:t>
      </w:r>
      <w:bookmarkStart w:name="_Toc118898823" w:id="1453"/>
      <w:bookmarkStart w:name="_Toc119940026" w:id="1454"/>
      <w:bookmarkStart w:name="_Toc135313057" w:id="1455"/>
      <w:r w:rsidR="00594977">
        <w:t xml:space="preserve">Table </w:t>
      </w:r>
      <w:r>
        <w:fldChar w:fldCharType="begin"/>
      </w:r>
      <w:r>
        <w:instrText>SEQ Table \* ARABIC</w:instrText>
      </w:r>
      <w:r>
        <w:fldChar w:fldCharType="separate"/>
      </w:r>
      <w:r w:rsidR="00DC1072">
        <w:rPr>
          <w:noProof/>
        </w:rPr>
        <w:t>36</w:t>
      </w:r>
      <w:r>
        <w:fldChar w:fldCharType="end"/>
      </w:r>
      <w:r w:rsidR="00594977">
        <w:t>: Provenance Author Participation</w:t>
      </w:r>
      <w:r w:rsidR="00852DED">
        <w:t xml:space="preserve"> Template</w:t>
      </w:r>
      <w:bookmarkEnd w:id="1453"/>
      <w:bookmarkEnd w:id="1454"/>
      <w:bookmarkEnd w:id="1455"/>
    </w:p>
    <w:p w:rsidR="003511DF" w:rsidP="003511DF" w:rsidRDefault="00A5789F" w14:paraId="632D2B5C" w14:textId="0FE9BE74">
      <w:pPr>
        <w:pStyle w:val="Caption"/>
        <w:keepNext/>
        <w:spacing w:after="0"/>
      </w:pPr>
      <w:bookmarkStart w:name="_Ref21846420" w:id="1456"/>
      <w:r>
        <w:t xml:space="preserve">  </w:t>
      </w:r>
      <w:bookmarkStart w:name="_Toc118898754" w:id="1457"/>
      <w:bookmarkStart w:name="_Toc119939956" w:id="1458"/>
      <w:bookmarkStart w:name="_Toc135312988" w:id="1459"/>
      <w:r w:rsidR="003511DF">
        <w:t xml:space="preserve">Example </w:t>
      </w:r>
      <w:r>
        <w:fldChar w:fldCharType="begin"/>
      </w:r>
      <w:r>
        <w:instrText>SEQ Example \* ARABIC</w:instrText>
      </w:r>
      <w:r>
        <w:fldChar w:fldCharType="separate"/>
      </w:r>
      <w:r w:rsidR="00DC1072">
        <w:rPr>
          <w:noProof/>
        </w:rPr>
        <w:t>33</w:t>
      </w:r>
      <w:r>
        <w:fldChar w:fldCharType="end"/>
      </w:r>
      <w:r w:rsidR="003511DF">
        <w:t>: Use of the Provenance Author Participation</w:t>
      </w:r>
      <w:bookmarkEnd w:id="1456"/>
      <w:bookmarkEnd w:id="1457"/>
      <w:bookmarkEnd w:id="1458"/>
      <w:bookmarkEnd w:id="1459"/>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242"/>
      </w:tblGrid>
      <w:tr w:rsidR="00A26AB6" w:rsidTr="004E29C8" w14:paraId="0C45F6C1" w14:textId="77777777">
        <w:tc>
          <w:tcPr>
            <w:tcW w:w="9242" w:type="dxa"/>
            <w:shd w:val="clear" w:color="auto" w:fill="auto"/>
          </w:tcPr>
          <w:p w:rsidRPr="00D14360" w:rsidR="00CB74A7" w:rsidP="003A3D50" w:rsidRDefault="00CB74A7" w14:paraId="56E564A7"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&lt;section&gt;</w:t>
            </w:r>
          </w:p>
          <w:p w:rsidRPr="00D14360" w:rsidR="00CB74A7" w:rsidP="003A3D50" w:rsidRDefault="00CB74A7" w14:paraId="39533AA7" w14:textId="763A8712">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 *** Allergies and Intolerances Section (entries required) (V3) *** </w:t>
            </w:r>
            <w:r w:rsidRPr="005C79A1" w:rsidR="005C79A1">
              <w:rPr>
                <w:rFonts w:ascii="Wingdings" w:hAnsi="Wingdings" w:eastAsia="Wingdings" w:cs="Wingdings"/>
                <w:color w:val="000000"/>
                <w:sz w:val="16"/>
                <w:szCs w:val="16"/>
                <w:shd w:val="clear" w:color="auto" w:fill="FFFFFF"/>
              </w:rPr>
              <w:t>à</w:t>
            </w:r>
          </w:p>
          <w:p w:rsidRPr="00D14360" w:rsidR="00CB74A7" w:rsidP="003A3D50" w:rsidRDefault="00CB74A7" w14:paraId="48FDE64B" w14:textId="322D6A18">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t="2.16.840.1.113883.10.20.22.2</w:t>
            </w:r>
            <w:r w:rsidRPr="00D14360" w:rsidR="00F5758E">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6</w:t>
            </w:r>
            <w:r w:rsidRPr="00D14360"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1"/&gt;</w:t>
            </w:r>
          </w:p>
          <w:p w:rsidRPr="00D14360" w:rsidR="00CB74A7" w:rsidP="003A3D50" w:rsidRDefault="00CB74A7" w14:paraId="4F78ABFA" w14:textId="608F41D4">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t="2.16.840.1.113883.10.20.22.2</w:t>
            </w:r>
            <w:r w:rsidRPr="00D14360" w:rsidR="00F5758E">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6</w:t>
            </w:r>
            <w:r w:rsidRPr="00D14360"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1" extensi</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n="2015-08</w:t>
            </w:r>
            <w:r w:rsidR="00E92D58">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01"/&gt;</w:t>
            </w:r>
          </w:p>
          <w:p w:rsidRPr="00D14360" w:rsidR="00CB74A7" w:rsidP="003A3D50" w:rsidRDefault="00CB74A7" w14:paraId="636A82C4" w14:textId="71C46FF5">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e="4876</w:t>
            </w:r>
            <w:r w:rsidR="005143D2">
              <w:rPr>
                <w:rFonts w:ascii="Courier New" w:hAnsi="Courier New" w:cs="Courier New"/>
                <w:color w:val="000000"/>
                <w:sz w:val="16"/>
                <w:szCs w:val="16"/>
                <w:shd w:val="clear" w:color="auto" w:fill="FFFFFF"/>
              </w:rPr>
              <w:t>5</w:t>
            </w:r>
            <w:r w:rsidRPr="00D14360" w:rsidR="005143D2">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2" codeSyst</w:t>
            </w:r>
            <w:r w:rsidR="00E92D58">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m="2.16.840.1.113883</w:t>
            </w:r>
            <w:r w:rsidRPr="00D14360" w:rsidR="005143D2">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6</w:t>
            </w:r>
            <w:r w:rsidRPr="00D14360" w:rsidR="005143D2">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1" codeSystemNa</w:t>
            </w:r>
            <w:r w:rsidR="00E92D58">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e="LO</w:t>
            </w:r>
            <w:r w:rsidR="00E92D58">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NC"/&gt;</w:t>
            </w:r>
          </w:p>
          <w:p w:rsidRPr="00D14360" w:rsidR="00CB74A7" w:rsidP="003A3D50" w:rsidRDefault="00CB74A7" w14:paraId="08277718"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&lt;title&gt;ALLERGIES AND ADVERSE REACTIONS&lt;/title&gt;</w:t>
            </w:r>
          </w:p>
          <w:p w:rsidRPr="00D14360" w:rsidR="00CB74A7" w:rsidP="003A3D50" w:rsidRDefault="00CB74A7" w14:paraId="6D1077AF" w14:textId="08037F0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 </w:t>
            </w:r>
            <w:r w:rsidR="00E92D58">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D="allergiesNoKn</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wn"&gt;No Known Allergies&lt;/text&gt;</w:t>
            </w:r>
          </w:p>
          <w:p w:rsidRPr="00D14360" w:rsidR="00CB74A7" w:rsidP="003A3D50" w:rsidRDefault="00CB74A7" w14:paraId="2BCC559C" w14:textId="738D63F2">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&lt;entry typeCo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e="D</w:t>
            </w:r>
            <w:r w:rsidR="005143D2">
              <w:rPr>
                <w:rFonts w:ascii="Courier New" w:hAnsi="Courier New" w:cs="Courier New"/>
                <w:color w:val="000000"/>
                <w:sz w:val="16"/>
                <w:szCs w:val="16"/>
                <w:shd w:val="clear" w:color="auto" w:fill="FFFFFF"/>
              </w:rPr>
              <w:t>R</w:t>
            </w:r>
            <w:r w:rsidRPr="00D14360">
              <w:rPr>
                <w:rFonts w:ascii="Courier New" w:hAnsi="Courier New" w:cs="Courier New"/>
                <w:color w:val="000000"/>
                <w:sz w:val="16"/>
                <w:szCs w:val="16"/>
                <w:shd w:val="clear" w:color="auto" w:fill="FFFFFF"/>
              </w:rPr>
              <w:t>IV"&gt;</w:t>
            </w:r>
          </w:p>
          <w:p w:rsidRPr="00D14360" w:rsidR="00CB74A7" w:rsidP="003A3D50" w:rsidRDefault="00CB74A7" w14:paraId="58FCFDD7" w14:textId="415A4B69">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Pr="00D14360" w:rsidR="005143D2">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Allergy Concern Act --&gt;</w:t>
            </w:r>
          </w:p>
          <w:p w:rsidRPr="00D14360" w:rsidR="00CB74A7" w:rsidP="003A3D50" w:rsidRDefault="00CB74A7" w14:paraId="7CA2F579" w14:textId="22B14BF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&lt;act classCo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r w:rsidRPr="00D14360" w:rsidR="005143D2">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CT" moodCo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r w:rsidRPr="00D14360" w:rsidR="005143D2">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VN"&gt;</w:t>
            </w:r>
          </w:p>
          <w:p w:rsidRPr="00D14360" w:rsidR="00CB74A7" w:rsidP="003A3D50" w:rsidRDefault="00CB74A7" w14:paraId="12B01108" w14:textId="4D4F3D29">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t="2.16.840.1.113883.10.20.22.4</w:t>
            </w:r>
            <w:r w:rsidR="00E92D58">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30"/&gt;</w:t>
            </w:r>
          </w:p>
          <w:p w:rsidRPr="00D14360" w:rsidR="00CB74A7" w:rsidP="003A3D50" w:rsidRDefault="00CB74A7" w14:paraId="078A0CF1" w14:textId="7B12F064">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t="2.16.840.1.113883.10.20.22.4</w:t>
            </w:r>
            <w:r w:rsidR="00E92D58">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30" extensi</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n="2015-08</w:t>
            </w:r>
            <w:r w:rsidR="00E92D58">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01"/&gt;</w:t>
            </w:r>
          </w:p>
          <w:p w:rsidRPr="00D14360" w:rsidR="00CB74A7" w:rsidP="003A3D50" w:rsidRDefault="00CB74A7" w14:paraId="561F3365" w14:textId="46132DFD">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t="36e3e930-7b14-11db-9fe1-0800200c9</w:t>
            </w:r>
            <w:r w:rsidR="00F5758E">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66"/&gt;</w:t>
            </w:r>
          </w:p>
          <w:p w:rsidRPr="00D14360" w:rsidR="00CB74A7" w:rsidP="003A3D50" w:rsidRDefault="00CB74A7" w14:paraId="06038C3A" w14:textId="43E279CC">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Pr="00D14360" w:rsidR="005143D2">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SDWG supports 48765-2 or CONC in the code element --&gt;</w:t>
            </w:r>
          </w:p>
          <w:p w:rsidRPr="00D14360" w:rsidR="00CB74A7" w:rsidP="003A3D50" w:rsidRDefault="00CB74A7" w14:paraId="51273B13" w14:textId="0AF1ED76">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e="C</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NC" codeSyst</w:t>
            </w:r>
            <w:r w:rsidR="00E92D58">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m="2.16.840.1.113883</w:t>
            </w:r>
            <w:r w:rsidRPr="00D14360" w:rsidR="005143D2">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5</w:t>
            </w:r>
            <w:r w:rsidRPr="00D14360" w:rsidR="005143D2">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6"/&gt;</w:t>
            </w:r>
          </w:p>
          <w:p w:rsidRPr="00D14360" w:rsidR="00CB74A7" w:rsidP="003A3D50" w:rsidRDefault="00CB74A7" w14:paraId="691235F8"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rsidRPr="00D14360" w:rsidR="00CB74A7" w:rsidP="003A3D50" w:rsidRDefault="00CB74A7" w14:paraId="7AAD64C6" w14:textId="016D302F">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&lt;reference val</w:t>
            </w:r>
            <w:r w:rsidR="00E92D58">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e="#allergiesNoKn</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wn"/&gt;</w:t>
            </w:r>
          </w:p>
          <w:p w:rsidRPr="00D14360" w:rsidR="00CB74A7" w:rsidP="003A3D50" w:rsidRDefault="00CB74A7" w14:paraId="68FFFF88"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rsidRPr="00D14360" w:rsidR="00CB74A7" w:rsidP="003A3D50" w:rsidRDefault="00CB74A7" w14:paraId="3FFAEB22" w14:textId="6AD4E715">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&lt;statusCode 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e="act</w:t>
            </w:r>
            <w:r w:rsidR="00E92D58">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ve"/&gt;</w:t>
            </w:r>
          </w:p>
          <w:p w:rsidRPr="00D14360" w:rsidR="00CB74A7" w:rsidP="003A3D50" w:rsidRDefault="00CB74A7" w14:paraId="181B5251" w14:textId="3CFD7B68">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Pr="00D14360" w:rsidR="005143D2">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currently tracked concerns are active concerns--&gt;</w:t>
            </w:r>
          </w:p>
          <w:p w:rsidRPr="00D14360" w:rsidR="00CB74A7" w:rsidP="003A3D50" w:rsidRDefault="00CB74A7" w14:paraId="6B31B488"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&lt;effectiveTime&gt;</w:t>
            </w:r>
          </w:p>
          <w:p w:rsidRPr="00D14360" w:rsidR="00CB74A7" w:rsidP="003A3D50" w:rsidRDefault="00CB74A7" w14:paraId="6CE7ADB4" w14:textId="7846314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&lt;low val</w:t>
            </w:r>
            <w:r w:rsidR="00E92D58">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e="20100</w:t>
            </w:r>
            <w:r w:rsidR="00F5758E">
              <w:rPr>
                <w:rFonts w:ascii="Courier New" w:hAnsi="Courier New" w:cs="Courier New"/>
                <w:color w:val="000000"/>
                <w:sz w:val="16"/>
                <w:szCs w:val="16"/>
                <w:shd w:val="clear" w:color="auto" w:fill="FFFFFF"/>
              </w:rPr>
              <w:t>9</w:t>
            </w:r>
            <w:r w:rsidRPr="00D14360">
              <w:rPr>
                <w:rFonts w:ascii="Courier New" w:hAnsi="Courier New" w:cs="Courier New"/>
                <w:color w:val="000000"/>
                <w:sz w:val="16"/>
                <w:szCs w:val="16"/>
                <w:shd w:val="clear" w:color="auto" w:fill="FFFFFF"/>
              </w:rPr>
              <w:t>03"/&gt;</w:t>
            </w:r>
          </w:p>
          <w:p w:rsidRPr="00D14360" w:rsidR="00CB74A7" w:rsidP="003A3D50" w:rsidRDefault="00CB74A7" w14:paraId="0EFFCC9A" w14:textId="1C00F395">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Pr="00D14360" w:rsidR="005143D2">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show time when the concern first began being tracked--&gt;</w:t>
            </w:r>
          </w:p>
          <w:p w:rsidRPr="00D14360" w:rsidR="00CB74A7" w:rsidP="003A3D50" w:rsidRDefault="00CB74A7" w14:paraId="0658ED51"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&lt;/effectiveTime&gt;</w:t>
            </w:r>
          </w:p>
          <w:p w:rsidRPr="00D14360" w:rsidR="00CB74A7" w:rsidP="003A3D50" w:rsidRDefault="00CB74A7" w14:paraId="1C94E6D6" w14:textId="2B714F6A">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&lt;entryRelationship typeCo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e="S</w:t>
            </w:r>
            <w:r w:rsidR="00F5758E">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BJ"&gt;</w:t>
            </w:r>
          </w:p>
          <w:p w:rsidRPr="00D14360" w:rsidR="00CB74A7" w:rsidP="003A3D50" w:rsidRDefault="00CB74A7" w14:paraId="1768723E" w14:textId="6CAB3BC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Pr="00D14360" w:rsidR="005143D2">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No Known Allergies --&gt;</w:t>
            </w:r>
          </w:p>
          <w:p w:rsidRPr="00D14360" w:rsidR="00CB74A7" w:rsidP="003A3D50" w:rsidRDefault="00CB74A7" w14:paraId="1CF3677A" w14:textId="14BE0F33">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Pr="00D14360" w:rsidR="005143D2">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The negationInd = true negates the observation/value --&gt;</w:t>
            </w:r>
          </w:p>
          <w:p w:rsidRPr="00D14360" w:rsidR="00CB74A7" w:rsidP="003A3D50" w:rsidRDefault="00CB74A7" w14:paraId="40D57A94" w14:textId="43E74D38">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Pr="00D14360" w:rsidR="005143D2">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 xml:space="preserve">The use of negationInd corresponds with the newer </w:t>
            </w:r>
            <w:r w:rsidRPr="00D14360">
              <w:rPr>
                <w:rFonts w:ascii="Courier New" w:hAnsi="Courier New" w:cs="Courier New"/>
                <w:color w:val="000000"/>
                <w:sz w:val="16"/>
                <w:szCs w:val="16"/>
                <w:shd w:val="clear" w:color="auto" w:fill="FFFFFF"/>
              </w:rPr>
              <w:br/>
            </w:r>
            <w:r w:rsidRPr="00D14360">
              <w:rPr>
                <w:rFonts w:ascii="Courier New" w:hAnsi="Courier New" w:cs="Courier New"/>
                <w:color w:val="000000"/>
                <w:sz w:val="16"/>
                <w:szCs w:val="16"/>
                <w:shd w:val="clear" w:color="auto" w:fill="FFFFFF"/>
              </w:rPr>
              <w:t xml:space="preserve">                       Observation.valueNegationInd --&gt;</w:t>
            </w:r>
          </w:p>
          <w:p w:rsidRPr="00D14360" w:rsidR="00CB74A7" w:rsidP="003A3D50" w:rsidRDefault="00CB74A7" w14:paraId="58CC4FA3" w14:textId="7331741A">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&lt;observation classCo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r w:rsidRPr="00D14360" w:rsidR="00F5758E">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BS" moodCo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r w:rsidRPr="00D14360" w:rsidR="00F5758E">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VN" negationI</w:t>
            </w:r>
            <w:r w:rsidR="005143D2">
              <w:rPr>
                <w:rFonts w:ascii="Courier New" w:hAnsi="Courier New" w:cs="Courier New"/>
                <w:color w:val="000000"/>
                <w:sz w:val="16"/>
                <w:szCs w:val="16"/>
                <w:shd w:val="clear" w:color="auto" w:fill="FFFFFF"/>
              </w:rPr>
              <w:t>n</w:t>
            </w:r>
            <w:r w:rsidRPr="00D14360">
              <w:rPr>
                <w:rFonts w:ascii="Courier New" w:hAnsi="Courier New" w:cs="Courier New"/>
                <w:color w:val="000000"/>
                <w:sz w:val="16"/>
                <w:szCs w:val="16"/>
                <w:shd w:val="clear" w:color="auto" w:fill="FFFFFF"/>
              </w:rPr>
              <w:t>d="t</w:t>
            </w:r>
            <w:r w:rsidR="005143D2">
              <w:rPr>
                <w:rFonts w:ascii="Courier New" w:hAnsi="Courier New" w:cs="Courier New"/>
                <w:color w:val="000000"/>
                <w:sz w:val="16"/>
                <w:szCs w:val="16"/>
                <w:shd w:val="clear" w:color="auto" w:fill="FFFFFF"/>
              </w:rPr>
              <w:t>r</w:t>
            </w:r>
            <w:r w:rsidRPr="00D14360">
              <w:rPr>
                <w:rFonts w:ascii="Courier New" w:hAnsi="Courier New" w:cs="Courier New"/>
                <w:color w:val="000000"/>
                <w:sz w:val="16"/>
                <w:szCs w:val="16"/>
                <w:shd w:val="clear" w:color="auto" w:fill="FFFFFF"/>
              </w:rPr>
              <w:t>ue"&gt;</w:t>
            </w:r>
          </w:p>
          <w:p w:rsidRPr="00D14360" w:rsidR="00CB74A7" w:rsidP="003A3D50" w:rsidRDefault="00CB74A7" w14:paraId="3118122F" w14:textId="2131AA05">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Pr="00D14360" w:rsidR="005143D2">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aller</w:t>
            </w:r>
            <w:r w:rsidR="005143D2">
              <w:rPr>
                <w:rFonts w:ascii="Courier New" w:hAnsi="Courier New" w:cs="Courier New"/>
                <w:color w:val="000000"/>
                <w:sz w:val="16"/>
                <w:szCs w:val="16"/>
                <w:shd w:val="clear" w:color="auto" w:fill="FFFFFF"/>
              </w:rPr>
              <w:t>g</w:t>
            </w:r>
            <w:r w:rsidRPr="00D14360">
              <w:rPr>
                <w:rFonts w:ascii="Courier New" w:hAnsi="Courier New" w:cs="Courier New"/>
                <w:color w:val="000000"/>
                <w:sz w:val="16"/>
                <w:szCs w:val="16"/>
                <w:shd w:val="clear" w:color="auto" w:fill="FFFFFF"/>
              </w:rPr>
              <w:t>y - intolerance observation template --&gt;</w:t>
            </w:r>
          </w:p>
          <w:p w:rsidRPr="00D14360" w:rsidR="00CB74A7" w:rsidP="003A3D50" w:rsidRDefault="00CB74A7" w14:paraId="037E531E" w14:textId="583CB748">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w:t>
            </w:r>
            <w:r w:rsidRPr="00D14360" w:rsidR="00F5758E">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4</w:t>
            </w:r>
            <w:r w:rsidRPr="00D14360"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7"/&gt;</w:t>
            </w:r>
          </w:p>
          <w:p w:rsidRPr="00D14360" w:rsidR="00CB74A7" w:rsidP="003A3D50" w:rsidRDefault="00CB74A7" w14:paraId="204768A9" w14:textId="534BF04F">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w:t>
            </w:r>
            <w:r w:rsidRPr="00D14360" w:rsidR="00F5758E">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4</w:t>
            </w:r>
            <w:r w:rsidRPr="00D14360"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7" extensi</w:t>
            </w:r>
            <w:r w:rsidR="00F5758E">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n="2014-06</w:t>
            </w:r>
            <w:r w:rsidR="005143D2">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09"/&gt;</w:t>
            </w:r>
          </w:p>
          <w:p w:rsidRPr="00D14360" w:rsidR="00CB74A7" w:rsidP="003A3D50" w:rsidRDefault="00CB74A7" w14:paraId="6E86EF29" w14:textId="242B5E41">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ro</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t="4adc1020-7b14-11db-9fe1-0800200c9</w:t>
            </w:r>
            <w:r w:rsidR="00F5758E">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66"/&gt;</w:t>
            </w:r>
          </w:p>
          <w:p w:rsidRPr="00D14360" w:rsidR="00CB74A7" w:rsidP="003A3D50" w:rsidRDefault="00CB74A7" w14:paraId="4991FAF2" w14:textId="7A6F49CD">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e="ASSERT</w:t>
            </w:r>
            <w:r w:rsidR="005143D2">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ON" codeSyst</w:t>
            </w:r>
            <w:r w:rsidR="005143D2">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m="2.16.840.1.113883</w:t>
            </w:r>
            <w:r w:rsidRPr="00D14360" w:rsidR="00F5758E">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5</w:t>
            </w:r>
            <w:r w:rsidRPr="00D14360"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4"/&gt;</w:t>
            </w:r>
          </w:p>
          <w:p w:rsidRPr="00D14360" w:rsidR="00CB74A7" w:rsidP="003A3D50" w:rsidRDefault="00CB74A7" w14:paraId="0054E3EB"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rsidRPr="00D14360" w:rsidR="00CB74A7" w:rsidP="003A3D50" w:rsidRDefault="00CB74A7" w14:paraId="53B86538" w14:textId="36AF7DD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&lt;reference val</w:t>
            </w:r>
            <w:r w:rsidR="005143D2">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e="#allergiesNoKn</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wn"/&gt;</w:t>
            </w:r>
          </w:p>
          <w:p w:rsidRPr="00D14360" w:rsidR="00CB74A7" w:rsidP="003A3D50" w:rsidRDefault="00CB74A7" w14:paraId="640FEDAF"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rsidRPr="00D14360" w:rsidR="00CB74A7" w:rsidP="003A3D50" w:rsidRDefault="00CB74A7" w14:paraId="521E40B8" w14:textId="6B201EFE">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&lt;statusCode 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e="comple</w:t>
            </w:r>
            <w:r w:rsidR="005143D2">
              <w:rPr>
                <w:rFonts w:ascii="Courier New" w:hAnsi="Courier New" w:cs="Courier New"/>
                <w:color w:val="000000"/>
                <w:sz w:val="16"/>
                <w:szCs w:val="16"/>
                <w:shd w:val="clear" w:color="auto" w:fill="FFFFFF"/>
              </w:rPr>
              <w:t>t</w:t>
            </w:r>
            <w:r w:rsidRPr="00D14360">
              <w:rPr>
                <w:rFonts w:ascii="Courier New" w:hAnsi="Courier New" w:cs="Courier New"/>
                <w:color w:val="000000"/>
                <w:sz w:val="16"/>
                <w:szCs w:val="16"/>
                <w:shd w:val="clear" w:color="auto" w:fill="FFFFFF"/>
              </w:rPr>
              <w:t>ed"/&gt;</w:t>
            </w:r>
          </w:p>
          <w:p w:rsidRPr="00D14360" w:rsidR="00CB74A7" w:rsidP="003A3D50" w:rsidRDefault="00CB74A7" w14:paraId="6DA5AD21" w14:textId="2022C67B">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F5758E">
              <w:rPr>
                <w:rFonts w:ascii="Courier New" w:hAnsi="Courier New" w:cs="Courier New"/>
                <w:color w:val="000000"/>
                <w:sz w:val="16"/>
                <w:szCs w:val="16"/>
                <w:shd w:val="clear" w:color="auto" w:fill="FFFFFF"/>
              </w:rPr>
              <w:t>&lt;!</w:t>
            </w:r>
            <w:r w:rsidRPr="00D14360" w:rsidR="00F5758E">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w:t>
            </w:r>
            <w:r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A - author/time records when this assertion was made --&gt;</w:t>
            </w:r>
          </w:p>
          <w:p w:rsidRPr="00D14360" w:rsidR="00CB74A7" w:rsidP="003A3D50" w:rsidRDefault="00CB74A7" w14:paraId="07EFC679"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&lt;effectiveTime&gt;</w:t>
            </w:r>
          </w:p>
          <w:p w:rsidRPr="00D14360" w:rsidR="00CB74A7" w:rsidP="003A3D50" w:rsidRDefault="00CB74A7" w14:paraId="149DD0A0" w14:textId="10ECAE2E">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&lt;low nullFlav</w:t>
            </w:r>
            <w:r w:rsidR="00F5758E">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r</w:t>
            </w:r>
            <w:r w:rsidRPr="00D14360" w:rsidR="00F5758E">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NA"/&gt;</w:t>
            </w:r>
          </w:p>
          <w:p w:rsidRPr="00D14360" w:rsidR="00CB74A7" w:rsidP="003A3D50" w:rsidRDefault="00CB74A7" w14:paraId="0559343D"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&lt;/effectiveTime&gt;</w:t>
            </w:r>
          </w:p>
          <w:p w:rsidRPr="00D14360" w:rsidR="00CB74A7" w:rsidP="003A3D50" w:rsidRDefault="00CB74A7" w14:paraId="4A35BEC8" w14:textId="2449041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&lt;value xsi:ty</w:t>
            </w:r>
            <w:r w:rsidR="00F5758E">
              <w:rPr>
                <w:rFonts w:ascii="Courier New" w:hAnsi="Courier New" w:cs="Courier New"/>
                <w:color w:val="000000"/>
                <w:sz w:val="16"/>
                <w:szCs w:val="16"/>
                <w:shd w:val="clear" w:color="auto" w:fill="FFFFFF"/>
              </w:rPr>
              <w:t>p</w:t>
            </w:r>
            <w:r w:rsidRPr="00D14360">
              <w:rPr>
                <w:rFonts w:ascii="Courier New" w:hAnsi="Courier New" w:cs="Courier New"/>
                <w:color w:val="000000"/>
                <w:sz w:val="16"/>
                <w:szCs w:val="16"/>
                <w:shd w:val="clear" w:color="auto" w:fill="FFFFFF"/>
              </w:rPr>
              <w:t>e</w:t>
            </w:r>
            <w:r w:rsidRPr="00D14360" w:rsidR="00F5758E">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CD" co</w:t>
            </w:r>
            <w:r w:rsidR="00F5758E">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e="419199</w:t>
            </w:r>
            <w:r w:rsidR="00F5758E">
              <w:rPr>
                <w:rFonts w:ascii="Courier New" w:hAnsi="Courier New" w:cs="Courier New"/>
                <w:color w:val="000000"/>
                <w:sz w:val="16"/>
                <w:szCs w:val="16"/>
                <w:shd w:val="clear" w:color="auto" w:fill="FFFFFF"/>
              </w:rPr>
              <w:t>0</w:t>
            </w:r>
            <w:r w:rsidRPr="00D14360">
              <w:rPr>
                <w:rFonts w:ascii="Courier New" w:hAnsi="Courier New" w:cs="Courier New"/>
                <w:color w:val="000000"/>
                <w:sz w:val="16"/>
                <w:szCs w:val="16"/>
                <w:shd w:val="clear" w:color="auto" w:fill="FFFFFF"/>
              </w:rPr>
              <w:t>07"</w:t>
            </w:r>
          </w:p>
          <w:p w:rsidRPr="00D14360" w:rsidR="00CB74A7" w:rsidP="003A3D50" w:rsidRDefault="00CB74A7" w14:paraId="0AE4E875" w14:textId="3A6828AB">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displayNa</w:t>
            </w:r>
            <w:r w:rsidR="00F5758E">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e="Allergy to substance (disord</w:t>
            </w:r>
            <w:r w:rsidR="003A1CC8">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r)"</w:t>
            </w:r>
          </w:p>
          <w:p w:rsidRPr="00D14360" w:rsidR="00CB74A7" w:rsidP="003A3D50" w:rsidRDefault="00CB74A7" w14:paraId="0AB69644" w14:textId="05126D43">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codeSyst</w:t>
            </w:r>
            <w:r w:rsidR="00F5758E">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m="2.16.840.1.113883.6</w:t>
            </w:r>
            <w:r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96" codeSystemNa</w:t>
            </w:r>
            <w:r w:rsidR="00F5758E">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e="SNOMED</w:t>
            </w:r>
            <w:r w:rsidR="00F5758E">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CT"/&gt;</w:t>
            </w:r>
          </w:p>
          <w:p w:rsidRPr="00D14360" w:rsidR="00CB74A7" w:rsidP="003A3D50" w:rsidRDefault="00CB74A7" w14:paraId="19AF664D" w14:textId="29F9A5A2">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D6CD1">
              <w:rPr>
                <w:rFonts w:ascii="Courier New" w:hAnsi="Courier New" w:cs="Courier New"/>
                <w:color w:val="000000"/>
                <w:sz w:val="16"/>
                <w:szCs w:val="16"/>
                <w:shd w:val="clear" w:color="auto" w:fill="FFFFFF"/>
              </w:rPr>
              <w:t>&lt;</w:t>
            </w:r>
            <w:r w:rsidRPr="00D14360">
              <w:rPr>
                <w:rFonts w:ascii="Courier New" w:hAnsi="Courier New" w:cs="Courier New"/>
                <w:color w:val="000000"/>
                <w:sz w:val="16"/>
                <w:szCs w:val="16"/>
                <w:shd w:val="clear" w:color="auto" w:fill="FFFFFF"/>
              </w:rPr>
              <w:t>author&gt;</w:t>
            </w:r>
          </w:p>
          <w:p w:rsidRPr="00D14360" w:rsidR="00CB74A7" w:rsidP="003A3D50" w:rsidRDefault="00CB74A7" w14:paraId="78F46944" w14:textId="37517AB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F5758E">
              <w:rPr>
                <w:rFonts w:ascii="Courier New" w:hAnsi="Courier New" w:cs="Courier New"/>
                <w:color w:val="000000"/>
                <w:sz w:val="16"/>
                <w:szCs w:val="16"/>
                <w:shd w:val="clear" w:color="auto" w:fill="FFFFFF"/>
              </w:rPr>
              <w:t>&lt;!</w:t>
            </w:r>
            <w:r w:rsidRPr="00D14360" w:rsidR="00F5758E">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Provenan</w:t>
            </w:r>
            <w:r w:rsidR="00F5758E">
              <w:rPr>
                <w:rFonts w:ascii="Courier New" w:hAnsi="Courier New" w:cs="Courier New"/>
                <w:color w:val="000000"/>
                <w:sz w:val="16"/>
                <w:szCs w:val="16"/>
                <w:shd w:val="clear" w:color="auto" w:fill="FFFFFF"/>
              </w:rPr>
              <w:t>c</w:t>
            </w:r>
            <w:r w:rsidRPr="00D14360">
              <w:rPr>
                <w:rFonts w:ascii="Courier New" w:hAnsi="Courier New" w:cs="Courier New"/>
                <w:color w:val="000000"/>
                <w:sz w:val="16"/>
                <w:szCs w:val="16"/>
                <w:shd w:val="clear" w:color="auto" w:fill="FFFFFF"/>
              </w:rPr>
              <w:t>e - Author Participation --&gt;</w:t>
            </w:r>
          </w:p>
          <w:p w:rsidRPr="00D14360" w:rsidR="00CB74A7" w:rsidP="003A3D50" w:rsidRDefault="00CB74A7" w14:paraId="537758FA" w14:textId="068F49E2">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w:t>
            </w:r>
            <w:r w:rsidRPr="00D14360" w:rsidR="00AB19EF">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5</w:t>
            </w:r>
            <w:r w:rsidRPr="00D14360" w:rsidR="00AB19EF">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w:t>
            </w:r>
            <w:r w:rsidR="005D6CD1">
              <w:rPr>
                <w:rFonts w:ascii="Courier New" w:hAnsi="Courier New" w:cs="Courier New"/>
                <w:color w:val="000000"/>
                <w:sz w:val="16"/>
                <w:szCs w:val="16"/>
                <w:shd w:val="clear" w:color="auto" w:fill="FFFFFF"/>
              </w:rPr>
              <w:t xml:space="preserve"> extension</w:t>
            </w:r>
            <w:r w:rsidR="00C974F1">
              <w:rPr>
                <w:rFonts w:ascii="Courier New" w:hAnsi="Courier New" w:cs="Courier New"/>
                <w:color w:val="000000"/>
                <w:sz w:val="16"/>
                <w:szCs w:val="16"/>
                <w:shd w:val="clear" w:color="auto" w:fill="FFFFFF"/>
              </w:rPr>
              <w:t>="</w:t>
            </w:r>
            <w:r w:rsidR="005D6CD1">
              <w:rPr>
                <w:rFonts w:ascii="Courier New" w:hAnsi="Courier New" w:cs="Courier New"/>
                <w:color w:val="000000"/>
                <w:sz w:val="16"/>
                <w:szCs w:val="16"/>
                <w:shd w:val="clear" w:color="auto" w:fill="FFFFFF"/>
              </w:rPr>
              <w:t>2019-10-01</w:t>
            </w:r>
            <w:r w:rsidR="003A1CC8">
              <w:rPr>
                <w:rFonts w:ascii="Courier New" w:hAnsi="Courier New" w:cs="Courier New"/>
                <w:color w:val="000000"/>
                <w:sz w:val="16"/>
                <w:szCs w:val="16"/>
                <w:shd w:val="clear" w:color="auto" w:fill="FFFFFF"/>
              </w:rPr>
              <w:t>"</w:t>
            </w:r>
            <w:r w:rsidRPr="00D14360" w:rsidR="003A1CC8">
              <w:rPr>
                <w:rFonts w:ascii="Courier New" w:hAnsi="Courier New" w:cs="Courier New"/>
                <w:color w:val="000000"/>
                <w:sz w:val="16"/>
                <w:szCs w:val="16"/>
                <w:shd w:val="clear" w:color="auto" w:fill="FFFFFF"/>
              </w:rPr>
              <w:t>/&gt;</w:t>
            </w:r>
          </w:p>
          <w:p w:rsidRPr="00D14360" w:rsidR="00CB74A7" w:rsidP="003A3D50" w:rsidRDefault="00CB74A7" w14:paraId="249D51A7" w14:textId="4938919D">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&lt;time val</w:t>
            </w:r>
            <w:r w:rsidR="00C974F1">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e="201308011235-0</w:t>
            </w:r>
            <w:r w:rsidR="00AB19EF">
              <w:rPr>
                <w:rFonts w:ascii="Courier New" w:hAnsi="Courier New" w:cs="Courier New"/>
                <w:color w:val="000000"/>
                <w:sz w:val="16"/>
                <w:szCs w:val="16"/>
                <w:shd w:val="clear" w:color="auto" w:fill="FFFFFF"/>
              </w:rPr>
              <w:t>8</w:t>
            </w:r>
            <w:r w:rsidRPr="00D14360">
              <w:rPr>
                <w:rFonts w:ascii="Courier New" w:hAnsi="Courier New" w:cs="Courier New"/>
                <w:color w:val="000000"/>
                <w:sz w:val="16"/>
                <w:szCs w:val="16"/>
                <w:shd w:val="clear" w:color="auto" w:fill="FFFFFF"/>
              </w:rPr>
              <w:t>00"/&gt;</w:t>
            </w:r>
          </w:p>
          <w:p w:rsidRPr="00D14360" w:rsidR="00CB74A7" w:rsidP="003A3D50" w:rsidRDefault="00CB74A7" w14:paraId="42523D8C"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&lt;assignedAuthor&gt;</w:t>
            </w:r>
          </w:p>
          <w:p w:rsidRPr="00D14360" w:rsidR="00CB74A7" w:rsidP="003A3D50" w:rsidRDefault="00CB74A7" w14:paraId="68100171" w14:textId="4BA66CDC">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AB19EF">
              <w:rPr>
                <w:rFonts w:ascii="Courier New" w:hAnsi="Courier New" w:cs="Courier New"/>
                <w:color w:val="000000"/>
                <w:sz w:val="16"/>
                <w:szCs w:val="16"/>
                <w:shd w:val="clear" w:color="auto" w:fill="FFFFFF"/>
              </w:rPr>
              <w:t>&lt;!</w:t>
            </w:r>
            <w:r w:rsidRPr="00D14360" w:rsidR="00AB19EF">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NPI of Author (example) --&gt;</w:t>
            </w:r>
          </w:p>
          <w:p w:rsidRPr="00D14360" w:rsidR="00CB74A7" w:rsidP="003A3D50" w:rsidRDefault="00CB74A7" w14:paraId="4914473C" w14:textId="2FC6A0C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ro</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w:t>
            </w:r>
            <w:r w:rsidRPr="00D14360" w:rsidR="00AB19EF">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4</w:t>
            </w:r>
            <w:r w:rsidRPr="00D14360" w:rsidR="00AB19EF">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 extensi</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n="1234</w:t>
            </w:r>
            <w:r w:rsidR="00AB19EF">
              <w:rPr>
                <w:rFonts w:ascii="Courier New" w:hAnsi="Courier New" w:cs="Courier New"/>
                <w:color w:val="000000"/>
                <w:sz w:val="16"/>
                <w:szCs w:val="16"/>
                <w:shd w:val="clear" w:color="auto" w:fill="FFFFFF"/>
              </w:rPr>
              <w:t>5</w:t>
            </w:r>
            <w:r w:rsidRPr="00D14360">
              <w:rPr>
                <w:rFonts w:ascii="Courier New" w:hAnsi="Courier New" w:cs="Courier New"/>
                <w:color w:val="000000"/>
                <w:sz w:val="16"/>
                <w:szCs w:val="16"/>
                <w:shd w:val="clear" w:color="auto" w:fill="FFFFFF"/>
              </w:rPr>
              <w:t>67"/&gt;</w:t>
            </w:r>
          </w:p>
          <w:p w:rsidRPr="00D14360" w:rsidR="00CB74A7" w:rsidP="003A3D50" w:rsidRDefault="00CB74A7" w14:paraId="29FD93F4"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&lt;assignedPerson&gt;</w:t>
            </w:r>
          </w:p>
          <w:p w:rsidRPr="00D14360" w:rsidR="00CB74A7" w:rsidP="003A3D50" w:rsidRDefault="00CB74A7" w14:paraId="0021B23D"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&lt;name&gt;</w:t>
            </w:r>
          </w:p>
          <w:p w:rsidRPr="00D14360" w:rsidR="00CB74A7" w:rsidP="003A3D50" w:rsidRDefault="00CB74A7" w14:paraId="27BF8349"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&lt;given&gt;Nurse&lt;/given&gt;</w:t>
            </w:r>
          </w:p>
          <w:p w:rsidRPr="00D14360" w:rsidR="00CB74A7" w:rsidP="003A3D50" w:rsidRDefault="00CB74A7" w14:paraId="791C590A"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&lt;family&gt;Nightingale&lt;/family&gt;</w:t>
            </w:r>
          </w:p>
          <w:p w:rsidRPr="00D14360" w:rsidR="00CB74A7" w:rsidP="003A3D50" w:rsidRDefault="00CB74A7" w14:paraId="4F90D4D6"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&lt;suffix&gt;RN&lt;/suffix&gt;</w:t>
            </w:r>
          </w:p>
          <w:p w:rsidRPr="00D14360" w:rsidR="00CB74A7" w:rsidP="003A3D50" w:rsidRDefault="00CB74A7" w14:paraId="0241E77E"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&lt;/name&gt;</w:t>
            </w:r>
          </w:p>
          <w:p w:rsidRPr="00D14360" w:rsidR="00CB74A7" w:rsidP="003A3D50" w:rsidRDefault="00CB74A7" w14:paraId="355A86C5"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&lt;/assignedPerson&gt;</w:t>
            </w:r>
          </w:p>
          <w:p w:rsidRPr="00D14360" w:rsidR="00CB74A7" w:rsidP="003A3D50" w:rsidRDefault="00CB74A7" w14:paraId="6CF0FDAC"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&lt;representedOrganization&gt;</w:t>
            </w:r>
          </w:p>
          <w:p w:rsidRPr="00D14360" w:rsidR="00CB74A7" w:rsidP="003A3D50" w:rsidRDefault="00CB74A7" w14:paraId="7440929D" w14:textId="563F453F">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C974F1">
              <w:rPr>
                <w:rFonts w:ascii="Courier New" w:hAnsi="Courier New" w:cs="Courier New"/>
                <w:color w:val="000000"/>
                <w:sz w:val="16"/>
                <w:szCs w:val="16"/>
                <w:shd w:val="clear" w:color="auto" w:fill="FFFFFF"/>
              </w:rPr>
              <w:t>&lt;!</w:t>
            </w:r>
            <w:r w:rsidRPr="00D14360" w:rsidR="00C974F1">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Tax Identifier of Organization is Unknown --&gt;</w:t>
            </w:r>
          </w:p>
          <w:p w:rsidRPr="00D14360" w:rsidR="00CB74A7" w:rsidP="003A3D50" w:rsidRDefault="00CB74A7" w14:paraId="6C4576DC" w14:textId="1DAB187F">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ro</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t="2.16.840.1.113883.5.1</w:t>
            </w:r>
            <w:r w:rsidR="00AB19EF">
              <w:rPr>
                <w:rFonts w:ascii="Courier New" w:hAnsi="Courier New" w:cs="Courier New"/>
                <w:color w:val="000000"/>
                <w:sz w:val="16"/>
                <w:szCs w:val="16"/>
                <w:shd w:val="clear" w:color="auto" w:fill="FFFFFF"/>
              </w:rPr>
              <w:t>0</w:t>
            </w:r>
            <w:r w:rsidRPr="00D14360">
              <w:rPr>
                <w:rFonts w:ascii="Courier New" w:hAnsi="Courier New" w:cs="Courier New"/>
                <w:color w:val="000000"/>
                <w:sz w:val="16"/>
                <w:szCs w:val="16"/>
                <w:shd w:val="clear" w:color="auto" w:fill="FFFFFF"/>
              </w:rPr>
              <w:t>08" nullFlav</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r</w:t>
            </w:r>
            <w:r w:rsidRPr="00D14360" w:rsidR="00C974F1">
              <w:rPr>
                <w:rFonts w:ascii="Courier New" w:hAnsi="Courier New" w:cs="Courier New"/>
                <w:color w:val="000000"/>
                <w:sz w:val="16"/>
                <w:szCs w:val="16"/>
                <w:shd w:val="clear" w:color="auto" w:fill="FFFFFF"/>
              </w:rPr>
              <w:t>="</w:t>
            </w:r>
            <w:r w:rsidR="00C974F1">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NK"/&gt;</w:t>
            </w:r>
          </w:p>
          <w:p w:rsidRPr="00D14360" w:rsidR="00CB74A7" w:rsidP="003A3D50" w:rsidRDefault="00CB74A7" w14:paraId="3FEDD06E" w14:textId="30193898">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C974F1">
              <w:rPr>
                <w:rFonts w:ascii="Courier New" w:hAnsi="Courier New" w:cs="Courier New"/>
                <w:color w:val="000000"/>
                <w:sz w:val="16"/>
                <w:szCs w:val="16"/>
                <w:shd w:val="clear" w:color="auto" w:fill="FFFFFF"/>
              </w:rPr>
              <w:t>&lt;!</w:t>
            </w:r>
            <w:r w:rsidRPr="00D14360" w:rsidR="00C974F1">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NPI of Organization --&gt;</w:t>
            </w:r>
          </w:p>
          <w:p w:rsidRPr="00D14360" w:rsidR="00CB74A7" w:rsidP="003A3D50" w:rsidRDefault="00CB74A7" w14:paraId="2161E534" w14:textId="12F09D39">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w:t>
            </w:r>
            <w:r w:rsidR="00AB19EF">
              <w:rPr>
                <w:rFonts w:ascii="Courier New" w:hAnsi="Courier New" w:cs="Courier New"/>
                <w:color w:val="000000"/>
                <w:sz w:val="16"/>
                <w:szCs w:val="16"/>
                <w:shd w:val="clear" w:color="auto" w:fill="FFFFFF"/>
              </w:rPr>
              <w:t>root</w:t>
            </w:r>
            <w:r w:rsidRPr="00D14360">
              <w:rPr>
                <w:rFonts w:ascii="Courier New" w:hAnsi="Courier New" w:cs="Courier New"/>
                <w:color w:val="000000"/>
                <w:sz w:val="16"/>
                <w:szCs w:val="16"/>
                <w:shd w:val="clear" w:color="auto" w:fill="FFFFFF"/>
              </w:rPr>
              <w:t>="2.16.840.1.113883</w:t>
            </w:r>
            <w:r w:rsidRPr="00D14360" w:rsidR="00AB19EF">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4</w:t>
            </w:r>
            <w:r w:rsidRPr="00D14360" w:rsidR="00AB19EF">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 extensi</w:t>
            </w:r>
            <w:r w:rsidR="003A1CC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n="1104145</w:t>
            </w:r>
            <w:r w:rsidR="00AB19EF">
              <w:rPr>
                <w:rFonts w:ascii="Courier New" w:hAnsi="Courier New" w:cs="Courier New"/>
                <w:color w:val="000000"/>
                <w:sz w:val="16"/>
                <w:szCs w:val="16"/>
                <w:shd w:val="clear" w:color="auto" w:fill="FFFFFF"/>
              </w:rPr>
              <w:t>8</w:t>
            </w:r>
            <w:r w:rsidRPr="00D14360">
              <w:rPr>
                <w:rFonts w:ascii="Courier New" w:hAnsi="Courier New" w:cs="Courier New"/>
                <w:color w:val="000000"/>
                <w:sz w:val="16"/>
                <w:szCs w:val="16"/>
                <w:shd w:val="clear" w:color="auto" w:fill="FFFFFF"/>
              </w:rPr>
              <w:t>38"/&gt;</w:t>
            </w:r>
          </w:p>
          <w:p w:rsidRPr="00D14360" w:rsidR="00CB74A7" w:rsidP="003A3D50" w:rsidRDefault="00CB74A7" w14:paraId="43A2BC2E"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&lt;name&gt;Good Health Hospital&lt;/name&gt;</w:t>
            </w:r>
          </w:p>
          <w:p w:rsidRPr="00D14360" w:rsidR="00CB74A7" w:rsidP="003A3D50" w:rsidRDefault="00CB74A7" w14:paraId="551A04B4" w14:textId="42E718CD">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&lt;telecom val</w:t>
            </w:r>
            <w:r w:rsidR="00AB19EF">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e="tel:+1(555)867-5</w:t>
            </w:r>
            <w:r w:rsidR="00AB19EF">
              <w:rPr>
                <w:rFonts w:ascii="Courier New" w:hAnsi="Courier New" w:cs="Courier New"/>
                <w:color w:val="000000"/>
                <w:sz w:val="16"/>
                <w:szCs w:val="16"/>
                <w:shd w:val="clear" w:color="auto" w:fill="FFFFFF"/>
              </w:rPr>
              <w:t>3</w:t>
            </w:r>
            <w:r w:rsidRPr="00D14360">
              <w:rPr>
                <w:rFonts w:ascii="Courier New" w:hAnsi="Courier New" w:cs="Courier New"/>
                <w:color w:val="000000"/>
                <w:sz w:val="16"/>
                <w:szCs w:val="16"/>
                <w:shd w:val="clear" w:color="auto" w:fill="FFFFFF"/>
              </w:rPr>
              <w:t>09"/&gt;</w:t>
            </w:r>
          </w:p>
          <w:p w:rsidRPr="00D14360" w:rsidR="00CB74A7" w:rsidP="003A3D50" w:rsidRDefault="00CB74A7" w14:paraId="62335EFB"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&lt;/representedOrganization&gt;</w:t>
            </w:r>
          </w:p>
          <w:p w:rsidRPr="00D14360" w:rsidR="00CB74A7" w:rsidP="003A3D50" w:rsidRDefault="00CB74A7" w14:paraId="67CFAB1B"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&lt;/assignedAuthor&gt;</w:t>
            </w:r>
          </w:p>
          <w:p w:rsidRPr="00D14360" w:rsidR="00CB74A7" w:rsidP="003A3D50" w:rsidRDefault="00CB74A7" w14:paraId="24E4288A"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&lt;/author&gt;</w:t>
            </w:r>
          </w:p>
          <w:p w:rsidRPr="00D14360" w:rsidR="00CB74A7" w:rsidP="003A3D50" w:rsidRDefault="00CB74A7" w14:paraId="5FF40807" w14:textId="7DBA111E">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AB19EF">
              <w:rPr>
                <w:rFonts w:ascii="Courier New" w:hAnsi="Courier New" w:cs="Courier New"/>
                <w:color w:val="000000"/>
                <w:sz w:val="16"/>
                <w:szCs w:val="16"/>
                <w:shd w:val="clear" w:color="auto" w:fill="FFFFFF"/>
              </w:rPr>
              <w:t>&lt;!</w:t>
            </w:r>
            <w:r w:rsidRPr="00D14360" w:rsidR="00AB19EF">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In C-CDA R2.1 the participant is required. --&gt;</w:t>
            </w:r>
          </w:p>
          <w:p w:rsidRPr="00D14360" w:rsidR="00CB74A7" w:rsidP="003A3D50" w:rsidRDefault="00CB74A7" w14:paraId="2FE4E2D7" w14:textId="2A7963A5">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&lt;participant typeCo</w:t>
            </w:r>
            <w:r w:rsidR="00AB19EF">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r w:rsidRPr="00D14360" w:rsidR="00450BD6">
              <w:rPr>
                <w:rFonts w:ascii="Courier New" w:hAnsi="Courier New" w:cs="Courier New"/>
                <w:color w:val="000000"/>
                <w:sz w:val="16"/>
                <w:szCs w:val="16"/>
                <w:shd w:val="clear" w:color="auto" w:fill="FFFFFF"/>
              </w:rPr>
              <w:t>="</w:t>
            </w:r>
            <w:r w:rsidR="00450BD6">
              <w:rPr>
                <w:rFonts w:ascii="Courier New" w:hAnsi="Courier New" w:cs="Courier New"/>
                <w:color w:val="000000"/>
                <w:sz w:val="16"/>
                <w:szCs w:val="16"/>
                <w:shd w:val="clear" w:color="auto" w:fill="FFFFFF"/>
              </w:rPr>
              <w:t>C</w:t>
            </w:r>
            <w:r w:rsidRPr="00D14360">
              <w:rPr>
                <w:rFonts w:ascii="Courier New" w:hAnsi="Courier New" w:cs="Courier New"/>
                <w:color w:val="000000"/>
                <w:sz w:val="16"/>
                <w:szCs w:val="16"/>
                <w:shd w:val="clear" w:color="auto" w:fill="FFFFFF"/>
              </w:rPr>
              <w:t>SM"&gt;</w:t>
            </w:r>
          </w:p>
          <w:p w:rsidRPr="00D14360" w:rsidR="00CB74A7" w:rsidP="003A3D50" w:rsidRDefault="00CB74A7" w14:paraId="7ADF13F7" w14:textId="603CAA0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&lt;participantRole classCo</w:t>
            </w:r>
            <w:r w:rsidR="00AB19EF">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e="M</w:t>
            </w:r>
            <w:r w:rsidR="00450BD6">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NU"&gt;</w:t>
            </w:r>
          </w:p>
          <w:p w:rsidRPr="00D14360" w:rsidR="00CB74A7" w:rsidP="003A3D50" w:rsidRDefault="00CB74A7" w14:paraId="5B0DDDF8" w14:textId="0681D529">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&lt;playingEntity classCo</w:t>
            </w:r>
            <w:r w:rsidR="00AB19EF">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e="M</w:t>
            </w:r>
            <w:r w:rsidR="00450BD6">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AT"&gt;</w:t>
            </w:r>
          </w:p>
          <w:p w:rsidRPr="00D14360" w:rsidR="00CB74A7" w:rsidP="003A3D50" w:rsidRDefault="00CB74A7" w14:paraId="3E095B05" w14:textId="1A70988F">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nullFlav</w:t>
            </w:r>
            <w:r w:rsidR="00AB19EF">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r</w:t>
            </w:r>
            <w:r w:rsidRPr="00D14360" w:rsidR="00AB19EF">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NA"/&gt;</w:t>
            </w:r>
          </w:p>
          <w:p w:rsidRPr="00D14360" w:rsidR="00CB74A7" w:rsidP="003A3D50" w:rsidRDefault="00CB74A7" w14:paraId="07F5A630"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&lt;/playingEntity&gt;</w:t>
            </w:r>
          </w:p>
          <w:p w:rsidRPr="00D14360" w:rsidR="00CB74A7" w:rsidP="003A3D50" w:rsidRDefault="00CB74A7" w14:paraId="75F52AF8"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&lt;/participantRole&gt;</w:t>
            </w:r>
          </w:p>
          <w:p w:rsidRPr="00D14360" w:rsidR="00CB74A7" w:rsidP="003A3D50" w:rsidRDefault="00CB74A7" w14:paraId="597E5A63"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&lt;/participant&gt;</w:t>
            </w:r>
          </w:p>
          <w:p w:rsidRPr="00D14360" w:rsidR="00CB74A7" w:rsidP="003A3D50" w:rsidRDefault="00CB74A7" w14:paraId="5F5E7030"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&lt;/observation&gt;</w:t>
            </w:r>
          </w:p>
          <w:p w:rsidRPr="00D14360" w:rsidR="00CB74A7" w:rsidP="003A3D50" w:rsidRDefault="00CB74A7" w14:paraId="4502D4AD"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&lt;/entryRelationship&gt;</w:t>
            </w:r>
          </w:p>
          <w:p w:rsidRPr="00D14360" w:rsidR="00CB74A7" w:rsidP="003A3D50" w:rsidRDefault="00CB74A7" w14:paraId="18A5D8A0"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&lt;/act&gt;</w:t>
            </w:r>
          </w:p>
          <w:p w:rsidRPr="00D14360" w:rsidR="00CB74A7" w:rsidP="003A3D50" w:rsidRDefault="00CB74A7" w14:paraId="2D743B8E"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&lt;/entry&gt;</w:t>
            </w:r>
          </w:p>
          <w:p w:rsidRPr="00D14360" w:rsidR="00A26AB6" w:rsidP="00D14360" w:rsidRDefault="00CB74A7" w14:paraId="5F1D90B9" w14:textId="77777777">
            <w:pPr>
              <w:spacing w:after="120"/>
              <w:rPr>
                <w:rFonts w:cs="Calibri"/>
                <w:color w:val="000000"/>
                <w:shd w:val="clear" w:color="auto" w:fill="FFFFFF"/>
              </w:rPr>
            </w:pPr>
            <w:r w:rsidRPr="00D14360">
              <w:rPr>
                <w:rFonts w:ascii="Courier New" w:hAnsi="Courier New" w:cs="Courier New"/>
                <w:color w:val="000000"/>
                <w:sz w:val="16"/>
                <w:szCs w:val="16"/>
                <w:shd w:val="clear" w:color="auto" w:fill="FFFFFF"/>
              </w:rPr>
              <w:t>&lt;/section&gt;</w:t>
            </w:r>
          </w:p>
        </w:tc>
      </w:tr>
    </w:tbl>
    <w:p w:rsidR="00A26AB6" w:rsidP="002A3D37" w:rsidRDefault="00A26AB6" w14:paraId="73181304" w14:textId="6C153ED6">
      <w:pPr>
        <w:spacing w:after="120"/>
        <w:rPr>
          <w:rFonts w:cs="Calibri"/>
          <w:color w:val="000000"/>
          <w:shd w:val="clear" w:color="auto" w:fill="FFFFFF"/>
        </w:rPr>
      </w:pPr>
    </w:p>
    <w:p w:rsidR="00556B2A" w:rsidP="004C76D9" w:rsidRDefault="00556B2A" w14:paraId="061895DA" w14:textId="745CAA35">
      <w:pPr>
        <w:pStyle w:val="Heading4"/>
        <w:rPr>
          <w:shd w:val="clear" w:color="auto" w:fill="FFFFFF"/>
        </w:rPr>
      </w:pPr>
      <w:r>
        <w:rPr>
          <w:shd w:val="clear" w:color="auto" w:fill="FFFFFF"/>
        </w:rPr>
        <w:t>Provenance mapping to FHIR</w:t>
      </w:r>
    </w:p>
    <w:p w:rsidRPr="00556B2A" w:rsidR="00556B2A" w:rsidP="00556B2A" w:rsidRDefault="00556B2A" w14:paraId="1AB800B6" w14:textId="77777777">
      <w:pPr>
        <w:spacing w:after="120"/>
        <w:rPr>
          <w:rFonts w:cs="Calibri"/>
          <w:color w:val="000000"/>
          <w:shd w:val="clear" w:color="auto" w:fill="FFFFFF"/>
        </w:rPr>
      </w:pPr>
      <w:r w:rsidRPr="00556B2A">
        <w:rPr>
          <w:rFonts w:cs="Calibri"/>
          <w:color w:val="000000"/>
          <w:shd w:val="clear" w:color="auto" w:fill="FFFFFF"/>
        </w:rPr>
        <w:t>Systems can use the Provenance - Author template to explicitly identify the person, or system, that authored the content. This participant is equivalent to a FHIR Provenance.agent.type="author" with an appropriate Provenance.target referencing the target resource.</w:t>
      </w:r>
    </w:p>
    <w:p w:rsidRPr="00556B2A" w:rsidR="00556B2A" w:rsidP="00556B2A" w:rsidRDefault="00556B2A" w14:paraId="3BBABB02" w14:textId="4CF8FD73">
      <w:pPr>
        <w:spacing w:after="120"/>
        <w:rPr>
          <w:rFonts w:cs="Calibri"/>
          <w:color w:val="000000"/>
          <w:shd w:val="clear" w:color="auto" w:fill="FFFFFF"/>
        </w:rPr>
      </w:pPr>
      <w:r w:rsidRPr="00556B2A">
        <w:rPr>
          <w:rFonts w:cs="Calibri"/>
          <w:color w:val="000000"/>
          <w:shd w:val="clear" w:color="auto" w:fill="FFFFFF"/>
        </w:rPr>
        <w:t xml:space="preserve">If a system transforms a CDA entry with a Provenance - Author template assertion, the </w:t>
      </w:r>
      <w:r w:rsidR="00CC7455">
        <w:rPr>
          <w:rFonts w:cs="Calibri"/>
          <w:color w:val="000000"/>
          <w:shd w:val="clear" w:color="auto" w:fill="FFFFFF"/>
        </w:rPr>
        <w:t>i</w:t>
      </w:r>
      <w:r w:rsidRPr="00556B2A">
        <w:rPr>
          <w:rFonts w:cs="Calibri"/>
          <w:color w:val="000000"/>
          <w:shd w:val="clear" w:color="auto" w:fill="FFFFFF"/>
        </w:rPr>
        <w:t>nformation contained in the Provenance - Author template should be included in the FHIR Provenance.agent, and may also populate an appropriate Resource element.</w:t>
      </w:r>
    </w:p>
    <w:p w:rsidRPr="00556B2A" w:rsidR="00556B2A" w:rsidP="00556B2A" w:rsidRDefault="00556B2A" w14:paraId="2AF9992D" w14:textId="20508DD5">
      <w:pPr>
        <w:spacing w:after="120"/>
        <w:rPr>
          <w:rFonts w:cs="Calibri"/>
          <w:color w:val="000000"/>
          <w:shd w:val="clear" w:color="auto" w:fill="FFFFFF"/>
        </w:rPr>
      </w:pPr>
      <w:r w:rsidRPr="00556B2A">
        <w:rPr>
          <w:rFonts w:cs="Calibri"/>
          <w:color w:val="000000"/>
          <w:shd w:val="clear" w:color="auto" w:fill="FFFFFF"/>
        </w:rPr>
        <w:t xml:space="preserve">A CDA entry without an explicit Provenance-Author template assertion may not contain enough role specificity to populate a FHIR </w:t>
      </w:r>
      <w:r w:rsidR="00282286">
        <w:rPr>
          <w:rFonts w:cs="Calibri"/>
          <w:color w:val="000000"/>
          <w:shd w:val="clear" w:color="auto" w:fill="FFFFFF"/>
        </w:rPr>
        <w:t xml:space="preserve">Provenance </w:t>
      </w:r>
      <w:r w:rsidRPr="00556B2A">
        <w:rPr>
          <w:rFonts w:cs="Calibri"/>
          <w:color w:val="000000"/>
          <w:shd w:val="clear" w:color="auto" w:fill="FFFFFF"/>
        </w:rPr>
        <w:t>Resource with certainty.</w:t>
      </w:r>
    </w:p>
    <w:p w:rsidRPr="00D14360" w:rsidR="00556B2A" w:rsidP="00556B2A" w:rsidRDefault="00556B2A" w14:paraId="21FA9CC1" w14:textId="74F5115D">
      <w:pPr>
        <w:spacing w:after="120"/>
        <w:rPr>
          <w:rFonts w:cs="Calibri"/>
          <w:color w:val="000000"/>
          <w:shd w:val="clear" w:color="auto" w:fill="FFFFFF"/>
        </w:rPr>
      </w:pPr>
      <w:r w:rsidRPr="00556B2A">
        <w:rPr>
          <w:rFonts w:cs="Calibri"/>
          <w:color w:val="000000"/>
          <w:shd w:val="clear" w:color="auto" w:fill="FFFFFF"/>
        </w:rPr>
        <w:t>Implementers will have to determine appropriate mappings given the specific circumstance</w:t>
      </w:r>
      <w:r>
        <w:rPr>
          <w:rFonts w:cs="Calibri"/>
          <w:color w:val="000000"/>
          <w:shd w:val="clear" w:color="auto" w:fill="FFFFFF"/>
        </w:rPr>
        <w:t>.</w:t>
      </w:r>
    </w:p>
    <w:p w:rsidRPr="00D24DBF" w:rsidR="007D3708" w:rsidP="00FD31AC" w:rsidRDefault="007D3708" w14:paraId="4336702A" w14:textId="77777777">
      <w:pPr>
        <w:pStyle w:val="Heading3"/>
      </w:pPr>
      <w:bookmarkStart w:name="_Toc11219057" w:id="1460"/>
      <w:bookmarkStart w:name="_Toc11391312" w:id="1461"/>
      <w:bookmarkStart w:name="_Toc119939863" w:id="1462"/>
      <w:bookmarkStart w:name="_Toc135312894" w:id="1463"/>
      <w:r w:rsidRPr="00D24DBF">
        <w:t>Section Time Range</w:t>
      </w:r>
      <w:bookmarkEnd w:id="1460"/>
      <w:bookmarkEnd w:id="1461"/>
      <w:bookmarkEnd w:id="1462"/>
      <w:bookmarkEnd w:id="1463"/>
    </w:p>
    <w:p w:rsidR="00632AAF" w:rsidP="00632AAF" w:rsidRDefault="00632AAF" w14:paraId="1A79C19E" w14:textId="54CAA0E0">
      <w:pPr>
        <w:rPr>
          <w:rFonts w:cs="Calibri"/>
          <w:color w:val="000000"/>
        </w:rPr>
      </w:pPr>
      <w:r w:rsidRPr="003A3D50">
        <w:rPr>
          <w:rFonts w:cs="Calibri"/>
          <w:color w:val="000000"/>
        </w:rPr>
        <w:t>The Section Time Range Observation entry describes the business rule used to limit the information contained in the section to a specific interval of time using a machine-readable format that facilitates computer processing of the information.</w:t>
      </w:r>
      <w:r w:rsidRPr="003A3D50">
        <w:rPr>
          <w:rFonts w:eastAsia="Calibri" w:cs="Calibri"/>
          <w:color w:val="000000"/>
        </w:rPr>
        <w:t xml:space="preserve"> </w:t>
      </w:r>
      <w:r w:rsidRPr="003A3D50">
        <w:rPr>
          <w:rFonts w:cs="Calibri"/>
          <w:color w:val="000000"/>
        </w:rPr>
        <w:t>It is an optional entry and may be used in any section to prevent the amount of information included in the section from becoming overwhelming or irrelevant. This entry references the human readable information disclosing the applied business rules stated in the asserted in the narrative text of the section.</w:t>
      </w:r>
    </w:p>
    <w:p w:rsidRPr="003A3D50" w:rsidR="002E1208" w:rsidP="00632AAF" w:rsidRDefault="002E1208" w14:paraId="7C8A86F1" w14:textId="77777777">
      <w:pPr>
        <w:rPr>
          <w:rFonts w:cs="Calibri"/>
          <w:color w:val="000000"/>
        </w:rPr>
      </w:pPr>
    </w:p>
    <w:p w:rsidRPr="00C64922" w:rsidR="007D3708" w:rsidP="004C76D9" w:rsidRDefault="007D3708" w14:paraId="4C059361" w14:textId="77777777">
      <w:pPr>
        <w:pStyle w:val="Heading4"/>
      </w:pPr>
      <w:r w:rsidRPr="00C64922">
        <w:t>Section Time Range Observation</w:t>
      </w:r>
    </w:p>
    <w:tbl>
      <w:tblPr>
        <w:tblW w:w="0" w:type="auto"/>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312"/>
        <w:gridCol w:w="6930"/>
      </w:tblGrid>
      <w:tr w:rsidRPr="00C64922" w:rsidR="009F6BA2" w:rsidTr="004E29C8" w14:paraId="00C6A58E" w14:textId="77777777">
        <w:trPr>
          <w:cantSplit/>
          <w:tblHeader/>
        </w:trPr>
        <w:tc>
          <w:tcPr>
            <w:tcW w:w="2312" w:type="dxa"/>
            <w:tcBorders>
              <w:bottom w:val="nil"/>
              <w:right w:val="nil"/>
            </w:tcBorders>
            <w:shd w:val="clear" w:color="auto" w:fill="4F81BD"/>
          </w:tcPr>
          <w:p w:rsidRPr="00D14360" w:rsidR="009F6BA2" w:rsidP="00E42FA6" w:rsidRDefault="009F6BA2" w14:paraId="0CF3C6EF" w14:textId="77777777">
            <w:pPr>
              <w:rPr>
                <w:rFonts w:cs="Calibri"/>
                <w:b/>
                <w:bCs/>
                <w:color w:val="FFFFFF"/>
              </w:rPr>
            </w:pPr>
            <w:r w:rsidRPr="00D14360">
              <w:rPr>
                <w:rFonts w:cs="Calibri"/>
                <w:b/>
                <w:bCs/>
                <w:color w:val="FFFFFF"/>
              </w:rPr>
              <w:t>Entry Template</w:t>
            </w:r>
          </w:p>
        </w:tc>
        <w:tc>
          <w:tcPr>
            <w:tcW w:w="6930" w:type="dxa"/>
            <w:shd w:val="clear" w:color="auto" w:fill="4F81BD"/>
          </w:tcPr>
          <w:p w:rsidRPr="00D14360" w:rsidR="009F6BA2" w:rsidP="00E42FA6" w:rsidRDefault="009F6BA2" w14:paraId="7F23785E" w14:textId="77777777">
            <w:pPr>
              <w:rPr>
                <w:color w:val="FFFFFF"/>
              </w:rPr>
            </w:pPr>
            <w:r w:rsidRPr="00D14360">
              <w:rPr>
                <w:b/>
                <w:bCs/>
                <w:color w:val="FFFFFF"/>
              </w:rPr>
              <w:t xml:space="preserve">Section Time Range Observation </w:t>
            </w:r>
          </w:p>
          <w:p w:rsidRPr="00D14360" w:rsidR="009F6BA2" w:rsidP="00E42FA6" w:rsidRDefault="009F6BA2" w14:paraId="0ECD9B2C" w14:textId="77777777">
            <w:pPr>
              <w:rPr>
                <w:rFonts w:cs="Calibri"/>
                <w:bCs/>
                <w:color w:val="FFFFFF"/>
              </w:rPr>
            </w:pPr>
            <w:r w:rsidRPr="00D14360">
              <w:rPr>
                <w:bCs/>
                <w:color w:val="FFFFFF"/>
                <w:sz w:val="18"/>
              </w:rPr>
              <w:t>[observation: identifier urn:hl7ii:2.16.840.1.113883.10.20.22.4.201:2016-06-01 (open)]</w:t>
            </w:r>
          </w:p>
        </w:tc>
      </w:tr>
      <w:tr w:rsidRPr="00C64922" w:rsidR="009F6BA2" w:rsidTr="004E29C8" w14:paraId="421AD961" w14:textId="77777777">
        <w:tc>
          <w:tcPr>
            <w:tcW w:w="2312" w:type="dxa"/>
            <w:tcBorders>
              <w:top w:val="single" w:color="4F81BD" w:sz="4" w:space="0"/>
              <w:bottom w:val="single" w:color="4F81BD" w:sz="4" w:space="0"/>
              <w:right w:val="nil"/>
            </w:tcBorders>
            <w:shd w:val="clear" w:color="auto" w:fill="FFFFFF"/>
          </w:tcPr>
          <w:p w:rsidRPr="00D14360" w:rsidR="009F6BA2" w:rsidP="00E42FA6" w:rsidRDefault="009F6BA2" w14:paraId="5FC9DF66" w14:textId="77777777">
            <w:pPr>
              <w:rPr>
                <w:rFonts w:cs="Calibri"/>
                <w:b/>
                <w:bCs/>
              </w:rPr>
            </w:pPr>
            <w:r w:rsidRPr="00D14360">
              <w:rPr>
                <w:rFonts w:cs="Calibri"/>
                <w:b/>
                <w:bCs/>
              </w:rPr>
              <w:t>Reference Source</w:t>
            </w:r>
          </w:p>
        </w:tc>
        <w:tc>
          <w:tcPr>
            <w:tcW w:w="6930" w:type="dxa"/>
            <w:tcBorders>
              <w:top w:val="single" w:color="4F81BD" w:sz="4" w:space="0"/>
              <w:bottom w:val="single" w:color="4F81BD" w:sz="4" w:space="0"/>
            </w:tcBorders>
            <w:shd w:val="clear" w:color="auto" w:fill="auto"/>
          </w:tcPr>
          <w:p w:rsidRPr="00D14360" w:rsidR="009F6BA2" w:rsidP="00E42FA6" w:rsidRDefault="009F6BA2" w14:paraId="5E8C2957" w14:textId="77777777">
            <w:pPr>
              <w:rPr>
                <w:rFonts w:ascii="Calibri Light" w:hAnsi="Calibri Light" w:cs="Calibri Light"/>
                <w:szCs w:val="18"/>
              </w:rPr>
            </w:pPr>
            <w:r w:rsidRPr="00D14360">
              <w:rPr>
                <w:rFonts w:ascii="Calibri Light" w:hAnsi="Calibri Light" w:cs="Calibri Light"/>
                <w:szCs w:val="18"/>
              </w:rPr>
              <w:t xml:space="preserve">HL7 C-CDA R2.1 </w:t>
            </w:r>
          </w:p>
        </w:tc>
      </w:tr>
      <w:tr w:rsidRPr="00C64922" w:rsidR="009F6BA2" w:rsidTr="004E29C8" w14:paraId="04A103A8" w14:textId="77777777">
        <w:trPr>
          <w:trHeight w:val="620"/>
        </w:trPr>
        <w:tc>
          <w:tcPr>
            <w:tcW w:w="2312" w:type="dxa"/>
            <w:tcBorders>
              <w:right w:val="nil"/>
            </w:tcBorders>
            <w:shd w:val="clear" w:color="auto" w:fill="FFFFFF"/>
          </w:tcPr>
          <w:p w:rsidRPr="00D14360" w:rsidR="009F6BA2" w:rsidP="00E42FA6" w:rsidRDefault="009F6BA2" w14:paraId="1B1231DC" w14:textId="77777777">
            <w:pPr>
              <w:rPr>
                <w:rFonts w:cs="Calibri"/>
                <w:b/>
                <w:bCs/>
              </w:rPr>
            </w:pPr>
            <w:r w:rsidRPr="00D14360">
              <w:rPr>
                <w:rFonts w:cs="Calibri"/>
                <w:b/>
                <w:bCs/>
              </w:rPr>
              <w:t>Purpose</w:t>
            </w:r>
          </w:p>
        </w:tc>
        <w:tc>
          <w:tcPr>
            <w:tcW w:w="6930" w:type="dxa"/>
            <w:shd w:val="clear" w:color="auto" w:fill="auto"/>
          </w:tcPr>
          <w:p w:rsidRPr="00D14360" w:rsidR="009F6BA2" w:rsidP="00E42FA6" w:rsidRDefault="009F6BA2" w14:paraId="240F93AC" w14:textId="77777777">
            <w:pPr>
              <w:rPr>
                <w:rFonts w:ascii="Calibri Light" w:hAnsi="Calibri Light" w:cs="Calibri Light"/>
                <w:szCs w:val="18"/>
              </w:rPr>
            </w:pPr>
            <w:r w:rsidRPr="00D14360">
              <w:rPr>
                <w:rFonts w:ascii="Calibri Light" w:hAnsi="Calibri Light" w:cs="Calibri Light"/>
                <w:szCs w:val="18"/>
              </w:rPr>
              <w:t>This observation describes a date/time range applied by the document creator to limit the range of information contained in a section.</w:t>
            </w:r>
          </w:p>
        </w:tc>
      </w:tr>
      <w:tr w:rsidRPr="00C64922" w:rsidR="009F6BA2" w:rsidTr="004E29C8" w14:paraId="48D47561" w14:textId="77777777">
        <w:trPr>
          <w:trHeight w:val="1070"/>
        </w:trPr>
        <w:tc>
          <w:tcPr>
            <w:tcW w:w="2312" w:type="dxa"/>
            <w:tcBorders>
              <w:top w:val="single" w:color="4F81BD" w:sz="4" w:space="0"/>
              <w:bottom w:val="single" w:color="4F81BD" w:sz="4" w:space="0"/>
              <w:right w:val="nil"/>
            </w:tcBorders>
            <w:shd w:val="clear" w:color="auto" w:fill="FFFFFF"/>
          </w:tcPr>
          <w:p w:rsidRPr="00D14360" w:rsidR="009F6BA2" w:rsidP="00E42FA6" w:rsidRDefault="009F6BA2" w14:paraId="3015F32A" w14:textId="77777777">
            <w:pPr>
              <w:rPr>
                <w:rFonts w:cs="Calibri"/>
                <w:b/>
                <w:bCs/>
              </w:rPr>
            </w:pPr>
            <w:r w:rsidRPr="00D14360">
              <w:rPr>
                <w:rFonts w:cs="Calibri"/>
                <w:b/>
                <w:bCs/>
              </w:rPr>
              <w:t>ActStatus</w:t>
            </w:r>
          </w:p>
        </w:tc>
        <w:tc>
          <w:tcPr>
            <w:tcW w:w="6930" w:type="dxa"/>
            <w:tcBorders>
              <w:top w:val="single" w:color="4F81BD" w:sz="4" w:space="0"/>
              <w:bottom w:val="single" w:color="4F81BD" w:sz="4" w:space="0"/>
            </w:tcBorders>
            <w:shd w:val="clear" w:color="auto" w:fill="auto"/>
          </w:tcPr>
          <w:p w:rsidRPr="00D14360" w:rsidR="009F6BA2" w:rsidP="00E42FA6" w:rsidRDefault="009F6BA2" w14:paraId="551E4F66" w14:textId="77777777">
            <w:pPr>
              <w:rPr>
                <w:rFonts w:ascii="Calibri Light" w:hAnsi="Calibri Light" w:cs="Calibri Light"/>
                <w:szCs w:val="18"/>
              </w:rPr>
            </w:pPr>
            <w:r w:rsidRPr="00D14360">
              <w:rPr>
                <w:rFonts w:ascii="Calibri Light" w:hAnsi="Calibri Light" w:cs="Calibri Light"/>
                <w:szCs w:val="18"/>
              </w:rPr>
              <w:t>This is a discrete observation that has been made in order for it to be documented. Therefore, it always has a statusCode of “completed”.</w:t>
            </w:r>
          </w:p>
          <w:p w:rsidRPr="00D14360" w:rsidR="009F6BA2" w:rsidP="00D14360" w:rsidRDefault="009F6BA2" w14:paraId="06D8DE4A" w14:textId="77777777">
            <w:pPr>
              <w:autoSpaceDE w:val="0"/>
              <w:autoSpaceDN w:val="0"/>
              <w:adjustRightInd w:val="0"/>
              <w:rPr>
                <w:rFonts w:ascii="Calibri Light" w:hAnsi="Calibri Light" w:cs="Calibri Light"/>
                <w:szCs w:val="18"/>
              </w:rPr>
            </w:pPr>
            <w:r w:rsidRPr="00D14360">
              <w:rPr>
                <w:rFonts w:ascii="Calibri Light" w:hAnsi="Calibri Light" w:cs="Calibri Light"/>
                <w:szCs w:val="18"/>
              </w:rPr>
              <w:t>This template does not include an effectiveTime element. See other considerations below.</w:t>
            </w:r>
          </w:p>
        </w:tc>
      </w:tr>
      <w:tr w:rsidRPr="00C64922" w:rsidR="009F6BA2" w:rsidTr="004E29C8" w14:paraId="02E84AFD" w14:textId="77777777">
        <w:trPr>
          <w:trHeight w:val="350"/>
        </w:trPr>
        <w:tc>
          <w:tcPr>
            <w:tcW w:w="2312" w:type="dxa"/>
            <w:tcBorders>
              <w:top w:val="single" w:color="4F81BD" w:sz="4" w:space="0"/>
              <w:bottom w:val="single" w:color="4472C4" w:themeColor="accent1" w:sz="4" w:space="0"/>
              <w:right w:val="nil"/>
            </w:tcBorders>
            <w:shd w:val="clear" w:color="auto" w:fill="FFFFFF"/>
          </w:tcPr>
          <w:p w:rsidRPr="00D14360" w:rsidR="009F6BA2" w:rsidP="00E42FA6" w:rsidRDefault="009F6BA2" w14:paraId="19A7E26E" w14:textId="77777777">
            <w:pPr>
              <w:rPr>
                <w:rFonts w:cs="Calibri"/>
                <w:b/>
                <w:bCs/>
                <w:color w:val="000000"/>
              </w:rPr>
            </w:pPr>
            <w:r w:rsidRPr="00D14360">
              <w:rPr>
                <w:rFonts w:cs="Calibri"/>
                <w:b/>
                <w:bCs/>
                <w:color w:val="000000"/>
              </w:rPr>
              <w:t>Negation</w:t>
            </w:r>
          </w:p>
        </w:tc>
        <w:tc>
          <w:tcPr>
            <w:tcW w:w="6930" w:type="dxa"/>
            <w:tcBorders>
              <w:top w:val="single" w:color="4F81BD" w:sz="4" w:space="0"/>
              <w:bottom w:val="single" w:color="4472C4" w:themeColor="accent1" w:sz="4" w:space="0"/>
            </w:tcBorders>
            <w:shd w:val="clear" w:color="auto" w:fill="auto"/>
          </w:tcPr>
          <w:p w:rsidRPr="00D14360" w:rsidR="009F6BA2" w:rsidP="00D14360" w:rsidRDefault="009F6BA2" w14:paraId="58A667C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w:t>
            </w:r>
          </w:p>
        </w:tc>
      </w:tr>
      <w:tr w:rsidRPr="00C64922" w:rsidR="009F6BA2" w:rsidTr="004E29C8" w14:paraId="15B15636" w14:textId="77777777">
        <w:trPr>
          <w:trHeight w:val="1340"/>
        </w:trPr>
        <w:tc>
          <w:tcPr>
            <w:tcW w:w="2312" w:type="dxa"/>
            <w:tcBorders>
              <w:top w:val="single" w:color="4472C4" w:themeColor="accent1" w:sz="4" w:space="0"/>
              <w:right w:val="nil"/>
            </w:tcBorders>
            <w:shd w:val="clear" w:color="auto" w:fill="FFFFFF"/>
          </w:tcPr>
          <w:p w:rsidRPr="00D14360" w:rsidR="009F6BA2" w:rsidP="00E42FA6" w:rsidRDefault="009F6BA2" w14:paraId="7496832B" w14:textId="77777777">
            <w:pPr>
              <w:rPr>
                <w:rFonts w:cs="Calibri"/>
                <w:b/>
                <w:bCs/>
              </w:rPr>
            </w:pPr>
            <w:r w:rsidRPr="00D14360">
              <w:rPr>
                <w:rFonts w:cs="Calibri"/>
                <w:b/>
                <w:bCs/>
              </w:rPr>
              <w:t>Other Considerations</w:t>
            </w:r>
          </w:p>
        </w:tc>
        <w:tc>
          <w:tcPr>
            <w:tcW w:w="6930" w:type="dxa"/>
            <w:tcBorders>
              <w:top w:val="single" w:color="4472C4" w:themeColor="accent1" w:sz="4" w:space="0"/>
            </w:tcBorders>
            <w:shd w:val="clear" w:color="auto" w:fill="auto"/>
          </w:tcPr>
          <w:p w:rsidRPr="00D14360" w:rsidR="009F6BA2" w:rsidP="00E42FA6" w:rsidRDefault="009F6BA2" w14:paraId="4D330F0B" w14:textId="77777777">
            <w:pPr>
              <w:rPr>
                <w:rFonts w:ascii="Calibri Light" w:hAnsi="Calibri Light" w:cs="Calibri Light"/>
                <w:szCs w:val="18"/>
              </w:rPr>
            </w:pPr>
            <w:r w:rsidRPr="00D14360">
              <w:rPr>
                <w:rFonts w:ascii="Calibri Light" w:hAnsi="Calibri Light" w:cs="Calibri Light"/>
                <w:szCs w:val="18"/>
              </w:rPr>
              <w:t xml:space="preserve">Narrative text linking applies for this entry.  The human readable information describing the date/time range used to limit the information SHOULD be reported in the Narrative </w:t>
            </w:r>
            <w:r w:rsidRPr="00D14360" w:rsidR="00863460">
              <w:rPr>
                <w:rFonts w:ascii="Calibri Light" w:hAnsi="Calibri Light" w:cs="Calibri Light"/>
                <w:szCs w:val="18"/>
              </w:rPr>
              <w:t>Block and</w:t>
            </w:r>
            <w:r w:rsidRPr="00D14360">
              <w:rPr>
                <w:rFonts w:ascii="Calibri Light" w:hAnsi="Calibri Light" w:cs="Calibri Light"/>
                <w:szCs w:val="18"/>
              </w:rPr>
              <w:t xml:space="preserve"> SHOULD NOT be implied by the section.title only.</w:t>
            </w:r>
          </w:p>
          <w:p w:rsidRPr="00D14360" w:rsidR="009F6BA2" w:rsidP="00D14360" w:rsidRDefault="009F6BA2" w14:paraId="3AD4EDBE" w14:textId="77777777">
            <w:pPr>
              <w:keepNext/>
              <w:rPr>
                <w:rFonts w:ascii="Calibri Light" w:hAnsi="Calibri Light" w:cs="Calibri Light"/>
                <w:szCs w:val="18"/>
              </w:rPr>
            </w:pPr>
            <w:r w:rsidRPr="00D14360">
              <w:rPr>
                <w:rFonts w:ascii="Calibri Light" w:hAnsi="Calibri Light" w:cs="Calibri Light"/>
                <w:szCs w:val="18"/>
              </w:rPr>
              <w:t>The specified date/time range of the content limit is specified in the observation.value element.</w:t>
            </w:r>
          </w:p>
        </w:tc>
      </w:tr>
      <w:tr w:rsidRPr="00C64922" w:rsidR="009F6BA2" w:rsidTr="004E29C8" w14:paraId="68E97451" w14:textId="77777777">
        <w:trPr>
          <w:trHeight w:val="350"/>
        </w:trPr>
        <w:tc>
          <w:tcPr>
            <w:tcW w:w="2312" w:type="dxa"/>
            <w:tcBorders>
              <w:top w:val="single" w:color="4F81BD" w:sz="4" w:space="0"/>
              <w:bottom w:val="single" w:color="4F81BD" w:sz="4" w:space="0"/>
              <w:right w:val="nil"/>
            </w:tcBorders>
            <w:shd w:val="clear" w:color="auto" w:fill="FFFFFF"/>
          </w:tcPr>
          <w:p w:rsidRPr="00D14360" w:rsidR="009F6BA2" w:rsidP="00E42FA6" w:rsidRDefault="00263D8F" w14:paraId="4F451455" w14:textId="77777777">
            <w:pPr>
              <w:rPr>
                <w:rFonts w:cs="Calibri"/>
                <w:b/>
                <w:bCs/>
              </w:rPr>
            </w:pPr>
            <w:r w:rsidRPr="00D14360">
              <w:rPr>
                <w:rFonts w:cs="Calibri"/>
                <w:b/>
                <w:bCs/>
              </w:rPr>
              <w:t>Reference</w:t>
            </w:r>
          </w:p>
        </w:tc>
        <w:tc>
          <w:tcPr>
            <w:tcW w:w="6930" w:type="dxa"/>
            <w:tcBorders>
              <w:top w:val="single" w:color="4F81BD" w:sz="4" w:space="0"/>
              <w:bottom w:val="single" w:color="4F81BD" w:sz="4" w:space="0"/>
            </w:tcBorders>
            <w:shd w:val="clear" w:color="auto" w:fill="auto"/>
          </w:tcPr>
          <w:p w:rsidRPr="00D14360" w:rsidR="009F6BA2" w:rsidP="00E42FA6" w:rsidRDefault="0051413C" w14:paraId="2829DBFE" w14:textId="77777777">
            <w:pPr>
              <w:rPr>
                <w:rFonts w:ascii="Calibri Light" w:hAnsi="Calibri Light" w:cs="Calibri Light"/>
                <w:szCs w:val="18"/>
              </w:rPr>
            </w:pPr>
            <w:r w:rsidRPr="00D14360">
              <w:rPr>
                <w:rFonts w:ascii="Calibri Light" w:hAnsi="Calibri Light" w:cs="Calibri Light"/>
              </w:rPr>
              <w:t xml:space="preserve">Appendix A for template definition </w:t>
            </w:r>
          </w:p>
        </w:tc>
      </w:tr>
      <w:tr w:rsidRPr="00C64922" w:rsidR="009F6BA2" w:rsidTr="004E29C8" w14:paraId="252E3431" w14:textId="77777777">
        <w:trPr>
          <w:trHeight w:val="350"/>
        </w:trPr>
        <w:tc>
          <w:tcPr>
            <w:tcW w:w="2312" w:type="dxa"/>
            <w:tcBorders>
              <w:right w:val="nil"/>
            </w:tcBorders>
            <w:shd w:val="clear" w:color="auto" w:fill="FFFFFF"/>
          </w:tcPr>
          <w:p w:rsidRPr="00D14360" w:rsidR="009F6BA2" w:rsidP="00E42FA6" w:rsidRDefault="009F6BA2" w14:paraId="5F20277B" w14:textId="77777777">
            <w:pPr>
              <w:rPr>
                <w:rFonts w:cs="Calibri"/>
                <w:b/>
                <w:bCs/>
              </w:rPr>
            </w:pPr>
            <w:r w:rsidRPr="00D14360">
              <w:rPr>
                <w:rFonts w:cs="Calibri"/>
                <w:b/>
                <w:bCs/>
              </w:rPr>
              <w:t>Example</w:t>
            </w:r>
          </w:p>
        </w:tc>
        <w:tc>
          <w:tcPr>
            <w:tcW w:w="6930" w:type="dxa"/>
            <w:shd w:val="clear" w:color="auto" w:fill="auto"/>
          </w:tcPr>
          <w:p w:rsidRPr="0083506C" w:rsidR="009F6BA2" w:rsidP="00E42FA6" w:rsidRDefault="0009537F" w14:paraId="6F9794A3" w14:textId="3E19A81B">
            <w:pPr>
              <w:rPr>
                <w:rFonts w:ascii="Calibri Light" w:hAnsi="Calibri Light" w:cs="Calibri Light"/>
              </w:rPr>
            </w:pPr>
            <w:r w:rsidRPr="005A615D">
              <w:rPr>
                <w:rFonts w:ascii="Calibri Light" w:hAnsi="Calibri Light" w:cs="Calibri Light"/>
              </w:rPr>
              <w:fldChar w:fldCharType="begin"/>
            </w:r>
            <w:r w:rsidRPr="005A615D">
              <w:rPr>
                <w:rFonts w:ascii="Calibri Light" w:hAnsi="Calibri Light" w:cs="Calibri Light"/>
              </w:rPr>
              <w:instrText xml:space="preserve"> REF _Ref21846375 \h </w:instrText>
            </w:r>
            <w:r w:rsidRPr="009F13BB">
              <w:rPr>
                <w:rFonts w:ascii="Calibri Light" w:hAnsi="Calibri Light" w:cs="Calibri Light"/>
              </w:rPr>
              <w:instrText xml:space="preserve"> \* MERGEFORMAT </w:instrText>
            </w:r>
            <w:r w:rsidRPr="005A615D">
              <w:rPr>
                <w:rFonts w:ascii="Calibri Light" w:hAnsi="Calibri Light" w:cs="Calibri Light"/>
              </w:rPr>
            </w:r>
            <w:r w:rsidRPr="005A615D">
              <w:rPr>
                <w:rFonts w:ascii="Calibri Light" w:hAnsi="Calibri Light" w:cs="Calibri Light"/>
              </w:rPr>
              <w:fldChar w:fldCharType="separate"/>
            </w:r>
            <w:r w:rsidRPr="00254B4A" w:rsidR="00DC1072">
              <w:rPr>
                <w:rFonts w:ascii="Calibri Light" w:hAnsi="Calibri Light" w:cs="Calibri Light"/>
              </w:rPr>
              <w:t xml:space="preserve">  Example</w:t>
            </w:r>
            <w:r w:rsidRPr="00254B4A" w:rsidR="00DC1072">
              <w:rPr>
                <w:rFonts w:ascii="Calibri Light" w:hAnsi="Calibri Light" w:cs="Calibri Light"/>
                <w:noProof/>
              </w:rPr>
              <w:t xml:space="preserve"> </w:t>
            </w:r>
            <w:r w:rsidRPr="00254B4A" w:rsidR="00DC1072">
              <w:rPr>
                <w:rFonts w:ascii="Calibri Light" w:hAnsi="Calibri Light" w:cs="Calibri Light"/>
              </w:rPr>
              <w:t>34: Section Time Range Template</w:t>
            </w:r>
            <w:r w:rsidRPr="00254B4A" w:rsidR="00DC1072">
              <w:rPr>
                <w:rFonts w:asciiTheme="majorHAnsi" w:hAnsiTheme="majorHAnsi" w:cstheme="majorHAnsi"/>
              </w:rPr>
              <w:t xml:space="preserve"> Example</w:t>
            </w:r>
            <w:r w:rsidRPr="005A615D">
              <w:rPr>
                <w:rFonts w:ascii="Calibri Light" w:hAnsi="Calibri Light" w:cs="Calibri Light"/>
              </w:rPr>
              <w:fldChar w:fldCharType="end"/>
            </w:r>
          </w:p>
        </w:tc>
      </w:tr>
    </w:tbl>
    <w:p w:rsidRPr="00C64922" w:rsidR="007D3708" w:rsidP="007D3708" w:rsidRDefault="00A5789F" w14:paraId="789502C1" w14:textId="00672EF1">
      <w:pPr>
        <w:pStyle w:val="Caption"/>
      </w:pPr>
      <w:r>
        <w:t xml:space="preserve">  </w:t>
      </w:r>
      <w:bookmarkStart w:name="_Toc118898824" w:id="1464"/>
      <w:bookmarkStart w:name="_Toc119940027" w:id="1465"/>
      <w:bookmarkStart w:name="_Toc135313058" w:id="1466"/>
      <w:r w:rsidRPr="00C64922" w:rsidR="007D3708">
        <w:t xml:space="preserve">Table </w:t>
      </w:r>
      <w:r>
        <w:fldChar w:fldCharType="begin"/>
      </w:r>
      <w:r>
        <w:instrText>SEQ Table \* ARABIC</w:instrText>
      </w:r>
      <w:r>
        <w:fldChar w:fldCharType="separate"/>
      </w:r>
      <w:r w:rsidR="00DC1072">
        <w:rPr>
          <w:noProof/>
        </w:rPr>
        <w:t>37</w:t>
      </w:r>
      <w:r>
        <w:fldChar w:fldCharType="end"/>
      </w:r>
      <w:r w:rsidRPr="00C64922" w:rsidR="007D3708">
        <w:t>: Section Time Range Observation</w:t>
      </w:r>
      <w:r w:rsidR="00852DED">
        <w:t xml:space="preserve"> Template</w:t>
      </w:r>
      <w:bookmarkEnd w:id="1464"/>
      <w:bookmarkEnd w:id="1465"/>
      <w:bookmarkEnd w:id="1466"/>
    </w:p>
    <w:p w:rsidRPr="00C64922" w:rsidR="007D3708" w:rsidP="007D3708" w:rsidRDefault="007D3708" w14:paraId="0797A6D8" w14:textId="77777777"/>
    <w:p w:rsidRPr="00C64922" w:rsidR="007D3708" w:rsidP="009F6BA2" w:rsidRDefault="00A5789F" w14:paraId="5FE86257" w14:textId="26292DC8">
      <w:pPr>
        <w:pStyle w:val="Caption"/>
        <w:keepNext/>
        <w:spacing w:after="0"/>
      </w:pPr>
      <w:bookmarkStart w:name="_Ref21846375" w:id="1467"/>
      <w:bookmarkStart w:name="Example20SectionTimeRangeTemplate" w:id="1468"/>
      <w:r>
        <w:t xml:space="preserve">  </w:t>
      </w:r>
      <w:bookmarkStart w:name="_Toc118898755" w:id="1469"/>
      <w:bookmarkStart w:name="_Toc119939957" w:id="1470"/>
      <w:bookmarkStart w:name="_Toc135312989" w:id="1471"/>
      <w:r w:rsidRPr="00C64922" w:rsidR="007D3708">
        <w:t xml:space="preserve">Example </w:t>
      </w:r>
      <w:r>
        <w:fldChar w:fldCharType="begin"/>
      </w:r>
      <w:r>
        <w:instrText>SEQ Example \* ARABIC</w:instrText>
      </w:r>
      <w:r>
        <w:fldChar w:fldCharType="separate"/>
      </w:r>
      <w:r w:rsidR="00DC1072">
        <w:rPr>
          <w:noProof/>
        </w:rPr>
        <w:t>34</w:t>
      </w:r>
      <w:r>
        <w:fldChar w:fldCharType="end"/>
      </w:r>
      <w:r w:rsidRPr="00C64922" w:rsidR="007D3708">
        <w:t>: Section Time Range Template Example</w:t>
      </w:r>
      <w:bookmarkEnd w:id="1467"/>
      <w:bookmarkEnd w:id="1469"/>
      <w:bookmarkEnd w:id="1470"/>
      <w:bookmarkEnd w:id="1471"/>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7D3708" w:rsidTr="004E29C8" w14:paraId="2009FECD" w14:textId="77777777">
        <w:trPr>
          <w:cantSplit/>
        </w:trPr>
        <w:tc>
          <w:tcPr>
            <w:tcW w:w="9350" w:type="dxa"/>
            <w:shd w:val="clear" w:color="auto" w:fill="auto"/>
          </w:tcPr>
          <w:bookmarkEnd w:id="1468"/>
          <w:p w:rsidRPr="00D14360" w:rsidR="007D3708" w:rsidP="00D14360" w:rsidRDefault="007D3708" w14:paraId="71119472"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&lt;section&gt;</w:t>
            </w:r>
          </w:p>
          <w:p w:rsidRPr="00D14360" w:rsidR="007D3708" w:rsidP="00D14360" w:rsidRDefault="007D3708" w14:paraId="4A78C862"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rsidRPr="00D14360" w:rsidR="007D3708" w:rsidP="00D14360" w:rsidRDefault="00FB640B" w14:paraId="16AC31E5"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&lt;title&gt;Procedures&lt;/title&gt;</w:t>
            </w:r>
          </w:p>
          <w:p w:rsidRPr="00D14360" w:rsidR="007D3708" w:rsidP="00D14360" w:rsidRDefault="00FB640B" w14:paraId="6702CCF2"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&lt;text&gt;</w:t>
            </w:r>
          </w:p>
          <w:p w:rsidRPr="00D14360" w:rsidR="007D3708" w:rsidP="00D14360" w:rsidRDefault="00FB640B" w14:paraId="717D46F0" w14:textId="557AF491">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&lt;content ID</w:t>
            </w:r>
            <w:r w:rsidRPr="00D14360" w:rsidR="00AB19EF">
              <w:rPr>
                <w:rFonts w:ascii="Courier New" w:hAnsi="Courier New" w:cs="Courier New"/>
                <w:color w:val="000000"/>
                <w:sz w:val="16"/>
                <w:szCs w:val="16"/>
              </w:rPr>
              <w:t>=</w:t>
            </w:r>
            <w:r w:rsidR="00AB19EF">
              <w:rPr>
                <w:rFonts w:ascii="Courier New" w:hAnsi="Courier New" w:cs="Courier New"/>
                <w:color w:val="000000"/>
                <w:sz w:val="16"/>
                <w:szCs w:val="16"/>
              </w:rPr>
              <w:t>"</w:t>
            </w:r>
            <w:r w:rsidRPr="00D14360" w:rsidR="007D3708">
              <w:rPr>
                <w:rFonts w:ascii="Courier New" w:hAnsi="Courier New" w:cs="Courier New"/>
                <w:color w:val="000000"/>
                <w:sz w:val="16"/>
                <w:szCs w:val="16"/>
              </w:rPr>
              <w:t>Proc_STR</w:t>
            </w:r>
            <w:r w:rsidR="00AB19EF">
              <w:rPr>
                <w:rFonts w:ascii="Courier New" w:hAnsi="Courier New" w:cs="Courier New"/>
                <w:color w:val="000000"/>
                <w:sz w:val="16"/>
                <w:szCs w:val="16"/>
              </w:rPr>
              <w:t>"</w:t>
            </w:r>
            <w:r w:rsidRPr="00D14360" w:rsidR="00AB19EF">
              <w:rPr>
                <w:rFonts w:ascii="Courier New" w:hAnsi="Courier New" w:cs="Courier New"/>
                <w:color w:val="000000"/>
                <w:sz w:val="16"/>
                <w:szCs w:val="16"/>
              </w:rPr>
              <w:t>&gt;</w:t>
            </w:r>
            <w:r w:rsidRPr="00D14360" w:rsidR="007D3708">
              <w:rPr>
                <w:rFonts w:ascii="Courier New" w:hAnsi="Courier New" w:cs="Courier New"/>
                <w:color w:val="000000"/>
                <w:sz w:val="16"/>
                <w:szCs w:val="16"/>
              </w:rPr>
              <w:t>Procedures performed between 08/15/2012 and 08/15/2015.&lt;/content&gt;</w:t>
            </w:r>
          </w:p>
          <w:p w:rsidRPr="00D14360" w:rsidR="007D3708" w:rsidP="00D14360" w:rsidRDefault="007D3708" w14:paraId="6E175C05"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rsidRPr="00D14360" w:rsidR="007D3708" w:rsidP="00D14360" w:rsidRDefault="007D3708" w14:paraId="11322F52" w14:textId="77777777">
            <w:pPr>
              <w:autoSpaceDE w:val="0"/>
              <w:autoSpaceDN w:val="0"/>
              <w:adjustRightInd w:val="0"/>
              <w:rPr>
                <w:rFonts w:ascii="Courier New" w:hAnsi="Courier New" w:cs="Courier New"/>
                <w:color w:val="000000"/>
                <w:sz w:val="16"/>
                <w:szCs w:val="16"/>
              </w:rPr>
            </w:pPr>
          </w:p>
          <w:p w:rsidRPr="00D14360" w:rsidR="007D3708" w:rsidP="00D14360" w:rsidRDefault="00FB640B" w14:paraId="4D4E07DF"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&lt;/text&gt;</w:t>
            </w:r>
          </w:p>
          <w:p w:rsidRPr="00D14360" w:rsidR="007D3708" w:rsidP="00D14360" w:rsidRDefault="00FB640B" w14:paraId="4590E0DC"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&lt;entry&gt;</w:t>
            </w:r>
          </w:p>
          <w:p w:rsidRPr="00D14360" w:rsidR="007D3708" w:rsidP="00D14360" w:rsidRDefault="00FB640B" w14:paraId="620F3282" w14:textId="0CD5886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&lt;observation classCo</w:t>
            </w:r>
            <w:r w:rsidR="00AB19EF">
              <w:rPr>
                <w:rFonts w:ascii="Courier New" w:hAnsi="Courier New" w:cs="Courier New"/>
                <w:color w:val="000000"/>
                <w:sz w:val="16"/>
                <w:szCs w:val="16"/>
              </w:rPr>
              <w:t>d</w:t>
            </w:r>
            <w:r w:rsidRPr="00D14360" w:rsidR="007D3708">
              <w:rPr>
                <w:rFonts w:ascii="Courier New" w:hAnsi="Courier New" w:cs="Courier New"/>
                <w:color w:val="000000"/>
                <w:sz w:val="16"/>
                <w:szCs w:val="16"/>
              </w:rPr>
              <w:t>e</w:t>
            </w:r>
            <w:r w:rsidRPr="00D14360" w:rsidR="00AB19EF">
              <w:rPr>
                <w:rFonts w:ascii="Courier New" w:hAnsi="Courier New" w:cs="Courier New"/>
                <w:color w:val="000000"/>
                <w:sz w:val="16"/>
                <w:szCs w:val="16"/>
              </w:rPr>
              <w:t>="</w:t>
            </w:r>
            <w:r w:rsidR="00AB19EF">
              <w:rPr>
                <w:rFonts w:ascii="Courier New" w:hAnsi="Courier New" w:cs="Courier New"/>
                <w:color w:val="000000"/>
                <w:sz w:val="16"/>
                <w:szCs w:val="16"/>
              </w:rPr>
              <w:t>O</w:t>
            </w:r>
            <w:r w:rsidRPr="00D14360" w:rsidR="007D3708">
              <w:rPr>
                <w:rFonts w:ascii="Courier New" w:hAnsi="Courier New" w:cs="Courier New"/>
                <w:color w:val="000000"/>
                <w:sz w:val="16"/>
                <w:szCs w:val="16"/>
              </w:rPr>
              <w:t>BS" moodCo</w:t>
            </w:r>
            <w:r w:rsidR="00AB19EF">
              <w:rPr>
                <w:rFonts w:ascii="Courier New" w:hAnsi="Courier New" w:cs="Courier New"/>
                <w:color w:val="000000"/>
                <w:sz w:val="16"/>
                <w:szCs w:val="16"/>
              </w:rPr>
              <w:t>d</w:t>
            </w:r>
            <w:r w:rsidRPr="00D14360" w:rsidR="007D3708">
              <w:rPr>
                <w:rFonts w:ascii="Courier New" w:hAnsi="Courier New" w:cs="Courier New"/>
                <w:color w:val="000000"/>
                <w:sz w:val="16"/>
                <w:szCs w:val="16"/>
              </w:rPr>
              <w:t>e</w:t>
            </w:r>
            <w:r w:rsidRPr="00D14360" w:rsidR="00AB19EF">
              <w:rPr>
                <w:rFonts w:ascii="Courier New" w:hAnsi="Courier New" w:cs="Courier New"/>
                <w:color w:val="000000"/>
                <w:sz w:val="16"/>
                <w:szCs w:val="16"/>
              </w:rPr>
              <w:t>="</w:t>
            </w:r>
            <w:r w:rsidR="00AB19EF">
              <w:rPr>
                <w:rFonts w:ascii="Courier New" w:hAnsi="Courier New" w:cs="Courier New"/>
                <w:color w:val="000000"/>
                <w:sz w:val="16"/>
                <w:szCs w:val="16"/>
              </w:rPr>
              <w:t>E</w:t>
            </w:r>
            <w:r w:rsidRPr="00D14360" w:rsidR="007D3708">
              <w:rPr>
                <w:rFonts w:ascii="Courier New" w:hAnsi="Courier New" w:cs="Courier New"/>
                <w:color w:val="000000"/>
                <w:sz w:val="16"/>
                <w:szCs w:val="16"/>
              </w:rPr>
              <w:t xml:space="preserve">VN"&gt; </w:t>
            </w:r>
          </w:p>
          <w:p w:rsidRPr="00D14360" w:rsidR="007D3708" w:rsidP="00D14360" w:rsidRDefault="00FB640B" w14:paraId="7C119637" w14:textId="2DBD501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 xml:space="preserve">&lt;templateId </w:t>
            </w:r>
            <w:r w:rsidR="00AB19EF">
              <w:rPr>
                <w:rFonts w:ascii="Courier New" w:hAnsi="Courier New" w:cs="Courier New"/>
                <w:color w:val="000000"/>
                <w:sz w:val="16"/>
                <w:szCs w:val="16"/>
              </w:rPr>
              <w:t>root</w:t>
            </w:r>
            <w:r w:rsidRPr="00D14360" w:rsidR="007D3708">
              <w:rPr>
                <w:rFonts w:ascii="Courier New" w:hAnsi="Courier New" w:cs="Courier New"/>
                <w:color w:val="000000"/>
                <w:sz w:val="16"/>
                <w:szCs w:val="16"/>
              </w:rPr>
              <w:t>="2.16.840.1.113883.10.20.22.4</w:t>
            </w:r>
            <w:r w:rsidRPr="00D14360" w:rsidR="003A1CC8">
              <w:rPr>
                <w:rFonts w:ascii="Courier New" w:hAnsi="Courier New" w:cs="Courier New"/>
                <w:color w:val="000000"/>
                <w:sz w:val="16"/>
                <w:szCs w:val="16"/>
              </w:rPr>
              <w:t>.</w:t>
            </w:r>
            <w:r w:rsidR="003A1CC8">
              <w:rPr>
                <w:rFonts w:ascii="Courier New" w:hAnsi="Courier New" w:cs="Courier New"/>
                <w:color w:val="000000"/>
                <w:sz w:val="16"/>
                <w:szCs w:val="16"/>
              </w:rPr>
              <w:t>2</w:t>
            </w:r>
            <w:r w:rsidRPr="00D14360" w:rsidR="007D3708">
              <w:rPr>
                <w:rFonts w:ascii="Courier New" w:hAnsi="Courier New" w:cs="Courier New"/>
                <w:color w:val="000000"/>
                <w:sz w:val="16"/>
                <w:szCs w:val="16"/>
              </w:rPr>
              <w:t>01" extensi</w:t>
            </w:r>
            <w:r w:rsidR="00AB19EF">
              <w:rPr>
                <w:rFonts w:ascii="Courier New" w:hAnsi="Courier New" w:cs="Courier New"/>
                <w:color w:val="000000"/>
                <w:sz w:val="16"/>
                <w:szCs w:val="16"/>
              </w:rPr>
              <w:t>o</w:t>
            </w:r>
            <w:r w:rsidRPr="00D14360" w:rsidR="007D3708">
              <w:rPr>
                <w:rFonts w:ascii="Courier New" w:hAnsi="Courier New" w:cs="Courier New"/>
                <w:color w:val="000000"/>
                <w:sz w:val="16"/>
                <w:szCs w:val="16"/>
              </w:rPr>
              <w:t>n="2016-06</w:t>
            </w:r>
            <w:r w:rsidR="00AB19EF">
              <w:rPr>
                <w:rFonts w:ascii="Courier New" w:hAnsi="Courier New" w:cs="Courier New"/>
                <w:color w:val="000000"/>
                <w:sz w:val="16"/>
                <w:szCs w:val="16"/>
              </w:rPr>
              <w:t>-</w:t>
            </w:r>
            <w:r w:rsidRPr="00D14360" w:rsidR="007D3708">
              <w:rPr>
                <w:rFonts w:ascii="Courier New" w:hAnsi="Courier New" w:cs="Courier New"/>
                <w:color w:val="000000"/>
                <w:sz w:val="16"/>
                <w:szCs w:val="16"/>
              </w:rPr>
              <w:t xml:space="preserve">01"/&gt; </w:t>
            </w:r>
          </w:p>
          <w:p w:rsidRPr="00D14360" w:rsidR="007D3708" w:rsidP="00D14360" w:rsidRDefault="00FB640B" w14:paraId="49BCB8E3" w14:textId="58578CBD">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&lt;code co</w:t>
            </w:r>
            <w:r w:rsidR="00AB19EF">
              <w:rPr>
                <w:rFonts w:ascii="Courier New" w:hAnsi="Courier New" w:cs="Courier New"/>
                <w:color w:val="000000"/>
                <w:sz w:val="16"/>
                <w:szCs w:val="16"/>
              </w:rPr>
              <w:t>d</w:t>
            </w:r>
            <w:r w:rsidRPr="00D14360" w:rsidR="007D3708">
              <w:rPr>
                <w:rFonts w:ascii="Courier New" w:hAnsi="Courier New" w:cs="Courier New"/>
                <w:color w:val="000000"/>
                <w:sz w:val="16"/>
                <w:szCs w:val="16"/>
              </w:rPr>
              <w:t>e=" 8260</w:t>
            </w:r>
            <w:r w:rsidR="00450BD6">
              <w:rPr>
                <w:rFonts w:ascii="Courier New" w:hAnsi="Courier New" w:cs="Courier New"/>
                <w:color w:val="000000"/>
                <w:sz w:val="16"/>
                <w:szCs w:val="16"/>
              </w:rPr>
              <w:t>7</w:t>
            </w:r>
            <w:r w:rsidRPr="00D14360" w:rsidR="00450BD6">
              <w:rPr>
                <w:rFonts w:ascii="Courier New" w:hAnsi="Courier New" w:cs="Courier New"/>
                <w:color w:val="000000"/>
                <w:sz w:val="16"/>
                <w:szCs w:val="16"/>
              </w:rPr>
              <w:t>-</w:t>
            </w:r>
            <w:r w:rsidRPr="00D14360" w:rsidR="007D3708">
              <w:rPr>
                <w:rFonts w:ascii="Courier New" w:hAnsi="Courier New" w:cs="Courier New"/>
                <w:color w:val="000000"/>
                <w:sz w:val="16"/>
                <w:szCs w:val="16"/>
              </w:rPr>
              <w:t>3" codeSyst</w:t>
            </w:r>
            <w:r w:rsidR="00AB19EF">
              <w:rPr>
                <w:rFonts w:ascii="Courier New" w:hAnsi="Courier New" w:cs="Courier New"/>
                <w:color w:val="000000"/>
                <w:sz w:val="16"/>
                <w:szCs w:val="16"/>
              </w:rPr>
              <w:t>e</w:t>
            </w:r>
            <w:r w:rsidRPr="00D14360" w:rsidR="007D3708">
              <w:rPr>
                <w:rFonts w:ascii="Courier New" w:hAnsi="Courier New" w:cs="Courier New"/>
                <w:color w:val="000000"/>
                <w:sz w:val="16"/>
                <w:szCs w:val="16"/>
              </w:rPr>
              <w:t>m="2.16.840.1.113883</w:t>
            </w:r>
            <w:r w:rsidRPr="00D14360" w:rsidR="00AB19EF">
              <w:rPr>
                <w:rFonts w:ascii="Courier New" w:hAnsi="Courier New" w:cs="Courier New"/>
                <w:color w:val="000000"/>
                <w:sz w:val="16"/>
                <w:szCs w:val="16"/>
              </w:rPr>
              <w:t>.</w:t>
            </w:r>
            <w:r w:rsidR="00AB19EF">
              <w:rPr>
                <w:rFonts w:ascii="Courier New" w:hAnsi="Courier New" w:cs="Courier New"/>
                <w:color w:val="000000"/>
                <w:sz w:val="16"/>
                <w:szCs w:val="16"/>
              </w:rPr>
              <w:t>6</w:t>
            </w:r>
            <w:r w:rsidRPr="00D14360" w:rsidR="00AB19EF">
              <w:rPr>
                <w:rFonts w:ascii="Courier New" w:hAnsi="Courier New" w:cs="Courier New"/>
                <w:color w:val="000000"/>
                <w:sz w:val="16"/>
                <w:szCs w:val="16"/>
              </w:rPr>
              <w:t>.</w:t>
            </w:r>
            <w:r w:rsidRPr="00D14360" w:rsidR="007D3708">
              <w:rPr>
                <w:rFonts w:ascii="Courier New" w:hAnsi="Courier New" w:cs="Courier New"/>
                <w:color w:val="000000"/>
                <w:sz w:val="16"/>
                <w:szCs w:val="16"/>
              </w:rPr>
              <w:t xml:space="preserve">1" </w:t>
            </w:r>
          </w:p>
          <w:p w:rsidRPr="00D14360" w:rsidR="007D3708" w:rsidP="00D14360" w:rsidRDefault="00FB640B" w14:paraId="680DAE82" w14:textId="07F270F8">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displayNa</w:t>
            </w:r>
            <w:r w:rsidR="00AB19EF">
              <w:rPr>
                <w:rFonts w:ascii="Courier New" w:hAnsi="Courier New" w:cs="Courier New"/>
                <w:color w:val="000000"/>
                <w:sz w:val="16"/>
                <w:szCs w:val="16"/>
              </w:rPr>
              <w:t>m</w:t>
            </w:r>
            <w:r w:rsidRPr="00D14360" w:rsidR="007D3708">
              <w:rPr>
                <w:rFonts w:ascii="Courier New" w:hAnsi="Courier New" w:cs="Courier New"/>
                <w:color w:val="000000"/>
                <w:sz w:val="16"/>
                <w:szCs w:val="16"/>
              </w:rPr>
              <w:t>e="Section Date and Time Ra</w:t>
            </w:r>
            <w:r w:rsidR="00AB19EF">
              <w:rPr>
                <w:rFonts w:ascii="Courier New" w:hAnsi="Courier New" w:cs="Courier New"/>
                <w:color w:val="000000"/>
                <w:sz w:val="16"/>
                <w:szCs w:val="16"/>
              </w:rPr>
              <w:t>n</w:t>
            </w:r>
            <w:r w:rsidRPr="00D14360" w:rsidR="007D3708">
              <w:rPr>
                <w:rFonts w:ascii="Courier New" w:hAnsi="Courier New" w:cs="Courier New"/>
                <w:color w:val="000000"/>
                <w:sz w:val="16"/>
                <w:szCs w:val="16"/>
              </w:rPr>
              <w:t xml:space="preserve">ge"/&gt; </w:t>
            </w:r>
          </w:p>
          <w:p w:rsidRPr="00D14360" w:rsidR="007D3708" w:rsidP="00D14360" w:rsidRDefault="00FB640B" w14:paraId="6FECAD74"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 xml:space="preserve">&lt;text&gt; </w:t>
            </w:r>
          </w:p>
          <w:p w:rsidRPr="00D14360" w:rsidR="007D3708" w:rsidP="00D14360" w:rsidRDefault="00FB640B" w14:paraId="65C7417C" w14:textId="26FC8A1C">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&lt;reference val</w:t>
            </w:r>
            <w:r w:rsidR="00AB19EF">
              <w:rPr>
                <w:rFonts w:ascii="Courier New" w:hAnsi="Courier New" w:cs="Courier New"/>
                <w:color w:val="000000"/>
                <w:sz w:val="16"/>
                <w:szCs w:val="16"/>
              </w:rPr>
              <w:t>u</w:t>
            </w:r>
            <w:r w:rsidRPr="00D14360" w:rsidR="007D3708">
              <w:rPr>
                <w:rFonts w:ascii="Courier New" w:hAnsi="Courier New" w:cs="Courier New"/>
                <w:color w:val="000000"/>
                <w:sz w:val="16"/>
                <w:szCs w:val="16"/>
              </w:rPr>
              <w:t>e="#Proc</w:t>
            </w:r>
            <w:r w:rsidRPr="00D14360" w:rsidR="00AB19EF">
              <w:rPr>
                <w:rFonts w:ascii="Courier New" w:hAnsi="Courier New" w:cs="Courier New"/>
                <w:color w:val="000000"/>
                <w:sz w:val="16"/>
                <w:szCs w:val="16"/>
              </w:rPr>
              <w:t>_</w:t>
            </w:r>
            <w:r w:rsidR="00AB19EF">
              <w:rPr>
                <w:rFonts w:ascii="Courier New" w:hAnsi="Courier New" w:cs="Courier New"/>
                <w:color w:val="000000"/>
                <w:sz w:val="16"/>
                <w:szCs w:val="16"/>
              </w:rPr>
              <w:t>S</w:t>
            </w:r>
            <w:r w:rsidRPr="00D14360" w:rsidR="007D3708">
              <w:rPr>
                <w:rFonts w:ascii="Courier New" w:hAnsi="Courier New" w:cs="Courier New"/>
                <w:color w:val="000000"/>
                <w:sz w:val="16"/>
                <w:szCs w:val="16"/>
              </w:rPr>
              <w:t xml:space="preserve">TR"/&gt; </w:t>
            </w:r>
          </w:p>
          <w:p w:rsidRPr="00D14360" w:rsidR="007D3708" w:rsidP="00D14360" w:rsidRDefault="00FB640B" w14:paraId="2828261D"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 xml:space="preserve">&lt;/text&gt; </w:t>
            </w:r>
          </w:p>
          <w:p w:rsidRPr="00D14360" w:rsidR="007D3708" w:rsidP="00D14360" w:rsidRDefault="00FB640B" w14:paraId="274AE7E0" w14:textId="775FD23D">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&lt;statusCode co</w:t>
            </w:r>
            <w:r w:rsidR="00AB19EF">
              <w:rPr>
                <w:rFonts w:ascii="Courier New" w:hAnsi="Courier New" w:cs="Courier New"/>
                <w:color w:val="000000"/>
                <w:sz w:val="16"/>
                <w:szCs w:val="16"/>
              </w:rPr>
              <w:t>d</w:t>
            </w:r>
            <w:r w:rsidRPr="00D14360" w:rsidR="007D3708">
              <w:rPr>
                <w:rFonts w:ascii="Courier New" w:hAnsi="Courier New" w:cs="Courier New"/>
                <w:color w:val="000000"/>
                <w:sz w:val="16"/>
                <w:szCs w:val="16"/>
              </w:rPr>
              <w:t>e="comple</w:t>
            </w:r>
            <w:r w:rsidR="00AB19EF">
              <w:rPr>
                <w:rFonts w:ascii="Courier New" w:hAnsi="Courier New" w:cs="Courier New"/>
                <w:color w:val="000000"/>
                <w:sz w:val="16"/>
                <w:szCs w:val="16"/>
              </w:rPr>
              <w:t>t</w:t>
            </w:r>
            <w:r w:rsidRPr="00D14360" w:rsidR="007D3708">
              <w:rPr>
                <w:rFonts w:ascii="Courier New" w:hAnsi="Courier New" w:cs="Courier New"/>
                <w:color w:val="000000"/>
                <w:sz w:val="16"/>
                <w:szCs w:val="16"/>
              </w:rPr>
              <w:t xml:space="preserve">ed"/&gt; </w:t>
            </w:r>
          </w:p>
          <w:p w:rsidRPr="00D14360" w:rsidR="007D3708" w:rsidP="00D14360" w:rsidRDefault="00FB640B" w14:paraId="7FAE3ED5" w14:textId="622E12AC">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&lt;value xsi:ty</w:t>
            </w:r>
            <w:r w:rsidR="00AB19EF">
              <w:rPr>
                <w:rFonts w:ascii="Courier New" w:hAnsi="Courier New" w:cs="Courier New"/>
                <w:color w:val="000000"/>
                <w:sz w:val="16"/>
                <w:szCs w:val="16"/>
              </w:rPr>
              <w:t>p</w:t>
            </w:r>
            <w:r w:rsidRPr="00D14360" w:rsidR="007D3708">
              <w:rPr>
                <w:rFonts w:ascii="Courier New" w:hAnsi="Courier New" w:cs="Courier New"/>
                <w:color w:val="000000"/>
                <w:sz w:val="16"/>
                <w:szCs w:val="16"/>
              </w:rPr>
              <w:t>e="IVL</w:t>
            </w:r>
            <w:r w:rsidR="00AB19EF">
              <w:rPr>
                <w:rFonts w:ascii="Courier New" w:hAnsi="Courier New" w:cs="Courier New"/>
                <w:color w:val="000000"/>
                <w:sz w:val="16"/>
                <w:szCs w:val="16"/>
              </w:rPr>
              <w:t>_</w:t>
            </w:r>
            <w:r w:rsidRPr="00D14360" w:rsidR="007D3708">
              <w:rPr>
                <w:rFonts w:ascii="Courier New" w:hAnsi="Courier New" w:cs="Courier New"/>
                <w:color w:val="000000"/>
                <w:sz w:val="16"/>
                <w:szCs w:val="16"/>
              </w:rPr>
              <w:t xml:space="preserve">TS"&gt; </w:t>
            </w:r>
          </w:p>
          <w:p w:rsidRPr="00D14360" w:rsidR="007D3708" w:rsidP="00D14360" w:rsidRDefault="00FB640B" w14:paraId="5AAD7600" w14:textId="3B6BA2EB">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&lt;low val</w:t>
            </w:r>
            <w:r w:rsidR="00AB19EF">
              <w:rPr>
                <w:rFonts w:ascii="Courier New" w:hAnsi="Courier New" w:cs="Courier New"/>
                <w:color w:val="000000"/>
                <w:sz w:val="16"/>
                <w:szCs w:val="16"/>
              </w:rPr>
              <w:t>u</w:t>
            </w:r>
            <w:r w:rsidRPr="00D14360" w:rsidR="007D3708">
              <w:rPr>
                <w:rFonts w:ascii="Courier New" w:hAnsi="Courier New" w:cs="Courier New"/>
                <w:color w:val="000000"/>
                <w:sz w:val="16"/>
                <w:szCs w:val="16"/>
              </w:rPr>
              <w:t>e="20120</w:t>
            </w:r>
            <w:r w:rsidR="00AB19EF">
              <w:rPr>
                <w:rFonts w:ascii="Courier New" w:hAnsi="Courier New" w:cs="Courier New"/>
                <w:color w:val="000000"/>
                <w:sz w:val="16"/>
                <w:szCs w:val="16"/>
              </w:rPr>
              <w:t>8</w:t>
            </w:r>
            <w:r w:rsidRPr="00D14360" w:rsidR="007D3708">
              <w:rPr>
                <w:rFonts w:ascii="Courier New" w:hAnsi="Courier New" w:cs="Courier New"/>
                <w:color w:val="000000"/>
                <w:sz w:val="16"/>
                <w:szCs w:val="16"/>
              </w:rPr>
              <w:t xml:space="preserve">15"/&gt; </w:t>
            </w:r>
          </w:p>
          <w:p w:rsidRPr="00D14360" w:rsidR="007D3708" w:rsidP="00D14360" w:rsidRDefault="00FB640B" w14:paraId="4B94CB52" w14:textId="1B8918A5">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&lt;high val</w:t>
            </w:r>
            <w:r w:rsidR="003A1CC8">
              <w:rPr>
                <w:rFonts w:ascii="Courier New" w:hAnsi="Courier New" w:cs="Courier New"/>
                <w:color w:val="000000"/>
                <w:sz w:val="16"/>
                <w:szCs w:val="16"/>
              </w:rPr>
              <w:t>u</w:t>
            </w:r>
            <w:r w:rsidRPr="00D14360" w:rsidR="007D3708">
              <w:rPr>
                <w:rFonts w:ascii="Courier New" w:hAnsi="Courier New" w:cs="Courier New"/>
                <w:color w:val="000000"/>
                <w:sz w:val="16"/>
                <w:szCs w:val="16"/>
              </w:rPr>
              <w:t>e="20150</w:t>
            </w:r>
            <w:r w:rsidR="00AB19EF">
              <w:rPr>
                <w:rFonts w:ascii="Courier New" w:hAnsi="Courier New" w:cs="Courier New"/>
                <w:color w:val="000000"/>
                <w:sz w:val="16"/>
                <w:szCs w:val="16"/>
              </w:rPr>
              <w:t>8</w:t>
            </w:r>
            <w:r w:rsidRPr="00D14360" w:rsidR="007D3708">
              <w:rPr>
                <w:rFonts w:ascii="Courier New" w:hAnsi="Courier New" w:cs="Courier New"/>
                <w:color w:val="000000"/>
                <w:sz w:val="16"/>
                <w:szCs w:val="16"/>
              </w:rPr>
              <w:t xml:space="preserve">15"/&gt; </w:t>
            </w:r>
          </w:p>
          <w:p w:rsidRPr="00D14360" w:rsidR="007D3708" w:rsidP="00D14360" w:rsidRDefault="00FB640B" w14:paraId="2648E328"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 xml:space="preserve">&lt;/value&gt; </w:t>
            </w:r>
          </w:p>
          <w:p w:rsidRPr="00D14360" w:rsidR="007D3708" w:rsidP="007D3708" w:rsidRDefault="00FB640B" w14:paraId="553F2B41"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&lt;/observation&gt;</w:t>
            </w:r>
          </w:p>
          <w:p w:rsidRPr="00D14360" w:rsidR="007D3708" w:rsidP="007D3708" w:rsidRDefault="00FB640B" w14:paraId="736B3F84"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&lt;/entry&gt;</w:t>
            </w:r>
          </w:p>
          <w:p w:rsidRPr="00C64922" w:rsidR="007D3708" w:rsidP="007D3708" w:rsidRDefault="007D3708" w14:paraId="7470A229" w14:textId="77777777">
            <w:r w:rsidRPr="00D14360">
              <w:rPr>
                <w:rFonts w:ascii="Courier New" w:hAnsi="Courier New" w:cs="Courier New"/>
                <w:color w:val="000000"/>
                <w:sz w:val="16"/>
                <w:szCs w:val="16"/>
              </w:rPr>
              <w:t>&lt;/section&gt;</w:t>
            </w:r>
          </w:p>
        </w:tc>
      </w:tr>
    </w:tbl>
    <w:p w:rsidRPr="00C64922" w:rsidR="00DD51B1" w:rsidP="00FD31AC" w:rsidRDefault="00DD51B1" w14:paraId="3A80B459" w14:textId="77777777">
      <w:pPr>
        <w:pStyle w:val="Heading3"/>
      </w:pPr>
      <w:bookmarkStart w:name="_Care_Team" w:id="1472"/>
      <w:bookmarkStart w:name="_Toc10707514" w:id="1473"/>
      <w:bookmarkStart w:name="_Toc11043640" w:id="1474"/>
      <w:bookmarkStart w:name="_Toc11045627" w:id="1475"/>
      <w:bookmarkStart w:name="_Toc11391297" w:id="1476"/>
      <w:bookmarkStart w:name="_Ref21897390" w:id="1477"/>
      <w:bookmarkStart w:name="_Ref21897396" w:id="1478"/>
      <w:bookmarkStart w:name="_Ref21897400" w:id="1479"/>
      <w:bookmarkStart w:name="_Toc119939864" w:id="1480"/>
      <w:bookmarkStart w:name="_Toc135312895" w:id="1481"/>
      <w:bookmarkEnd w:id="1472"/>
      <w:r w:rsidRPr="00C64922">
        <w:t>Care Team</w:t>
      </w:r>
      <w:bookmarkEnd w:id="1473"/>
      <w:bookmarkEnd w:id="1474"/>
      <w:bookmarkEnd w:id="1475"/>
      <w:bookmarkEnd w:id="1476"/>
      <w:bookmarkEnd w:id="1477"/>
      <w:bookmarkEnd w:id="1478"/>
      <w:bookmarkEnd w:id="1479"/>
      <w:bookmarkEnd w:id="1480"/>
      <w:bookmarkEnd w:id="1481"/>
    </w:p>
    <w:p w:rsidRPr="00C64922" w:rsidR="00761E61" w:rsidP="00761E61" w:rsidRDefault="00761E61" w14:paraId="769384CF" w14:textId="77777777">
      <w:r w:rsidRPr="00C64922">
        <w:t xml:space="preserve">The header of a C-CDA document includes roles which are populated by providers and individuals who have been engaged in delivering clinical care or documenting care the patient has received. Their role on the patient’s care team is implicit. The Care Teams Section and corresponding Care Team Organizer templates enable care team information to be documented explicitly.  These templates also support a wider range of expressiveness provide background on the type of care team </w:t>
      </w:r>
      <w:r w:rsidRPr="00C64922" w:rsidR="006357E2">
        <w:t>and include more details about the members of the team and the roles played by each member.</w:t>
      </w:r>
    </w:p>
    <w:p w:rsidRPr="00C64922" w:rsidR="005445F7" w:rsidP="004C76D9" w:rsidRDefault="005445F7" w14:paraId="145AE82C" w14:textId="77777777">
      <w:pPr>
        <w:pStyle w:val="Heading4"/>
      </w:pPr>
      <w:bookmarkStart w:name="_Care_Team_Organizer" w:id="1482"/>
      <w:bookmarkEnd w:id="1482"/>
      <w:r w:rsidRPr="00C64922">
        <w:t>Care Team Organizer</w:t>
      </w:r>
    </w:p>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568"/>
        <w:gridCol w:w="6787"/>
      </w:tblGrid>
      <w:tr w:rsidRPr="00C64922" w:rsidR="00F86360" w:rsidTr="004E29C8" w14:paraId="701D2E32" w14:textId="77777777">
        <w:trPr>
          <w:cantSplit/>
          <w:tblHeader/>
        </w:trPr>
        <w:tc>
          <w:tcPr>
            <w:tcW w:w="2568" w:type="dxa"/>
            <w:tcBorders>
              <w:bottom w:val="nil"/>
              <w:right w:val="nil"/>
            </w:tcBorders>
            <w:shd w:val="clear" w:color="auto" w:fill="4F81BD"/>
          </w:tcPr>
          <w:p w:rsidRPr="00D14360" w:rsidR="009F6BA2" w:rsidP="00E42FA6" w:rsidRDefault="009F6BA2" w14:paraId="7E8993E8" w14:textId="77777777">
            <w:pPr>
              <w:rPr>
                <w:rFonts w:cs="Calibri"/>
                <w:b/>
                <w:bCs/>
                <w:color w:val="FFFFFF"/>
              </w:rPr>
            </w:pPr>
            <w:r w:rsidRPr="00D14360">
              <w:rPr>
                <w:rFonts w:cs="Calibri"/>
                <w:b/>
                <w:bCs/>
                <w:color w:val="FFFFFF"/>
              </w:rPr>
              <w:t>Entry Template</w:t>
            </w:r>
          </w:p>
        </w:tc>
        <w:tc>
          <w:tcPr>
            <w:tcW w:w="6787" w:type="dxa"/>
            <w:shd w:val="clear" w:color="auto" w:fill="4F81BD"/>
          </w:tcPr>
          <w:p w:rsidRPr="00D14360" w:rsidR="009F6BA2" w:rsidP="00E42FA6" w:rsidRDefault="009F6BA2" w14:paraId="7EFC26C2" w14:textId="77777777">
            <w:pPr>
              <w:rPr>
                <w:rFonts w:cs="Calibri"/>
                <w:b/>
                <w:bCs/>
                <w:color w:val="FFFFFF"/>
              </w:rPr>
            </w:pPr>
            <w:bookmarkStart w:name="E_Care_Team_Organizer" w:id="1483"/>
            <w:r w:rsidRPr="00D14360">
              <w:rPr>
                <w:rFonts w:cs="Calibri"/>
                <w:b/>
                <w:bCs/>
                <w:color w:val="FFFFFF"/>
              </w:rPr>
              <w:t>Care Team Organizer</w:t>
            </w:r>
            <w:bookmarkEnd w:id="1483"/>
            <w:r w:rsidRPr="00D14360">
              <w:rPr>
                <w:rFonts w:cs="Calibri"/>
                <w:b/>
                <w:bCs/>
                <w:color w:val="FFFFFF"/>
              </w:rPr>
              <w:t xml:space="preserve"> </w:t>
            </w:r>
          </w:p>
          <w:p w:rsidRPr="00D14360" w:rsidR="009F6BA2" w:rsidP="00E42FA6" w:rsidRDefault="009F6BA2" w14:paraId="2A67EDDE" w14:textId="77777777">
            <w:pPr>
              <w:rPr>
                <w:rFonts w:cs="Calibri"/>
                <w:bCs/>
                <w:color w:val="FFFFFF"/>
                <w:sz w:val="18"/>
                <w:szCs w:val="18"/>
              </w:rPr>
            </w:pPr>
            <w:r w:rsidRPr="00D14360">
              <w:rPr>
                <w:rFonts w:cs="Calibri"/>
                <w:bCs/>
                <w:color w:val="FFFFFF"/>
                <w:sz w:val="18"/>
                <w:szCs w:val="18"/>
              </w:rPr>
              <w:t>[organizer: identifier urn:hl7ii:2.16.840.1.113883.10.20.22.4.500:2019-07-01 (open)]</w:t>
            </w:r>
          </w:p>
        </w:tc>
      </w:tr>
      <w:tr w:rsidRPr="00C64922" w:rsidR="00F86360" w:rsidTr="004E29C8" w14:paraId="592EDFA3" w14:textId="77777777">
        <w:trPr>
          <w:cantSplit/>
          <w:trHeight w:val="323"/>
        </w:trPr>
        <w:tc>
          <w:tcPr>
            <w:tcW w:w="2568" w:type="dxa"/>
            <w:tcBorders>
              <w:top w:val="single" w:color="4F81BD" w:sz="4" w:space="0"/>
              <w:bottom w:val="single" w:color="4F81BD" w:sz="4" w:space="0"/>
              <w:right w:val="nil"/>
            </w:tcBorders>
            <w:shd w:val="clear" w:color="auto" w:fill="FFFFFF"/>
          </w:tcPr>
          <w:p w:rsidRPr="00D14360" w:rsidR="009F6BA2" w:rsidP="00E42FA6" w:rsidRDefault="009F6BA2" w14:paraId="2A82181F" w14:textId="77777777">
            <w:pPr>
              <w:rPr>
                <w:rFonts w:cs="Calibri"/>
                <w:b/>
                <w:bCs/>
              </w:rPr>
            </w:pPr>
            <w:r w:rsidRPr="00D14360">
              <w:rPr>
                <w:rFonts w:cs="Calibri"/>
                <w:b/>
                <w:bCs/>
              </w:rPr>
              <w:t>Reference Source</w:t>
            </w:r>
          </w:p>
        </w:tc>
        <w:tc>
          <w:tcPr>
            <w:tcW w:w="6787" w:type="dxa"/>
            <w:tcBorders>
              <w:top w:val="single" w:color="4F81BD" w:sz="4" w:space="0"/>
              <w:bottom w:val="single" w:color="4F81BD" w:sz="4" w:space="0"/>
            </w:tcBorders>
            <w:shd w:val="clear" w:color="auto" w:fill="auto"/>
          </w:tcPr>
          <w:p w:rsidRPr="00D14360" w:rsidR="009F6BA2" w:rsidP="00E42FA6" w:rsidRDefault="009F6BA2" w14:paraId="5BE41CB9" w14:textId="7B1E5E73">
            <w:pPr>
              <w:rPr>
                <w:rFonts w:ascii="Calibri Light" w:hAnsi="Calibri Light" w:cs="Calibri Light"/>
                <w:szCs w:val="18"/>
              </w:rPr>
            </w:pPr>
            <w:r w:rsidRPr="00D14360">
              <w:rPr>
                <w:rFonts w:ascii="Calibri Light" w:hAnsi="Calibri Light" w:cs="Calibri Light"/>
                <w:szCs w:val="18"/>
              </w:rPr>
              <w:t xml:space="preserve">HL7 C-CDA R2.1 </w:t>
            </w:r>
            <w:r w:rsidR="003E4C52">
              <w:rPr>
                <w:rFonts w:ascii="Calibri Light" w:hAnsi="Calibri Light" w:cs="Calibri Light"/>
                <w:szCs w:val="18"/>
              </w:rPr>
              <w:t>Companion Guide</w:t>
            </w:r>
          </w:p>
        </w:tc>
      </w:tr>
      <w:tr w:rsidRPr="00C64922" w:rsidR="00F86360" w:rsidTr="004E29C8" w14:paraId="14613057" w14:textId="77777777">
        <w:trPr>
          <w:cantSplit/>
          <w:trHeight w:val="2870"/>
        </w:trPr>
        <w:tc>
          <w:tcPr>
            <w:tcW w:w="2568" w:type="dxa"/>
            <w:tcBorders>
              <w:right w:val="nil"/>
            </w:tcBorders>
            <w:shd w:val="clear" w:color="auto" w:fill="FFFFFF"/>
          </w:tcPr>
          <w:p w:rsidRPr="00D14360" w:rsidR="009F6BA2" w:rsidP="00E42FA6" w:rsidRDefault="009F6BA2" w14:paraId="764668C5" w14:textId="77777777">
            <w:pPr>
              <w:rPr>
                <w:rFonts w:cs="Calibri"/>
                <w:b/>
                <w:bCs/>
              </w:rPr>
            </w:pPr>
            <w:r w:rsidRPr="00D14360">
              <w:rPr>
                <w:rFonts w:cs="Calibri"/>
                <w:b/>
                <w:bCs/>
              </w:rPr>
              <w:t>Purpose</w:t>
            </w:r>
          </w:p>
        </w:tc>
        <w:tc>
          <w:tcPr>
            <w:tcW w:w="6787" w:type="dxa"/>
            <w:shd w:val="clear" w:color="auto" w:fill="auto"/>
          </w:tcPr>
          <w:p w:rsidR="005C79A1" w:rsidP="00E42FA6" w:rsidRDefault="009F6BA2" w14:paraId="793FB075" w14:textId="77777777">
            <w:pPr>
              <w:rPr>
                <w:rFonts w:ascii="Calibri Light" w:hAnsi="Calibri Light" w:cs="Calibri Light"/>
                <w:szCs w:val="18"/>
              </w:rPr>
            </w:pPr>
            <w:r w:rsidRPr="00D14360">
              <w:rPr>
                <w:rFonts w:ascii="Calibri Light" w:hAnsi="Calibri Light" w:cs="Calibri Light"/>
                <w:szCs w:val="18"/>
              </w:rPr>
              <w:t>This organizer template contains information about a single care team.</w:t>
            </w:r>
            <w:r w:rsidRPr="00D14360">
              <w:rPr>
                <w:rFonts w:ascii="Calibri Light" w:hAnsi="Calibri Light" w:cs="Calibri Light"/>
                <w:szCs w:val="18"/>
              </w:rPr>
              <w:br/>
            </w:r>
          </w:p>
          <w:p w:rsidR="005C79A1" w:rsidP="00E42FA6" w:rsidRDefault="009F6BA2" w14:paraId="55EC079E" w14:textId="332A4FAF">
            <w:pPr>
              <w:rPr>
                <w:rFonts w:ascii="Calibri Light" w:hAnsi="Calibri Light" w:cs="Calibri Light"/>
                <w:szCs w:val="18"/>
              </w:rPr>
            </w:pPr>
            <w:r w:rsidRPr="00D14360">
              <w:rPr>
                <w:rFonts w:ascii="Calibri Light" w:hAnsi="Calibri Light" w:cs="Calibri Light"/>
                <w:szCs w:val="18"/>
              </w:rPr>
              <w:t>The author of the organizer is the person who documented the care team information.</w:t>
            </w:r>
            <w:r w:rsidRPr="00D14360">
              <w:rPr>
                <w:rFonts w:ascii="Calibri Light" w:hAnsi="Calibri Light" w:cs="Calibri Light"/>
                <w:szCs w:val="18"/>
              </w:rPr>
              <w:br/>
            </w:r>
          </w:p>
          <w:p w:rsidRPr="00D14360" w:rsidR="009F6BA2" w:rsidP="00E42FA6" w:rsidRDefault="009F6BA2" w14:paraId="062E57BD" w14:textId="79CA0343">
            <w:pPr>
              <w:rPr>
                <w:rFonts w:ascii="Calibri Light" w:hAnsi="Calibri Light" w:cs="Calibri Light"/>
                <w:szCs w:val="18"/>
              </w:rPr>
            </w:pPr>
            <w:r w:rsidRPr="00D14360">
              <w:rPr>
                <w:rFonts w:ascii="Calibri Light" w:hAnsi="Calibri Light" w:cs="Calibri Light"/>
                <w:szCs w:val="18"/>
              </w:rPr>
              <w:t>The participants of the organizer are the care team lead(s) and the care team organization.</w:t>
            </w:r>
          </w:p>
          <w:p w:rsidR="005C79A1" w:rsidP="00E42FA6" w:rsidRDefault="005C79A1" w14:paraId="36561038" w14:textId="77777777">
            <w:pPr>
              <w:rPr>
                <w:rFonts w:ascii="Calibri Light" w:hAnsi="Calibri Light" w:cs="Calibri Light"/>
                <w:szCs w:val="18"/>
              </w:rPr>
            </w:pPr>
          </w:p>
          <w:p w:rsidRPr="00D14360" w:rsidR="009F6BA2" w:rsidP="00E42FA6" w:rsidRDefault="009F6BA2" w14:paraId="3AE89F0A" w14:textId="3D8BC6CA">
            <w:pPr>
              <w:rPr>
                <w:rFonts w:ascii="Calibri Light" w:hAnsi="Calibri Light" w:cs="Calibri Light"/>
                <w:szCs w:val="18"/>
              </w:rPr>
            </w:pPr>
            <w:r w:rsidRPr="00D14360">
              <w:rPr>
                <w:rFonts w:ascii="Calibri Light" w:hAnsi="Calibri Light" w:cs="Calibri Light"/>
                <w:szCs w:val="18"/>
              </w:rPr>
              <w:t>The components of the organizer contain the following information:</w:t>
            </w:r>
          </w:p>
          <w:p w:rsidRPr="00D14360" w:rsidR="009F6BA2" w:rsidP="00D14360" w:rsidRDefault="009F6BA2" w14:paraId="092A1103" w14:textId="77777777">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The encounter that caused the care team to be formed</w:t>
            </w:r>
          </w:p>
          <w:p w:rsidRPr="00D14360" w:rsidR="009F6BA2" w:rsidP="00D14360" w:rsidRDefault="009F6BA2" w14:paraId="2DDB536B" w14:textId="77777777">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Narrative information about the care team</w:t>
            </w:r>
          </w:p>
          <w:p w:rsidRPr="00D14360" w:rsidR="009F6BA2" w:rsidP="00D14360" w:rsidRDefault="009F6BA2" w14:paraId="521BF39B" w14:textId="77777777">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The care team members</w:t>
            </w:r>
          </w:p>
          <w:p w:rsidRPr="00D14360" w:rsidR="009F6BA2" w:rsidP="00D14360" w:rsidRDefault="009F6BA2" w14:paraId="155D62F1" w14:textId="77777777">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Reasons for the care team</w:t>
            </w:r>
          </w:p>
          <w:p w:rsidRPr="00D14360" w:rsidR="009F6BA2" w:rsidP="00D14360" w:rsidRDefault="009F6BA2" w14:paraId="3AA98507" w14:textId="77777777">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The care team type(s) - a care team can have multiple care team types</w:t>
            </w:r>
          </w:p>
        </w:tc>
      </w:tr>
      <w:tr w:rsidRPr="00C64922" w:rsidR="00F86360" w:rsidTr="004E29C8" w14:paraId="37186D88" w14:textId="77777777">
        <w:trPr>
          <w:cantSplit/>
          <w:trHeight w:val="800"/>
        </w:trPr>
        <w:tc>
          <w:tcPr>
            <w:tcW w:w="2568" w:type="dxa"/>
            <w:tcBorders>
              <w:top w:val="single" w:color="4F81BD" w:sz="4" w:space="0"/>
              <w:bottom w:val="single" w:color="4F81BD" w:sz="4" w:space="0"/>
              <w:right w:val="nil"/>
            </w:tcBorders>
            <w:shd w:val="clear" w:color="auto" w:fill="FFFFFF"/>
          </w:tcPr>
          <w:p w:rsidRPr="00D14360" w:rsidR="009F6BA2" w:rsidP="00E42FA6" w:rsidRDefault="009F6BA2" w14:paraId="6F88486D" w14:textId="77777777">
            <w:pPr>
              <w:rPr>
                <w:rFonts w:cs="Calibri"/>
                <w:b/>
                <w:bCs/>
              </w:rPr>
            </w:pPr>
            <w:r w:rsidRPr="00D14360">
              <w:rPr>
                <w:rFonts w:cs="Calibri"/>
                <w:b/>
                <w:bCs/>
              </w:rPr>
              <w:t>ActStatus</w:t>
            </w:r>
          </w:p>
        </w:tc>
        <w:tc>
          <w:tcPr>
            <w:tcW w:w="6787" w:type="dxa"/>
            <w:tcBorders>
              <w:top w:val="single" w:color="4F81BD" w:sz="4" w:space="0"/>
              <w:bottom w:val="single" w:color="4F81BD" w:sz="4" w:space="0"/>
            </w:tcBorders>
            <w:shd w:val="clear" w:color="auto" w:fill="auto"/>
          </w:tcPr>
          <w:p w:rsidRPr="00D14360" w:rsidR="009F6BA2" w:rsidP="00E42FA6" w:rsidRDefault="009F6BA2" w14:paraId="5A4F8118" w14:textId="77777777">
            <w:pPr>
              <w:rPr>
                <w:rFonts w:ascii="Calibri Light" w:hAnsi="Calibri Light" w:cs="Calibri Light"/>
              </w:rPr>
            </w:pPr>
            <w:r w:rsidRPr="00D14360">
              <w:rPr>
                <w:rFonts w:ascii="Calibri Light" w:hAnsi="Calibri Light" w:cs="Calibri Light"/>
              </w:rPr>
              <w:t xml:space="preserve">The actStatus of this entry is statically bound to ValueSet </w:t>
            </w:r>
            <w:r w:rsidRPr="00D14360">
              <w:rPr>
                <w:rStyle w:val="XMLname"/>
                <w:rFonts w:ascii="Calibri Light" w:hAnsi="Calibri Light" w:cs="Calibri Light"/>
              </w:rPr>
              <w:t xml:space="preserve">ActStatus urn:oid:2.16.840.1.113883.1.11.15933.  </w:t>
            </w:r>
            <w:r w:rsidRPr="00D14360">
              <w:rPr>
                <w:rFonts w:ascii="Calibri Light" w:hAnsi="Calibri Light" w:cs="Calibri Light"/>
              </w:rPr>
              <w:t>Implementers need to be prepared to address the specified state model. Possible states include:</w:t>
            </w:r>
            <w:r w:rsidRPr="00D14360">
              <w:rPr>
                <w:rStyle w:val="XMLname"/>
                <w:rFonts w:ascii="Calibri Light" w:hAnsi="Calibri Light" w:cs="Calibri Light"/>
              </w:rPr>
              <w:t xml:space="preserve">  </w:t>
            </w:r>
            <w:r w:rsidRPr="00D14360" w:rsidR="0096666D">
              <w:rPr>
                <w:rStyle w:val="XMLname"/>
                <w:rFonts w:ascii="Calibri Light" w:hAnsi="Calibri Light" w:cs="Calibri Light"/>
              </w:rPr>
              <w:t>active, completed, cancelled, held, suspended, new, normal, nullified, obsolete, and aborted.</w:t>
            </w:r>
          </w:p>
        </w:tc>
      </w:tr>
      <w:tr w:rsidRPr="00C64922" w:rsidR="00F86360" w:rsidTr="004E29C8" w14:paraId="55E8D280" w14:textId="77777777">
        <w:trPr>
          <w:cantSplit/>
          <w:trHeight w:val="350"/>
        </w:trPr>
        <w:tc>
          <w:tcPr>
            <w:tcW w:w="2568" w:type="dxa"/>
            <w:tcBorders>
              <w:top w:val="single" w:color="4F81BD" w:sz="4" w:space="0"/>
              <w:bottom w:val="single" w:color="4472C4" w:themeColor="accent1" w:sz="4" w:space="0"/>
              <w:right w:val="nil"/>
            </w:tcBorders>
            <w:shd w:val="clear" w:color="auto" w:fill="FFFFFF"/>
          </w:tcPr>
          <w:p w:rsidRPr="00D14360" w:rsidR="009F6BA2" w:rsidP="00E42FA6" w:rsidRDefault="009F6BA2" w14:paraId="3F2EBEE4" w14:textId="77777777">
            <w:pPr>
              <w:rPr>
                <w:rFonts w:cs="Calibri"/>
                <w:b/>
                <w:bCs/>
              </w:rPr>
            </w:pPr>
            <w:r w:rsidRPr="00D14360">
              <w:rPr>
                <w:rFonts w:cs="Calibri"/>
                <w:b/>
                <w:bCs/>
              </w:rPr>
              <w:t>Negation</w:t>
            </w:r>
          </w:p>
        </w:tc>
        <w:tc>
          <w:tcPr>
            <w:tcW w:w="6787" w:type="dxa"/>
            <w:tcBorders>
              <w:top w:val="single" w:color="4F81BD" w:sz="4" w:space="0"/>
              <w:bottom w:val="single" w:color="4472C4" w:themeColor="accent1" w:sz="4" w:space="0"/>
            </w:tcBorders>
            <w:shd w:val="clear" w:color="auto" w:fill="auto"/>
          </w:tcPr>
          <w:p w:rsidRPr="00D14360" w:rsidR="009F6BA2" w:rsidP="00E42FA6" w:rsidRDefault="009F6BA2" w14:paraId="7F5E0B6A" w14:textId="77777777">
            <w:pPr>
              <w:rPr>
                <w:rFonts w:ascii="Calibri Light" w:hAnsi="Calibri Light" w:cs="Calibri Light"/>
              </w:rPr>
            </w:pPr>
            <w:r w:rsidRPr="00D14360">
              <w:rPr>
                <w:rFonts w:ascii="Calibri Light" w:hAnsi="Calibri Light" w:cs="Calibri Light"/>
              </w:rPr>
              <w:t>Not explicitly specified.</w:t>
            </w:r>
          </w:p>
        </w:tc>
      </w:tr>
      <w:tr w:rsidRPr="00C64922" w:rsidR="00F86360" w:rsidTr="004E29C8" w14:paraId="248E0F01" w14:textId="77777777">
        <w:trPr>
          <w:cantSplit/>
        </w:trPr>
        <w:tc>
          <w:tcPr>
            <w:tcW w:w="2568" w:type="dxa"/>
            <w:tcBorders>
              <w:top w:val="single" w:color="4472C4" w:themeColor="accent1" w:sz="4" w:space="0"/>
              <w:right w:val="nil"/>
            </w:tcBorders>
            <w:shd w:val="clear" w:color="auto" w:fill="FFFFFF"/>
          </w:tcPr>
          <w:p w:rsidRPr="00D14360" w:rsidR="009F6BA2" w:rsidP="00E42FA6" w:rsidRDefault="009F6BA2" w14:paraId="567A0660" w14:textId="77777777">
            <w:pPr>
              <w:rPr>
                <w:rFonts w:cs="Calibri"/>
                <w:b/>
                <w:bCs/>
              </w:rPr>
            </w:pPr>
            <w:r w:rsidRPr="00D14360">
              <w:rPr>
                <w:rFonts w:cs="Calibri"/>
                <w:b/>
                <w:bCs/>
              </w:rPr>
              <w:t>Other Considerations</w:t>
            </w:r>
          </w:p>
        </w:tc>
        <w:tc>
          <w:tcPr>
            <w:tcW w:w="6787" w:type="dxa"/>
            <w:tcBorders>
              <w:top w:val="single" w:color="4472C4" w:themeColor="accent1" w:sz="4" w:space="0"/>
            </w:tcBorders>
            <w:shd w:val="clear" w:color="auto" w:fill="auto"/>
          </w:tcPr>
          <w:p w:rsidRPr="00D14360" w:rsidR="009F6BA2" w:rsidP="00D14360" w:rsidRDefault="009F6BA2" w14:paraId="2253847E" w14:textId="77777777">
            <w:pPr>
              <w:keepNext/>
              <w:rPr>
                <w:rFonts w:ascii="Calibri Light" w:hAnsi="Calibri Light" w:cs="Calibri Light"/>
              </w:rPr>
            </w:pPr>
            <w:r w:rsidRPr="00D14360">
              <w:rPr>
                <w:rFonts w:ascii="Calibri Light" w:hAnsi="Calibri Light" w:cs="Calibri Light"/>
              </w:rPr>
              <w:t>Implementers are encouraged to take guidance from the structure of this entry, even if only populating the Narrative Block of the Care Teams Section.</w:t>
            </w:r>
            <w:r w:rsidRPr="00D14360" w:rsidR="003D1C87">
              <w:rPr>
                <w:rFonts w:ascii="Calibri Light" w:hAnsi="Calibri Light" w:cs="Calibri Light"/>
              </w:rPr>
              <w:t xml:space="preserve"> </w:t>
            </w:r>
          </w:p>
          <w:p w:rsidRPr="00D14360" w:rsidR="003D1C87" w:rsidP="00D14360" w:rsidRDefault="003D1C87" w14:paraId="790E93A9" w14:textId="77777777">
            <w:pPr>
              <w:keepNext/>
              <w:rPr>
                <w:rFonts w:ascii="Calibri Light" w:hAnsi="Calibri Light" w:cs="Calibri Light"/>
              </w:rPr>
            </w:pPr>
          </w:p>
          <w:p w:rsidRPr="00D14360" w:rsidR="003D1C87" w:rsidP="00D14360" w:rsidRDefault="003D1C87" w14:paraId="3F43BBF2" w14:textId="77777777">
            <w:pPr>
              <w:keepNext/>
              <w:rPr>
                <w:rFonts w:ascii="Calibri Light" w:hAnsi="Calibri Light" w:cs="Calibri Light"/>
              </w:rPr>
            </w:pPr>
            <w:r w:rsidRPr="00D14360">
              <w:rPr>
                <w:rFonts w:ascii="Calibri Light" w:hAnsi="Calibri Light" w:cs="Calibri Light"/>
              </w:rPr>
              <w:t xml:space="preserve">Implementers should note the functionCode element vocabulary binding extends the set of concepts for a Care Team member’s role on the Care Team. A new value set called “Care Team Member Function” is grouped with the original value set called “ParticipationFunction.” In cases where a concept overlaps between these two value sets, implementers should use the concept from the ParticipationFunction value set. </w:t>
            </w:r>
          </w:p>
        </w:tc>
      </w:tr>
      <w:tr w:rsidRPr="00C64922" w:rsidR="00F86360" w:rsidTr="004E29C8" w14:paraId="78EEA986" w14:textId="77777777">
        <w:trPr>
          <w:cantSplit/>
        </w:trPr>
        <w:tc>
          <w:tcPr>
            <w:tcW w:w="2568" w:type="dxa"/>
            <w:tcBorders>
              <w:top w:val="single" w:color="4F81BD" w:sz="4" w:space="0"/>
              <w:bottom w:val="single" w:color="4F81BD" w:sz="4" w:space="0"/>
              <w:right w:val="nil"/>
            </w:tcBorders>
            <w:shd w:val="clear" w:color="auto" w:fill="FFFFFF"/>
          </w:tcPr>
          <w:p w:rsidRPr="00D14360" w:rsidR="00350EE5" w:rsidP="00350EE5" w:rsidRDefault="00145288" w14:paraId="78E255E7" w14:textId="77777777">
            <w:pPr>
              <w:rPr>
                <w:rFonts w:cs="Calibri"/>
                <w:b/>
                <w:bCs/>
              </w:rPr>
            </w:pPr>
            <w:r w:rsidRPr="00D14360">
              <w:rPr>
                <w:rFonts w:cs="Calibri"/>
                <w:b/>
                <w:bCs/>
              </w:rPr>
              <w:t>Reference</w:t>
            </w:r>
          </w:p>
        </w:tc>
        <w:tc>
          <w:tcPr>
            <w:tcW w:w="6787" w:type="dxa"/>
            <w:tcBorders>
              <w:top w:val="single" w:color="4F81BD" w:sz="4" w:space="0"/>
              <w:bottom w:val="single" w:color="4F81BD" w:sz="4" w:space="0"/>
            </w:tcBorders>
            <w:shd w:val="clear" w:color="auto" w:fill="auto"/>
          </w:tcPr>
          <w:p w:rsidRPr="005A615D" w:rsidR="00350EE5" w:rsidP="00D14360" w:rsidRDefault="00145288" w14:paraId="1E067622" w14:textId="77777777">
            <w:pPr>
              <w:keepNext/>
              <w:rPr>
                <w:rFonts w:ascii="Calibri Light" w:hAnsi="Calibri Light" w:cs="Calibri Light"/>
                <w:color w:val="000000"/>
              </w:rPr>
            </w:pPr>
            <w:r w:rsidRPr="0083506C">
              <w:rPr>
                <w:rFonts w:ascii="Calibri Light" w:hAnsi="Calibri Light" w:cs="Calibri Light"/>
                <w:color w:val="000000"/>
              </w:rPr>
              <w:t>Appendix A for template definiti</w:t>
            </w:r>
            <w:r w:rsidRPr="005A615D">
              <w:rPr>
                <w:rFonts w:ascii="Calibri Light" w:hAnsi="Calibri Light" w:cs="Calibri Light"/>
                <w:color w:val="000000"/>
              </w:rPr>
              <w:t>ons.</w:t>
            </w:r>
            <w:r w:rsidRPr="005A615D" w:rsidR="00350EE5">
              <w:rPr>
                <w:rFonts w:ascii="Calibri Light" w:hAnsi="Calibri Light" w:cs="Calibri Light"/>
                <w:color w:val="000000"/>
              </w:rPr>
              <w:t xml:space="preserve"> </w:t>
            </w:r>
          </w:p>
        </w:tc>
      </w:tr>
      <w:tr w:rsidRPr="00C64922" w:rsidR="00F86360" w:rsidTr="004E29C8" w14:paraId="0414ABC0" w14:textId="77777777">
        <w:trPr>
          <w:cantSplit/>
        </w:trPr>
        <w:tc>
          <w:tcPr>
            <w:tcW w:w="2568" w:type="dxa"/>
            <w:tcBorders>
              <w:right w:val="nil"/>
            </w:tcBorders>
            <w:shd w:val="clear" w:color="auto" w:fill="FFFFFF"/>
          </w:tcPr>
          <w:p w:rsidRPr="00D14360" w:rsidR="00350EE5" w:rsidP="00350EE5" w:rsidRDefault="00350EE5" w14:paraId="76EA7C34" w14:textId="77777777">
            <w:pPr>
              <w:rPr>
                <w:rFonts w:cs="Calibri"/>
                <w:b/>
                <w:bCs/>
              </w:rPr>
            </w:pPr>
            <w:r w:rsidRPr="00D14360">
              <w:rPr>
                <w:rFonts w:cs="Calibri"/>
                <w:b/>
                <w:bCs/>
              </w:rPr>
              <w:t>Example</w:t>
            </w:r>
          </w:p>
        </w:tc>
        <w:tc>
          <w:tcPr>
            <w:tcW w:w="6787" w:type="dxa"/>
            <w:shd w:val="clear" w:color="auto" w:fill="auto"/>
          </w:tcPr>
          <w:p w:rsidRPr="0083506C" w:rsidR="00350EE5" w:rsidP="00D14360" w:rsidRDefault="0009537F" w14:paraId="1CABC0EB" w14:textId="1E434709">
            <w:pPr>
              <w:pStyle w:val="Caption"/>
              <w:keepNext/>
              <w:spacing w:after="0"/>
              <w:rPr>
                <w:rFonts w:ascii="Calibri Light" w:hAnsi="Calibri Light" w:cs="Calibri Light"/>
                <w:i w:val="0"/>
                <w:iCs w:val="0"/>
                <w:color w:val="000000"/>
                <w:sz w:val="20"/>
                <w:szCs w:val="20"/>
              </w:rPr>
            </w:pPr>
            <w:r w:rsidRPr="005A615D">
              <w:rPr>
                <w:rFonts w:ascii="Calibri Light" w:hAnsi="Calibri Light" w:cs="Calibri Light"/>
                <w:i w:val="0"/>
                <w:iCs w:val="0"/>
                <w:color w:val="000000"/>
                <w:sz w:val="20"/>
                <w:szCs w:val="20"/>
              </w:rPr>
              <w:fldChar w:fldCharType="begin"/>
            </w:r>
            <w:r w:rsidRPr="005A615D">
              <w:rPr>
                <w:rFonts w:ascii="Calibri Light" w:hAnsi="Calibri Light" w:cs="Calibri Light"/>
                <w:i w:val="0"/>
                <w:iCs w:val="0"/>
                <w:color w:val="000000"/>
                <w:sz w:val="20"/>
                <w:szCs w:val="20"/>
              </w:rPr>
              <w:instrText xml:space="preserve"> REF _Ref21846317 \h  \* MERGEFORMAT </w:instrText>
            </w:r>
            <w:r w:rsidRPr="005A615D">
              <w:rPr>
                <w:rFonts w:ascii="Calibri Light" w:hAnsi="Calibri Light" w:cs="Calibri Light"/>
                <w:i w:val="0"/>
                <w:iCs w:val="0"/>
                <w:color w:val="000000"/>
                <w:sz w:val="20"/>
                <w:szCs w:val="20"/>
              </w:rPr>
            </w:r>
            <w:r w:rsidRPr="005A615D">
              <w:rPr>
                <w:rFonts w:ascii="Calibri Light" w:hAnsi="Calibri Light" w:cs="Calibri Light"/>
                <w:i w:val="0"/>
                <w:iCs w:val="0"/>
                <w:color w:val="000000"/>
                <w:sz w:val="20"/>
                <w:szCs w:val="20"/>
              </w:rPr>
              <w:fldChar w:fldCharType="separate"/>
            </w:r>
            <w:r w:rsidRPr="00254B4A" w:rsidR="00DC1072">
              <w:rPr>
                <w:rFonts w:ascii="Calibri Light" w:hAnsi="Calibri Light" w:cs="Calibri Light"/>
                <w:i w:val="0"/>
                <w:iCs w:val="0"/>
                <w:color w:val="000000"/>
                <w:sz w:val="20"/>
                <w:szCs w:val="20"/>
              </w:rPr>
              <w:t xml:space="preserve">  </w:t>
            </w:r>
            <w:r w:rsidRPr="00254B4A" w:rsidR="00DC1072">
              <w:rPr>
                <w:rFonts w:ascii="Calibri Light" w:hAnsi="Calibri Light" w:cs="Calibri Light"/>
                <w:i w:val="0"/>
                <w:iCs w:val="0"/>
                <w:noProof/>
                <w:color w:val="000000"/>
                <w:sz w:val="20"/>
                <w:szCs w:val="20"/>
              </w:rPr>
              <w:t>Example</w:t>
            </w:r>
            <w:r w:rsidRPr="00254B4A" w:rsidR="00DC1072">
              <w:rPr>
                <w:rFonts w:ascii="Calibri Light" w:hAnsi="Calibri Light" w:cs="Calibri Light"/>
                <w:i w:val="0"/>
                <w:iCs w:val="0"/>
                <w:color w:val="000000"/>
                <w:sz w:val="20"/>
                <w:szCs w:val="20"/>
              </w:rPr>
              <w:t xml:space="preserve"> 35: Care Teams Section with Care Team Member Organizer for discrete data representation.</w:t>
            </w:r>
            <w:r w:rsidRPr="005A615D">
              <w:rPr>
                <w:rFonts w:ascii="Calibri Light" w:hAnsi="Calibri Light" w:cs="Calibri Light"/>
                <w:i w:val="0"/>
                <w:iCs w:val="0"/>
                <w:color w:val="000000"/>
                <w:sz w:val="20"/>
                <w:szCs w:val="20"/>
              </w:rPr>
              <w:fldChar w:fldCharType="end"/>
            </w:r>
          </w:p>
        </w:tc>
      </w:tr>
    </w:tbl>
    <w:p w:rsidR="002817F4" w:rsidP="008F2B18" w:rsidRDefault="008F2B18" w14:paraId="280D96F4" w14:textId="118072B9">
      <w:pPr>
        <w:pStyle w:val="Caption"/>
      </w:pPr>
      <w:bookmarkStart w:name="_Toc118898825" w:id="1484"/>
      <w:bookmarkStart w:name="_Toc119940028" w:id="1485"/>
      <w:bookmarkStart w:name="_Toc135313059" w:id="1486"/>
      <w:r w:rsidRPr="00C64922">
        <w:t xml:space="preserve">Table </w:t>
      </w:r>
      <w:r>
        <w:fldChar w:fldCharType="begin"/>
      </w:r>
      <w:r>
        <w:instrText>SEQ Table \* ARABIC</w:instrText>
      </w:r>
      <w:r>
        <w:fldChar w:fldCharType="separate"/>
      </w:r>
      <w:r w:rsidR="00DC1072">
        <w:rPr>
          <w:noProof/>
        </w:rPr>
        <w:t>38</w:t>
      </w:r>
      <w:r>
        <w:fldChar w:fldCharType="end"/>
      </w:r>
      <w:r w:rsidRPr="00C64922">
        <w:t>: Care Team Organizer</w:t>
      </w:r>
      <w:r w:rsidR="00852DED">
        <w:t xml:space="preserve"> Template</w:t>
      </w:r>
      <w:bookmarkEnd w:id="1484"/>
      <w:bookmarkEnd w:id="1485"/>
      <w:bookmarkEnd w:id="1486"/>
    </w:p>
    <w:p w:rsidR="00A46C09" w:rsidP="00A46C09" w:rsidRDefault="00A46C09" w14:paraId="2C64DCF1" w14:textId="77777777"/>
    <w:p w:rsidR="00A46C09" w:rsidP="00A46C09" w:rsidRDefault="00A46C09" w14:paraId="347CDC46" w14:textId="77777777"/>
    <w:p w:rsidR="00A46C09" w:rsidP="00A46C09" w:rsidRDefault="00A46C09" w14:paraId="351B3149" w14:textId="77777777"/>
    <w:p w:rsidR="00A46C09" w:rsidP="00A46C09" w:rsidRDefault="00A46C09" w14:paraId="6F3E9EC6" w14:textId="77777777"/>
    <w:p w:rsidR="00A46C09" w:rsidP="00A46C09" w:rsidRDefault="00A46C09" w14:paraId="505E094A" w14:textId="77777777"/>
    <w:p w:rsidR="00A46C09" w:rsidP="00A46C09" w:rsidRDefault="00A46C09" w14:paraId="4297435C" w14:textId="77777777"/>
    <w:p w:rsidR="00E521EE" w:rsidP="004C76D9" w:rsidRDefault="00E521EE" w14:paraId="5E1B336C" w14:textId="77777777">
      <w:pPr>
        <w:pStyle w:val="Heading4"/>
      </w:pPr>
      <w:bookmarkStart w:name="_Care_Team_Organizer_1" w:id="1487"/>
      <w:bookmarkEnd w:id="1487"/>
      <w:r>
        <w:t>Care Team Organizer Template Design</w:t>
      </w:r>
    </w:p>
    <w:p w:rsidR="00E521EE" w:rsidP="00E83F3B" w:rsidRDefault="00634398" w14:paraId="54909C96" w14:textId="77777777">
      <w:pPr>
        <w:rPr>
          <w:rFonts w:eastAsia="Calibri"/>
        </w:rPr>
      </w:pPr>
      <w:r>
        <w:rPr>
          <w:noProof/>
        </w:rPr>
        <w:drawing>
          <wp:anchor distT="0" distB="0" distL="114300" distR="114300" simplePos="0" relativeHeight="251654656" behindDoc="1" locked="0" layoutInCell="1" allowOverlap="1" wp14:anchorId="4CD148AB" wp14:editId="13DDA170">
            <wp:simplePos x="0" y="0"/>
            <wp:positionH relativeFrom="column">
              <wp:posOffset>0</wp:posOffset>
            </wp:positionH>
            <wp:positionV relativeFrom="paragraph">
              <wp:posOffset>0</wp:posOffset>
            </wp:positionV>
            <wp:extent cx="5943600" cy="5112385"/>
            <wp:effectExtent l="0" t="0" r="0" b="0"/>
            <wp:wrapTopAndBottom/>
            <wp:docPr id="25" name="Picture 137" descr="A screenshot of a social media pos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7" descr="A screenshot of a social media post&#10;&#10;Description automatically generated"/>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112385"/>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3A3D50" w:rsidR="00E521EE" w:rsidP="00E83F3B" w:rsidRDefault="00A5789F" w14:paraId="4AD404FA" w14:textId="6D72713F">
      <w:pPr>
        <w:pStyle w:val="Caption"/>
        <w:spacing w:after="0"/>
        <w:rPr>
          <w:rFonts w:cs="Calibri"/>
        </w:rPr>
      </w:pPr>
      <w:r>
        <w:rPr>
          <w:rFonts w:cs="Calibri"/>
        </w:rPr>
        <w:t xml:space="preserve">   </w:t>
      </w:r>
      <w:bookmarkStart w:name="_Toc119939921" w:id="1488"/>
      <w:bookmarkStart w:name="_Toc135312953" w:id="1489"/>
      <w:r w:rsidRPr="003A3D50" w:rsidR="00315C06">
        <w:rPr>
          <w:rFonts w:cs="Calibri"/>
        </w:rPr>
        <w:t xml:space="preserve">Figure </w:t>
      </w:r>
      <w:r w:rsidR="00B852E7">
        <w:rPr>
          <w:rFonts w:cs="Calibri"/>
        </w:rPr>
        <w:fldChar w:fldCharType="begin"/>
      </w:r>
      <w:r w:rsidR="00B852E7">
        <w:rPr>
          <w:rFonts w:cs="Calibri"/>
        </w:rPr>
        <w:instrText xml:space="preserve"> SEQ Figure \* ARABIC </w:instrText>
      </w:r>
      <w:r w:rsidR="00B852E7">
        <w:rPr>
          <w:rFonts w:cs="Calibri"/>
        </w:rPr>
        <w:fldChar w:fldCharType="separate"/>
      </w:r>
      <w:r w:rsidR="00DC1072">
        <w:rPr>
          <w:rFonts w:cs="Calibri"/>
          <w:noProof/>
        </w:rPr>
        <w:t>7</w:t>
      </w:r>
      <w:r w:rsidR="00B852E7">
        <w:rPr>
          <w:rFonts w:cs="Calibri"/>
        </w:rPr>
        <w:fldChar w:fldCharType="end"/>
      </w:r>
      <w:r w:rsidRPr="003A3D50" w:rsidR="00315C06">
        <w:rPr>
          <w:rFonts w:cs="Calibri"/>
        </w:rPr>
        <w:t>: Logical design for Care Team Organizer Template</w:t>
      </w:r>
      <w:bookmarkEnd w:id="1488"/>
      <w:bookmarkEnd w:id="1489"/>
    </w:p>
    <w:p w:rsidR="009F6BA2" w:rsidP="003A3D50" w:rsidRDefault="009F6BA2" w14:paraId="42CFC688" w14:textId="77777777">
      <w:pPr>
        <w:spacing w:line="276" w:lineRule="auto"/>
      </w:pPr>
    </w:p>
    <w:p w:rsidR="003511DF" w:rsidP="003511DF" w:rsidRDefault="00A5789F" w14:paraId="380035D6" w14:textId="202086B2">
      <w:pPr>
        <w:pStyle w:val="Caption"/>
        <w:keepNext/>
        <w:spacing w:after="0"/>
      </w:pPr>
      <w:bookmarkStart w:name="_Ref21846317" w:id="1490"/>
      <w:bookmarkStart w:name="example21" w:id="1491"/>
      <w:r>
        <w:t xml:space="preserve">  </w:t>
      </w:r>
      <w:bookmarkStart w:name="_Toc118898756" w:id="1492"/>
      <w:bookmarkStart w:name="_Toc119939958" w:id="1493"/>
      <w:bookmarkStart w:name="_Toc135312990" w:id="1494"/>
      <w:r w:rsidR="003511DF">
        <w:t xml:space="preserve">Example </w:t>
      </w:r>
      <w:r>
        <w:fldChar w:fldCharType="begin"/>
      </w:r>
      <w:r>
        <w:instrText>SEQ Example \* ARABIC</w:instrText>
      </w:r>
      <w:r>
        <w:fldChar w:fldCharType="separate"/>
      </w:r>
      <w:r w:rsidR="00DC1072">
        <w:rPr>
          <w:noProof/>
        </w:rPr>
        <w:t>35</w:t>
      </w:r>
      <w:r>
        <w:fldChar w:fldCharType="end"/>
      </w:r>
      <w:r w:rsidR="003511DF">
        <w:t xml:space="preserve">: </w:t>
      </w:r>
      <w:r w:rsidRPr="00C26062" w:rsidR="003511DF">
        <w:t>Care Teams Section with Care Team Member Organizer for discrete data representation.</w:t>
      </w:r>
      <w:bookmarkEnd w:id="1490"/>
      <w:bookmarkEnd w:id="1492"/>
      <w:bookmarkEnd w:id="1493"/>
      <w:bookmarkEnd w:id="1494"/>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009F6BA2" w:rsidTr="004E29C8" w14:paraId="4B9EEFF8" w14:textId="77777777">
        <w:tc>
          <w:tcPr>
            <w:tcW w:w="9350" w:type="dxa"/>
            <w:shd w:val="clear" w:color="auto" w:fill="auto"/>
          </w:tcPr>
          <w:bookmarkEnd w:id="1491"/>
          <w:p w:rsidRPr="003E0931" w:rsidR="003E0931" w:rsidP="003E0931" w:rsidRDefault="003E0931" w14:paraId="144C06B1" w14:textId="77777777">
            <w:pPr>
              <w:rPr>
                <w:rFonts w:ascii="Courier New" w:hAnsi="Courier New" w:cs="Courier New"/>
                <w:color w:val="000000"/>
                <w:sz w:val="16"/>
                <w:szCs w:val="16"/>
              </w:rPr>
            </w:pPr>
            <w:r w:rsidRPr="003E0931">
              <w:rPr>
                <w:rFonts w:ascii="Courier New" w:hAnsi="Courier New" w:cs="Courier New"/>
                <w:color w:val="000000"/>
                <w:sz w:val="16"/>
                <w:szCs w:val="16"/>
              </w:rPr>
              <w:t>&lt;section&gt;</w:t>
            </w:r>
          </w:p>
          <w:p w:rsidRPr="003E0931" w:rsidR="003E0931" w:rsidP="003E0931" w:rsidRDefault="003E0931" w14:paraId="43A95F9C"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 Care Teams Section Template ID and extension--&gt;</w:t>
            </w:r>
          </w:p>
          <w:p w:rsidRPr="003E0931" w:rsidR="003E0931" w:rsidP="003E0931" w:rsidRDefault="003E0931" w14:paraId="53C5BD0F"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&lt;templateId root="2.16.840.1.113883.10.20.22.2.500" extension="2019-07-01"/&gt;</w:t>
            </w:r>
          </w:p>
          <w:p w:rsidRPr="003E0931" w:rsidR="003E0931" w:rsidP="003E0931" w:rsidRDefault="003E0931" w14:paraId="63F2DD09"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&lt;templateId root="2.16.840.1.113883.10.20.22.2.500" extension="2022-06-01"/&gt;</w:t>
            </w:r>
          </w:p>
          <w:p w:rsidRPr="003E0931" w:rsidR="003E0931" w:rsidP="003E0931" w:rsidRDefault="003E0931" w14:paraId="77169462"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&lt;code code="85847-2" codeSystem="2.16.840.1.113883.6.1"/&gt;</w:t>
            </w:r>
          </w:p>
          <w:p w:rsidRPr="003E0931" w:rsidR="003E0931" w:rsidP="003E0931" w:rsidRDefault="003E0931" w14:paraId="384765F1"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&lt;title&gt;Care Teams&lt;/title&gt;</w:t>
            </w:r>
          </w:p>
          <w:p w:rsidRPr="003E0931" w:rsidR="003E0931" w:rsidP="003E0931" w:rsidRDefault="003E0931" w14:paraId="261EAF96"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&lt;text&gt;</w:t>
            </w:r>
          </w:p>
          <w:p w:rsidRPr="003E0931" w:rsidR="003E0931" w:rsidP="003E0931" w:rsidRDefault="003E0931" w14:paraId="0242C997"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&lt;list&gt;</w:t>
            </w:r>
          </w:p>
          <w:p w:rsidRPr="003E0931" w:rsidR="003E0931" w:rsidP="003E0931" w:rsidRDefault="003E0931" w14:paraId="573C4CE4"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&lt;item&gt;</w:t>
            </w:r>
          </w:p>
          <w:p w:rsidRPr="003E0931" w:rsidR="003E0931" w:rsidP="003E0931" w:rsidRDefault="003E0931" w14:paraId="3F5EB906"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&lt;content ID= "CareTeamName1"&gt;Inpatient Diabetes Care Team&lt;/content&gt; (&lt;content&gt;Active&lt;/content&gt;)</w:t>
            </w:r>
          </w:p>
          <w:p w:rsidRPr="003E0931" w:rsidR="003E0931" w:rsidP="003E0931" w:rsidRDefault="003E0931" w14:paraId="2FECDEC4"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&lt;table&gt;</w:t>
            </w:r>
          </w:p>
          <w:p w:rsidRPr="003E0931" w:rsidR="003E0931" w:rsidP="003E0931" w:rsidRDefault="003E0931" w14:paraId="2D2AD8E6"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&lt;thead&gt;</w:t>
            </w:r>
          </w:p>
          <w:p w:rsidRPr="003E0931" w:rsidR="003E0931" w:rsidP="003E0931" w:rsidRDefault="003E0931" w14:paraId="5FCFC545"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&lt;tr&gt;</w:t>
            </w:r>
          </w:p>
          <w:p w:rsidRPr="003E0931" w:rsidR="003E0931" w:rsidP="003E0931" w:rsidRDefault="003E0931" w14:paraId="40CFE07A"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&lt;th&gt;Member&lt;/th&gt;</w:t>
            </w:r>
          </w:p>
          <w:p w:rsidRPr="003E0931" w:rsidR="003E0931" w:rsidP="003E0931" w:rsidRDefault="003E0931" w14:paraId="01E37E31"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&lt;th&gt;Role on Team&lt;/th&gt;</w:t>
            </w:r>
          </w:p>
          <w:p w:rsidRPr="003E0931" w:rsidR="003E0931" w:rsidP="003E0931" w:rsidRDefault="003E0931" w14:paraId="0F6CD76D"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&lt;th&gt;Status&lt;/th&gt;</w:t>
            </w:r>
          </w:p>
          <w:p w:rsidRPr="003E0931" w:rsidR="003E0931" w:rsidP="003E0931" w:rsidRDefault="003E0931" w14:paraId="5D9117DC"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&lt;th&gt;Date&lt;/th&gt;</w:t>
            </w:r>
          </w:p>
          <w:p w:rsidRPr="003E0931" w:rsidR="003E0931" w:rsidP="003E0931" w:rsidRDefault="003E0931" w14:paraId="224D4AA9"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&lt;/tr&gt;</w:t>
            </w:r>
          </w:p>
          <w:p w:rsidRPr="003E0931" w:rsidR="003E0931" w:rsidP="003E0931" w:rsidRDefault="003E0931" w14:paraId="0A35F2EA"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&lt;/thead&gt;</w:t>
            </w:r>
          </w:p>
          <w:p w:rsidRPr="003E0931" w:rsidR="003E0931" w:rsidP="003E0931" w:rsidRDefault="003E0931" w14:paraId="52B4B35A"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&lt;tbody&gt;</w:t>
            </w:r>
          </w:p>
          <w:p w:rsidRPr="003E0931" w:rsidR="003E0931" w:rsidP="003E0931" w:rsidRDefault="003E0931" w14:paraId="7951744F"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&lt;tr&gt;</w:t>
            </w:r>
          </w:p>
          <w:p w:rsidRPr="003E0931" w:rsidR="003E0931" w:rsidP="003E0931" w:rsidRDefault="003E0931" w14:paraId="44E7FB20"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&lt;td&gt;Dr. Henry Seven &lt;/td&gt;</w:t>
            </w:r>
          </w:p>
          <w:p w:rsidRPr="003E0931" w:rsidR="003E0931" w:rsidP="003E0931" w:rsidRDefault="003E0931" w14:paraId="1299E15B"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&lt;td ID="CT1_M01"&gt;PCP&lt;/td&gt;</w:t>
            </w:r>
          </w:p>
          <w:p w:rsidRPr="003E0931" w:rsidR="003E0931" w:rsidP="003E0931" w:rsidRDefault="003E0931" w14:paraId="346714A9"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&lt;td&gt;(Active)&lt;/td&gt;</w:t>
            </w:r>
          </w:p>
          <w:p w:rsidRPr="003E0931" w:rsidR="003E0931" w:rsidP="003E0931" w:rsidRDefault="003E0931" w14:paraId="71905E80"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&lt;td&gt;10/18/2019&lt;/td&gt;</w:t>
            </w:r>
          </w:p>
          <w:p w:rsidRPr="003E0931" w:rsidR="003E0931" w:rsidP="003E0931" w:rsidRDefault="003E0931" w14:paraId="4A863CCD"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&lt;/tr&gt;</w:t>
            </w:r>
          </w:p>
          <w:p w:rsidRPr="003E0931" w:rsidR="003E0931" w:rsidP="003E0931" w:rsidRDefault="003E0931" w14:paraId="1AD75852"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&lt;/tbody&gt;</w:t>
            </w:r>
          </w:p>
          <w:p w:rsidRPr="003E0931" w:rsidR="003E0931" w:rsidP="003E0931" w:rsidRDefault="003E0931" w14:paraId="5263FF14"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&lt;/table&gt;</w:t>
            </w:r>
          </w:p>
          <w:p w:rsidRPr="003E0931" w:rsidR="003E0931" w:rsidP="003E0931" w:rsidRDefault="003E0931" w14:paraId="613D926E"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&lt;/item&gt;</w:t>
            </w:r>
          </w:p>
          <w:p w:rsidRPr="003E0931" w:rsidR="003E0931" w:rsidP="003E0931" w:rsidRDefault="003E0931" w14:paraId="122782F2"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&lt;/list&gt;</w:t>
            </w:r>
          </w:p>
          <w:p w:rsidRPr="003E0931" w:rsidR="003E0931" w:rsidP="003E0931" w:rsidRDefault="003E0931" w14:paraId="10D7307E"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w:t>
            </w:r>
          </w:p>
          <w:p w:rsidRPr="003E0931" w:rsidR="003E0931" w:rsidP="003E0931" w:rsidRDefault="003E0931" w14:paraId="2A6C1C8E"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&lt;/text&gt;</w:t>
            </w:r>
          </w:p>
          <w:p w:rsidRPr="003E0931" w:rsidR="003E0931" w:rsidP="003E0931" w:rsidRDefault="003E0931" w14:paraId="109031B4"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&lt;!--Care Team Organizer--&gt;</w:t>
            </w:r>
          </w:p>
          <w:p w:rsidRPr="003E0931" w:rsidR="003E0931" w:rsidP="003E0931" w:rsidRDefault="003E0931" w14:paraId="06CF9020"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&lt;entry&gt;</w:t>
            </w:r>
          </w:p>
          <w:p w:rsidRPr="003E0931" w:rsidR="003E0931" w:rsidP="003E0931" w:rsidRDefault="003E0931" w14:paraId="63D8C4E9"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&lt;organizer classCode="CLUSTER" moodCode="EVN"&gt;</w:t>
            </w:r>
          </w:p>
          <w:p w:rsidRPr="003E0931" w:rsidR="003E0931" w:rsidP="003E0931" w:rsidRDefault="003E0931" w14:paraId="0E06FBB5"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&lt;templateId root="2.16.840.1.113883.10.20.22.4.500"</w:t>
            </w:r>
          </w:p>
          <w:p w:rsidRPr="003E0931" w:rsidR="003E0931" w:rsidP="003E0931" w:rsidRDefault="003E0931" w14:paraId="3CF31929"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extension="2019-07-01"/&gt;</w:t>
            </w:r>
          </w:p>
          <w:p w:rsidRPr="003E0931" w:rsidR="003E0931" w:rsidP="003E0931" w:rsidRDefault="003E0931" w14:paraId="5518FB88"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&lt;templateId root="2.16.840.1.113883.10.20.22.4.500"</w:t>
            </w:r>
          </w:p>
          <w:p w:rsidRPr="003E0931" w:rsidR="003E0931" w:rsidP="003E0931" w:rsidRDefault="003E0931" w14:paraId="3A766EBE"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extension="2022-06-01"/&gt;</w:t>
            </w:r>
          </w:p>
          <w:p w:rsidRPr="003E0931" w:rsidR="003E0931" w:rsidP="003E0931" w:rsidRDefault="003E0931" w14:paraId="6C833CCC"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&lt;!--NEW Care Team Organizer Entry Template ID and extension--&gt;</w:t>
            </w:r>
          </w:p>
          <w:p w:rsidRPr="003E0931" w:rsidR="003E0931" w:rsidP="003E0931" w:rsidRDefault="003E0931" w14:paraId="01C04CC8"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root="1.1.1.1.1.1"/&gt;</w:t>
            </w:r>
          </w:p>
          <w:p w:rsidRPr="003E0931" w:rsidR="003E0931" w:rsidP="003E0931" w:rsidRDefault="003E0931" w14:paraId="494E5312"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&lt;code code="86744-0" codeSystem="2.16.840.1.113883.6.1"</w:t>
            </w:r>
          </w:p>
          <w:p w:rsidRPr="003E0931" w:rsidR="003E0931" w:rsidP="003E0931" w:rsidRDefault="003E0931" w14:paraId="5CD5BF25"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codeSystemName="LOINC" displayName="Care Team"&gt;</w:t>
            </w:r>
          </w:p>
          <w:p w:rsidRPr="003E0931" w:rsidR="003E0931" w:rsidP="003E0931" w:rsidRDefault="003E0931" w14:paraId="0F12C49D"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&lt;originalText&gt;</w:t>
            </w:r>
          </w:p>
          <w:p w:rsidRPr="003E0931" w:rsidR="003E0931" w:rsidP="003E0931" w:rsidRDefault="003E0931" w14:paraId="5E0D6A2A"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&lt;reference value="#CareTeamName1"/&gt;</w:t>
            </w:r>
          </w:p>
          <w:p w:rsidRPr="003E0931" w:rsidR="003E0931" w:rsidP="003E0931" w:rsidRDefault="003E0931" w14:paraId="43AEB0C3"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&lt;/originalText&gt;</w:t>
            </w:r>
          </w:p>
          <w:p w:rsidRPr="003E0931" w:rsidR="003E0931" w:rsidP="003E0931" w:rsidRDefault="003E0931" w14:paraId="1FC00B13"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&lt;/code&gt;</w:t>
            </w:r>
          </w:p>
          <w:p w:rsidRPr="003E0931" w:rsidR="003E0931" w:rsidP="003E0931" w:rsidRDefault="003E0931" w14:paraId="25759066"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&lt;!--Care Team Status - https://vsac.nlm.nih.gov/valueset/2.16.840.1.113883.1.11.15933/expansion--&gt;</w:t>
            </w:r>
          </w:p>
          <w:p w:rsidRPr="003E0931" w:rsidR="003E0931" w:rsidP="003E0931" w:rsidRDefault="003E0931" w14:paraId="2A31713F"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&lt;statusCode code="active"/&gt;</w:t>
            </w:r>
          </w:p>
          <w:p w:rsidRPr="003E0931" w:rsidR="003E0931" w:rsidP="003E0931" w:rsidRDefault="003E0931" w14:paraId="45D24FB5"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&lt;effectiveTime&gt;</w:t>
            </w:r>
          </w:p>
          <w:p w:rsidRPr="003E0931" w:rsidR="003E0931" w:rsidP="003E0931" w:rsidRDefault="003E0931" w14:paraId="3048BA15"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&lt;low value="201810081426-0500"/&gt;</w:t>
            </w:r>
          </w:p>
          <w:p w:rsidRPr="003E0931" w:rsidR="003E0931" w:rsidP="003E0931" w:rsidRDefault="003E0931" w14:paraId="71177D9C"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&lt;/effectiveTime&gt;</w:t>
            </w:r>
          </w:p>
          <w:p w:rsidRPr="003E0931" w:rsidR="003E0931" w:rsidP="003E0931" w:rsidRDefault="003E0931" w14:paraId="2D3ABC8A"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 This participant is the Care Team Lead (1..1)--&gt;</w:t>
            </w:r>
          </w:p>
          <w:p w:rsidRPr="003E0931" w:rsidR="003E0931" w:rsidP="003E0931" w:rsidRDefault="003E0931" w14:paraId="415FBF24"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 Care Team Lead is one of the contained care team members in the list of care team members--&gt;</w:t>
            </w:r>
          </w:p>
          <w:p w:rsidRPr="003E0931" w:rsidR="003E0931" w:rsidP="003E0931" w:rsidRDefault="003E0931" w14:paraId="1134AD16"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&lt;participant typeCode="PPRF"&gt;</w:t>
            </w:r>
          </w:p>
          <w:p w:rsidRPr="003E0931" w:rsidR="003E0931" w:rsidP="003E0931" w:rsidRDefault="003E0931" w14:paraId="2CE0D2C6"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&lt;participantRole&gt;</w:t>
            </w:r>
          </w:p>
          <w:p w:rsidRPr="003E0931" w:rsidR="003E0931" w:rsidP="003E0931" w:rsidRDefault="003E0931" w14:paraId="4802CF18"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&lt;!--&lt;This id matches at least one of the member's id in the Care Team Member act template--&gt;</w:t>
            </w:r>
          </w:p>
          <w:p w:rsidRPr="003E0931" w:rsidR="003E0931" w:rsidP="003E0931" w:rsidRDefault="003E0931" w14:paraId="2ECFAB67"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root="1.5.5.5.5.5.5"/&gt;</w:t>
            </w:r>
          </w:p>
          <w:p w:rsidRPr="003E0931" w:rsidR="003E0931" w:rsidP="003E0931" w:rsidRDefault="003E0931" w14:paraId="6FEF6688"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&lt;/participantRole&gt;</w:t>
            </w:r>
          </w:p>
          <w:p w:rsidRPr="003E0931" w:rsidR="003E0931" w:rsidP="003E0931" w:rsidRDefault="003E0931" w14:paraId="4E3D609F"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&lt;/participant&gt;</w:t>
            </w:r>
          </w:p>
          <w:p w:rsidRPr="003E0931" w:rsidR="003E0931" w:rsidP="003E0931" w:rsidRDefault="003E0931" w14:paraId="23B09F49"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 #1 Care Team Member Act - This component is a care team member who is a provider --&gt;</w:t>
            </w:r>
          </w:p>
          <w:p w:rsidRPr="003E0931" w:rsidR="003E0931" w:rsidP="003E0931" w:rsidRDefault="003E0931" w14:paraId="49DB8019"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&lt;component&gt;</w:t>
            </w:r>
          </w:p>
          <w:p w:rsidRPr="003E0931" w:rsidR="003E0931" w:rsidP="003E0931" w:rsidRDefault="003E0931" w14:paraId="04CE0AFD"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&lt;act classCode="PCPR" moodCode="EVN"&gt;</w:t>
            </w:r>
          </w:p>
          <w:p w:rsidRPr="003E0931" w:rsidR="003E0931" w:rsidP="003E0931" w:rsidRDefault="003E0931" w14:paraId="6F883F75"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&lt;templateId root="2.16.840.1.113883.10.20.22.4.500.1"</w:t>
            </w:r>
          </w:p>
          <w:p w:rsidRPr="003E0931" w:rsidR="003E0931" w:rsidP="003E0931" w:rsidRDefault="003E0931" w14:paraId="58F76A82"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extension="2019-07-01"/&gt;</w:t>
            </w:r>
          </w:p>
          <w:p w:rsidRPr="003E0931" w:rsidR="003E0931" w:rsidP="003E0931" w:rsidRDefault="003E0931" w14:paraId="26BDD292"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&lt;templateId root="2.16.840.1.113883.10.20.22.4.500.1"</w:t>
            </w:r>
          </w:p>
          <w:p w:rsidRPr="003E0931" w:rsidR="003E0931" w:rsidP="003E0931" w:rsidRDefault="003E0931" w14:paraId="5B44009B"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extension="2022-06-01"/&gt;</w:t>
            </w:r>
          </w:p>
          <w:p w:rsidRPr="003E0931" w:rsidR="003E0931" w:rsidP="003E0931" w:rsidRDefault="003E0931" w14:paraId="5AD824C8"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root="1.5.5.5.5.5.5"/&gt;</w:t>
            </w:r>
          </w:p>
          <w:p w:rsidRPr="003E0931" w:rsidR="003E0931" w:rsidP="003E0931" w:rsidRDefault="003E0931" w14:paraId="3107EAC4"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&lt;code code="85847-2" codeSystem="2.16.840.1.113883.6.1"</w:t>
            </w:r>
          </w:p>
          <w:p w:rsidRPr="003E0931" w:rsidR="003E0931" w:rsidP="003E0931" w:rsidRDefault="003E0931" w14:paraId="17C64071"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codeSystemName="LOINC" displayName="Care Team Information"/&gt;</w:t>
            </w:r>
          </w:p>
          <w:p w:rsidRPr="003E0931" w:rsidR="003E0931" w:rsidP="003E0931" w:rsidRDefault="003E0931" w14:paraId="2BA2DD5C"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&lt;!--Care Team Member Status - https://vsac.nlm.nih.gov/valueset/2.16.840.1.113883.1.11.15933/expansion--&gt;</w:t>
            </w:r>
          </w:p>
          <w:p w:rsidRPr="003E0931" w:rsidR="003E0931" w:rsidP="003E0931" w:rsidRDefault="003E0931" w14:paraId="2212CFA4"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&lt;statusCode code="active"/&gt;</w:t>
            </w:r>
          </w:p>
          <w:p w:rsidRPr="003E0931" w:rsidR="003E0931" w:rsidP="003E0931" w:rsidRDefault="003E0931" w14:paraId="46B4896A"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&lt;effectiveTime xsi:type="IVL_TS"&gt;</w:t>
            </w:r>
          </w:p>
          <w:p w:rsidRPr="003E0931" w:rsidR="003E0931" w:rsidP="003E0931" w:rsidRDefault="003E0931" w14:paraId="17088240"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&lt;low value="201810081426-0500"/&gt;</w:t>
            </w:r>
          </w:p>
          <w:p w:rsidRPr="003E0931" w:rsidR="003E0931" w:rsidP="003E0931" w:rsidRDefault="003E0931" w14:paraId="3C798374"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&lt;/effectiveTime&gt;</w:t>
            </w:r>
          </w:p>
          <w:p w:rsidRPr="003E0931" w:rsidR="003E0931" w:rsidP="003E0931" w:rsidRDefault="003E0931" w14:paraId="1CB4C771"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&lt;!--Attributes about the provider member - name--&gt;</w:t>
            </w:r>
          </w:p>
          <w:p w:rsidRPr="003E0931" w:rsidR="003E0931" w:rsidP="003E0931" w:rsidRDefault="003E0931" w14:paraId="5E540CC5"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&lt;performer typeCode="PRF"&gt;</w:t>
            </w:r>
          </w:p>
          <w:p w:rsidRPr="003E0931" w:rsidR="003E0931" w:rsidP="003E0931" w:rsidRDefault="003E0931" w14:paraId="597ACFC9"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&lt;functionCode</w:t>
            </w:r>
          </w:p>
          <w:p w:rsidRPr="003E0931" w:rsidR="003E0931" w:rsidP="003E0931" w:rsidRDefault="003E0931" w14:paraId="57823346"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xmlns="urn:hl7-org:sdtc" code="PCP"</w:t>
            </w:r>
          </w:p>
          <w:p w:rsidRPr="003E0931" w:rsidR="003E0931" w:rsidP="003E0931" w:rsidRDefault="003E0931" w14:paraId="38F5FBCB"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displayName="primary care physician"</w:t>
            </w:r>
          </w:p>
          <w:p w:rsidRPr="003E0931" w:rsidR="003E0931" w:rsidP="003E0931" w:rsidRDefault="003E0931" w14:paraId="4FC95BC9"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codeSystem="2.16.840.1.113883.5.88"</w:t>
            </w:r>
          </w:p>
          <w:p w:rsidRPr="003E0931" w:rsidR="003E0931" w:rsidP="003E0931" w:rsidRDefault="003E0931" w14:paraId="7AD2FAF8"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codeSystemName="ParticipationFunction"&gt;</w:t>
            </w:r>
          </w:p>
          <w:p w:rsidRPr="003E0931" w:rsidR="003E0931" w:rsidP="003E0931" w:rsidRDefault="003E0931" w14:paraId="0AF2EAD7"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&lt;originalText</w:t>
            </w:r>
          </w:p>
          <w:p w:rsidRPr="003E0931" w:rsidR="003E0931" w:rsidP="003E0931" w:rsidRDefault="003E0931" w14:paraId="2427FF91"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xmlns="urn:hl7-org:v3"&gt;</w:t>
            </w:r>
          </w:p>
          <w:p w:rsidRPr="003E0931" w:rsidR="003E0931" w:rsidP="003E0931" w:rsidRDefault="003E0931" w14:paraId="2D841FC4"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&lt;reference value="#CT1_M01"/&gt;</w:t>
            </w:r>
          </w:p>
          <w:p w:rsidRPr="003E0931" w:rsidR="003E0931" w:rsidP="003E0931" w:rsidRDefault="003E0931" w14:paraId="40C35D9F"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&lt;/originalText&gt;</w:t>
            </w:r>
          </w:p>
          <w:p w:rsidRPr="003E0931" w:rsidR="003E0931" w:rsidP="003E0931" w:rsidRDefault="003E0931" w14:paraId="21EB782D"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&lt;/functionCode&gt;</w:t>
            </w:r>
          </w:p>
          <w:p w:rsidRPr="003E0931" w:rsidR="003E0931" w:rsidP="003E0931" w:rsidRDefault="003E0931" w14:paraId="616E20E6"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 A care team member role --&gt;</w:t>
            </w:r>
          </w:p>
          <w:p w:rsidRPr="003E0931" w:rsidR="003E0931" w:rsidP="003E0931" w:rsidRDefault="003E0931" w14:paraId="58F10D7E"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&lt;assignedEntity&gt;</w:t>
            </w:r>
          </w:p>
          <w:p w:rsidRPr="003E0931" w:rsidR="003E0931" w:rsidP="003E0931" w:rsidRDefault="003E0931" w14:paraId="329F70DE"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root="B00B14E8-CDE4-48EA-8A09-01BC4945122A"</w:t>
            </w:r>
          </w:p>
          <w:p w:rsidRPr="003E0931" w:rsidR="003E0931" w:rsidP="003E0931" w:rsidRDefault="003E0931" w14:paraId="29B9C32D"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extension="1"/&gt;</w:t>
            </w:r>
          </w:p>
          <w:p w:rsidRPr="003E0931" w:rsidR="003E0931" w:rsidP="003E0931" w:rsidRDefault="003E0931" w14:paraId="5681569C"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root="1.5.5.5.5.5.5"/&gt;</w:t>
            </w:r>
          </w:p>
          <w:p w:rsidRPr="003E0931" w:rsidR="003E0931" w:rsidP="003E0931" w:rsidRDefault="003E0931" w14:paraId="3AE48087"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&lt;assignedPerson&gt;</w:t>
            </w:r>
          </w:p>
          <w:p w:rsidRPr="003E0931" w:rsidR="003E0931" w:rsidP="003E0931" w:rsidRDefault="003E0931" w14:paraId="6B239D6C"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&lt;name&gt;</w:t>
            </w:r>
          </w:p>
          <w:p w:rsidRPr="003E0931" w:rsidR="003E0931" w:rsidP="003E0931" w:rsidRDefault="003E0931" w14:paraId="505B2508"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&lt;given&gt;John&lt;/given&gt;</w:t>
            </w:r>
          </w:p>
          <w:p w:rsidRPr="003E0931" w:rsidR="003E0931" w:rsidP="003E0931" w:rsidRDefault="003E0931" w14:paraId="53A873DB"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&lt;given&gt;D&lt;/given&gt;</w:t>
            </w:r>
          </w:p>
          <w:p w:rsidRPr="003E0931" w:rsidR="003E0931" w:rsidP="003E0931" w:rsidRDefault="003E0931" w14:paraId="00716B22"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&lt;family&gt;Smith&lt;/family&gt;, </w:t>
            </w:r>
          </w:p>
          <w:p w:rsidRPr="003E0931" w:rsidR="003E0931" w:rsidP="003E0931" w:rsidRDefault="003E0931" w14:paraId="1A27B146"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&lt;suffix&gt;MD&lt;/suffix&gt;</w:t>
            </w:r>
          </w:p>
          <w:p w:rsidRPr="003E0931" w:rsidR="003E0931" w:rsidP="003E0931" w:rsidRDefault="003E0931" w14:paraId="7FC88D90"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&lt;/name&gt;</w:t>
            </w:r>
          </w:p>
          <w:p w:rsidRPr="003E0931" w:rsidR="003E0931" w:rsidP="003E0931" w:rsidRDefault="003E0931" w14:paraId="4BEBCF6D"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&lt;/assignedPerson&gt;</w:t>
            </w:r>
          </w:p>
          <w:p w:rsidRPr="003E0931" w:rsidR="003E0931" w:rsidP="003E0931" w:rsidRDefault="003E0931" w14:paraId="30815F71"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&lt;/assignedEntity&gt;</w:t>
            </w:r>
          </w:p>
          <w:p w:rsidRPr="003E0931" w:rsidR="003E0931" w:rsidP="003E0931" w:rsidRDefault="003E0931" w14:paraId="6E373988"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&lt;/performer&gt;</w:t>
            </w:r>
          </w:p>
          <w:p w:rsidRPr="003E0931" w:rsidR="003E0931" w:rsidP="003E0931" w:rsidRDefault="003E0931" w14:paraId="57A6FB2F"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&lt;/act&gt;</w:t>
            </w:r>
          </w:p>
          <w:p w:rsidRPr="003E0931" w:rsidR="003E0931" w:rsidP="003E0931" w:rsidRDefault="003E0931" w14:paraId="3BFF1FC1"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&lt;/component&gt;</w:t>
            </w:r>
          </w:p>
          <w:p w:rsidRPr="003E0931" w:rsidR="003E0931" w:rsidP="003E0931" w:rsidRDefault="003E0931" w14:paraId="4571F53F"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&lt;/organizer&gt;</w:t>
            </w:r>
          </w:p>
          <w:p w:rsidRPr="003E0931" w:rsidR="003E0931" w:rsidP="003E0931" w:rsidRDefault="003E0931" w14:paraId="3FDA4C53"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&lt;/entry&gt;</w:t>
            </w:r>
          </w:p>
          <w:p w:rsidRPr="00D14360" w:rsidR="00637DBE" w:rsidP="003E0931" w:rsidRDefault="003E0931" w14:paraId="7B1E11D4" w14:textId="34AEEF35">
            <w:pPr>
              <w:rPr>
                <w:color w:val="000000"/>
              </w:rPr>
            </w:pPr>
            <w:r w:rsidRPr="003E0931">
              <w:rPr>
                <w:rFonts w:ascii="Courier New" w:hAnsi="Courier New" w:cs="Courier New"/>
                <w:color w:val="000000"/>
                <w:sz w:val="16"/>
                <w:szCs w:val="16"/>
              </w:rPr>
              <w:t>&lt;/section&gt;</w:t>
            </w:r>
          </w:p>
        </w:tc>
      </w:tr>
    </w:tbl>
    <w:p w:rsidRPr="00C64922" w:rsidR="00DD51B1" w:rsidP="00FD31AC" w:rsidRDefault="00DD51B1" w14:paraId="2B68E3F9" w14:textId="77777777">
      <w:pPr>
        <w:pStyle w:val="Heading3"/>
      </w:pPr>
      <w:bookmarkStart w:name="_wtbdah2ny6fi" w:colFirst="0" w:colLast="0" w:id="1495"/>
      <w:bookmarkStart w:name="_5hqxaq8gw9l7" w:colFirst="0" w:colLast="0" w:id="1496"/>
      <w:bookmarkStart w:name="_Toc10707515" w:id="1497"/>
      <w:bookmarkStart w:name="_Toc11043641" w:id="1498"/>
      <w:bookmarkStart w:name="_Toc11045628" w:id="1499"/>
      <w:bookmarkStart w:name="_Toc11391298" w:id="1500"/>
      <w:bookmarkStart w:name="_Toc119939865" w:id="1501"/>
      <w:bookmarkStart w:name="_Toc135312896" w:id="1502"/>
      <w:bookmarkEnd w:id="1495"/>
      <w:bookmarkEnd w:id="1496"/>
      <w:r w:rsidRPr="00C64922">
        <w:t>Encounter</w:t>
      </w:r>
      <w:bookmarkEnd w:id="1497"/>
      <w:bookmarkEnd w:id="1498"/>
      <w:bookmarkEnd w:id="1499"/>
      <w:bookmarkEnd w:id="1500"/>
      <w:bookmarkEnd w:id="1501"/>
      <w:bookmarkEnd w:id="1502"/>
    </w:p>
    <w:p w:rsidRPr="00D14360" w:rsidR="00DD51B1" w:rsidP="00B505D2" w:rsidRDefault="00DD51B1" w14:paraId="71FE89FE" w14:textId="77777777">
      <w:pPr>
        <w:spacing w:after="120"/>
        <w:rPr>
          <w:rFonts w:eastAsia="Calibri" w:cs="Calibri"/>
        </w:rPr>
      </w:pPr>
      <w:r w:rsidRPr="00D14360">
        <w:rPr>
          <w:rFonts w:eastAsia="Calibri" w:cs="Calibri"/>
        </w:rPr>
        <w:t>The Encounters Section includes relevant and pertinent encounters which have already occurred for the patient, including the encounter that instigated creation of the document. Future appointments and requested encounters should be communicated in the Plan of Treatment Section.</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643101" w:rsidTr="004E29C8" w14:paraId="7E1B32E4" w14:textId="77777777">
        <w:trPr>
          <w:trHeight w:val="576"/>
        </w:trPr>
        <w:tc>
          <w:tcPr>
            <w:tcW w:w="683" w:type="dxa"/>
            <w:tcBorders>
              <w:right w:val="nil"/>
            </w:tcBorders>
            <w:shd w:val="clear" w:color="auto" w:fill="C6D9F1"/>
          </w:tcPr>
          <w:p w:rsidRPr="00C64922" w:rsidR="00643101" w:rsidP="00900EAD" w:rsidRDefault="00634398" w14:paraId="4D00BA80" w14:textId="77777777">
            <w:pPr>
              <w:pStyle w:val="BodyText"/>
              <w:rPr>
                <w:noProof/>
              </w:rPr>
            </w:pPr>
            <w:r>
              <w:rPr>
                <w:noProof/>
              </w:rPr>
              <w:drawing>
                <wp:inline distT="0" distB="0" distL="0" distR="0" wp14:anchorId="38870CF2" wp14:editId="229D1FF9">
                  <wp:extent cx="323215" cy="323215"/>
                  <wp:effectExtent l="0" t="0" r="0" b="635"/>
                  <wp:docPr id="24" name="Graphic 2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9"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C64922" w:rsidR="00643101" w:rsidP="00900EAD" w:rsidRDefault="00643101" w14:paraId="2FFFA9A0" w14:textId="77777777">
            <w:pPr>
              <w:pStyle w:val="BodyText"/>
            </w:pPr>
            <w:r w:rsidRPr="00D14360">
              <w:t xml:space="preserve">When the document pertains to a single encounter, </w:t>
            </w:r>
            <w:r w:rsidR="00A46C09">
              <w:t xml:space="preserve">the Encounter section </w:t>
            </w:r>
            <w:r w:rsidRPr="00D14360">
              <w:t>SHALL contain information about that encounter, but MAY also contain additional encounters</w:t>
            </w:r>
            <w:r w:rsidR="005F2EA2">
              <w:t>.</w:t>
            </w:r>
            <w:r w:rsidRPr="00D14360">
              <w:rPr>
                <w:b/>
                <w:color w:val="000000"/>
              </w:rPr>
              <w:t xml:space="preserve"> [CONF-</w:t>
            </w:r>
            <w:r w:rsidR="00A46C09">
              <w:rPr>
                <w:b/>
                <w:color w:val="000000"/>
              </w:rPr>
              <w:t>082</w:t>
            </w:r>
            <w:r w:rsidRPr="00D14360">
              <w:rPr>
                <w:b/>
                <w:color w:val="000000"/>
              </w:rPr>
              <w:t>]</w:t>
            </w:r>
          </w:p>
        </w:tc>
      </w:tr>
    </w:tbl>
    <w:p w:rsidRPr="00D14360" w:rsidR="00643101" w:rsidP="00B505D2" w:rsidRDefault="00643101" w14:paraId="747C57E0" w14:textId="77777777">
      <w:pPr>
        <w:spacing w:after="120"/>
        <w:rPr>
          <w:rFonts w:eastAsia="Calibri" w:cs="Calibri"/>
        </w:rPr>
      </w:pPr>
    </w:p>
    <w:p w:rsidRPr="00D14360" w:rsidR="00504F98" w:rsidP="00B505D2" w:rsidRDefault="00DD51B1" w14:paraId="614420BD" w14:textId="77777777">
      <w:pPr>
        <w:spacing w:after="120"/>
        <w:rPr>
          <w:rFonts w:eastAsia="Calibri" w:cs="Calibri"/>
        </w:rPr>
      </w:pPr>
      <w:r w:rsidRPr="00D14360">
        <w:rPr>
          <w:rFonts w:eastAsia="Calibri" w:cs="Calibri"/>
        </w:rPr>
        <w:t>The Encounter Activity entry with an ID matching the encompassingEncounter header element represents the primary encounter being documented.</w:t>
      </w:r>
    </w:p>
    <w:p w:rsidRPr="00D14360" w:rsidR="00DD51B1" w:rsidP="00B505D2" w:rsidRDefault="00504F98" w14:paraId="0DA8CFF3" w14:textId="6E4EF4C7">
      <w:pPr>
        <w:spacing w:after="120"/>
        <w:rPr>
          <w:rFonts w:eastAsia="Calibri" w:cs="Calibri"/>
        </w:rPr>
      </w:pPr>
      <w:r w:rsidRPr="00D14360">
        <w:rPr>
          <w:rFonts w:eastAsia="Calibri" w:cs="Calibri"/>
          <w:b/>
          <w:bCs/>
        </w:rPr>
        <w:t>Reference:</w:t>
      </w:r>
      <w:r w:rsidRPr="00D14360" w:rsidR="00E84852">
        <w:rPr>
          <w:rFonts w:eastAsia="Calibri" w:cs="Calibri"/>
        </w:rPr>
        <w:t xml:space="preserve"> </w:t>
      </w:r>
      <w:r w:rsidRPr="007770C6" w:rsidR="00294353">
        <w:rPr>
          <w:rFonts w:eastAsia="Calibri" w:cs="Calibri"/>
          <w:color w:val="0000FF"/>
          <w:u w:val="single"/>
        </w:rPr>
        <w:fldChar w:fldCharType="begin"/>
      </w:r>
      <w:r w:rsidRPr="007770C6" w:rsidR="00294353">
        <w:rPr>
          <w:rFonts w:eastAsia="Calibri" w:cs="Calibri"/>
          <w:color w:val="0000FF"/>
          <w:u w:val="single"/>
        </w:rPr>
        <w:instrText xml:space="preserve"> REF _Ref21896240 \r \h  \* MERGEFORMAT </w:instrText>
      </w:r>
      <w:r w:rsidRPr="007770C6" w:rsidR="00294353">
        <w:rPr>
          <w:rFonts w:eastAsia="Calibri" w:cs="Calibri"/>
          <w:color w:val="0000FF"/>
          <w:u w:val="single"/>
        </w:rPr>
      </w:r>
      <w:r w:rsidRPr="007770C6" w:rsidR="00294353">
        <w:rPr>
          <w:rFonts w:eastAsia="Calibri" w:cs="Calibri"/>
          <w:color w:val="0000FF"/>
          <w:u w:val="single"/>
        </w:rPr>
        <w:fldChar w:fldCharType="separate"/>
      </w:r>
      <w:r w:rsidR="00DC1072">
        <w:rPr>
          <w:rFonts w:eastAsia="Calibri" w:cs="Calibri"/>
          <w:color w:val="0000FF"/>
          <w:u w:val="single"/>
        </w:rPr>
        <w:t>3.2.4</w:t>
      </w:r>
      <w:r w:rsidRPr="007770C6" w:rsidR="00294353">
        <w:rPr>
          <w:rFonts w:eastAsia="Calibri" w:cs="Calibri"/>
          <w:color w:val="0000FF"/>
          <w:u w:val="single"/>
        </w:rPr>
        <w:fldChar w:fldCharType="end"/>
      </w:r>
      <w:r w:rsidRPr="007770C6" w:rsidR="00294353">
        <w:rPr>
          <w:rFonts w:eastAsia="Calibri" w:cs="Calibri"/>
          <w:color w:val="0000FF"/>
          <w:u w:val="single"/>
        </w:rPr>
        <w:t xml:space="preserve"> </w:t>
      </w:r>
      <w:r w:rsidRPr="007770C6" w:rsidR="00294353">
        <w:rPr>
          <w:rFonts w:eastAsia="Calibri" w:cs="Calibri"/>
          <w:color w:val="0000FF"/>
          <w:u w:val="single"/>
        </w:rPr>
        <w:fldChar w:fldCharType="begin"/>
      </w:r>
      <w:r w:rsidRPr="007770C6" w:rsidR="00294353">
        <w:rPr>
          <w:rFonts w:eastAsia="Calibri" w:cs="Calibri"/>
          <w:color w:val="0000FF"/>
          <w:u w:val="single"/>
        </w:rPr>
        <w:instrText xml:space="preserve"> REF _Ref21896245 \h  \* MERGEFORMAT </w:instrText>
      </w:r>
      <w:r w:rsidRPr="007770C6" w:rsidR="00294353">
        <w:rPr>
          <w:rFonts w:eastAsia="Calibri" w:cs="Calibri"/>
          <w:color w:val="0000FF"/>
          <w:u w:val="single"/>
        </w:rPr>
      </w:r>
      <w:r w:rsidRPr="007770C6" w:rsidR="00294353">
        <w:rPr>
          <w:rFonts w:eastAsia="Calibri" w:cs="Calibri"/>
          <w:color w:val="0000FF"/>
          <w:u w:val="single"/>
        </w:rPr>
        <w:fldChar w:fldCharType="separate"/>
      </w:r>
      <w:r w:rsidRPr="00254B4A" w:rsidR="00DC1072">
        <w:rPr>
          <w:color w:val="0000FF"/>
          <w:u w:val="single"/>
        </w:rPr>
        <w:t>Care Team Members</w:t>
      </w:r>
      <w:r w:rsidRPr="007770C6" w:rsidR="00294353">
        <w:rPr>
          <w:rFonts w:eastAsia="Calibri" w:cs="Calibri"/>
          <w:color w:val="0000FF"/>
          <w:u w:val="single"/>
        </w:rPr>
        <w:fldChar w:fldCharType="end"/>
      </w:r>
    </w:p>
    <w:p w:rsidRPr="00D14360" w:rsidR="00DD51B1" w:rsidP="00B505D2" w:rsidRDefault="00DD51B1" w14:paraId="203E563A" w14:textId="77777777">
      <w:pPr>
        <w:spacing w:after="120"/>
        <w:rPr>
          <w:rFonts w:eastAsia="Calibri" w:cs="Calibri"/>
        </w:rPr>
      </w:pPr>
      <w:r w:rsidRPr="00D14360">
        <w:rPr>
          <w:rFonts w:eastAsia="Calibri" w:cs="Calibri"/>
        </w:rPr>
        <w:t>The Encounter Diagnosis is always represented as an entryRelationship to an Encounter Activity, even when the document is about a single encounter. Historical encounters would each be documented as an Encounter Activity and information about that encounter would be recorded using an entryRelationship within that corresponding Encounter Activity.  Additional information, such as free-text notes may also be communicated using extra entryRelationships within the associated Encounter Activity.</w:t>
      </w:r>
    </w:p>
    <w:p w:rsidRPr="00D14360" w:rsidR="00504F98" w:rsidP="00B505D2" w:rsidRDefault="00DD51B1" w14:paraId="127EA459" w14:textId="77777777">
      <w:pPr>
        <w:spacing w:after="120"/>
        <w:rPr>
          <w:rFonts w:eastAsia="Calibri" w:cs="Calibri"/>
        </w:rPr>
      </w:pPr>
      <w:r w:rsidRPr="00D14360">
        <w:rPr>
          <w:rFonts w:eastAsia="Calibri" w:cs="Calibri"/>
        </w:rPr>
        <w:t xml:space="preserve">A new entry template has been defined for recording clinical notes. It is called the Note Activity entry.  To provide a note on the Encounter, the entryRelationship should link to this new Note Activity entry template.  </w:t>
      </w:r>
    </w:p>
    <w:p w:rsidRPr="00D14360" w:rsidR="00DD51B1" w:rsidP="00B505D2" w:rsidRDefault="00504F98" w14:paraId="1F73A36E" w14:textId="41F02FF8">
      <w:pPr>
        <w:spacing w:after="120"/>
        <w:rPr>
          <w:rFonts w:eastAsia="Calibri" w:cs="Calibri"/>
        </w:rPr>
      </w:pPr>
      <w:r w:rsidRPr="00D14360">
        <w:rPr>
          <w:rFonts w:eastAsia="Calibri" w:cs="Calibri"/>
          <w:b/>
          <w:bCs/>
        </w:rPr>
        <w:t>Reference:</w:t>
      </w:r>
      <w:r w:rsidRPr="00D14360">
        <w:rPr>
          <w:rFonts w:eastAsia="Calibri" w:cs="Calibri"/>
        </w:rPr>
        <w:t xml:space="preserve"> </w:t>
      </w:r>
      <w:r w:rsidRPr="007770C6" w:rsidR="00294353">
        <w:rPr>
          <w:rFonts w:eastAsia="Calibri" w:cs="Calibri"/>
          <w:color w:val="0000FF"/>
          <w:u w:val="single"/>
        </w:rPr>
        <w:fldChar w:fldCharType="begin"/>
      </w:r>
      <w:r w:rsidRPr="007770C6" w:rsidR="00294353">
        <w:rPr>
          <w:rFonts w:eastAsia="Calibri" w:cs="Calibri"/>
          <w:color w:val="0000FF"/>
          <w:u w:val="single"/>
        </w:rPr>
        <w:instrText xml:space="preserve"> REF _Ref21896281 \r \h  \* MERGEFORMAT </w:instrText>
      </w:r>
      <w:r w:rsidRPr="007770C6" w:rsidR="00294353">
        <w:rPr>
          <w:rFonts w:eastAsia="Calibri" w:cs="Calibri"/>
          <w:color w:val="0000FF"/>
          <w:u w:val="single"/>
        </w:rPr>
      </w:r>
      <w:r w:rsidRPr="007770C6" w:rsidR="00294353">
        <w:rPr>
          <w:rFonts w:eastAsia="Calibri" w:cs="Calibri"/>
          <w:color w:val="0000FF"/>
          <w:u w:val="single"/>
        </w:rPr>
        <w:fldChar w:fldCharType="separate"/>
      </w:r>
      <w:r w:rsidR="00DC1072">
        <w:rPr>
          <w:rFonts w:eastAsia="Calibri" w:cs="Calibri"/>
          <w:color w:val="0000FF"/>
          <w:u w:val="single"/>
        </w:rPr>
        <w:t>4.4</w:t>
      </w:r>
      <w:r w:rsidRPr="007770C6" w:rsidR="00294353">
        <w:rPr>
          <w:rFonts w:eastAsia="Calibri" w:cs="Calibri"/>
          <w:color w:val="0000FF"/>
          <w:u w:val="single"/>
        </w:rPr>
        <w:fldChar w:fldCharType="end"/>
      </w:r>
      <w:r w:rsidRPr="007770C6" w:rsidR="00294353">
        <w:rPr>
          <w:rFonts w:eastAsia="Calibri" w:cs="Calibri"/>
          <w:color w:val="0000FF"/>
          <w:u w:val="single"/>
        </w:rPr>
        <w:t xml:space="preserve"> </w:t>
      </w:r>
      <w:r w:rsidRPr="007770C6" w:rsidR="00294353">
        <w:rPr>
          <w:rFonts w:eastAsia="Calibri" w:cs="Calibri"/>
          <w:color w:val="0000FF"/>
          <w:u w:val="single"/>
        </w:rPr>
        <w:fldChar w:fldCharType="begin"/>
      </w:r>
      <w:r w:rsidRPr="007770C6" w:rsidR="00294353">
        <w:rPr>
          <w:rFonts w:eastAsia="Calibri" w:cs="Calibri"/>
          <w:color w:val="0000FF"/>
          <w:u w:val="single"/>
        </w:rPr>
        <w:instrText xml:space="preserve"> REF _Ref21896290 \h  \* MERGEFORMAT </w:instrText>
      </w:r>
      <w:r w:rsidRPr="007770C6" w:rsidR="00294353">
        <w:rPr>
          <w:rFonts w:eastAsia="Calibri" w:cs="Calibri"/>
          <w:color w:val="0000FF"/>
          <w:u w:val="single"/>
        </w:rPr>
      </w:r>
      <w:r w:rsidRPr="007770C6" w:rsidR="00294353">
        <w:rPr>
          <w:rFonts w:eastAsia="Calibri" w:cs="Calibri"/>
          <w:color w:val="0000FF"/>
          <w:u w:val="single"/>
        </w:rPr>
        <w:fldChar w:fldCharType="separate"/>
      </w:r>
      <w:r w:rsidRPr="00254B4A" w:rsidR="00DC1072">
        <w:rPr>
          <w:color w:val="0000FF"/>
          <w:u w:val="single"/>
        </w:rPr>
        <w:t>New and Additional C-CDA Section Templates (Defined in this Companion Guide)</w:t>
      </w:r>
      <w:r w:rsidRPr="007770C6" w:rsidR="00294353">
        <w:rPr>
          <w:rFonts w:eastAsia="Calibri" w:cs="Calibri"/>
          <w:color w:val="0000FF"/>
          <w:u w:val="single"/>
        </w:rPr>
        <w:fldChar w:fldCharType="end"/>
      </w:r>
      <w:r w:rsidRPr="00AD08FB" w:rsidR="00294353">
        <w:rPr>
          <w:rFonts w:eastAsia="Calibri" w:cs="Calibri"/>
        </w:rPr>
        <w:t>,</w:t>
      </w:r>
      <w:r w:rsidRPr="00AD08FB" w:rsidR="00086428">
        <w:rPr>
          <w:rFonts w:eastAsia="Calibri" w:cs="Calibri"/>
        </w:rPr>
        <w:t xml:space="preserve"> </w:t>
      </w:r>
      <w:r w:rsidRPr="00AD08FB" w:rsidR="00DD51B1">
        <w:rPr>
          <w:rFonts w:eastAsia="Calibri" w:cs="Calibri"/>
        </w:rPr>
        <w:t>Appendix A.</w:t>
      </w:r>
      <w:r w:rsidRPr="00AD08FB" w:rsidR="009E2897">
        <w:rPr>
          <w:rFonts w:eastAsia="Calibri" w:cs="Calibri"/>
        </w:rPr>
        <w:t>1.2</w:t>
      </w:r>
      <w:r w:rsidRPr="00D14360" w:rsidR="00086428">
        <w:rPr>
          <w:rFonts w:eastAsia="Calibri" w:cs="Calibri"/>
        </w:rPr>
        <w:t xml:space="preserve">  </w:t>
      </w:r>
    </w:p>
    <w:p w:rsidR="00DD51B1" w:rsidP="004C76D9" w:rsidRDefault="00DD51B1" w14:paraId="3251762C" w14:textId="77777777">
      <w:pPr>
        <w:pStyle w:val="Heading4"/>
      </w:pPr>
      <w:bookmarkStart w:name="_v1dwgtl7veqd" w:colFirst="0" w:colLast="0" w:id="1503"/>
      <w:bookmarkStart w:name="_Toc11043642" w:id="1504"/>
      <w:bookmarkEnd w:id="1503"/>
      <w:r w:rsidRPr="00C64922">
        <w:t>Encounter Activity</w:t>
      </w:r>
      <w:bookmarkEnd w:id="1504"/>
    </w:p>
    <w:tbl>
      <w:tblPr>
        <w:tblW w:w="0" w:type="auto"/>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312"/>
        <w:gridCol w:w="6930"/>
      </w:tblGrid>
      <w:tr w:rsidRPr="00C64922" w:rsidR="00705509" w:rsidTr="004E29C8" w14:paraId="6AF38B7E" w14:textId="77777777">
        <w:trPr>
          <w:cantSplit/>
          <w:tblHeader/>
        </w:trPr>
        <w:tc>
          <w:tcPr>
            <w:tcW w:w="2312" w:type="dxa"/>
            <w:tcBorders>
              <w:bottom w:val="nil"/>
              <w:right w:val="nil"/>
            </w:tcBorders>
            <w:shd w:val="clear" w:color="auto" w:fill="4F81BD"/>
          </w:tcPr>
          <w:p w:rsidRPr="00D14360" w:rsidR="00705509" w:rsidP="00705509" w:rsidRDefault="00705509" w14:paraId="7A2F4D33" w14:textId="77777777">
            <w:pPr>
              <w:rPr>
                <w:rFonts w:cs="Calibri"/>
                <w:b/>
                <w:bCs/>
                <w:color w:val="FFFFFF"/>
              </w:rPr>
            </w:pPr>
            <w:r w:rsidRPr="00D14360">
              <w:rPr>
                <w:rFonts w:cs="Calibri"/>
                <w:b/>
                <w:bCs/>
                <w:color w:val="FFFFFF"/>
              </w:rPr>
              <w:t>Entry Template</w:t>
            </w:r>
          </w:p>
        </w:tc>
        <w:tc>
          <w:tcPr>
            <w:tcW w:w="6930" w:type="dxa"/>
            <w:shd w:val="clear" w:color="auto" w:fill="4F81BD"/>
          </w:tcPr>
          <w:p w:rsidRPr="00D14360" w:rsidR="00705509" w:rsidP="00705509" w:rsidRDefault="00705509" w14:paraId="03B187DB" w14:textId="77777777">
            <w:pPr>
              <w:rPr>
                <w:rFonts w:cs="Calibri"/>
                <w:b/>
                <w:iCs/>
                <w:color w:val="FFFFFF"/>
              </w:rPr>
            </w:pPr>
            <w:r w:rsidRPr="00D14360">
              <w:rPr>
                <w:rFonts w:cs="Calibri"/>
                <w:b/>
                <w:iCs/>
                <w:color w:val="FFFFFF"/>
              </w:rPr>
              <w:t xml:space="preserve">Encounter Activity (V3) </w:t>
            </w:r>
          </w:p>
          <w:p w:rsidRPr="00D14360" w:rsidR="00705509" w:rsidP="00705509" w:rsidRDefault="00705509" w14:paraId="4CB58671" w14:textId="77777777">
            <w:pPr>
              <w:rPr>
                <w:rFonts w:cs="Calibri"/>
                <w:bCs/>
                <w:color w:val="FFFFFF"/>
              </w:rPr>
            </w:pPr>
            <w:r w:rsidRPr="00D14360">
              <w:rPr>
                <w:rFonts w:cs="Calibri"/>
                <w:bCs/>
                <w:color w:val="FFFFFF"/>
                <w:sz w:val="18"/>
              </w:rPr>
              <w:t>[encounter: identifier urn:hl7ii:2.16.840.1.113883.10.20.22.4.49:2015-08-01 (open)]</w:t>
            </w:r>
          </w:p>
        </w:tc>
      </w:tr>
      <w:tr w:rsidRPr="00C64922" w:rsidR="00705509" w:rsidTr="004E29C8" w14:paraId="5AB9B5AF" w14:textId="77777777">
        <w:trPr>
          <w:trHeight w:val="368"/>
        </w:trPr>
        <w:tc>
          <w:tcPr>
            <w:tcW w:w="2312" w:type="dxa"/>
            <w:tcBorders>
              <w:top w:val="single" w:color="4F81BD" w:sz="4" w:space="0"/>
              <w:bottom w:val="single" w:color="4F81BD" w:sz="4" w:space="0"/>
              <w:right w:val="nil"/>
            </w:tcBorders>
            <w:shd w:val="clear" w:color="auto" w:fill="FFFFFF"/>
          </w:tcPr>
          <w:p w:rsidRPr="00D14360" w:rsidR="00705509" w:rsidP="00705509" w:rsidRDefault="00705509" w14:paraId="1C3B56F0" w14:textId="77777777">
            <w:pPr>
              <w:rPr>
                <w:rFonts w:cs="Calibri"/>
                <w:b/>
                <w:bCs/>
              </w:rPr>
            </w:pPr>
            <w:r w:rsidRPr="00D14360">
              <w:rPr>
                <w:rFonts w:cs="Calibri"/>
                <w:b/>
                <w:bCs/>
              </w:rPr>
              <w:t>Reference Source</w:t>
            </w:r>
          </w:p>
        </w:tc>
        <w:tc>
          <w:tcPr>
            <w:tcW w:w="6930" w:type="dxa"/>
            <w:tcBorders>
              <w:top w:val="single" w:color="4F81BD" w:sz="4" w:space="0"/>
              <w:bottom w:val="single" w:color="4F81BD" w:sz="4" w:space="0"/>
            </w:tcBorders>
            <w:shd w:val="clear" w:color="auto" w:fill="auto"/>
          </w:tcPr>
          <w:p w:rsidRPr="00D14360" w:rsidR="00705509" w:rsidP="00705509" w:rsidRDefault="00705509" w14:paraId="2B82F9E6" w14:textId="77777777">
            <w:pPr>
              <w:rPr>
                <w:rFonts w:ascii="Calibri Light" w:hAnsi="Calibri Light" w:cs="Calibri Light"/>
                <w:szCs w:val="18"/>
              </w:rPr>
            </w:pPr>
            <w:r w:rsidRPr="00D14360">
              <w:rPr>
                <w:rFonts w:ascii="Calibri Light" w:hAnsi="Calibri Light" w:cs="Calibri Light"/>
                <w:szCs w:val="18"/>
              </w:rPr>
              <w:t xml:space="preserve">HL7 C-CDA R2.1 </w:t>
            </w:r>
          </w:p>
        </w:tc>
      </w:tr>
      <w:tr w:rsidRPr="00C64922" w:rsidR="00705509" w:rsidTr="004E29C8" w14:paraId="2092265C" w14:textId="77777777">
        <w:trPr>
          <w:trHeight w:val="683"/>
        </w:trPr>
        <w:tc>
          <w:tcPr>
            <w:tcW w:w="2312" w:type="dxa"/>
            <w:tcBorders>
              <w:right w:val="nil"/>
            </w:tcBorders>
            <w:shd w:val="clear" w:color="auto" w:fill="FFFFFF"/>
          </w:tcPr>
          <w:p w:rsidRPr="00D14360" w:rsidR="00705509" w:rsidP="00705509" w:rsidRDefault="00705509" w14:paraId="217BDF35" w14:textId="77777777">
            <w:pPr>
              <w:rPr>
                <w:rFonts w:cs="Calibri"/>
                <w:b/>
                <w:bCs/>
              </w:rPr>
            </w:pPr>
            <w:r w:rsidRPr="00D14360">
              <w:rPr>
                <w:rFonts w:cs="Calibri"/>
                <w:b/>
                <w:bCs/>
              </w:rPr>
              <w:t>Purpose</w:t>
            </w:r>
          </w:p>
        </w:tc>
        <w:tc>
          <w:tcPr>
            <w:tcW w:w="6930" w:type="dxa"/>
            <w:shd w:val="clear" w:color="auto" w:fill="auto"/>
          </w:tcPr>
          <w:p w:rsidRPr="00D14360" w:rsidR="00705509" w:rsidP="00D14360" w:rsidRDefault="00705509" w14:paraId="282EA58F" w14:textId="77777777">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clinical statement describes an interaction between a patient and clinician. Interactions may include in-person encounters, telephone conversations, and email exchanges.</w:t>
            </w:r>
          </w:p>
        </w:tc>
      </w:tr>
      <w:tr w:rsidRPr="00C64922" w:rsidR="00705509" w:rsidTr="004E29C8" w14:paraId="508F15AA" w14:textId="77777777">
        <w:trPr>
          <w:trHeight w:val="350"/>
        </w:trPr>
        <w:tc>
          <w:tcPr>
            <w:tcW w:w="2312" w:type="dxa"/>
            <w:tcBorders>
              <w:top w:val="single" w:color="4F81BD" w:sz="4" w:space="0"/>
              <w:bottom w:val="single" w:color="4F81BD" w:sz="4" w:space="0"/>
              <w:right w:val="nil"/>
            </w:tcBorders>
            <w:shd w:val="clear" w:color="auto" w:fill="FFFFFF"/>
          </w:tcPr>
          <w:p w:rsidRPr="00D14360" w:rsidR="00705509" w:rsidP="00705509" w:rsidRDefault="00705509" w14:paraId="21D64EDF" w14:textId="77777777">
            <w:pPr>
              <w:rPr>
                <w:rFonts w:cs="Calibri"/>
                <w:b/>
                <w:bCs/>
              </w:rPr>
            </w:pPr>
            <w:r w:rsidRPr="00D14360">
              <w:rPr>
                <w:rFonts w:cs="Calibri"/>
                <w:b/>
                <w:bCs/>
              </w:rPr>
              <w:t>ActStatus</w:t>
            </w:r>
          </w:p>
        </w:tc>
        <w:tc>
          <w:tcPr>
            <w:tcW w:w="6930" w:type="dxa"/>
            <w:tcBorders>
              <w:top w:val="single" w:color="4F81BD" w:sz="4" w:space="0"/>
              <w:bottom w:val="single" w:color="4F81BD" w:sz="4" w:space="0"/>
            </w:tcBorders>
            <w:shd w:val="clear" w:color="auto" w:fill="auto"/>
          </w:tcPr>
          <w:p w:rsidRPr="00D14360" w:rsidR="00705509" w:rsidP="00705509" w:rsidRDefault="00705509" w14:paraId="359C8460" w14:textId="77777777">
            <w:pPr>
              <w:rPr>
                <w:rFonts w:ascii="Calibri Light" w:hAnsi="Calibri Light" w:cs="Calibri Light"/>
                <w:szCs w:val="18"/>
              </w:rPr>
            </w:pPr>
            <w:r w:rsidRPr="00D14360">
              <w:rPr>
                <w:rFonts w:ascii="Calibri Light" w:hAnsi="Calibri Light" w:cs="Calibri Light"/>
                <w:szCs w:val="18"/>
              </w:rPr>
              <w:t>No constraint specified.</w:t>
            </w:r>
          </w:p>
        </w:tc>
      </w:tr>
      <w:tr w:rsidRPr="00C64922" w:rsidR="00705509" w:rsidTr="004E29C8" w14:paraId="5B400DF9" w14:textId="77777777">
        <w:trPr>
          <w:trHeight w:val="350"/>
        </w:trPr>
        <w:tc>
          <w:tcPr>
            <w:tcW w:w="2312" w:type="dxa"/>
            <w:tcBorders>
              <w:top w:val="single" w:color="4F81BD" w:sz="4" w:space="0"/>
              <w:bottom w:val="single" w:color="4472C4" w:themeColor="accent1" w:sz="4" w:space="0"/>
              <w:right w:val="nil"/>
            </w:tcBorders>
            <w:shd w:val="clear" w:color="auto" w:fill="FFFFFF"/>
          </w:tcPr>
          <w:p w:rsidRPr="00D14360" w:rsidR="00705509" w:rsidP="00705509" w:rsidRDefault="00705509" w14:paraId="1C3EFCD7" w14:textId="77777777">
            <w:pPr>
              <w:rPr>
                <w:rFonts w:cs="Calibri"/>
                <w:b/>
                <w:bCs/>
              </w:rPr>
            </w:pPr>
            <w:r w:rsidRPr="00D14360">
              <w:rPr>
                <w:rFonts w:cs="Calibri"/>
                <w:b/>
                <w:bCs/>
              </w:rPr>
              <w:t>Negation</w:t>
            </w:r>
          </w:p>
        </w:tc>
        <w:tc>
          <w:tcPr>
            <w:tcW w:w="6930" w:type="dxa"/>
            <w:tcBorders>
              <w:top w:val="single" w:color="4F81BD" w:sz="4" w:space="0"/>
              <w:bottom w:val="single" w:color="4472C4" w:themeColor="accent1" w:sz="4" w:space="0"/>
            </w:tcBorders>
            <w:shd w:val="clear" w:color="auto" w:fill="auto"/>
          </w:tcPr>
          <w:p w:rsidRPr="00D14360" w:rsidR="00705509" w:rsidP="00705509" w:rsidRDefault="00705509" w14:paraId="37769507" w14:textId="77777777">
            <w:pPr>
              <w:rPr>
                <w:rFonts w:ascii="Calibri Light" w:hAnsi="Calibri Light" w:cs="Calibri Light"/>
                <w:szCs w:val="18"/>
              </w:rPr>
            </w:pPr>
            <w:r w:rsidRPr="00D14360">
              <w:rPr>
                <w:rFonts w:ascii="Calibri Light" w:hAnsi="Calibri Light" w:cs="Calibri Light"/>
                <w:szCs w:val="18"/>
              </w:rPr>
              <w:t>Not explicitly specified.</w:t>
            </w:r>
          </w:p>
        </w:tc>
      </w:tr>
      <w:tr w:rsidRPr="00C64922" w:rsidR="00705509" w:rsidTr="004E29C8" w14:paraId="58224E5A" w14:textId="77777777">
        <w:tc>
          <w:tcPr>
            <w:tcW w:w="2312" w:type="dxa"/>
            <w:tcBorders>
              <w:top w:val="single" w:color="4472C4" w:themeColor="accent1" w:sz="4" w:space="0"/>
              <w:right w:val="nil"/>
            </w:tcBorders>
            <w:shd w:val="clear" w:color="auto" w:fill="FFFFFF"/>
          </w:tcPr>
          <w:p w:rsidRPr="00D14360" w:rsidR="00705509" w:rsidP="00705509" w:rsidRDefault="00705509" w14:paraId="771CCC2D" w14:textId="77777777">
            <w:pPr>
              <w:rPr>
                <w:rFonts w:cs="Calibri"/>
                <w:b/>
                <w:bCs/>
              </w:rPr>
            </w:pPr>
            <w:r w:rsidRPr="00D14360">
              <w:rPr>
                <w:rFonts w:cs="Calibri"/>
                <w:b/>
                <w:bCs/>
              </w:rPr>
              <w:t>Other Considerations</w:t>
            </w:r>
          </w:p>
        </w:tc>
        <w:tc>
          <w:tcPr>
            <w:tcW w:w="6930" w:type="dxa"/>
            <w:tcBorders>
              <w:top w:val="single" w:color="4472C4" w:themeColor="accent1" w:sz="4" w:space="0"/>
            </w:tcBorders>
            <w:shd w:val="clear" w:color="auto" w:fill="auto"/>
          </w:tcPr>
          <w:p w:rsidRPr="00D14360" w:rsidR="00705509" w:rsidP="00D14360" w:rsidRDefault="00705509" w14:paraId="26D1C293" w14:textId="77777777">
            <w:pPr>
              <w:keepNext/>
              <w:rPr>
                <w:rFonts w:ascii="Calibri Light" w:hAnsi="Calibri Light" w:cs="Calibri Light"/>
                <w:szCs w:val="18"/>
              </w:rPr>
            </w:pPr>
            <w:r w:rsidRPr="00D14360">
              <w:rPr>
                <w:rFonts w:ascii="Calibri Light" w:hAnsi="Calibri Light" w:cs="Calibri Light"/>
                <w:szCs w:val="18"/>
              </w:rPr>
              <w:t>This template the sdtc:dischargeDispositionCode extension which may be used to record information about the disposition of the patient at the time of discharge. It also may include information about the practitioners involved in performing services, the location or locations where the encounter took place, the reason(s) that were the indication for the encounter, and any number of encounter diagnoses.</w:t>
            </w:r>
          </w:p>
        </w:tc>
      </w:tr>
      <w:tr w:rsidRPr="00C64922" w:rsidR="0009537F" w:rsidTr="004E29C8" w14:paraId="4AF590EF" w14:textId="77777777">
        <w:tc>
          <w:tcPr>
            <w:tcW w:w="2312" w:type="dxa"/>
            <w:tcBorders>
              <w:top w:val="single" w:color="4F81BD" w:sz="4" w:space="0"/>
              <w:bottom w:val="single" w:color="4F81BD" w:sz="4" w:space="0"/>
              <w:right w:val="nil"/>
            </w:tcBorders>
            <w:shd w:val="clear" w:color="auto" w:fill="FFFFFF"/>
          </w:tcPr>
          <w:p w:rsidRPr="00D14360" w:rsidR="0009537F" w:rsidP="0009537F" w:rsidRDefault="0009537F" w14:paraId="3724C171" w14:textId="77777777">
            <w:pPr>
              <w:rPr>
                <w:rFonts w:cs="Calibri"/>
                <w:b/>
                <w:bCs/>
              </w:rPr>
            </w:pPr>
            <w:r>
              <w:rPr>
                <w:rFonts w:cs="Calibri"/>
                <w:b/>
                <w:bCs/>
              </w:rPr>
              <w:t>Reference</w:t>
            </w:r>
          </w:p>
        </w:tc>
        <w:tc>
          <w:tcPr>
            <w:tcW w:w="6930" w:type="dxa"/>
            <w:tcBorders>
              <w:top w:val="single" w:color="4F81BD" w:sz="4" w:space="0"/>
              <w:bottom w:val="single" w:color="4F81BD" w:sz="4" w:space="0"/>
            </w:tcBorders>
            <w:shd w:val="clear" w:color="auto" w:fill="auto"/>
          </w:tcPr>
          <w:p w:rsidRPr="00D14360" w:rsidR="0009537F" w:rsidP="0009537F" w:rsidRDefault="0009537F" w14:paraId="181DD15D" w14:textId="68BB3161">
            <w:pPr>
              <w:rPr>
                <w:rFonts w:ascii="Calibri Light" w:hAnsi="Calibri Light" w:cs="Calibri Light"/>
              </w:rPr>
            </w:pPr>
            <w:r w:rsidRPr="00D14360">
              <w:rPr>
                <w:rFonts w:ascii="Calibri Light" w:hAnsi="Calibri Light" w:cs="Calibri Light"/>
              </w:rPr>
              <w:t xml:space="preserve">Visit </w:t>
            </w:r>
            <w:hyperlink w:history="1" r:id="rId47">
              <w:r w:rsidRPr="00D14360">
                <w:rPr>
                  <w:rStyle w:val="Hyperlink"/>
                  <w:rFonts w:ascii="Calibri Light" w:hAnsi="Calibri Light" w:cs="Calibri Light"/>
                </w:rPr>
                <w:t>HL7 CDA Example Search</w:t>
              </w:r>
            </w:hyperlink>
          </w:p>
        </w:tc>
      </w:tr>
      <w:tr w:rsidRPr="00C64922" w:rsidR="0009537F" w:rsidTr="004E29C8" w14:paraId="4E9536BC" w14:textId="77777777">
        <w:tc>
          <w:tcPr>
            <w:tcW w:w="2312" w:type="dxa"/>
            <w:tcBorders>
              <w:top w:val="single" w:color="4F81BD" w:sz="4" w:space="0"/>
              <w:bottom w:val="single" w:color="4F81BD" w:sz="4" w:space="0"/>
              <w:right w:val="nil"/>
            </w:tcBorders>
            <w:shd w:val="clear" w:color="auto" w:fill="FFFFFF"/>
          </w:tcPr>
          <w:p w:rsidRPr="00D14360" w:rsidR="0009537F" w:rsidP="0009537F" w:rsidRDefault="0009537F" w14:paraId="49C60AD9" w14:textId="77777777">
            <w:pPr>
              <w:rPr>
                <w:rFonts w:cs="Calibri"/>
                <w:b/>
                <w:bCs/>
              </w:rPr>
            </w:pPr>
            <w:r w:rsidRPr="00D14360">
              <w:rPr>
                <w:rFonts w:cs="Calibri"/>
                <w:b/>
                <w:bCs/>
              </w:rPr>
              <w:t>Example</w:t>
            </w:r>
          </w:p>
        </w:tc>
        <w:tc>
          <w:tcPr>
            <w:tcW w:w="6930" w:type="dxa"/>
            <w:tcBorders>
              <w:top w:val="single" w:color="4F81BD" w:sz="4" w:space="0"/>
              <w:bottom w:val="single" w:color="4F81BD" w:sz="4" w:space="0"/>
            </w:tcBorders>
            <w:shd w:val="clear" w:color="auto" w:fill="auto"/>
          </w:tcPr>
          <w:p w:rsidRPr="00D14360" w:rsidR="0009537F" w:rsidP="0009537F" w:rsidRDefault="0009537F" w14:paraId="4D9B017F" w14:textId="7062370B">
            <w:pPr>
              <w:rPr>
                <w:rFonts w:ascii="Calibri Light" w:hAnsi="Calibri Light" w:cs="Calibri Light"/>
              </w:rPr>
            </w:pPr>
            <w:r w:rsidRPr="00D14360">
              <w:rPr>
                <w:rFonts w:ascii="Calibri Light" w:hAnsi="Calibri Light" w:cs="Calibri Light"/>
              </w:rPr>
              <w:t>H</w:t>
            </w:r>
            <w:r>
              <w:rPr>
                <w:rFonts w:ascii="Calibri Light" w:hAnsi="Calibri Light" w:cs="Calibri Light"/>
              </w:rPr>
              <w:t>ow to represent</w:t>
            </w:r>
            <w:r w:rsidRPr="00D14360">
              <w:rPr>
                <w:rFonts w:ascii="Calibri Light" w:hAnsi="Calibri Light" w:cs="Calibri Light"/>
              </w:rPr>
              <w:t xml:space="preserve"> </w:t>
            </w:r>
            <w:r w:rsidRPr="00570399">
              <w:rPr>
                <w:rFonts w:ascii="Calibri Light" w:hAnsi="Calibri Light" w:cs="Calibri Light"/>
              </w:rPr>
              <w:t>“</w:t>
            </w:r>
            <w:hyperlink w:history="1" r:id="rId48">
              <w:r w:rsidRPr="003A3D50">
                <w:rPr>
                  <w:rStyle w:val="Hyperlink"/>
                  <w:rFonts w:ascii="Calibri Light" w:hAnsi="Calibri Light" w:cs="Calibri Light"/>
                </w:rPr>
                <w:t>Outpatient Encounter with Diagnoses</w:t>
              </w:r>
            </w:hyperlink>
            <w:r w:rsidRPr="003A3D50">
              <w:rPr>
                <w:rFonts w:ascii="Calibri Light" w:hAnsi="Calibri Light" w:cs="Calibri Light"/>
              </w:rPr>
              <w:t>”</w:t>
            </w:r>
          </w:p>
        </w:tc>
      </w:tr>
    </w:tbl>
    <w:p w:rsidRPr="00C64922" w:rsidR="008F2B18" w:rsidRDefault="00A5789F" w14:paraId="4D619CB8" w14:textId="366D11B0">
      <w:pPr>
        <w:pStyle w:val="Caption"/>
      </w:pPr>
      <w:bookmarkStart w:name="_tayw6btsrbax" w:colFirst="0" w:colLast="0" w:id="1505"/>
      <w:bookmarkStart w:name="_Toc11043701" w:id="1506"/>
      <w:bookmarkEnd w:id="1505"/>
      <w:r>
        <w:t xml:space="preserve">  </w:t>
      </w:r>
      <w:bookmarkStart w:name="_Toc118898826" w:id="1507"/>
      <w:bookmarkStart w:name="_Toc119940029" w:id="1508"/>
      <w:bookmarkStart w:name="_Toc135313060" w:id="1509"/>
      <w:r w:rsidRPr="00C64922" w:rsidR="008F2B18">
        <w:t xml:space="preserve">Table </w:t>
      </w:r>
      <w:r>
        <w:fldChar w:fldCharType="begin"/>
      </w:r>
      <w:r>
        <w:instrText>SEQ Table \* ARABIC</w:instrText>
      </w:r>
      <w:r>
        <w:fldChar w:fldCharType="separate"/>
      </w:r>
      <w:r w:rsidR="00DC1072">
        <w:rPr>
          <w:noProof/>
        </w:rPr>
        <w:t>39</w:t>
      </w:r>
      <w:r>
        <w:fldChar w:fldCharType="end"/>
      </w:r>
      <w:r w:rsidRPr="00C64922" w:rsidR="008F2B18">
        <w:t>: Encounter Activity</w:t>
      </w:r>
      <w:r w:rsidRPr="00852DED" w:rsidR="00852DED">
        <w:t xml:space="preserve"> </w:t>
      </w:r>
      <w:r w:rsidR="00852DED">
        <w:t>Template</w:t>
      </w:r>
      <w:bookmarkEnd w:id="1507"/>
      <w:bookmarkEnd w:id="1508"/>
      <w:bookmarkEnd w:id="1509"/>
    </w:p>
    <w:p w:rsidRPr="00C64922" w:rsidR="00ED4473" w:rsidP="004C76D9" w:rsidRDefault="00ED4473" w14:paraId="34C61131" w14:textId="77777777">
      <w:pPr>
        <w:pStyle w:val="Heading4"/>
      </w:pPr>
      <w:r w:rsidRPr="00C64922">
        <w:t>Encounter Diagnosis</w:t>
      </w:r>
      <w:bookmarkEnd w:id="1506"/>
    </w:p>
    <w:tbl>
      <w:tblPr>
        <w:tblW w:w="0" w:type="auto"/>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312"/>
        <w:gridCol w:w="6930"/>
      </w:tblGrid>
      <w:tr w:rsidRPr="00C64922" w:rsidR="009F6BA2" w:rsidTr="004E29C8" w14:paraId="2888BDAC" w14:textId="77777777">
        <w:trPr>
          <w:cantSplit/>
          <w:tblHeader/>
        </w:trPr>
        <w:tc>
          <w:tcPr>
            <w:tcW w:w="2312" w:type="dxa"/>
            <w:tcBorders>
              <w:bottom w:val="nil"/>
              <w:right w:val="nil"/>
            </w:tcBorders>
            <w:shd w:val="clear" w:color="auto" w:fill="4F81BD"/>
          </w:tcPr>
          <w:p w:rsidRPr="00D14360" w:rsidR="009F6BA2" w:rsidP="00E42FA6" w:rsidRDefault="009F6BA2" w14:paraId="2D8E502E" w14:textId="77777777">
            <w:pPr>
              <w:rPr>
                <w:rFonts w:cs="Calibri"/>
                <w:b/>
                <w:bCs/>
                <w:color w:val="FFFFFF"/>
              </w:rPr>
            </w:pPr>
            <w:r w:rsidRPr="00D14360">
              <w:rPr>
                <w:rFonts w:cs="Calibri"/>
                <w:b/>
                <w:bCs/>
                <w:color w:val="FFFFFF"/>
              </w:rPr>
              <w:t>Entry Template</w:t>
            </w:r>
          </w:p>
        </w:tc>
        <w:tc>
          <w:tcPr>
            <w:tcW w:w="6930" w:type="dxa"/>
            <w:shd w:val="clear" w:color="auto" w:fill="4F81BD"/>
          </w:tcPr>
          <w:p w:rsidRPr="00D14360" w:rsidR="009F6BA2" w:rsidP="00E42FA6" w:rsidRDefault="009F6BA2" w14:paraId="47A6C436" w14:textId="77777777">
            <w:pPr>
              <w:rPr>
                <w:rFonts w:cs="Calibri"/>
                <w:b/>
                <w:iCs/>
                <w:color w:val="FFFFFF"/>
              </w:rPr>
            </w:pPr>
            <w:r w:rsidRPr="00D14360">
              <w:rPr>
                <w:rFonts w:cs="Calibri"/>
                <w:b/>
                <w:iCs/>
                <w:color w:val="FFFFFF"/>
              </w:rPr>
              <w:t xml:space="preserve">Encounter Diagnosis (V3) </w:t>
            </w:r>
          </w:p>
          <w:p w:rsidRPr="00D14360" w:rsidR="009F6BA2" w:rsidP="00E42FA6" w:rsidRDefault="009F6BA2" w14:paraId="63C21ABD" w14:textId="77777777">
            <w:pPr>
              <w:rPr>
                <w:rFonts w:cs="Calibri"/>
                <w:bCs/>
                <w:color w:val="FFFFFF"/>
              </w:rPr>
            </w:pPr>
            <w:r w:rsidRPr="00D14360">
              <w:rPr>
                <w:rFonts w:cs="Calibri"/>
                <w:bCs/>
                <w:color w:val="FFFFFF"/>
                <w:sz w:val="18"/>
              </w:rPr>
              <w:t>[act: identifier urn:hl7ii:2.16.840.1.113883.10.20.22.4.80:2015-08-01 (open)]</w:t>
            </w:r>
          </w:p>
        </w:tc>
      </w:tr>
      <w:tr w:rsidRPr="00C64922" w:rsidR="009F6BA2" w:rsidTr="004E29C8" w14:paraId="5C2EA873" w14:textId="77777777">
        <w:trPr>
          <w:trHeight w:val="368"/>
        </w:trPr>
        <w:tc>
          <w:tcPr>
            <w:tcW w:w="2312" w:type="dxa"/>
            <w:tcBorders>
              <w:top w:val="single" w:color="4F81BD" w:sz="4" w:space="0"/>
              <w:bottom w:val="single" w:color="4F81BD" w:sz="4" w:space="0"/>
              <w:right w:val="nil"/>
            </w:tcBorders>
            <w:shd w:val="clear" w:color="auto" w:fill="FFFFFF"/>
          </w:tcPr>
          <w:p w:rsidRPr="00D14360" w:rsidR="009F6BA2" w:rsidP="00E42FA6" w:rsidRDefault="009F6BA2" w14:paraId="20E13060" w14:textId="77777777">
            <w:pPr>
              <w:rPr>
                <w:rFonts w:cs="Calibri"/>
                <w:b/>
                <w:bCs/>
              </w:rPr>
            </w:pPr>
            <w:r w:rsidRPr="00D14360">
              <w:rPr>
                <w:rFonts w:cs="Calibri"/>
                <w:b/>
                <w:bCs/>
              </w:rPr>
              <w:t>Reference Source</w:t>
            </w:r>
          </w:p>
        </w:tc>
        <w:tc>
          <w:tcPr>
            <w:tcW w:w="6930" w:type="dxa"/>
            <w:tcBorders>
              <w:top w:val="single" w:color="4F81BD" w:sz="4" w:space="0"/>
              <w:bottom w:val="single" w:color="4F81BD" w:sz="4" w:space="0"/>
            </w:tcBorders>
            <w:shd w:val="clear" w:color="auto" w:fill="auto"/>
          </w:tcPr>
          <w:p w:rsidRPr="00D14360" w:rsidR="009F6BA2" w:rsidP="00E42FA6" w:rsidRDefault="009F6BA2" w14:paraId="7A0991E3" w14:textId="77777777">
            <w:pPr>
              <w:rPr>
                <w:rFonts w:ascii="Calibri Light" w:hAnsi="Calibri Light" w:cs="Calibri Light"/>
                <w:szCs w:val="18"/>
              </w:rPr>
            </w:pPr>
            <w:r w:rsidRPr="00D14360">
              <w:rPr>
                <w:rFonts w:ascii="Calibri Light" w:hAnsi="Calibri Light" w:cs="Calibri Light"/>
                <w:szCs w:val="18"/>
              </w:rPr>
              <w:t xml:space="preserve">HL7 C-CDA R2.1 </w:t>
            </w:r>
          </w:p>
        </w:tc>
      </w:tr>
      <w:tr w:rsidRPr="00C64922" w:rsidR="009F6BA2" w:rsidTr="004E29C8" w14:paraId="7C2AC2FF" w14:textId="77777777">
        <w:trPr>
          <w:trHeight w:val="683"/>
        </w:trPr>
        <w:tc>
          <w:tcPr>
            <w:tcW w:w="2312" w:type="dxa"/>
            <w:tcBorders>
              <w:right w:val="nil"/>
            </w:tcBorders>
            <w:shd w:val="clear" w:color="auto" w:fill="FFFFFF"/>
          </w:tcPr>
          <w:p w:rsidRPr="00D14360" w:rsidR="009F6BA2" w:rsidP="00E42FA6" w:rsidRDefault="009F6BA2" w14:paraId="05012EB4" w14:textId="77777777">
            <w:pPr>
              <w:rPr>
                <w:rFonts w:cs="Calibri"/>
                <w:b/>
                <w:bCs/>
              </w:rPr>
            </w:pPr>
            <w:r w:rsidRPr="00D14360">
              <w:rPr>
                <w:rFonts w:cs="Calibri"/>
                <w:b/>
                <w:bCs/>
              </w:rPr>
              <w:t>Purpose</w:t>
            </w:r>
          </w:p>
        </w:tc>
        <w:tc>
          <w:tcPr>
            <w:tcW w:w="6930" w:type="dxa"/>
            <w:shd w:val="clear" w:color="auto" w:fill="auto"/>
          </w:tcPr>
          <w:p w:rsidRPr="00D14360" w:rsidR="009F6BA2" w:rsidP="00D14360" w:rsidRDefault="009F6BA2" w14:paraId="19696A96" w14:textId="77777777">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 xml:space="preserve">This template wraps relevant problems or diagnoses at the close of a visit or that need to be followed after the visit. </w:t>
            </w:r>
          </w:p>
        </w:tc>
      </w:tr>
      <w:tr w:rsidRPr="00C64922" w:rsidR="009F6BA2" w:rsidTr="004E29C8" w14:paraId="0B9BFEF3" w14:textId="77777777">
        <w:trPr>
          <w:trHeight w:val="350"/>
        </w:trPr>
        <w:tc>
          <w:tcPr>
            <w:tcW w:w="2312" w:type="dxa"/>
            <w:tcBorders>
              <w:top w:val="single" w:color="4F81BD" w:sz="4" w:space="0"/>
              <w:bottom w:val="single" w:color="4F81BD" w:sz="4" w:space="0"/>
              <w:right w:val="nil"/>
            </w:tcBorders>
            <w:shd w:val="clear" w:color="auto" w:fill="FFFFFF"/>
          </w:tcPr>
          <w:p w:rsidRPr="00D14360" w:rsidR="009F6BA2" w:rsidP="00E42FA6" w:rsidRDefault="009F6BA2" w14:paraId="0F87ADEC" w14:textId="77777777">
            <w:pPr>
              <w:rPr>
                <w:rFonts w:cs="Calibri"/>
                <w:b/>
                <w:bCs/>
              </w:rPr>
            </w:pPr>
            <w:r w:rsidRPr="00D14360">
              <w:rPr>
                <w:rFonts w:cs="Calibri"/>
                <w:b/>
                <w:bCs/>
              </w:rPr>
              <w:t>ActStatus</w:t>
            </w:r>
          </w:p>
        </w:tc>
        <w:tc>
          <w:tcPr>
            <w:tcW w:w="6930" w:type="dxa"/>
            <w:tcBorders>
              <w:top w:val="single" w:color="4F81BD" w:sz="4" w:space="0"/>
              <w:bottom w:val="single" w:color="4F81BD" w:sz="4" w:space="0"/>
            </w:tcBorders>
            <w:shd w:val="clear" w:color="auto" w:fill="auto"/>
          </w:tcPr>
          <w:p w:rsidRPr="00D14360" w:rsidR="009F6BA2" w:rsidP="00E42FA6" w:rsidRDefault="009F6BA2" w14:paraId="6327DED2" w14:textId="77777777">
            <w:pPr>
              <w:rPr>
                <w:rFonts w:ascii="Calibri Light" w:hAnsi="Calibri Light" w:cs="Calibri Light"/>
                <w:szCs w:val="18"/>
              </w:rPr>
            </w:pPr>
            <w:r w:rsidRPr="00D14360">
              <w:rPr>
                <w:rFonts w:ascii="Calibri Light" w:hAnsi="Calibri Light" w:cs="Calibri Light"/>
                <w:szCs w:val="18"/>
              </w:rPr>
              <w:t>No constraint specified.</w:t>
            </w:r>
          </w:p>
        </w:tc>
      </w:tr>
      <w:tr w:rsidRPr="00C64922" w:rsidR="009F6BA2" w:rsidTr="004E29C8" w14:paraId="25665EB3" w14:textId="77777777">
        <w:trPr>
          <w:trHeight w:val="350"/>
        </w:trPr>
        <w:tc>
          <w:tcPr>
            <w:tcW w:w="2312" w:type="dxa"/>
            <w:tcBorders>
              <w:top w:val="single" w:color="4F81BD" w:sz="4" w:space="0"/>
              <w:bottom w:val="single" w:color="4472C4" w:themeColor="accent1" w:sz="4" w:space="0"/>
              <w:right w:val="nil"/>
            </w:tcBorders>
            <w:shd w:val="clear" w:color="auto" w:fill="FFFFFF"/>
          </w:tcPr>
          <w:p w:rsidRPr="00D14360" w:rsidR="009F6BA2" w:rsidP="00E42FA6" w:rsidRDefault="009F6BA2" w14:paraId="7A906FE3" w14:textId="77777777">
            <w:pPr>
              <w:rPr>
                <w:rFonts w:cs="Calibri"/>
                <w:b/>
                <w:bCs/>
              </w:rPr>
            </w:pPr>
            <w:r w:rsidRPr="00D14360">
              <w:rPr>
                <w:rFonts w:cs="Calibri"/>
                <w:b/>
                <w:bCs/>
              </w:rPr>
              <w:t>Negation</w:t>
            </w:r>
          </w:p>
        </w:tc>
        <w:tc>
          <w:tcPr>
            <w:tcW w:w="6930" w:type="dxa"/>
            <w:tcBorders>
              <w:top w:val="single" w:color="4F81BD" w:sz="4" w:space="0"/>
              <w:bottom w:val="single" w:color="4472C4" w:themeColor="accent1" w:sz="4" w:space="0"/>
            </w:tcBorders>
            <w:shd w:val="clear" w:color="auto" w:fill="auto"/>
          </w:tcPr>
          <w:p w:rsidRPr="00D14360" w:rsidR="009F6BA2" w:rsidP="00E42FA6" w:rsidRDefault="009F6BA2" w14:paraId="12215FD6" w14:textId="77777777">
            <w:pPr>
              <w:rPr>
                <w:rFonts w:ascii="Calibri Light" w:hAnsi="Calibri Light" w:cs="Calibri Light"/>
                <w:szCs w:val="18"/>
              </w:rPr>
            </w:pPr>
            <w:r w:rsidRPr="00D14360">
              <w:rPr>
                <w:rFonts w:ascii="Calibri Light" w:hAnsi="Calibri Light" w:cs="Calibri Light"/>
                <w:szCs w:val="18"/>
              </w:rPr>
              <w:t>Not explicitly specified.</w:t>
            </w:r>
          </w:p>
        </w:tc>
      </w:tr>
      <w:tr w:rsidRPr="00C64922" w:rsidR="009F6BA2" w:rsidTr="004E29C8" w14:paraId="4EE9A3FF" w14:textId="77777777">
        <w:tc>
          <w:tcPr>
            <w:tcW w:w="2312" w:type="dxa"/>
            <w:tcBorders>
              <w:top w:val="single" w:color="4472C4" w:themeColor="accent1" w:sz="4" w:space="0"/>
              <w:bottom w:val="single" w:color="4472C4" w:sz="4" w:space="0"/>
              <w:right w:val="nil"/>
            </w:tcBorders>
            <w:shd w:val="clear" w:color="auto" w:fill="FFFFFF"/>
          </w:tcPr>
          <w:p w:rsidRPr="00D14360" w:rsidR="009F6BA2" w:rsidP="00E42FA6" w:rsidRDefault="009F6BA2" w14:paraId="77602F1D" w14:textId="77777777">
            <w:pPr>
              <w:rPr>
                <w:rFonts w:cs="Calibri"/>
                <w:b/>
                <w:bCs/>
              </w:rPr>
            </w:pPr>
            <w:r w:rsidRPr="00D14360">
              <w:rPr>
                <w:rFonts w:cs="Calibri"/>
                <w:b/>
                <w:bCs/>
              </w:rPr>
              <w:t>Other Considerations</w:t>
            </w:r>
          </w:p>
        </w:tc>
        <w:tc>
          <w:tcPr>
            <w:tcW w:w="6930" w:type="dxa"/>
            <w:tcBorders>
              <w:top w:val="single" w:color="4472C4" w:themeColor="accent1" w:sz="4" w:space="0"/>
              <w:bottom w:val="single" w:color="4472C4" w:sz="4" w:space="0"/>
            </w:tcBorders>
            <w:shd w:val="clear" w:color="auto" w:fill="auto"/>
          </w:tcPr>
          <w:p w:rsidRPr="00D14360" w:rsidR="009F6BA2" w:rsidP="00D14360" w:rsidRDefault="009F6BA2" w14:paraId="3FFC58DB" w14:textId="77777777">
            <w:pPr>
              <w:keepNext/>
              <w:rPr>
                <w:rFonts w:ascii="Calibri Light" w:hAnsi="Calibri Light" w:cs="Calibri Light"/>
                <w:szCs w:val="18"/>
              </w:rPr>
            </w:pPr>
            <w:r w:rsidRPr="00D14360">
              <w:rPr>
                <w:rFonts w:ascii="Calibri Light" w:hAnsi="Calibri Light" w:cs="Calibri Light"/>
                <w:szCs w:val="18"/>
              </w:rPr>
              <w:t>This template requires at least one contained Problem Observation template.</w:t>
            </w:r>
          </w:p>
        </w:tc>
      </w:tr>
      <w:tr w:rsidRPr="00C64922" w:rsidR="0009537F" w:rsidTr="004E29C8" w14:paraId="77D99E49" w14:textId="77777777">
        <w:tc>
          <w:tcPr>
            <w:tcW w:w="2312" w:type="dxa"/>
            <w:tcBorders>
              <w:top w:val="single" w:color="4472C4" w:sz="4" w:space="0"/>
              <w:bottom w:val="single" w:color="4F81BD" w:sz="4" w:space="0"/>
              <w:right w:val="nil"/>
            </w:tcBorders>
            <w:shd w:val="clear" w:color="auto" w:fill="FFFFFF"/>
          </w:tcPr>
          <w:p w:rsidRPr="00D14360" w:rsidR="0009537F" w:rsidP="00E42FA6" w:rsidRDefault="0009537F" w14:paraId="744550B0" w14:textId="77777777">
            <w:pPr>
              <w:rPr>
                <w:rFonts w:cs="Calibri"/>
                <w:b/>
                <w:bCs/>
              </w:rPr>
            </w:pPr>
            <w:r>
              <w:rPr>
                <w:rFonts w:cs="Calibri"/>
                <w:b/>
                <w:bCs/>
              </w:rPr>
              <w:t>Reference</w:t>
            </w:r>
          </w:p>
        </w:tc>
        <w:tc>
          <w:tcPr>
            <w:tcW w:w="6930" w:type="dxa"/>
            <w:tcBorders>
              <w:top w:val="single" w:color="4472C4" w:sz="4" w:space="0"/>
              <w:bottom w:val="single" w:color="4F81BD" w:sz="4" w:space="0"/>
            </w:tcBorders>
            <w:shd w:val="clear" w:color="auto" w:fill="auto"/>
          </w:tcPr>
          <w:p w:rsidRPr="00D14360" w:rsidR="0009537F" w:rsidP="00D14360" w:rsidRDefault="0009537F" w14:paraId="22357516" w14:textId="190E3E53">
            <w:pPr>
              <w:keepNext/>
              <w:rPr>
                <w:rFonts w:ascii="Calibri Light" w:hAnsi="Calibri Light" w:cs="Calibri Light"/>
                <w:szCs w:val="18"/>
              </w:rPr>
            </w:pPr>
            <w:r w:rsidRPr="00D14360">
              <w:rPr>
                <w:rFonts w:ascii="Calibri Light" w:hAnsi="Calibri Light" w:cs="Calibri Light"/>
              </w:rPr>
              <w:t xml:space="preserve">Visit </w:t>
            </w:r>
            <w:hyperlink w:history="1" r:id="rId49">
              <w:r w:rsidRPr="00D14360">
                <w:rPr>
                  <w:rStyle w:val="Hyperlink"/>
                  <w:rFonts w:ascii="Calibri Light" w:hAnsi="Calibri Light" w:cs="Calibri Light"/>
                </w:rPr>
                <w:t>HL7 CDA Example Search</w:t>
              </w:r>
            </w:hyperlink>
          </w:p>
        </w:tc>
      </w:tr>
      <w:tr w:rsidRPr="00C64922" w:rsidR="00C563F3" w:rsidTr="004E29C8" w14:paraId="3D572EB8" w14:textId="77777777">
        <w:tc>
          <w:tcPr>
            <w:tcW w:w="2312" w:type="dxa"/>
            <w:tcBorders>
              <w:top w:val="single" w:color="4F81BD" w:sz="4" w:space="0"/>
              <w:bottom w:val="single" w:color="4F81BD" w:sz="4" w:space="0"/>
              <w:right w:val="nil"/>
            </w:tcBorders>
            <w:shd w:val="clear" w:color="auto" w:fill="FFFFFF"/>
          </w:tcPr>
          <w:p w:rsidRPr="00D14360" w:rsidR="00C563F3" w:rsidP="00C563F3" w:rsidRDefault="00C563F3" w14:paraId="729A59CB" w14:textId="77777777">
            <w:pPr>
              <w:rPr>
                <w:rFonts w:cs="Calibri"/>
                <w:b/>
                <w:bCs/>
              </w:rPr>
            </w:pPr>
            <w:r w:rsidRPr="00D14360">
              <w:rPr>
                <w:rFonts w:cs="Calibri"/>
                <w:b/>
                <w:bCs/>
              </w:rPr>
              <w:t>Example</w:t>
            </w:r>
          </w:p>
        </w:tc>
        <w:tc>
          <w:tcPr>
            <w:tcW w:w="6930" w:type="dxa"/>
            <w:tcBorders>
              <w:top w:val="single" w:color="4F81BD" w:sz="4" w:space="0"/>
              <w:bottom w:val="single" w:color="4F81BD" w:sz="4" w:space="0"/>
            </w:tcBorders>
            <w:shd w:val="clear" w:color="auto" w:fill="auto"/>
          </w:tcPr>
          <w:p w:rsidRPr="0083506C" w:rsidR="00C563F3" w:rsidP="00D14360" w:rsidRDefault="0009537F" w14:paraId="2673A394" w14:textId="5279A7DE">
            <w:pPr>
              <w:keepNext/>
              <w:rPr>
                <w:rFonts w:ascii="Calibri Light" w:hAnsi="Calibri Light" w:cs="Calibri Light"/>
              </w:rPr>
            </w:pPr>
            <w:r w:rsidRPr="003A3D50">
              <w:rPr>
                <w:rFonts w:ascii="Calibri Light" w:hAnsi="Calibri Light" w:cs="Calibri Light"/>
              </w:rPr>
              <w:t xml:space="preserve">How to represent </w:t>
            </w:r>
            <w:hyperlink w:history="1" r:id="rId50">
              <w:r w:rsidRPr="005A615D">
                <w:rPr>
                  <w:rStyle w:val="Hyperlink"/>
                  <w:rFonts w:ascii="Calibri Light" w:hAnsi="Calibri Light" w:cs="Calibri Light"/>
                </w:rPr>
                <w:t xml:space="preserve"> “Outpatient Encounter with Diagnoses”</w:t>
              </w:r>
            </w:hyperlink>
          </w:p>
        </w:tc>
      </w:tr>
    </w:tbl>
    <w:p w:rsidRPr="00D14360" w:rsidR="00ED4473" w:rsidP="008F2B18" w:rsidRDefault="00A5789F" w14:paraId="54A82D66" w14:textId="114C698D">
      <w:pPr>
        <w:pStyle w:val="Caption"/>
        <w:rPr>
          <w:rFonts w:cs="Calibri"/>
        </w:rPr>
      </w:pPr>
      <w:r>
        <w:t xml:space="preserve">  </w:t>
      </w:r>
      <w:bookmarkStart w:name="_Toc118898827" w:id="1510"/>
      <w:bookmarkStart w:name="_Toc119940030" w:id="1511"/>
      <w:bookmarkStart w:name="_Toc135313061" w:id="1512"/>
      <w:r w:rsidRPr="00C64922" w:rsidR="008F2B18">
        <w:t xml:space="preserve">Table </w:t>
      </w:r>
      <w:r>
        <w:fldChar w:fldCharType="begin"/>
      </w:r>
      <w:r>
        <w:instrText>SEQ Table \* ARABIC</w:instrText>
      </w:r>
      <w:r>
        <w:fldChar w:fldCharType="separate"/>
      </w:r>
      <w:r w:rsidR="00DC1072">
        <w:rPr>
          <w:noProof/>
        </w:rPr>
        <w:t>40</w:t>
      </w:r>
      <w:r>
        <w:fldChar w:fldCharType="end"/>
      </w:r>
      <w:r w:rsidRPr="00C64922" w:rsidR="008F2B18">
        <w:t>: Encounter Diagnosis</w:t>
      </w:r>
      <w:r w:rsidRPr="00852DED" w:rsidR="00852DED">
        <w:t xml:space="preserve"> </w:t>
      </w:r>
      <w:r w:rsidR="00852DED">
        <w:t>Template</w:t>
      </w:r>
      <w:bookmarkEnd w:id="1510"/>
      <w:bookmarkEnd w:id="1511"/>
      <w:bookmarkEnd w:id="1512"/>
    </w:p>
    <w:p w:rsidRPr="00C64922" w:rsidR="00F76B67" w:rsidP="004C76D9" w:rsidRDefault="00F76B67" w14:paraId="52E272C0" w14:textId="77777777">
      <w:pPr>
        <w:pStyle w:val="Heading4"/>
      </w:pPr>
      <w:r w:rsidRPr="00C64922">
        <w:t>Hospital Admission Diagnosis</w:t>
      </w:r>
    </w:p>
    <w:tbl>
      <w:tblPr>
        <w:tblW w:w="0" w:type="auto"/>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312"/>
        <w:gridCol w:w="6930"/>
      </w:tblGrid>
      <w:tr w:rsidRPr="00C64922" w:rsidR="009F6BA2" w:rsidTr="004E29C8" w14:paraId="298DF4CA" w14:textId="77777777">
        <w:trPr>
          <w:cantSplit/>
          <w:tblHeader/>
        </w:trPr>
        <w:tc>
          <w:tcPr>
            <w:tcW w:w="2312" w:type="dxa"/>
            <w:tcBorders>
              <w:bottom w:val="nil"/>
              <w:right w:val="nil"/>
            </w:tcBorders>
            <w:shd w:val="clear" w:color="auto" w:fill="4F81BD"/>
          </w:tcPr>
          <w:p w:rsidRPr="00D14360" w:rsidR="009F6BA2" w:rsidP="00E42FA6" w:rsidRDefault="009F6BA2" w14:paraId="545921A4" w14:textId="77777777">
            <w:pPr>
              <w:rPr>
                <w:rFonts w:cs="Calibri"/>
                <w:b/>
                <w:bCs/>
                <w:color w:val="FFFFFF"/>
              </w:rPr>
            </w:pPr>
            <w:r w:rsidRPr="00D14360">
              <w:rPr>
                <w:rFonts w:cs="Calibri"/>
                <w:b/>
                <w:bCs/>
                <w:color w:val="FFFFFF"/>
              </w:rPr>
              <w:t>Entry Template</w:t>
            </w:r>
          </w:p>
        </w:tc>
        <w:tc>
          <w:tcPr>
            <w:tcW w:w="6930" w:type="dxa"/>
            <w:shd w:val="clear" w:color="auto" w:fill="4F81BD"/>
          </w:tcPr>
          <w:p w:rsidRPr="00D14360" w:rsidR="009F6BA2" w:rsidP="00E42FA6" w:rsidRDefault="009F6BA2" w14:paraId="7A6C6E03" w14:textId="77777777">
            <w:pPr>
              <w:rPr>
                <w:rFonts w:cs="Calibri"/>
                <w:b/>
                <w:iCs/>
                <w:color w:val="FFFFFF"/>
              </w:rPr>
            </w:pPr>
            <w:r w:rsidRPr="00D14360">
              <w:rPr>
                <w:rFonts w:cs="Calibri"/>
                <w:b/>
                <w:iCs/>
                <w:color w:val="FFFFFF"/>
              </w:rPr>
              <w:t xml:space="preserve">Hospital Admission Diagnosis (V3) </w:t>
            </w:r>
          </w:p>
          <w:p w:rsidRPr="00D14360" w:rsidR="009F6BA2" w:rsidP="00E42FA6" w:rsidRDefault="009F6BA2" w14:paraId="2CC55656" w14:textId="77777777">
            <w:pPr>
              <w:rPr>
                <w:rFonts w:cs="Calibri"/>
                <w:bCs/>
                <w:color w:val="FFFFFF"/>
              </w:rPr>
            </w:pPr>
            <w:r w:rsidRPr="00D14360">
              <w:rPr>
                <w:rFonts w:cs="Calibri"/>
                <w:bCs/>
                <w:color w:val="FFFFFF"/>
                <w:sz w:val="18"/>
              </w:rPr>
              <w:t>[act: identifier urn:hl7ii:2.16.840.1.113883.10.20.22.4.34:2015-08-01 (open)]</w:t>
            </w:r>
          </w:p>
        </w:tc>
      </w:tr>
      <w:tr w:rsidRPr="00C64922" w:rsidR="009F6BA2" w:rsidTr="004E29C8" w14:paraId="6B6039FA" w14:textId="77777777">
        <w:trPr>
          <w:trHeight w:val="341"/>
        </w:trPr>
        <w:tc>
          <w:tcPr>
            <w:tcW w:w="2312" w:type="dxa"/>
            <w:tcBorders>
              <w:top w:val="single" w:color="4F81BD" w:sz="4" w:space="0"/>
              <w:bottom w:val="single" w:color="4F81BD" w:sz="4" w:space="0"/>
              <w:right w:val="nil"/>
            </w:tcBorders>
            <w:shd w:val="clear" w:color="auto" w:fill="FFFFFF"/>
          </w:tcPr>
          <w:p w:rsidRPr="00D14360" w:rsidR="009F6BA2" w:rsidP="00E42FA6" w:rsidRDefault="009F6BA2" w14:paraId="45F4B12A" w14:textId="77777777">
            <w:pPr>
              <w:rPr>
                <w:rFonts w:cs="Calibri"/>
                <w:b/>
                <w:bCs/>
              </w:rPr>
            </w:pPr>
            <w:r w:rsidRPr="00D14360">
              <w:rPr>
                <w:rFonts w:cs="Calibri"/>
                <w:b/>
                <w:bCs/>
              </w:rPr>
              <w:t>Reference Source</w:t>
            </w:r>
          </w:p>
        </w:tc>
        <w:tc>
          <w:tcPr>
            <w:tcW w:w="6930" w:type="dxa"/>
            <w:tcBorders>
              <w:top w:val="single" w:color="4F81BD" w:sz="4" w:space="0"/>
              <w:bottom w:val="single" w:color="4F81BD" w:sz="4" w:space="0"/>
            </w:tcBorders>
            <w:shd w:val="clear" w:color="auto" w:fill="auto"/>
          </w:tcPr>
          <w:p w:rsidRPr="00D14360" w:rsidR="009F6BA2" w:rsidP="00E42FA6" w:rsidRDefault="009F6BA2" w14:paraId="573D728C" w14:textId="77777777">
            <w:pPr>
              <w:rPr>
                <w:rFonts w:ascii="Calibri Light" w:hAnsi="Calibri Light" w:cs="Calibri Light"/>
                <w:color w:val="000000"/>
                <w:szCs w:val="18"/>
              </w:rPr>
            </w:pPr>
            <w:r w:rsidRPr="00D14360">
              <w:rPr>
                <w:rFonts w:ascii="Calibri Light" w:hAnsi="Calibri Light" w:cs="Calibri Light"/>
                <w:color w:val="000000"/>
                <w:szCs w:val="18"/>
              </w:rPr>
              <w:t xml:space="preserve">HL7 C-CDA R2.1 </w:t>
            </w:r>
          </w:p>
        </w:tc>
      </w:tr>
      <w:tr w:rsidRPr="00C64922" w:rsidR="009F6BA2" w:rsidTr="004E29C8" w14:paraId="61CE7031" w14:textId="77777777">
        <w:trPr>
          <w:trHeight w:val="620"/>
        </w:trPr>
        <w:tc>
          <w:tcPr>
            <w:tcW w:w="2312" w:type="dxa"/>
            <w:tcBorders>
              <w:right w:val="nil"/>
            </w:tcBorders>
            <w:shd w:val="clear" w:color="auto" w:fill="FFFFFF"/>
          </w:tcPr>
          <w:p w:rsidRPr="00D14360" w:rsidR="009F6BA2" w:rsidP="00E42FA6" w:rsidRDefault="009F6BA2" w14:paraId="659D12D8" w14:textId="77777777">
            <w:pPr>
              <w:rPr>
                <w:rFonts w:cs="Calibri"/>
                <w:b/>
                <w:bCs/>
              </w:rPr>
            </w:pPr>
            <w:r w:rsidRPr="00D14360">
              <w:rPr>
                <w:rFonts w:cs="Calibri"/>
                <w:b/>
                <w:bCs/>
              </w:rPr>
              <w:t>Purpose</w:t>
            </w:r>
          </w:p>
        </w:tc>
        <w:tc>
          <w:tcPr>
            <w:tcW w:w="6930" w:type="dxa"/>
            <w:shd w:val="clear" w:color="auto" w:fill="auto"/>
          </w:tcPr>
          <w:p w:rsidRPr="00D14360" w:rsidR="009F6BA2" w:rsidP="00D14360" w:rsidRDefault="009F6BA2" w14:paraId="55E8DF61" w14:textId="77777777">
            <w:pPr>
              <w:pStyle w:val="ListBullet"/>
              <w:numPr>
                <w:ilvl w:val="0"/>
                <w:numId w:val="0"/>
              </w:numPr>
              <w:spacing w:line="240" w:lineRule="auto"/>
              <w:rPr>
                <w:rFonts w:ascii="Calibri Light" w:hAnsi="Calibri Light" w:cs="Calibri Light"/>
                <w:color w:val="000000"/>
                <w:sz w:val="20"/>
                <w:szCs w:val="18"/>
              </w:rPr>
            </w:pPr>
            <w:r w:rsidRPr="00D14360">
              <w:rPr>
                <w:rFonts w:ascii="Calibri Light" w:hAnsi="Calibri Light" w:cs="Calibri Light"/>
                <w:color w:val="000000"/>
                <w:sz w:val="20"/>
                <w:szCs w:val="18"/>
              </w:rPr>
              <w:t>This template represents problems or diagnoses identified by the clinician at the time of the patient’s admission.</w:t>
            </w:r>
          </w:p>
        </w:tc>
      </w:tr>
      <w:tr w:rsidRPr="00C64922" w:rsidR="009F6BA2" w:rsidTr="004E29C8" w14:paraId="4EAF255D" w14:textId="77777777">
        <w:trPr>
          <w:trHeight w:val="359"/>
        </w:trPr>
        <w:tc>
          <w:tcPr>
            <w:tcW w:w="2312" w:type="dxa"/>
            <w:tcBorders>
              <w:top w:val="single" w:color="4F81BD" w:sz="4" w:space="0"/>
              <w:bottom w:val="single" w:color="4F81BD" w:sz="4" w:space="0"/>
              <w:right w:val="nil"/>
            </w:tcBorders>
            <w:shd w:val="clear" w:color="auto" w:fill="FFFFFF"/>
          </w:tcPr>
          <w:p w:rsidRPr="00D14360" w:rsidR="009F6BA2" w:rsidP="00E42FA6" w:rsidRDefault="009F6BA2" w14:paraId="47B2ED7A" w14:textId="77777777">
            <w:pPr>
              <w:rPr>
                <w:rFonts w:cs="Calibri"/>
                <w:b/>
                <w:bCs/>
              </w:rPr>
            </w:pPr>
            <w:r w:rsidRPr="00D14360">
              <w:rPr>
                <w:rFonts w:cs="Calibri"/>
                <w:b/>
                <w:bCs/>
              </w:rPr>
              <w:t>ActStatus</w:t>
            </w:r>
          </w:p>
        </w:tc>
        <w:tc>
          <w:tcPr>
            <w:tcW w:w="6930" w:type="dxa"/>
            <w:tcBorders>
              <w:top w:val="single" w:color="4F81BD" w:sz="4" w:space="0"/>
              <w:bottom w:val="single" w:color="4F81BD" w:sz="4" w:space="0"/>
            </w:tcBorders>
            <w:shd w:val="clear" w:color="auto" w:fill="auto"/>
          </w:tcPr>
          <w:p w:rsidRPr="00D14360" w:rsidR="009F6BA2" w:rsidP="00E42FA6" w:rsidRDefault="009F6BA2" w14:paraId="364D4DD1" w14:textId="77777777">
            <w:pPr>
              <w:rPr>
                <w:rFonts w:ascii="Calibri Light" w:hAnsi="Calibri Light" w:cs="Calibri Light"/>
                <w:color w:val="000000"/>
                <w:szCs w:val="18"/>
              </w:rPr>
            </w:pPr>
            <w:r w:rsidRPr="00D14360">
              <w:rPr>
                <w:rFonts w:ascii="Calibri Light" w:hAnsi="Calibri Light" w:cs="Calibri Light"/>
                <w:color w:val="000000"/>
                <w:szCs w:val="18"/>
              </w:rPr>
              <w:t>No constraint specified.</w:t>
            </w:r>
          </w:p>
        </w:tc>
      </w:tr>
      <w:tr w:rsidRPr="00C64922" w:rsidR="009F6BA2" w:rsidTr="004E29C8" w14:paraId="4C40950D" w14:textId="77777777">
        <w:trPr>
          <w:trHeight w:val="341"/>
        </w:trPr>
        <w:tc>
          <w:tcPr>
            <w:tcW w:w="2312" w:type="dxa"/>
            <w:tcBorders>
              <w:top w:val="single" w:color="4F81BD" w:sz="4" w:space="0"/>
              <w:bottom w:val="single" w:color="4472C4" w:themeColor="accent1" w:sz="4" w:space="0"/>
              <w:right w:val="nil"/>
            </w:tcBorders>
            <w:shd w:val="clear" w:color="auto" w:fill="FFFFFF"/>
          </w:tcPr>
          <w:p w:rsidRPr="00D14360" w:rsidR="009F6BA2" w:rsidP="00E42FA6" w:rsidRDefault="009F6BA2" w14:paraId="303943D7" w14:textId="77777777">
            <w:pPr>
              <w:rPr>
                <w:rFonts w:cs="Calibri"/>
                <w:b/>
                <w:bCs/>
              </w:rPr>
            </w:pPr>
            <w:r w:rsidRPr="00D14360">
              <w:rPr>
                <w:rFonts w:cs="Calibri"/>
                <w:b/>
                <w:bCs/>
              </w:rPr>
              <w:t>Negation</w:t>
            </w:r>
          </w:p>
        </w:tc>
        <w:tc>
          <w:tcPr>
            <w:tcW w:w="6930" w:type="dxa"/>
            <w:tcBorders>
              <w:top w:val="single" w:color="4F81BD" w:sz="4" w:space="0"/>
              <w:bottom w:val="single" w:color="4472C4" w:themeColor="accent1" w:sz="4" w:space="0"/>
            </w:tcBorders>
            <w:shd w:val="clear" w:color="auto" w:fill="auto"/>
          </w:tcPr>
          <w:p w:rsidRPr="00D14360" w:rsidR="009F6BA2" w:rsidP="00E42FA6" w:rsidRDefault="009F6BA2" w14:paraId="1FEC6DE4" w14:textId="77777777">
            <w:pPr>
              <w:rPr>
                <w:rFonts w:ascii="Calibri Light" w:hAnsi="Calibri Light" w:cs="Calibri Light"/>
                <w:color w:val="000000"/>
                <w:szCs w:val="18"/>
              </w:rPr>
            </w:pPr>
            <w:r w:rsidRPr="00D14360">
              <w:rPr>
                <w:rFonts w:ascii="Calibri Light" w:hAnsi="Calibri Light" w:cs="Calibri Light"/>
                <w:color w:val="000000"/>
                <w:szCs w:val="18"/>
              </w:rPr>
              <w:t>Not explicitly specified.</w:t>
            </w:r>
          </w:p>
        </w:tc>
      </w:tr>
      <w:tr w:rsidRPr="00C64922" w:rsidR="009F6BA2" w:rsidTr="004E29C8" w14:paraId="0C5D133A" w14:textId="77777777">
        <w:tc>
          <w:tcPr>
            <w:tcW w:w="2312" w:type="dxa"/>
            <w:tcBorders>
              <w:top w:val="single" w:color="4472C4" w:themeColor="accent1" w:sz="4" w:space="0"/>
              <w:right w:val="nil"/>
            </w:tcBorders>
            <w:shd w:val="clear" w:color="auto" w:fill="FFFFFF"/>
          </w:tcPr>
          <w:p w:rsidRPr="00D14360" w:rsidR="009F6BA2" w:rsidP="00E42FA6" w:rsidRDefault="009F6BA2" w14:paraId="792414DE" w14:textId="77777777">
            <w:pPr>
              <w:rPr>
                <w:rFonts w:cs="Calibri"/>
                <w:b/>
                <w:bCs/>
              </w:rPr>
            </w:pPr>
            <w:r w:rsidRPr="00D14360">
              <w:rPr>
                <w:rFonts w:cs="Calibri"/>
                <w:b/>
                <w:bCs/>
              </w:rPr>
              <w:t>Other Considerations</w:t>
            </w:r>
          </w:p>
        </w:tc>
        <w:tc>
          <w:tcPr>
            <w:tcW w:w="6930" w:type="dxa"/>
            <w:tcBorders>
              <w:top w:val="single" w:color="4472C4" w:themeColor="accent1" w:sz="4" w:space="0"/>
            </w:tcBorders>
            <w:shd w:val="clear" w:color="auto" w:fill="auto"/>
          </w:tcPr>
          <w:p w:rsidRPr="005A615D" w:rsidR="009F6BA2" w:rsidP="00E42FA6" w:rsidRDefault="009F6BA2" w14:paraId="78417212" w14:textId="77777777">
            <w:pPr>
              <w:rPr>
                <w:rFonts w:ascii="Calibri Light" w:hAnsi="Calibri Light" w:cs="Calibri Light"/>
                <w:color w:val="000000"/>
              </w:rPr>
            </w:pPr>
            <w:r w:rsidRPr="0083506C">
              <w:rPr>
                <w:rFonts w:ascii="Calibri Light" w:hAnsi="Calibri Light" w:cs="Calibri Light"/>
                <w:color w:val="000000"/>
              </w:rPr>
              <w:t>This Hospital Admis</w:t>
            </w:r>
            <w:r w:rsidRPr="005A615D">
              <w:rPr>
                <w:rFonts w:ascii="Calibri Light" w:hAnsi="Calibri Light" w:cs="Calibri Light"/>
                <w:color w:val="000000"/>
              </w:rPr>
              <w:t xml:space="preserve">sion Diagnosis act may contain more than one Problem Observation to represent multiple diagnoses for a Hospital Admission. The only difference between a Hospital Admission Diagnosis and a Hospital Discharge Diagnosis is the LOINC code used in the Act.code element of the act wrapper. Hospital Admission Diagnosis uses LOINC code 46241-6 </w:t>
            </w:r>
          </w:p>
          <w:p w:rsidRPr="005A615D" w:rsidR="009F6BA2" w:rsidP="00D14360" w:rsidRDefault="009F6BA2" w14:paraId="01C20C43" w14:textId="77777777">
            <w:pPr>
              <w:keepNext/>
              <w:rPr>
                <w:rFonts w:ascii="Calibri Light" w:hAnsi="Calibri Light" w:cs="Calibri Light"/>
                <w:color w:val="000000"/>
              </w:rPr>
            </w:pPr>
            <w:r w:rsidRPr="005A615D">
              <w:rPr>
                <w:rFonts w:ascii="Calibri Light" w:hAnsi="Calibri Light" w:cs="Calibri Light"/>
                <w:color w:val="000000"/>
              </w:rPr>
              <w:t xml:space="preserve"> (</w:t>
            </w:r>
            <w:r w:rsidRPr="005A615D">
              <w:rPr>
                <w:rFonts w:ascii="Calibri Light" w:hAnsi="Calibri Light" w:cs="Calibri Light"/>
                <w:color w:val="000000"/>
                <w:shd w:val="clear" w:color="auto" w:fill="FFFFFF"/>
              </w:rPr>
              <w:t>Hospital admission diagnosis Narrative - Reported</w:t>
            </w:r>
            <w:r w:rsidRPr="005A615D">
              <w:rPr>
                <w:rFonts w:ascii="Calibri Light" w:hAnsi="Calibri Light" w:cs="Calibri Light"/>
                <w:color w:val="000000"/>
              </w:rPr>
              <w:t>), while Hospital Discharge Diagnosis uses LOINC code 11535-2 (Hospital discharge Dx Narrative)</w:t>
            </w:r>
          </w:p>
        </w:tc>
      </w:tr>
      <w:tr w:rsidRPr="00C64922" w:rsidR="00C563F3" w:rsidTr="004E29C8" w14:paraId="44A38F20" w14:textId="77777777">
        <w:tc>
          <w:tcPr>
            <w:tcW w:w="2312" w:type="dxa"/>
            <w:tcBorders>
              <w:top w:val="single" w:color="4F81BD" w:sz="4" w:space="0"/>
              <w:bottom w:val="single" w:color="4F81BD" w:sz="4" w:space="0"/>
              <w:right w:val="nil"/>
            </w:tcBorders>
            <w:shd w:val="clear" w:color="auto" w:fill="FFFFFF"/>
          </w:tcPr>
          <w:p w:rsidRPr="00D14360" w:rsidR="00C563F3" w:rsidP="00C563F3" w:rsidRDefault="00C563F3" w14:paraId="69B743FA" w14:textId="77777777">
            <w:pPr>
              <w:rPr>
                <w:rFonts w:cs="Calibri"/>
                <w:b/>
                <w:bCs/>
              </w:rPr>
            </w:pPr>
            <w:r w:rsidRPr="00D14360">
              <w:rPr>
                <w:rFonts w:cs="Calibri"/>
                <w:b/>
                <w:bCs/>
              </w:rPr>
              <w:t>Example</w:t>
            </w:r>
          </w:p>
        </w:tc>
        <w:tc>
          <w:tcPr>
            <w:tcW w:w="6930" w:type="dxa"/>
            <w:tcBorders>
              <w:top w:val="single" w:color="4F81BD" w:sz="4" w:space="0"/>
              <w:bottom w:val="single" w:color="4F81BD" w:sz="4" w:space="0"/>
            </w:tcBorders>
            <w:shd w:val="clear" w:color="auto" w:fill="auto"/>
          </w:tcPr>
          <w:p w:rsidRPr="0083506C" w:rsidR="00C563F3" w:rsidP="00C563F3" w:rsidRDefault="0009537F" w14:paraId="36B7CF96" w14:textId="48A05734">
            <w:pPr>
              <w:rPr>
                <w:rFonts w:ascii="Calibri Light" w:hAnsi="Calibri Light" w:cs="Calibri Light"/>
              </w:rPr>
            </w:pPr>
            <w:r w:rsidRPr="003A3D50">
              <w:rPr>
                <w:rFonts w:ascii="Calibri Light" w:hAnsi="Calibri Light" w:cs="Calibri Light"/>
              </w:rPr>
              <w:fldChar w:fldCharType="begin"/>
            </w:r>
            <w:r w:rsidRPr="003A3D50">
              <w:rPr>
                <w:rFonts w:ascii="Calibri Light" w:hAnsi="Calibri Light" w:cs="Calibri Light"/>
              </w:rPr>
              <w:instrText xml:space="preserve"> REF _Ref21846174 \h  \* MERGEFORMAT </w:instrText>
            </w:r>
            <w:r w:rsidRPr="003A3D50">
              <w:rPr>
                <w:rFonts w:ascii="Calibri Light" w:hAnsi="Calibri Light" w:cs="Calibri Light"/>
              </w:rPr>
            </w:r>
            <w:r w:rsidRPr="003A3D50">
              <w:rPr>
                <w:rFonts w:ascii="Calibri Light" w:hAnsi="Calibri Light" w:cs="Calibri Light"/>
              </w:rPr>
              <w:fldChar w:fldCharType="separate"/>
            </w:r>
            <w:r w:rsidRPr="00254B4A" w:rsidR="00DC1072">
              <w:rPr>
                <w:rFonts w:ascii="Calibri Light" w:hAnsi="Calibri Light" w:cs="Calibri Light"/>
              </w:rPr>
              <w:t xml:space="preserve">  Example</w:t>
            </w:r>
            <w:r w:rsidRPr="00254B4A" w:rsidR="00DC1072">
              <w:rPr>
                <w:rFonts w:ascii="Calibri Light" w:hAnsi="Calibri Light" w:cs="Calibri Light"/>
                <w:noProof/>
              </w:rPr>
              <w:t xml:space="preserve"> </w:t>
            </w:r>
            <w:r w:rsidRPr="00254B4A" w:rsidR="00DC1072">
              <w:rPr>
                <w:rFonts w:ascii="Calibri Light" w:hAnsi="Calibri Light" w:cs="Calibri Light"/>
              </w:rPr>
              <w:t>36: Hospital Admission</w:t>
            </w:r>
            <w:r w:rsidRPr="00254B4A" w:rsidR="00DC1072">
              <w:rPr>
                <w:rFonts w:asciiTheme="majorHAnsi" w:hAnsiTheme="majorHAnsi" w:cstheme="majorHAnsi"/>
              </w:rPr>
              <w:t xml:space="preserve"> Diagnosis</w:t>
            </w:r>
            <w:r w:rsidRPr="003A3D50">
              <w:rPr>
                <w:rFonts w:ascii="Calibri Light" w:hAnsi="Calibri Light" w:cs="Calibri Light"/>
              </w:rPr>
              <w:fldChar w:fldCharType="end"/>
            </w:r>
          </w:p>
        </w:tc>
      </w:tr>
    </w:tbl>
    <w:p w:rsidR="00F76B67" w:rsidP="008F2B18" w:rsidRDefault="00A5789F" w14:paraId="51B68C1A" w14:textId="3B7A0D2E">
      <w:pPr>
        <w:pStyle w:val="Caption"/>
      </w:pPr>
      <w:r>
        <w:t xml:space="preserve">  </w:t>
      </w:r>
      <w:bookmarkStart w:name="_Toc118898828" w:id="1513"/>
      <w:bookmarkStart w:name="_Toc119940031" w:id="1514"/>
      <w:bookmarkStart w:name="_Toc135313062" w:id="1515"/>
      <w:r w:rsidRPr="00C64922" w:rsidR="008F2B18">
        <w:t xml:space="preserve">Table </w:t>
      </w:r>
      <w:r>
        <w:fldChar w:fldCharType="begin"/>
      </w:r>
      <w:r>
        <w:instrText>SEQ Table \* ARABIC</w:instrText>
      </w:r>
      <w:r>
        <w:fldChar w:fldCharType="separate"/>
      </w:r>
      <w:r w:rsidR="00DC1072">
        <w:rPr>
          <w:noProof/>
        </w:rPr>
        <w:t>41</w:t>
      </w:r>
      <w:r>
        <w:fldChar w:fldCharType="end"/>
      </w:r>
      <w:r w:rsidRPr="00C64922" w:rsidR="008F2B18">
        <w:t>: Hospital Admission Diagnosis</w:t>
      </w:r>
      <w:r w:rsidR="00852DED">
        <w:t xml:space="preserve"> Template</w:t>
      </w:r>
      <w:bookmarkEnd w:id="1513"/>
      <w:bookmarkEnd w:id="1514"/>
      <w:bookmarkEnd w:id="1515"/>
    </w:p>
    <w:p w:rsidR="005C79A1" w:rsidP="005C79A1" w:rsidRDefault="005C79A1" w14:paraId="063842E8" w14:textId="7CE8F54B"/>
    <w:p w:rsidRPr="005C79A1" w:rsidR="005C79A1" w:rsidP="003B0179" w:rsidRDefault="005C79A1" w14:paraId="10172FEA" w14:textId="77777777"/>
    <w:p w:rsidR="000A58E8" w:rsidP="00DA02AA" w:rsidRDefault="00A5789F" w14:paraId="6329943D" w14:textId="4CBE52AA">
      <w:pPr>
        <w:pStyle w:val="Caption"/>
        <w:keepNext/>
        <w:spacing w:after="0"/>
      </w:pPr>
      <w:bookmarkStart w:name="_Ref21846174" w:id="1516"/>
      <w:bookmarkStart w:name="example22hospitaladmissiondiag" w:id="1517"/>
      <w:r>
        <w:t xml:space="preserve">  </w:t>
      </w:r>
      <w:bookmarkStart w:name="_Toc118898757" w:id="1518"/>
      <w:bookmarkStart w:name="_Toc119939959" w:id="1519"/>
      <w:bookmarkStart w:name="_Toc135312991" w:id="1520"/>
      <w:r w:rsidRPr="00E33321" w:rsidR="000A58E8">
        <w:t xml:space="preserve">Example </w:t>
      </w:r>
      <w:r>
        <w:fldChar w:fldCharType="begin"/>
      </w:r>
      <w:r>
        <w:instrText>SEQ Example \* ARABIC</w:instrText>
      </w:r>
      <w:r>
        <w:fldChar w:fldCharType="separate"/>
      </w:r>
      <w:r w:rsidR="00DC1072">
        <w:rPr>
          <w:noProof/>
        </w:rPr>
        <w:t>36</w:t>
      </w:r>
      <w:r>
        <w:fldChar w:fldCharType="end"/>
      </w:r>
      <w:r w:rsidRPr="00E33321" w:rsidR="000A58E8">
        <w:t>: Hospital Admission Diagnosis</w:t>
      </w:r>
      <w:bookmarkEnd w:id="1516"/>
      <w:bookmarkEnd w:id="1518"/>
      <w:bookmarkEnd w:id="1519"/>
      <w:bookmarkEnd w:id="1520"/>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000A58E8" w:rsidTr="004E29C8" w14:paraId="4A926C95" w14:textId="77777777">
        <w:tc>
          <w:tcPr>
            <w:tcW w:w="9350" w:type="dxa"/>
            <w:shd w:val="clear" w:color="auto" w:fill="auto"/>
          </w:tcPr>
          <w:bookmarkEnd w:id="1517"/>
          <w:p w:rsidRPr="008C5988" w:rsidR="00E33321" w:rsidP="00E33321" w:rsidRDefault="00E33321" w14:paraId="4D28DD59" w14:textId="77777777">
            <w:pPr>
              <w:autoSpaceDE w:val="0"/>
              <w:autoSpaceDN w:val="0"/>
              <w:adjustRightInd w:val="0"/>
              <w:rPr>
                <w:rFonts w:ascii="Courier New" w:hAnsi="Courier New" w:cs="Courier New"/>
                <w:color w:val="000000"/>
                <w:sz w:val="18"/>
                <w:szCs w:val="18"/>
              </w:rPr>
            </w:pPr>
            <w:r w:rsidRPr="008C5988">
              <w:rPr>
                <w:rFonts w:ascii="Courier New" w:hAnsi="Courier New" w:cs="Courier New"/>
                <w:color w:val="000000"/>
                <w:sz w:val="18"/>
                <w:szCs w:val="18"/>
              </w:rPr>
              <w:t xml:space="preserve">&lt;act classCode="ACT" moodCode="EVN"&gt; </w:t>
            </w:r>
          </w:p>
          <w:p w:rsidRPr="008C5988" w:rsidR="00E33321" w:rsidP="00E33321" w:rsidRDefault="00E33321" w14:paraId="33C07C78" w14:textId="77777777">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&lt;templateId root="2.16.840.1.113883.10.20.22.4.34" extension="2015-08-01" /&gt; </w:t>
            </w:r>
          </w:p>
          <w:p w:rsidRPr="008C5988" w:rsidR="00E33321" w:rsidP="00E33321" w:rsidRDefault="00E33321" w14:paraId="7A73D8F6" w14:textId="77777777">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&lt;id root="5a784260-6856-4f38-9638-80c751aff2fb" /&gt; </w:t>
            </w:r>
          </w:p>
          <w:p w:rsidRPr="008C5988" w:rsidR="00E33321" w:rsidP="00E33321" w:rsidRDefault="00E33321" w14:paraId="49575F9C" w14:textId="77777777">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&lt;code code="46241-6" codeSystem="2.16.840.1.113883.6.1" codeSystemName="LOINC" displayName="Hospital Admission Diagnosis" /&gt; </w:t>
            </w:r>
          </w:p>
          <w:p w:rsidRPr="008C5988" w:rsidR="00E33321" w:rsidP="00E33321" w:rsidRDefault="00E33321" w14:paraId="37FBC275" w14:textId="77777777">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&lt;statusCode code="active" /&gt; </w:t>
            </w:r>
          </w:p>
          <w:p w:rsidRPr="008C5988" w:rsidR="00E33321" w:rsidP="00E33321" w:rsidRDefault="00E33321" w14:paraId="505FD3BA" w14:textId="77777777">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&lt;effectiveTime&gt; </w:t>
            </w:r>
          </w:p>
          <w:p w:rsidRPr="008C5988" w:rsidR="00E33321" w:rsidP="00E33321" w:rsidRDefault="00E33321" w14:paraId="074A5C84" w14:textId="77777777">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&lt;low value="20090303" /&gt; </w:t>
            </w:r>
          </w:p>
          <w:p w:rsidRPr="008C5988" w:rsidR="00E33321" w:rsidP="00E33321" w:rsidRDefault="00E33321" w14:paraId="4ACBF48A" w14:textId="77777777">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&lt;/effectiveTime&gt; </w:t>
            </w:r>
          </w:p>
          <w:p w:rsidRPr="008C5988" w:rsidR="00E33321" w:rsidP="00E33321" w:rsidRDefault="00E33321" w14:paraId="0D714201" w14:textId="77777777">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&lt;entryRelationship typeCode="SUBJ" inversionInd="false"&gt; </w:t>
            </w:r>
          </w:p>
          <w:p w:rsidRPr="008C5988" w:rsidR="00E33321" w:rsidP="00E33321" w:rsidRDefault="00E33321" w14:paraId="4CFDDB1B" w14:textId="77777777">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&lt;observation classCode="OBS" moodCode="EVN"&gt; </w:t>
            </w:r>
          </w:p>
          <w:p w:rsidRPr="008C5988" w:rsidR="00E33321" w:rsidP="00E33321" w:rsidRDefault="00E33321" w14:paraId="41CB843C" w14:textId="77777777">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 Problem observation template --&gt; </w:t>
            </w:r>
          </w:p>
          <w:p w:rsidRPr="008C5988" w:rsidR="00E33321" w:rsidP="00E33321" w:rsidRDefault="00E33321" w14:paraId="379CBB14" w14:textId="2A472EBC">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&lt;templateId root="2.16.840.1.113883.10.20.22.4.4" extension</w:t>
            </w:r>
            <w:r w:rsidRPr="008C5988" w:rsidR="007829D5">
              <w:rPr>
                <w:rFonts w:ascii="Courier New" w:hAnsi="Courier New" w:cs="Courier New"/>
                <w:color w:val="000000"/>
                <w:sz w:val="18"/>
                <w:szCs w:val="18"/>
              </w:rPr>
              <w:t>=</w:t>
            </w:r>
            <w:r w:rsidR="007829D5">
              <w:rPr>
                <w:rFonts w:ascii="Courier New" w:hAnsi="Courier New" w:cs="Courier New"/>
                <w:color w:val="000000"/>
                <w:sz w:val="18"/>
                <w:szCs w:val="18"/>
              </w:rPr>
              <w:t>"</w:t>
            </w:r>
            <w:r w:rsidRPr="008C5988">
              <w:rPr>
                <w:rFonts w:ascii="Courier New" w:hAnsi="Courier New" w:cs="Courier New"/>
                <w:color w:val="000000"/>
                <w:sz w:val="18"/>
                <w:szCs w:val="18"/>
              </w:rPr>
              <w:t>2015-08-01</w:t>
            </w:r>
            <w:r w:rsidR="007829D5">
              <w:rPr>
                <w:rFonts w:ascii="Courier New" w:hAnsi="Courier New" w:cs="Courier New"/>
                <w:color w:val="000000"/>
                <w:sz w:val="18"/>
                <w:szCs w:val="18"/>
              </w:rPr>
              <w:t>"</w:t>
            </w:r>
            <w:r w:rsidRPr="008C5988" w:rsidR="007829D5">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/&gt; </w:t>
            </w:r>
          </w:p>
          <w:p w:rsidRPr="008C5988" w:rsidR="00E33321" w:rsidP="00E33321" w:rsidRDefault="00E33321" w14:paraId="12C1BA79" w14:textId="77777777">
            <w:pPr>
              <w:autoSpaceDE w:val="0"/>
              <w:autoSpaceDN w:val="0"/>
              <w:adjustRightInd w:val="0"/>
              <w:rPr>
                <w:rFonts w:ascii="Courier New" w:hAnsi="Courier New" w:cs="Courier New"/>
                <w:color w:val="000000"/>
                <w:sz w:val="18"/>
                <w:szCs w:val="18"/>
              </w:rPr>
            </w:pPr>
            <w:r w:rsidRPr="008C5988">
              <w:rPr>
                <w:rFonts w:ascii="Courier New" w:hAnsi="Courier New" w:cs="Courier New"/>
                <w:color w:val="000000"/>
                <w:sz w:val="18"/>
                <w:szCs w:val="18"/>
              </w:rPr>
              <w:t xml:space="preserve">... </w:t>
            </w:r>
          </w:p>
          <w:p w:rsidRPr="008C5988" w:rsidR="00E33321" w:rsidP="00E33321" w:rsidRDefault="00E33321" w14:paraId="2D1B5D05" w14:textId="77777777">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&lt;/observation&gt; </w:t>
            </w:r>
          </w:p>
          <w:p w:rsidRPr="008C5988" w:rsidR="00E33321" w:rsidP="00E33321" w:rsidRDefault="00E33321" w14:paraId="0DCC50FA" w14:textId="77777777">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&lt;/entryRelationship&gt; </w:t>
            </w:r>
          </w:p>
          <w:p w:rsidR="000A58E8" w:rsidP="000A58E8" w:rsidRDefault="00E33321" w14:paraId="724B3739" w14:textId="77777777">
            <w:r w:rsidRPr="008C5988">
              <w:rPr>
                <w:rFonts w:ascii="Courier New" w:hAnsi="Courier New" w:cs="Courier New"/>
                <w:color w:val="000000"/>
                <w:sz w:val="18"/>
                <w:szCs w:val="18"/>
              </w:rPr>
              <w:t>&lt;/act&gt;</w:t>
            </w:r>
          </w:p>
        </w:tc>
      </w:tr>
    </w:tbl>
    <w:p w:rsidRPr="000A58E8" w:rsidR="000A58E8" w:rsidP="000A58E8" w:rsidRDefault="000A58E8" w14:paraId="6E5C791A" w14:textId="77777777"/>
    <w:p w:rsidRPr="00C64922" w:rsidR="00ED4473" w:rsidP="004C76D9" w:rsidRDefault="00D94F1C" w14:paraId="6C9EC6A4" w14:textId="77777777">
      <w:pPr>
        <w:pStyle w:val="Heading4"/>
      </w:pPr>
      <w:bookmarkStart w:name="_xmvs1sf1plk1" w:colFirst="0" w:colLast="0" w:id="1521"/>
      <w:bookmarkEnd w:id="1521"/>
      <w:r w:rsidRPr="00C64922">
        <w:t>Hospital Discharge Diagnosis</w:t>
      </w:r>
    </w:p>
    <w:tbl>
      <w:tblPr>
        <w:tblW w:w="0" w:type="auto"/>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312"/>
        <w:gridCol w:w="6930"/>
      </w:tblGrid>
      <w:tr w:rsidRPr="00C64922" w:rsidR="009F6BA2" w:rsidTr="004E29C8" w14:paraId="74436496" w14:textId="77777777">
        <w:trPr>
          <w:cantSplit/>
          <w:tblHeader/>
        </w:trPr>
        <w:tc>
          <w:tcPr>
            <w:tcW w:w="2312" w:type="dxa"/>
            <w:tcBorders>
              <w:bottom w:val="nil"/>
              <w:right w:val="nil"/>
            </w:tcBorders>
            <w:shd w:val="clear" w:color="auto" w:fill="4F81BD"/>
          </w:tcPr>
          <w:p w:rsidRPr="00D14360" w:rsidR="009F6BA2" w:rsidP="00E42FA6" w:rsidRDefault="009F6BA2" w14:paraId="22376682" w14:textId="77777777">
            <w:pPr>
              <w:rPr>
                <w:rFonts w:cs="Calibri"/>
                <w:b/>
                <w:bCs/>
                <w:color w:val="FFFFFF"/>
              </w:rPr>
            </w:pPr>
            <w:r w:rsidRPr="00D14360">
              <w:rPr>
                <w:rFonts w:cs="Calibri"/>
                <w:b/>
                <w:bCs/>
                <w:color w:val="FFFFFF"/>
              </w:rPr>
              <w:t>Entry Template</w:t>
            </w:r>
          </w:p>
        </w:tc>
        <w:tc>
          <w:tcPr>
            <w:tcW w:w="6930" w:type="dxa"/>
            <w:shd w:val="clear" w:color="auto" w:fill="4F81BD"/>
          </w:tcPr>
          <w:p w:rsidRPr="00D14360" w:rsidR="009F6BA2" w:rsidP="00E42FA6" w:rsidRDefault="009F6BA2" w14:paraId="4264567A" w14:textId="77777777">
            <w:pPr>
              <w:rPr>
                <w:rFonts w:cs="Calibri"/>
                <w:b/>
                <w:iCs/>
                <w:color w:val="FFFFFF"/>
              </w:rPr>
            </w:pPr>
            <w:r w:rsidRPr="00D14360">
              <w:rPr>
                <w:rFonts w:cs="Calibri"/>
                <w:b/>
                <w:iCs/>
                <w:color w:val="FFFFFF"/>
              </w:rPr>
              <w:t xml:space="preserve">Hospital Discharge Diagnosis (V3) </w:t>
            </w:r>
          </w:p>
          <w:p w:rsidRPr="00D14360" w:rsidR="009F6BA2" w:rsidP="00E42FA6" w:rsidRDefault="009F6BA2" w14:paraId="1E566A94" w14:textId="77777777">
            <w:pPr>
              <w:rPr>
                <w:rFonts w:cs="Calibri"/>
                <w:bCs/>
                <w:color w:val="FFFFFF"/>
              </w:rPr>
            </w:pPr>
            <w:r w:rsidRPr="00D14360">
              <w:rPr>
                <w:rFonts w:cs="Calibri"/>
                <w:bCs/>
                <w:color w:val="FFFFFF"/>
                <w:sz w:val="18"/>
              </w:rPr>
              <w:t>[act: identifier urn:hl7ii:2.16.840.1.113883.10.20.22.4.33:2015-08-01 (open)]</w:t>
            </w:r>
          </w:p>
        </w:tc>
      </w:tr>
      <w:tr w:rsidRPr="00C64922" w:rsidR="009F6BA2" w:rsidTr="004E29C8" w14:paraId="307E3F76" w14:textId="77777777">
        <w:trPr>
          <w:trHeight w:val="323"/>
        </w:trPr>
        <w:tc>
          <w:tcPr>
            <w:tcW w:w="2312" w:type="dxa"/>
            <w:tcBorders>
              <w:top w:val="single" w:color="4F81BD" w:sz="4" w:space="0"/>
              <w:bottom w:val="single" w:color="4F81BD" w:sz="4" w:space="0"/>
              <w:right w:val="nil"/>
            </w:tcBorders>
            <w:shd w:val="clear" w:color="auto" w:fill="FFFFFF"/>
          </w:tcPr>
          <w:p w:rsidRPr="00D14360" w:rsidR="009F6BA2" w:rsidP="00E42FA6" w:rsidRDefault="009F6BA2" w14:paraId="5876D0DE" w14:textId="77777777">
            <w:pPr>
              <w:rPr>
                <w:rFonts w:cs="Calibri"/>
                <w:b/>
                <w:bCs/>
              </w:rPr>
            </w:pPr>
            <w:r w:rsidRPr="00D14360">
              <w:rPr>
                <w:rFonts w:cs="Calibri"/>
                <w:b/>
                <w:bCs/>
              </w:rPr>
              <w:t>Reference Source</w:t>
            </w:r>
          </w:p>
        </w:tc>
        <w:tc>
          <w:tcPr>
            <w:tcW w:w="6930" w:type="dxa"/>
            <w:tcBorders>
              <w:top w:val="single" w:color="4F81BD" w:sz="4" w:space="0"/>
              <w:bottom w:val="single" w:color="4F81BD" w:sz="4" w:space="0"/>
            </w:tcBorders>
            <w:shd w:val="clear" w:color="auto" w:fill="auto"/>
          </w:tcPr>
          <w:p w:rsidRPr="00D14360" w:rsidR="009F6BA2" w:rsidP="00E42FA6" w:rsidRDefault="009F6BA2" w14:paraId="6137B095" w14:textId="77777777">
            <w:pPr>
              <w:rPr>
                <w:rFonts w:ascii="Calibri Light" w:hAnsi="Calibri Light" w:cs="Calibri Light"/>
              </w:rPr>
            </w:pPr>
            <w:r w:rsidRPr="00D14360">
              <w:rPr>
                <w:rFonts w:ascii="Calibri Light" w:hAnsi="Calibri Light" w:cs="Calibri Light"/>
              </w:rPr>
              <w:t xml:space="preserve">HL7 C-CDA R2.1 </w:t>
            </w:r>
          </w:p>
        </w:tc>
      </w:tr>
      <w:tr w:rsidRPr="00C64922" w:rsidR="009F6BA2" w:rsidTr="004E29C8" w14:paraId="65B59C14" w14:textId="77777777">
        <w:trPr>
          <w:trHeight w:val="800"/>
        </w:trPr>
        <w:tc>
          <w:tcPr>
            <w:tcW w:w="2312" w:type="dxa"/>
            <w:tcBorders>
              <w:right w:val="nil"/>
            </w:tcBorders>
            <w:shd w:val="clear" w:color="auto" w:fill="FFFFFF"/>
          </w:tcPr>
          <w:p w:rsidRPr="00D14360" w:rsidR="009F6BA2" w:rsidP="00E42FA6" w:rsidRDefault="009F6BA2" w14:paraId="76556AF4" w14:textId="77777777">
            <w:pPr>
              <w:rPr>
                <w:rFonts w:cs="Calibri"/>
                <w:b/>
                <w:bCs/>
              </w:rPr>
            </w:pPr>
            <w:r w:rsidRPr="00D14360">
              <w:rPr>
                <w:rFonts w:cs="Calibri"/>
                <w:b/>
                <w:bCs/>
              </w:rPr>
              <w:t>Purpose</w:t>
            </w:r>
          </w:p>
        </w:tc>
        <w:tc>
          <w:tcPr>
            <w:tcW w:w="6930" w:type="dxa"/>
            <w:shd w:val="clear" w:color="auto" w:fill="auto"/>
          </w:tcPr>
          <w:p w:rsidRPr="00D14360" w:rsidR="009F6BA2" w:rsidP="00D14360" w:rsidRDefault="009F6BA2" w14:paraId="45F511B8" w14:textId="77777777">
            <w:pPr>
              <w:pStyle w:val="ListBullet"/>
              <w:numPr>
                <w:ilvl w:val="0"/>
                <w:numId w:val="0"/>
              </w:numPr>
              <w:spacing w:line="240" w:lineRule="auto"/>
              <w:rPr>
                <w:rFonts w:ascii="Calibri Light" w:hAnsi="Calibri Light" w:cs="Calibri Light"/>
                <w:sz w:val="20"/>
                <w:szCs w:val="20"/>
              </w:rPr>
            </w:pPr>
            <w:r w:rsidRPr="00D14360">
              <w:rPr>
                <w:rFonts w:ascii="Calibri Light" w:hAnsi="Calibri Light" w:cs="Calibri Light"/>
                <w:sz w:val="20"/>
                <w:szCs w:val="20"/>
              </w:rPr>
              <w:t xml:space="preserve">This template represents problems or diagnoses present at the time of discharge which occurred during the hospitalization or need to be monitored after hospitalization. </w:t>
            </w:r>
          </w:p>
        </w:tc>
      </w:tr>
      <w:tr w:rsidRPr="00C64922" w:rsidR="009F6BA2" w:rsidTr="004E29C8" w14:paraId="7B90FA81" w14:textId="77777777">
        <w:trPr>
          <w:trHeight w:val="350"/>
        </w:trPr>
        <w:tc>
          <w:tcPr>
            <w:tcW w:w="2312" w:type="dxa"/>
            <w:tcBorders>
              <w:top w:val="single" w:color="4F81BD" w:sz="4" w:space="0"/>
              <w:bottom w:val="single" w:color="4F81BD" w:sz="4" w:space="0"/>
              <w:right w:val="nil"/>
            </w:tcBorders>
            <w:shd w:val="clear" w:color="auto" w:fill="FFFFFF"/>
          </w:tcPr>
          <w:p w:rsidRPr="00D14360" w:rsidR="009F6BA2" w:rsidP="00E42FA6" w:rsidRDefault="009F6BA2" w14:paraId="03319C1D" w14:textId="77777777">
            <w:pPr>
              <w:rPr>
                <w:rFonts w:cs="Calibri"/>
                <w:b/>
                <w:bCs/>
              </w:rPr>
            </w:pPr>
            <w:r w:rsidRPr="00D14360">
              <w:rPr>
                <w:rFonts w:cs="Calibri"/>
                <w:b/>
                <w:bCs/>
              </w:rPr>
              <w:t>ActStatus</w:t>
            </w:r>
          </w:p>
        </w:tc>
        <w:tc>
          <w:tcPr>
            <w:tcW w:w="6930" w:type="dxa"/>
            <w:tcBorders>
              <w:top w:val="single" w:color="4F81BD" w:sz="4" w:space="0"/>
              <w:bottom w:val="single" w:color="4F81BD" w:sz="4" w:space="0"/>
            </w:tcBorders>
            <w:shd w:val="clear" w:color="auto" w:fill="auto"/>
          </w:tcPr>
          <w:p w:rsidRPr="00D14360" w:rsidR="009F6BA2" w:rsidP="00E42FA6" w:rsidRDefault="009F6BA2" w14:paraId="213EA6C8" w14:textId="77777777">
            <w:pPr>
              <w:rPr>
                <w:rFonts w:ascii="Calibri Light" w:hAnsi="Calibri Light" w:cs="Calibri Light"/>
              </w:rPr>
            </w:pPr>
            <w:r w:rsidRPr="00D14360">
              <w:rPr>
                <w:rFonts w:ascii="Calibri Light" w:hAnsi="Calibri Light" w:cs="Calibri Light"/>
              </w:rPr>
              <w:t>No constraint specified.</w:t>
            </w:r>
          </w:p>
        </w:tc>
      </w:tr>
      <w:tr w:rsidRPr="00C64922" w:rsidR="009F6BA2" w:rsidTr="004E29C8" w14:paraId="1466FB75" w14:textId="77777777">
        <w:trPr>
          <w:trHeight w:val="341"/>
        </w:trPr>
        <w:tc>
          <w:tcPr>
            <w:tcW w:w="2312" w:type="dxa"/>
            <w:tcBorders>
              <w:top w:val="single" w:color="4F81BD" w:sz="4" w:space="0"/>
              <w:bottom w:val="single" w:color="4472C4" w:themeColor="accent1" w:sz="4" w:space="0"/>
              <w:right w:val="nil"/>
            </w:tcBorders>
            <w:shd w:val="clear" w:color="auto" w:fill="FFFFFF"/>
          </w:tcPr>
          <w:p w:rsidRPr="00D14360" w:rsidR="009F6BA2" w:rsidP="00E42FA6" w:rsidRDefault="009F6BA2" w14:paraId="03E73262" w14:textId="77777777">
            <w:pPr>
              <w:rPr>
                <w:rFonts w:cs="Calibri"/>
                <w:b/>
                <w:bCs/>
              </w:rPr>
            </w:pPr>
            <w:r w:rsidRPr="00D14360">
              <w:rPr>
                <w:rFonts w:cs="Calibri"/>
                <w:b/>
                <w:bCs/>
              </w:rPr>
              <w:t>Negation</w:t>
            </w:r>
          </w:p>
        </w:tc>
        <w:tc>
          <w:tcPr>
            <w:tcW w:w="6930" w:type="dxa"/>
            <w:tcBorders>
              <w:top w:val="single" w:color="4F81BD" w:sz="4" w:space="0"/>
              <w:bottom w:val="single" w:color="4472C4" w:themeColor="accent1" w:sz="4" w:space="0"/>
            </w:tcBorders>
            <w:shd w:val="clear" w:color="auto" w:fill="auto"/>
          </w:tcPr>
          <w:p w:rsidRPr="00D14360" w:rsidR="009F6BA2" w:rsidP="00E42FA6" w:rsidRDefault="009F6BA2" w14:paraId="57849578" w14:textId="77777777">
            <w:pPr>
              <w:rPr>
                <w:rFonts w:ascii="Calibri Light" w:hAnsi="Calibri Light" w:cs="Calibri Light"/>
              </w:rPr>
            </w:pPr>
            <w:r w:rsidRPr="00D14360">
              <w:rPr>
                <w:rFonts w:ascii="Calibri Light" w:hAnsi="Calibri Light" w:cs="Calibri Light"/>
              </w:rPr>
              <w:t>Not explicitly specified.</w:t>
            </w:r>
          </w:p>
        </w:tc>
      </w:tr>
      <w:tr w:rsidRPr="00C64922" w:rsidR="009F6BA2" w:rsidTr="004E29C8" w14:paraId="04349370" w14:textId="77777777">
        <w:tc>
          <w:tcPr>
            <w:tcW w:w="2312" w:type="dxa"/>
            <w:tcBorders>
              <w:top w:val="single" w:color="4472C4" w:themeColor="accent1" w:sz="4" w:space="0"/>
              <w:right w:val="nil"/>
            </w:tcBorders>
            <w:shd w:val="clear" w:color="auto" w:fill="FFFFFF"/>
          </w:tcPr>
          <w:p w:rsidRPr="00D14360" w:rsidR="009F6BA2" w:rsidP="00E42FA6" w:rsidRDefault="009F6BA2" w14:paraId="5F02860A" w14:textId="77777777">
            <w:pPr>
              <w:rPr>
                <w:rFonts w:cs="Calibri"/>
                <w:b/>
                <w:bCs/>
              </w:rPr>
            </w:pPr>
            <w:r w:rsidRPr="00D14360">
              <w:rPr>
                <w:rFonts w:cs="Calibri"/>
                <w:b/>
                <w:bCs/>
              </w:rPr>
              <w:t>Other Considerations</w:t>
            </w:r>
          </w:p>
        </w:tc>
        <w:tc>
          <w:tcPr>
            <w:tcW w:w="6930" w:type="dxa"/>
            <w:tcBorders>
              <w:top w:val="single" w:color="4472C4" w:themeColor="accent1" w:sz="4" w:space="0"/>
            </w:tcBorders>
            <w:shd w:val="clear" w:color="auto" w:fill="auto"/>
          </w:tcPr>
          <w:p w:rsidRPr="00D14360" w:rsidR="009F6BA2" w:rsidP="00D14360" w:rsidRDefault="009F6BA2" w14:paraId="7EDD207F" w14:textId="77777777">
            <w:pPr>
              <w:keepNext/>
              <w:rPr>
                <w:rFonts w:ascii="Calibri Light" w:hAnsi="Calibri Light" w:cs="Calibri Light"/>
              </w:rPr>
            </w:pPr>
            <w:r w:rsidRPr="00D14360">
              <w:rPr>
                <w:rFonts w:ascii="Calibri Light" w:hAnsi="Calibri Light" w:cs="Calibri Light"/>
              </w:rPr>
              <w:t>This template requires at least one contained Problem Observation template. The primary difference between a Discharge Diagnosis and a Hospital Discharge Diagnosis is the LOINC code used in the Act.code element of the act wrapper. Encounter Diagnosis uses LOINC code 29308-4 (Diagnosis), while Hospital Discharge Diagnosis uses LOINC code 11535-2 (Hospital discharge Dx Narrative)</w:t>
            </w:r>
          </w:p>
        </w:tc>
      </w:tr>
      <w:tr w:rsidRPr="00C64922" w:rsidR="002F20C8" w:rsidTr="004E29C8" w14:paraId="4A4214E1" w14:textId="77777777">
        <w:tc>
          <w:tcPr>
            <w:tcW w:w="2312" w:type="dxa"/>
            <w:tcBorders>
              <w:top w:val="single" w:color="4F81BD" w:sz="4" w:space="0"/>
              <w:bottom w:val="single" w:color="4F81BD" w:sz="4" w:space="0"/>
              <w:right w:val="nil"/>
            </w:tcBorders>
            <w:shd w:val="clear" w:color="auto" w:fill="FFFFFF"/>
          </w:tcPr>
          <w:p w:rsidRPr="00D14360" w:rsidR="002F20C8" w:rsidP="0009537F" w:rsidRDefault="002F20C8" w14:paraId="7008E75B" w14:textId="77777777">
            <w:pPr>
              <w:rPr>
                <w:rFonts w:cs="Calibri"/>
                <w:b/>
                <w:bCs/>
              </w:rPr>
            </w:pPr>
            <w:r>
              <w:rPr>
                <w:rFonts w:cs="Calibri"/>
                <w:b/>
                <w:bCs/>
              </w:rPr>
              <w:t>Reference</w:t>
            </w:r>
          </w:p>
        </w:tc>
        <w:tc>
          <w:tcPr>
            <w:tcW w:w="6930" w:type="dxa"/>
            <w:tcBorders>
              <w:top w:val="single" w:color="4F81BD" w:sz="4" w:space="0"/>
              <w:bottom w:val="single" w:color="4F81BD" w:sz="4" w:space="0"/>
            </w:tcBorders>
            <w:shd w:val="clear" w:color="auto" w:fill="auto"/>
          </w:tcPr>
          <w:p w:rsidRPr="00AD08FB" w:rsidR="002F20C8" w:rsidP="0009537F" w:rsidRDefault="003709A6" w14:paraId="20A08CB1" w14:textId="54AA77BF">
            <w:pPr>
              <w:keepNext/>
              <w:rPr>
                <w:rFonts w:ascii="Calibri Light" w:hAnsi="Calibri Light" w:cs="Calibri Light"/>
              </w:rPr>
            </w:pPr>
            <w:r w:rsidRPr="00D14360">
              <w:rPr>
                <w:rFonts w:ascii="Calibri Light" w:hAnsi="Calibri Light" w:cs="Calibri Light"/>
              </w:rPr>
              <w:t xml:space="preserve">Visit </w:t>
            </w:r>
            <w:hyperlink w:history="1" r:id="rId51">
              <w:r w:rsidRPr="00D14360">
                <w:rPr>
                  <w:rStyle w:val="Hyperlink"/>
                  <w:rFonts w:ascii="Calibri Light" w:hAnsi="Calibri Light" w:cs="Calibri Light"/>
                </w:rPr>
                <w:t>HL7 CDA Example Search</w:t>
              </w:r>
            </w:hyperlink>
          </w:p>
        </w:tc>
      </w:tr>
      <w:tr w:rsidRPr="00C64922" w:rsidR="0009537F" w:rsidTr="004E29C8" w14:paraId="09EC5E0F" w14:textId="77777777">
        <w:tc>
          <w:tcPr>
            <w:tcW w:w="2312" w:type="dxa"/>
            <w:tcBorders>
              <w:top w:val="single" w:color="4F81BD" w:sz="4" w:space="0"/>
              <w:bottom w:val="single" w:color="4F81BD" w:sz="4" w:space="0"/>
              <w:right w:val="nil"/>
            </w:tcBorders>
            <w:shd w:val="clear" w:color="auto" w:fill="FFFFFF"/>
          </w:tcPr>
          <w:p w:rsidRPr="00D14360" w:rsidR="0009537F" w:rsidP="0009537F" w:rsidRDefault="0009537F" w14:paraId="6427C684" w14:textId="77777777">
            <w:pPr>
              <w:rPr>
                <w:rFonts w:cs="Calibri"/>
                <w:b/>
                <w:bCs/>
              </w:rPr>
            </w:pPr>
            <w:r w:rsidRPr="00D14360">
              <w:rPr>
                <w:rFonts w:cs="Calibri"/>
                <w:b/>
                <w:bCs/>
              </w:rPr>
              <w:t>Example</w:t>
            </w:r>
          </w:p>
        </w:tc>
        <w:tc>
          <w:tcPr>
            <w:tcW w:w="6930" w:type="dxa"/>
            <w:tcBorders>
              <w:top w:val="single" w:color="4F81BD" w:sz="4" w:space="0"/>
              <w:bottom w:val="single" w:color="4F81BD" w:sz="4" w:space="0"/>
            </w:tcBorders>
            <w:shd w:val="clear" w:color="auto" w:fill="auto"/>
          </w:tcPr>
          <w:p w:rsidRPr="00AD08FB" w:rsidR="0009537F" w:rsidP="0009537F" w:rsidRDefault="002F20C8" w14:paraId="64F79A6E" w14:textId="2AC0AB89">
            <w:pPr>
              <w:keepNext/>
              <w:rPr>
                <w:rFonts w:ascii="Calibri Light" w:hAnsi="Calibri Light" w:cs="Calibri Light"/>
              </w:rPr>
            </w:pPr>
            <w:r w:rsidRPr="00AD08FB">
              <w:rPr>
                <w:rFonts w:ascii="Calibri Light" w:hAnsi="Calibri Light" w:cs="Calibri Light"/>
              </w:rPr>
              <w:t>How to reference “</w:t>
            </w:r>
            <w:hyperlink w:history="1" r:id="rId52">
              <w:r w:rsidRPr="00AD08FB">
                <w:rPr>
                  <w:rStyle w:val="Hyperlink"/>
                  <w:rFonts w:ascii="Calibri Light" w:hAnsi="Calibri Light" w:cs="Calibri Light"/>
                </w:rPr>
                <w:t>Hospital Discharge Encounter with Billable Diagnoses</w:t>
              </w:r>
            </w:hyperlink>
            <w:r w:rsidRPr="00AD08FB" w:rsidR="000A1C87">
              <w:rPr>
                <w:rFonts w:ascii="Calibri Light" w:hAnsi="Calibri Light" w:cs="Calibri Light"/>
              </w:rPr>
              <w:t>”</w:t>
            </w:r>
          </w:p>
        </w:tc>
      </w:tr>
    </w:tbl>
    <w:p w:rsidR="00DD51B1" w:rsidP="00CA2798" w:rsidRDefault="00A5789F" w14:paraId="4BE10EBC" w14:textId="54587813">
      <w:pPr>
        <w:pStyle w:val="Caption"/>
      </w:pPr>
      <w:r>
        <w:t xml:space="preserve">  </w:t>
      </w:r>
      <w:bookmarkStart w:name="_Toc118898829" w:id="1522"/>
      <w:bookmarkStart w:name="_Toc119940032" w:id="1523"/>
      <w:bookmarkStart w:name="_Toc135313063" w:id="1524"/>
      <w:r w:rsidRPr="00C64922" w:rsidR="00CA2798">
        <w:t xml:space="preserve">Table </w:t>
      </w:r>
      <w:r>
        <w:fldChar w:fldCharType="begin"/>
      </w:r>
      <w:r>
        <w:instrText>SEQ Table \* ARABIC</w:instrText>
      </w:r>
      <w:r>
        <w:fldChar w:fldCharType="separate"/>
      </w:r>
      <w:r w:rsidR="00DC1072">
        <w:rPr>
          <w:noProof/>
        </w:rPr>
        <w:t>42</w:t>
      </w:r>
      <w:r>
        <w:fldChar w:fldCharType="end"/>
      </w:r>
      <w:r w:rsidRPr="00C64922" w:rsidR="00CA2798">
        <w:t>: Hospital Discharge Diagnosis</w:t>
      </w:r>
      <w:r w:rsidR="00852DED">
        <w:t xml:space="preserve"> Template</w:t>
      </w:r>
      <w:bookmarkEnd w:id="1522"/>
      <w:bookmarkEnd w:id="1523"/>
      <w:bookmarkEnd w:id="1524"/>
    </w:p>
    <w:p w:rsidRPr="00C64922" w:rsidR="00DD51B1" w:rsidP="00FD31AC" w:rsidRDefault="00DD51B1" w14:paraId="13FF1F5C" w14:textId="583CEC94">
      <w:pPr>
        <w:pStyle w:val="Heading3"/>
      </w:pPr>
      <w:bookmarkStart w:name="_Toc21894179" w:id="1525"/>
      <w:bookmarkStart w:name="_cw9jfrmmatnm" w:colFirst="0" w:colLast="0" w:id="1526"/>
      <w:bookmarkStart w:name="_Toc10707516" w:id="1527"/>
      <w:bookmarkStart w:name="_Toc11043644" w:id="1528"/>
      <w:bookmarkStart w:name="_Toc11045629" w:id="1529"/>
      <w:bookmarkStart w:name="_Toc11391299" w:id="1530"/>
      <w:bookmarkStart w:name="_Toc119939866" w:id="1531"/>
      <w:bookmarkStart w:name="_Toc135312897" w:id="1532"/>
      <w:bookmarkEnd w:id="1442"/>
      <w:bookmarkEnd w:id="1525"/>
      <w:bookmarkEnd w:id="1526"/>
      <w:r w:rsidRPr="00C64922">
        <w:t>Order</w:t>
      </w:r>
      <w:bookmarkEnd w:id="1527"/>
      <w:bookmarkEnd w:id="1528"/>
      <w:bookmarkEnd w:id="1529"/>
      <w:bookmarkEnd w:id="1530"/>
      <w:bookmarkEnd w:id="1531"/>
      <w:bookmarkEnd w:id="1532"/>
    </w:p>
    <w:p w:rsidRPr="00D14360" w:rsidR="00767420" w:rsidP="00767420" w:rsidRDefault="00767420" w14:paraId="3D62D6D3" w14:textId="3453DECF">
      <w:pPr>
        <w:rPr>
          <w:rFonts w:cs="Calibri"/>
        </w:rPr>
      </w:pPr>
      <w:r w:rsidRPr="00D14360">
        <w:rPr>
          <w:rFonts w:cs="Calibri"/>
        </w:rPr>
        <w:t>The inFulfillmentOf</w:t>
      </w:r>
      <w:r w:rsidR="00683E9B">
        <w:rPr>
          <w:rFonts w:cs="Calibri"/>
        </w:rPr>
        <w:t>/order</w:t>
      </w:r>
      <w:r w:rsidRPr="00D14360">
        <w:rPr>
          <w:rFonts w:cs="Calibri"/>
        </w:rPr>
        <w:t xml:space="preserve"> information in the document header represents documentation of orders that are fulfilled (in whole or in part) in the context of the encompassing encounter or within the context of the provided service event. </w:t>
      </w:r>
      <w:r w:rsidRPr="00F71ACA" w:rsidR="009E00EE">
        <w:rPr>
          <w:rFonts w:cs="Calibri"/>
        </w:rPr>
        <w:t xml:space="preserve">For </w:t>
      </w:r>
      <w:r w:rsidR="00683E9B">
        <w:rPr>
          <w:rFonts w:cs="Calibri"/>
        </w:rPr>
        <w:t>example</w:t>
      </w:r>
      <w:r w:rsidRPr="00683E9B" w:rsidR="009E00EE">
        <w:rPr>
          <w:rFonts w:cs="Calibri"/>
        </w:rPr>
        <w:t xml:space="preserve">, a provider orders an X-Ray. The X-Ray is performed. A radiologist reads the X-Ray and generates a report. The X-Ray order identifier is transmitted in the </w:t>
      </w:r>
      <w:r w:rsidRPr="00D14360" w:rsidR="00683E9B">
        <w:rPr>
          <w:rFonts w:cs="Calibri"/>
        </w:rPr>
        <w:t>inFulfillmentOf</w:t>
      </w:r>
      <w:r w:rsidR="00683E9B">
        <w:rPr>
          <w:rFonts w:cs="Calibri"/>
        </w:rPr>
        <w:t>/order</w:t>
      </w:r>
      <w:r w:rsidRPr="00683E9B" w:rsidR="009E00EE">
        <w:rPr>
          <w:rFonts w:cs="Calibri"/>
        </w:rPr>
        <w:t xml:space="preserve"> class,</w:t>
      </w:r>
      <w:r w:rsidR="00683E9B">
        <w:rPr>
          <w:rFonts w:cs="Calibri"/>
        </w:rPr>
        <w:t xml:space="preserve"> and</w:t>
      </w:r>
      <w:r w:rsidRPr="00683E9B" w:rsidR="009E00EE">
        <w:rPr>
          <w:rFonts w:cs="Calibri"/>
        </w:rPr>
        <w:t xml:space="preserve"> the performed X-Ray procedure is transmitted in the </w:t>
      </w:r>
      <w:r w:rsidR="00683E9B">
        <w:rPr>
          <w:rFonts w:cs="Calibri"/>
        </w:rPr>
        <w:t>documentationOf/ServiceEvent</w:t>
      </w:r>
      <w:r w:rsidRPr="00683E9B" w:rsidR="009E00EE">
        <w:rPr>
          <w:rFonts w:cs="Calibri"/>
        </w:rPr>
        <w:t>.</w:t>
      </w:r>
      <w:r w:rsidRPr="00683E9B" w:rsidR="002A07BF">
        <w:rPr>
          <w:rFonts w:cs="Calibri"/>
        </w:rPr>
        <w:t xml:space="preserve"> </w:t>
      </w:r>
      <w:r w:rsidRPr="00683E9B" w:rsidR="00586E46">
        <w:rPr>
          <w:rFonts w:cs="Calibri"/>
        </w:rPr>
        <w:t xml:space="preserve"> </w:t>
      </w:r>
      <w:r w:rsidRPr="00D14360">
        <w:rPr>
          <w:rFonts w:cs="Calibri"/>
        </w:rPr>
        <w:t xml:space="preserve">In the body of the document, the service activities performed to fulfill the order are represented using templates designed to represent a performed </w:t>
      </w:r>
      <w:r w:rsidRPr="00D14360" w:rsidR="00320BA8">
        <w:rPr>
          <w:rFonts w:cs="Calibri"/>
        </w:rPr>
        <w:t xml:space="preserve">test (observation), </w:t>
      </w:r>
      <w:r w:rsidRPr="00D14360">
        <w:rPr>
          <w:rFonts w:cs="Calibri"/>
        </w:rPr>
        <w:t xml:space="preserve">procedure, substanceAdministration, supply, encounter or other </w:t>
      </w:r>
      <w:r w:rsidRPr="00D14360" w:rsidR="00320BA8">
        <w:rPr>
          <w:rFonts w:cs="Calibri"/>
        </w:rPr>
        <w:t xml:space="preserve">type of </w:t>
      </w:r>
      <w:r w:rsidRPr="00D14360">
        <w:rPr>
          <w:rFonts w:cs="Calibri"/>
        </w:rPr>
        <w:t>act.</w:t>
      </w:r>
    </w:p>
    <w:p w:rsidRPr="00D14360" w:rsidR="00B33A01" w:rsidP="00767420" w:rsidRDefault="00B33A01" w14:paraId="13D844A8" w14:textId="77777777">
      <w:pPr>
        <w:rPr>
          <w:rFonts w:cs="Calibri"/>
        </w:rPr>
      </w:pP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4E29C8" w:rsidTr="004E29C8" w14:paraId="6529F288" w14:textId="77777777">
        <w:trPr>
          <w:cantSplit/>
          <w:trHeight w:val="576"/>
        </w:trPr>
        <w:tc>
          <w:tcPr>
            <w:tcW w:w="683" w:type="dxa"/>
            <w:tcBorders>
              <w:right w:val="nil"/>
            </w:tcBorders>
            <w:shd w:val="clear" w:color="auto" w:fill="C6D9F1"/>
          </w:tcPr>
          <w:p w:rsidRPr="00C64922" w:rsidR="009F6BA2" w:rsidP="00E42FA6" w:rsidRDefault="00634398" w14:paraId="6ACE9900" w14:textId="77777777">
            <w:pPr>
              <w:pStyle w:val="BodyText"/>
              <w:rPr>
                <w:noProof/>
              </w:rPr>
            </w:pPr>
            <w:r>
              <w:rPr>
                <w:noProof/>
              </w:rPr>
              <w:drawing>
                <wp:inline distT="0" distB="0" distL="0" distR="0" wp14:anchorId="4EB563FC" wp14:editId="12164F19">
                  <wp:extent cx="323215" cy="323215"/>
                  <wp:effectExtent l="0" t="0" r="0" b="635"/>
                  <wp:docPr id="23" name="Graphic 15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C64922" w:rsidR="009F6BA2" w:rsidP="00E42FA6" w:rsidRDefault="009F6BA2" w14:paraId="12D08924" w14:textId="77777777">
            <w:pPr>
              <w:pStyle w:val="BodyText"/>
            </w:pPr>
            <w:r w:rsidRPr="00D14360">
              <w:rPr>
                <w:bCs/>
              </w:rPr>
              <w:t>C-CDA Content Creators SHALL represent completed orders in the inFulfillmentOf area of the header for orders completed in the context established for the document.</w:t>
            </w:r>
            <w:r w:rsidRPr="00D14360">
              <w:t xml:space="preserve"> </w:t>
            </w:r>
            <w:r w:rsidRPr="00D14360">
              <w:rPr>
                <w:b/>
                <w:color w:val="000000"/>
              </w:rPr>
              <w:t>[</w:t>
            </w:r>
            <w:r w:rsidR="00A46C09">
              <w:rPr>
                <w:b/>
                <w:color w:val="000000"/>
              </w:rPr>
              <w:t>BP-083</w:t>
            </w:r>
            <w:r w:rsidRPr="00D14360">
              <w:rPr>
                <w:b/>
                <w:color w:val="000000"/>
              </w:rPr>
              <w:t>]</w:t>
            </w:r>
          </w:p>
        </w:tc>
      </w:tr>
      <w:tr w:rsidRPr="00C64922" w:rsidR="004E29C8" w:rsidTr="004E29C8" w14:paraId="64973825" w14:textId="77777777">
        <w:trPr>
          <w:cantSplit/>
          <w:trHeight w:val="576"/>
        </w:trPr>
        <w:tc>
          <w:tcPr>
            <w:tcW w:w="683" w:type="dxa"/>
            <w:tcBorders>
              <w:right w:val="nil"/>
            </w:tcBorders>
            <w:shd w:val="clear" w:color="auto" w:fill="C6D9F1"/>
          </w:tcPr>
          <w:p w:rsidRPr="00C64922" w:rsidR="009F6BA2" w:rsidP="00E42FA6" w:rsidRDefault="00634398" w14:paraId="154A3E0D" w14:textId="77777777">
            <w:pPr>
              <w:pStyle w:val="BodyText"/>
              <w:rPr>
                <w:noProof/>
              </w:rPr>
            </w:pPr>
            <w:r>
              <w:rPr>
                <w:noProof/>
              </w:rPr>
              <w:drawing>
                <wp:inline distT="0" distB="0" distL="0" distR="0" wp14:anchorId="14E3B968" wp14:editId="07146F37">
                  <wp:extent cx="323215" cy="323215"/>
                  <wp:effectExtent l="0" t="0" r="0" b="635"/>
                  <wp:docPr id="22" name="Graphic 14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5"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D14360" w:rsidR="009F6BA2" w:rsidP="00E42FA6" w:rsidRDefault="009F6BA2" w14:paraId="5C3B28C0" w14:textId="2A1B2BCF">
            <w:pPr>
              <w:pStyle w:val="BodyText"/>
              <w:rPr>
                <w:color w:val="000000"/>
              </w:rPr>
            </w:pPr>
            <w:r w:rsidRPr="00D14360">
              <w:rPr>
                <w:color w:val="000000"/>
              </w:rPr>
              <w:t xml:space="preserve">C-CDA </w:t>
            </w:r>
            <w:r w:rsidRPr="00D14360">
              <w:t xml:space="preserve">Content </w:t>
            </w:r>
            <w:r w:rsidRPr="00D14360">
              <w:rPr>
                <w:bCs/>
              </w:rPr>
              <w:t>Consumers SHALL render information about completed orders documented in the inFulfillmentOf area of the header for orders completed in the context established for the document</w:t>
            </w:r>
            <w:r w:rsidRPr="00D14360">
              <w:t>.</w:t>
            </w:r>
            <w:r w:rsidR="00EC45ED">
              <w:t xml:space="preserve"> </w:t>
            </w:r>
            <w:r w:rsidRPr="00EC45ED" w:rsidR="00EC45ED">
              <w:t>For example, a consumer might opt to render any inFulfillmentOf/order/id elements where @displayable="true", the inFulfillmentOf/order/code/originalText or @displayName, or both.</w:t>
            </w:r>
            <w:r w:rsidRPr="00D14360">
              <w:t xml:space="preserve"> </w:t>
            </w:r>
            <w:r w:rsidRPr="00D14360">
              <w:rPr>
                <w:b/>
                <w:color w:val="000000"/>
              </w:rPr>
              <w:t>[</w:t>
            </w:r>
            <w:r w:rsidR="00A46C09">
              <w:rPr>
                <w:b/>
                <w:color w:val="000000"/>
              </w:rPr>
              <w:t>BP-084</w:t>
            </w:r>
            <w:r w:rsidRPr="00D14360">
              <w:rPr>
                <w:b/>
                <w:color w:val="000000"/>
              </w:rPr>
              <w:t>]</w:t>
            </w:r>
          </w:p>
        </w:tc>
      </w:tr>
    </w:tbl>
    <w:p w:rsidRPr="00D14360" w:rsidR="00C23807" w:rsidP="009F6BA2" w:rsidRDefault="00C23807" w14:paraId="1851E0F3" w14:textId="77777777">
      <w:pPr>
        <w:pStyle w:val="NormalWeb"/>
        <w:spacing w:before="0" w:beforeAutospacing="0" w:after="120" w:afterAutospacing="0"/>
        <w:rPr>
          <w:rFonts w:cs="Calibri"/>
          <w:b/>
          <w:bCs/>
          <w:color w:val="000000"/>
          <w:sz w:val="22"/>
          <w:szCs w:val="22"/>
        </w:rPr>
      </w:pPr>
    </w:p>
    <w:p w:rsidRPr="00D14360" w:rsidR="00320BA8" w:rsidP="00B505D2" w:rsidRDefault="00320BA8" w14:paraId="182F8746" w14:textId="77777777">
      <w:pPr>
        <w:spacing w:after="120"/>
        <w:rPr>
          <w:rFonts w:eastAsia="Calibri" w:cs="Calibri"/>
          <w:bCs/>
        </w:rPr>
      </w:pPr>
      <w:r w:rsidRPr="00D14360">
        <w:rPr>
          <w:rFonts w:eastAsia="Calibri" w:cs="Calibri"/>
          <w:bCs/>
        </w:rPr>
        <w:t>The document header does not include structures for indexing orders that have been placed within the context of the encounter or services delivered. The HL7 CDA Release 2 Implementation Guide: Additional CDA R2 Templates – Clinical Documents for Payers – Set 1, Release 1 – US Realm implement</w:t>
      </w:r>
      <w:r w:rsidRPr="00D14360" w:rsidR="009A0515">
        <w:rPr>
          <w:rFonts w:eastAsia="Calibri" w:cs="Calibri"/>
          <w:bCs/>
        </w:rPr>
        <w:t>ation</w:t>
      </w:r>
      <w:r w:rsidRPr="00D14360">
        <w:rPr>
          <w:rFonts w:eastAsia="Calibri" w:cs="Calibri"/>
          <w:bCs/>
        </w:rPr>
        <w:t xml:space="preserve"> guide defines a section templates for this purpose</w:t>
      </w:r>
      <w:r w:rsidRPr="00D14360" w:rsidR="00C64C4D">
        <w:rPr>
          <w:rFonts w:eastAsia="Calibri" w:cs="Calibri"/>
          <w:bCs/>
        </w:rPr>
        <w:t xml:space="preserve">. </w:t>
      </w:r>
    </w:p>
    <w:p w:rsidRPr="00225CAE" w:rsidR="00DD51B1" w:rsidP="004C76D9" w:rsidRDefault="00DD51B1" w14:paraId="7265365C" w14:textId="77777777">
      <w:pPr>
        <w:pStyle w:val="Heading4"/>
      </w:pPr>
      <w:bookmarkStart w:name="_999nwjudud7" w:colFirst="0" w:colLast="0" w:id="1533"/>
      <w:bookmarkStart w:name="_Toc11043645" w:id="1534"/>
      <w:bookmarkEnd w:id="1533"/>
      <w:r w:rsidRPr="00225CAE">
        <w:t>Fulfilled Order</w:t>
      </w:r>
      <w:bookmarkEnd w:id="1534"/>
    </w:p>
    <w:p w:rsidRPr="00D14360" w:rsidR="00DD51B1" w:rsidP="00B505D2" w:rsidRDefault="00320BA8" w14:paraId="2FE34E86" w14:textId="03DDD4B4">
      <w:pPr>
        <w:spacing w:after="120"/>
        <w:rPr>
          <w:rFonts w:eastAsia="Calibri" w:cs="Calibri"/>
          <w:bCs/>
        </w:rPr>
      </w:pPr>
      <w:r w:rsidRPr="00D14360">
        <w:rPr>
          <w:rFonts w:eastAsia="Calibri" w:cs="Calibri"/>
          <w:bCs/>
        </w:rPr>
        <w:t xml:space="preserve">See </w:t>
      </w:r>
      <w:r w:rsidRPr="00D14360" w:rsidR="00225CAE">
        <w:rPr>
          <w:rFonts w:eastAsia="Calibri" w:cs="Calibri"/>
          <w:bCs/>
        </w:rPr>
        <w:t>Chapter 5.2.</w:t>
      </w:r>
      <w:r w:rsidRPr="00D14360" w:rsidR="00693FC4">
        <w:rPr>
          <w:rFonts w:eastAsia="Calibri" w:cs="Calibri"/>
          <w:bCs/>
        </w:rPr>
        <w:t>13</w:t>
      </w:r>
      <w:r w:rsidRPr="00D14360" w:rsidR="00225CAE">
        <w:rPr>
          <w:rFonts w:eastAsia="Calibri" w:cs="Calibri"/>
          <w:bCs/>
        </w:rPr>
        <w:t xml:space="preserve"> Medication and </w:t>
      </w:r>
      <w:r w:rsidRPr="00D14360" w:rsidR="00282D01">
        <w:rPr>
          <w:rFonts w:eastAsia="Calibri" w:cs="Calibri"/>
          <w:bCs/>
        </w:rPr>
        <w:t>C</w:t>
      </w:r>
      <w:r w:rsidRPr="00D14360">
        <w:rPr>
          <w:rFonts w:eastAsia="Calibri" w:cs="Calibri"/>
          <w:bCs/>
        </w:rPr>
        <w:t>hapter 5.</w:t>
      </w:r>
      <w:r w:rsidRPr="00D14360" w:rsidR="00225CAE">
        <w:rPr>
          <w:rFonts w:eastAsia="Calibri" w:cs="Calibri"/>
          <w:bCs/>
        </w:rPr>
        <w:t>2.1</w:t>
      </w:r>
      <w:r w:rsidRPr="00D14360" w:rsidR="00693FC4">
        <w:rPr>
          <w:rFonts w:eastAsia="Calibri" w:cs="Calibri"/>
          <w:bCs/>
        </w:rPr>
        <w:t>5</w:t>
      </w:r>
      <w:r w:rsidRPr="00D14360" w:rsidR="00225CAE">
        <w:rPr>
          <w:rFonts w:eastAsia="Calibri" w:cs="Calibri"/>
          <w:bCs/>
        </w:rPr>
        <w:t xml:space="preserve"> Procedure of this document </w:t>
      </w:r>
      <w:r w:rsidRPr="00D14360">
        <w:rPr>
          <w:rFonts w:eastAsia="Calibri" w:cs="Calibri"/>
          <w:bCs/>
        </w:rPr>
        <w:t xml:space="preserve">for more information about entry templates defined to represent performed service </w:t>
      </w:r>
      <w:r w:rsidRPr="00D14360" w:rsidR="00364274">
        <w:rPr>
          <w:rFonts w:eastAsia="Calibri" w:cs="Calibri"/>
          <w:bCs/>
        </w:rPr>
        <w:t>acts such as Intervention Act (V2), Procedure Activity Procedure (V</w:t>
      </w:r>
      <w:r w:rsidR="0007159E">
        <w:rPr>
          <w:rFonts w:eastAsia="Calibri" w:cs="Calibri"/>
          <w:bCs/>
        </w:rPr>
        <w:t>3</w:t>
      </w:r>
      <w:r w:rsidRPr="00D14360" w:rsidR="00364274">
        <w:rPr>
          <w:rFonts w:eastAsia="Calibri" w:cs="Calibri"/>
          <w:bCs/>
        </w:rPr>
        <w:t>)</w:t>
      </w:r>
      <w:r w:rsidRPr="00D14360" w:rsidR="009A7399">
        <w:rPr>
          <w:rFonts w:eastAsia="Calibri" w:cs="Calibri"/>
          <w:bCs/>
        </w:rPr>
        <w:t xml:space="preserve">, </w:t>
      </w:r>
      <w:r w:rsidRPr="00D14360" w:rsidR="00364274">
        <w:rPr>
          <w:rFonts w:eastAsia="Calibri" w:cs="Calibri"/>
          <w:bCs/>
        </w:rPr>
        <w:t xml:space="preserve">Immunization Activity(V3), Encounter Activity (V3), Medication Activity (V2), </w:t>
      </w:r>
      <w:r w:rsidRPr="00D14360" w:rsidR="009A7399">
        <w:rPr>
          <w:rFonts w:eastAsia="Calibri" w:cs="Calibri"/>
          <w:bCs/>
        </w:rPr>
        <w:t xml:space="preserve">Non-Medicinal Supply Activity (V2), </w:t>
      </w:r>
      <w:r w:rsidRPr="00D14360" w:rsidR="00364274">
        <w:rPr>
          <w:rFonts w:eastAsia="Calibri" w:cs="Calibri"/>
          <w:bCs/>
        </w:rPr>
        <w:t>etc.</w:t>
      </w:r>
      <w:r w:rsidRPr="00D14360" w:rsidR="009A7399">
        <w:rPr>
          <w:rFonts w:eastAsia="Calibri" w:cs="Calibri"/>
          <w:bCs/>
        </w:rPr>
        <w:t xml:space="preserve"> Templates types are discussed in the context of the data class used to categorize the type of service act.</w:t>
      </w:r>
    </w:p>
    <w:p w:rsidRPr="00D14360" w:rsidR="00504F98" w:rsidP="00B505D2" w:rsidRDefault="00504F98" w14:paraId="3E48421F" w14:textId="3E9F860C">
      <w:pPr>
        <w:spacing w:after="120"/>
        <w:rPr>
          <w:rFonts w:eastAsia="Calibri" w:cs="Calibri"/>
          <w:bCs/>
        </w:rPr>
      </w:pPr>
      <w:r w:rsidRPr="00D14360">
        <w:rPr>
          <w:rFonts w:eastAsia="Calibri" w:cs="Calibri"/>
          <w:b/>
        </w:rPr>
        <w:t>Reference:</w:t>
      </w:r>
      <w:r w:rsidRPr="00D14360">
        <w:rPr>
          <w:rFonts w:eastAsia="Calibri" w:cs="Calibri"/>
          <w:bCs/>
        </w:rPr>
        <w:t xml:space="preserve"> </w:t>
      </w:r>
      <w:r w:rsidRPr="007770C6" w:rsidR="00FA1C2A">
        <w:rPr>
          <w:rFonts w:eastAsia="Calibri" w:cs="Calibri"/>
          <w:bCs/>
          <w:color w:val="0000FF"/>
          <w:u w:val="single"/>
        </w:rPr>
        <w:fldChar w:fldCharType="begin"/>
      </w:r>
      <w:r w:rsidRPr="007770C6" w:rsidR="00FA1C2A">
        <w:rPr>
          <w:rFonts w:eastAsia="Calibri" w:cs="Calibri"/>
          <w:bCs/>
          <w:color w:val="0000FF"/>
          <w:u w:val="single"/>
        </w:rPr>
        <w:instrText xml:space="preserve"> REF _Ref98770799 \r \h </w:instrText>
      </w:r>
      <w:r w:rsidRPr="007770C6" w:rsidR="00FA1C2A">
        <w:rPr>
          <w:rFonts w:eastAsia="Calibri" w:cs="Calibri"/>
          <w:bCs/>
          <w:color w:val="0000FF"/>
          <w:u w:val="single"/>
        </w:rPr>
      </w:r>
      <w:r w:rsidRPr="007770C6" w:rsidR="00FA1C2A">
        <w:rPr>
          <w:rFonts w:eastAsia="Calibri" w:cs="Calibri"/>
          <w:bCs/>
          <w:color w:val="0000FF"/>
          <w:u w:val="single"/>
        </w:rPr>
        <w:fldChar w:fldCharType="separate"/>
      </w:r>
      <w:r w:rsidR="00DC1072">
        <w:rPr>
          <w:rFonts w:eastAsia="Calibri" w:cs="Calibri"/>
          <w:bCs/>
          <w:color w:val="0000FF"/>
          <w:u w:val="single"/>
        </w:rPr>
        <w:t>5.2.13</w:t>
      </w:r>
      <w:r w:rsidRPr="007770C6" w:rsidR="00FA1C2A">
        <w:rPr>
          <w:rFonts w:eastAsia="Calibri" w:cs="Calibri"/>
          <w:bCs/>
          <w:color w:val="0000FF"/>
          <w:u w:val="single"/>
        </w:rPr>
        <w:fldChar w:fldCharType="end"/>
      </w:r>
      <w:r w:rsidRPr="007770C6" w:rsidR="00FA1C2A">
        <w:rPr>
          <w:rFonts w:eastAsia="Calibri" w:cs="Calibri"/>
          <w:bCs/>
          <w:color w:val="0000FF"/>
          <w:u w:val="single"/>
        </w:rPr>
        <w:t xml:space="preserve"> </w:t>
      </w:r>
      <w:r w:rsidRPr="007770C6" w:rsidR="00FA1C2A">
        <w:rPr>
          <w:rFonts w:eastAsia="Calibri" w:cs="Calibri"/>
          <w:bCs/>
          <w:color w:val="0000FF"/>
          <w:u w:val="single"/>
        </w:rPr>
        <w:fldChar w:fldCharType="begin"/>
      </w:r>
      <w:r w:rsidRPr="00FA1C2A" w:rsidR="00FA1C2A">
        <w:rPr>
          <w:rFonts w:eastAsia="Calibri" w:cs="Calibri"/>
          <w:bCs/>
          <w:color w:val="0000FF"/>
          <w:u w:val="single"/>
        </w:rPr>
        <w:instrText xml:space="preserve"> REF _Ref98770899 \h </w:instrText>
      </w:r>
      <w:r w:rsidRPr="007770C6" w:rsidR="00FA1C2A">
        <w:rPr>
          <w:rFonts w:eastAsia="Calibri" w:cs="Calibri"/>
          <w:bCs/>
          <w:color w:val="0000FF"/>
          <w:u w:val="single"/>
        </w:rPr>
      </w:r>
      <w:r w:rsidRPr="007770C6" w:rsidR="00FA1C2A">
        <w:rPr>
          <w:rFonts w:eastAsia="Calibri" w:cs="Calibri"/>
          <w:bCs/>
          <w:color w:val="0000FF"/>
          <w:u w:val="single"/>
        </w:rPr>
        <w:fldChar w:fldCharType="separate"/>
      </w:r>
      <w:r w:rsidRPr="00C64922" w:rsidR="00DC1072">
        <w:t>Medication</w:t>
      </w:r>
      <w:r w:rsidRPr="007770C6" w:rsidR="00FA1C2A">
        <w:rPr>
          <w:rFonts w:eastAsia="Calibri" w:cs="Calibri"/>
          <w:bCs/>
          <w:color w:val="0000FF"/>
          <w:u w:val="single"/>
        </w:rPr>
        <w:fldChar w:fldCharType="end"/>
      </w:r>
      <w:r w:rsidRPr="007770C6" w:rsidR="00FA1C2A">
        <w:rPr>
          <w:rFonts w:eastAsia="Calibri" w:cs="Calibri"/>
          <w:bCs/>
        </w:rPr>
        <w:t xml:space="preserve">, </w:t>
      </w:r>
      <w:r w:rsidRPr="007770C6" w:rsidR="00FA1C2A">
        <w:rPr>
          <w:rStyle w:val="Hyperlink"/>
          <w:rFonts w:eastAsia="Calibri" w:cs="Calibri"/>
          <w:bCs/>
        </w:rPr>
        <w:fldChar w:fldCharType="begin"/>
      </w:r>
      <w:r w:rsidRPr="007770C6" w:rsidR="00FA1C2A">
        <w:rPr>
          <w:rStyle w:val="Hyperlink"/>
          <w:rFonts w:eastAsia="Calibri" w:cs="Calibri"/>
          <w:bCs/>
        </w:rPr>
        <w:instrText xml:space="preserve"> REF _Ref98770828 \r \h </w:instrText>
      </w:r>
      <w:r w:rsidRPr="007770C6" w:rsidR="00FA1C2A">
        <w:rPr>
          <w:rStyle w:val="Hyperlink"/>
          <w:rFonts w:eastAsia="Calibri" w:cs="Calibri"/>
          <w:bCs/>
        </w:rPr>
      </w:r>
      <w:r w:rsidRPr="007770C6" w:rsidR="00FA1C2A">
        <w:rPr>
          <w:rStyle w:val="Hyperlink"/>
          <w:rFonts w:eastAsia="Calibri" w:cs="Calibri"/>
          <w:bCs/>
        </w:rPr>
        <w:fldChar w:fldCharType="separate"/>
      </w:r>
      <w:r w:rsidR="00DC1072">
        <w:rPr>
          <w:rStyle w:val="Hyperlink"/>
          <w:rFonts w:eastAsia="Calibri" w:cs="Calibri"/>
          <w:bCs/>
        </w:rPr>
        <w:t>5.2.15</w:t>
      </w:r>
      <w:r w:rsidRPr="007770C6" w:rsidR="00FA1C2A">
        <w:rPr>
          <w:rStyle w:val="Hyperlink"/>
          <w:rFonts w:eastAsia="Calibri" w:cs="Calibri"/>
          <w:bCs/>
        </w:rPr>
        <w:fldChar w:fldCharType="end"/>
      </w:r>
      <w:r w:rsidRPr="007770C6" w:rsidR="00FA1C2A">
        <w:rPr>
          <w:rStyle w:val="Hyperlink"/>
          <w:rFonts w:eastAsia="Calibri" w:cs="Calibri"/>
          <w:bCs/>
        </w:rPr>
        <w:t xml:space="preserve"> </w:t>
      </w:r>
      <w:r w:rsidRPr="007770C6" w:rsidR="00FA1C2A">
        <w:rPr>
          <w:rStyle w:val="Hyperlink"/>
          <w:rFonts w:eastAsia="Calibri" w:cs="Calibri"/>
          <w:bCs/>
        </w:rPr>
        <w:fldChar w:fldCharType="begin"/>
      </w:r>
      <w:r w:rsidRPr="007770C6" w:rsidR="00FA1C2A">
        <w:rPr>
          <w:rStyle w:val="Hyperlink"/>
          <w:rFonts w:eastAsia="Calibri" w:cs="Calibri"/>
          <w:bCs/>
        </w:rPr>
        <w:instrText xml:space="preserve"> REF _Ref98770832 \h </w:instrText>
      </w:r>
      <w:r w:rsidRPr="007770C6" w:rsidR="00FA1C2A">
        <w:rPr>
          <w:rStyle w:val="Hyperlink"/>
          <w:rFonts w:eastAsia="Calibri" w:cs="Calibri"/>
          <w:bCs/>
        </w:rPr>
      </w:r>
      <w:r w:rsidRPr="007770C6" w:rsidR="00FA1C2A">
        <w:rPr>
          <w:rStyle w:val="Hyperlink"/>
          <w:rFonts w:eastAsia="Calibri" w:cs="Calibri"/>
          <w:bCs/>
        </w:rPr>
        <w:fldChar w:fldCharType="separate"/>
      </w:r>
      <w:r w:rsidRPr="00C64922" w:rsidR="00DC1072">
        <w:t>Procedure</w:t>
      </w:r>
      <w:r w:rsidRPr="007770C6" w:rsidR="00FA1C2A">
        <w:rPr>
          <w:rStyle w:val="Hyperlink"/>
          <w:rFonts w:eastAsia="Calibri" w:cs="Calibri"/>
          <w:bCs/>
        </w:rPr>
        <w:fldChar w:fldCharType="end"/>
      </w:r>
      <w:r w:rsidDel="00FA1C2A" w:rsidR="00FA1C2A">
        <w:t xml:space="preserve"> </w:t>
      </w:r>
    </w:p>
    <w:p w:rsidRPr="00C64922" w:rsidR="00DD51B1" w:rsidP="004C76D9" w:rsidRDefault="00DD51B1" w14:paraId="751D7820" w14:textId="77777777">
      <w:pPr>
        <w:pStyle w:val="Heading4"/>
      </w:pPr>
      <w:bookmarkStart w:name="_sfmcfqkjvr55" w:colFirst="0" w:colLast="0" w:id="1535"/>
      <w:bookmarkStart w:name="_Toc11043646" w:id="1536"/>
      <w:bookmarkEnd w:id="1535"/>
      <w:r w:rsidRPr="00C64922">
        <w:t>Placed Order</w:t>
      </w:r>
      <w:bookmarkEnd w:id="1536"/>
    </w:p>
    <w:p w:rsidRPr="00D14360" w:rsidR="00DD51B1" w:rsidP="00B505D2" w:rsidRDefault="009A7399" w14:paraId="06964DCD" w14:textId="77777777">
      <w:pPr>
        <w:spacing w:after="120"/>
        <w:rPr>
          <w:rFonts w:eastAsia="Calibri" w:cs="Calibri"/>
          <w:bCs/>
        </w:rPr>
      </w:pPr>
      <w:bookmarkStart w:name="_3fjphlaly667" w:colFirst="0" w:colLast="0" w:id="1537"/>
      <w:bookmarkStart w:name="_rlggvgv7ptvp" w:colFirst="0" w:colLast="0" w:id="1538"/>
      <w:bookmarkStart w:name="_i1k1u6qi4a2t" w:colFirst="0" w:colLast="0" w:id="1539"/>
      <w:bookmarkStart w:name="_a9e7wqz47s8u" w:colFirst="0" w:colLast="0" w:id="1540"/>
      <w:bookmarkEnd w:id="1537"/>
      <w:bookmarkEnd w:id="1538"/>
      <w:bookmarkEnd w:id="1539"/>
      <w:bookmarkEnd w:id="1540"/>
      <w:r w:rsidRPr="00D14360">
        <w:rPr>
          <w:rFonts w:eastAsia="Calibri" w:cs="Calibri"/>
          <w:bCs/>
        </w:rPr>
        <w:t xml:space="preserve">See </w:t>
      </w:r>
      <w:r w:rsidRPr="00D14360" w:rsidR="00282D01">
        <w:rPr>
          <w:rFonts w:eastAsia="Calibri" w:cs="Calibri"/>
          <w:bCs/>
        </w:rPr>
        <w:t>C</w:t>
      </w:r>
      <w:r w:rsidRPr="00D14360">
        <w:rPr>
          <w:rFonts w:eastAsia="Calibri" w:cs="Calibri"/>
          <w:bCs/>
        </w:rPr>
        <w:t xml:space="preserve">hapter </w:t>
      </w:r>
      <w:r w:rsidRPr="00D14360" w:rsidR="004E605C">
        <w:rPr>
          <w:rFonts w:eastAsia="Calibri" w:cs="Calibri"/>
          <w:bCs/>
        </w:rPr>
        <w:t>5.2.17</w:t>
      </w:r>
      <w:r w:rsidRPr="00D14360">
        <w:rPr>
          <w:rFonts w:eastAsia="Calibri" w:cs="Calibri"/>
          <w:bCs/>
        </w:rPr>
        <w:t xml:space="preserve"> for more information about entry templates defined to represent ordered service acts such as Planned Encounter (V2), Planned Medication Activity (V2), Planned Observation (V2), Planned Procedure (V2), Planned Supply (V2), Planned Act (V2), etc.</w:t>
      </w:r>
    </w:p>
    <w:p w:rsidRPr="00D14360" w:rsidR="00504F98" w:rsidP="00B505D2" w:rsidRDefault="00504F98" w14:paraId="4F3373C9" w14:textId="0970356E">
      <w:pPr>
        <w:spacing w:after="120"/>
        <w:rPr>
          <w:rFonts w:eastAsia="Calibri" w:cs="Calibri"/>
          <w:b/>
        </w:rPr>
      </w:pPr>
      <w:r w:rsidRPr="00D14360">
        <w:rPr>
          <w:rFonts w:eastAsia="Calibri" w:cs="Calibri"/>
          <w:b/>
        </w:rPr>
        <w:t xml:space="preserve">Reference: </w:t>
      </w:r>
      <w:hyperlink w:history="1" w:anchor="_Plan_of_Treatment">
        <w:r w:rsidRPr="00AD08FB">
          <w:rPr>
            <w:rStyle w:val="Hyperlink"/>
            <w:rFonts w:eastAsia="Calibri" w:cs="Calibri"/>
            <w:bCs/>
            <w:color w:val="000000"/>
            <w:u w:val="none"/>
          </w:rPr>
          <w:t xml:space="preserve"> </w:t>
        </w:r>
        <w:r w:rsidRPr="007770C6" w:rsidR="004E605C">
          <w:rPr>
            <w:rStyle w:val="Hyperlink"/>
            <w:rFonts w:eastAsia="Calibri" w:cs="Calibri"/>
            <w:bCs/>
          </w:rPr>
          <w:t>5.2.17 Plan of Treatment</w:t>
        </w:r>
      </w:hyperlink>
    </w:p>
    <w:p w:rsidRPr="00D14360" w:rsidR="009A7399" w:rsidP="00B505D2" w:rsidRDefault="009A7399" w14:paraId="03EDB659" w14:textId="77777777">
      <w:pPr>
        <w:spacing w:after="120"/>
        <w:rPr>
          <w:rFonts w:eastAsia="Calibri" w:cs="Calibri"/>
          <w:bCs/>
        </w:rPr>
      </w:pPr>
      <w:r w:rsidRPr="00D14360">
        <w:rPr>
          <w:rFonts w:eastAsia="Calibri" w:cs="Calibri"/>
          <w:bCs/>
        </w:rPr>
        <w:t xml:space="preserve">Templates of these types are discussed in the context of the data class used to categorize the type of service activity.  The key distinction for representing a placed order is to utilize the moodCode attribute with a value of RQO.  RQO in comes from the HL7ActMood code system and conceptually means “requested”. It is used to represent an ordered service activity.  </w:t>
      </w:r>
    </w:p>
    <w:p w:rsidRPr="00DB2C36" w:rsidR="005126A6" w:rsidP="005126A6" w:rsidRDefault="005126A6" w14:paraId="51791D04" w14:textId="77777777">
      <w:pPr>
        <w:pStyle w:val="Default"/>
        <w:rPr>
          <w:rFonts w:ascii="Courier New" w:hAnsi="Courier New" w:cs="Courier New"/>
          <w:sz w:val="20"/>
        </w:rPr>
      </w:pPr>
      <w:r w:rsidRPr="007770C6">
        <w:rPr>
          <w:rFonts w:eastAsia="Calibri"/>
          <w:bCs/>
          <w:sz w:val="20"/>
        </w:rPr>
        <w:t xml:space="preserve">The </w:t>
      </w:r>
      <w:r w:rsidRPr="007770C6">
        <w:rPr>
          <w:rFonts w:eastAsia="Calibri"/>
          <w:bCs/>
          <w:color w:val="auto"/>
          <w:sz w:val="20"/>
        </w:rPr>
        <w:t>HL7 CDA® Release 2 Implementation Guide: Additional CDA R2 Templates – Clinical Documents for Payers – Set 1, Release 1 – US Realm implementation guide also include a set of entry level templates designed to represent order information for use within the Orders Placed Section (2.16.840.1.113883.10.20.35.2.3)</w:t>
      </w:r>
      <w:r w:rsidRPr="007770C6" w:rsidR="00B93A73">
        <w:rPr>
          <w:rFonts w:eastAsia="Calibri"/>
          <w:bCs/>
          <w:color w:val="auto"/>
          <w:sz w:val="20"/>
        </w:rPr>
        <w:t>.</w:t>
      </w:r>
      <w:r w:rsidRPr="007770C6" w:rsidR="00B93A73">
        <w:rPr>
          <w:rStyle w:val="FootnoteReference"/>
          <w:rFonts w:eastAsia="Calibri"/>
          <w:bCs/>
          <w:color w:val="auto"/>
          <w:sz w:val="20"/>
        </w:rPr>
        <w:footnoteReference w:id="117"/>
      </w:r>
      <w:r w:rsidRPr="007770C6" w:rsidR="00B93A73">
        <w:rPr>
          <w:rFonts w:eastAsia="Calibri"/>
          <w:bCs/>
          <w:color w:val="auto"/>
          <w:sz w:val="20"/>
        </w:rPr>
        <w:t xml:space="preserve"> </w:t>
      </w:r>
      <w:r w:rsidRPr="007770C6">
        <w:rPr>
          <w:rFonts w:eastAsia="Calibri"/>
          <w:bCs/>
          <w:color w:val="auto"/>
          <w:sz w:val="20"/>
        </w:rPr>
        <w:t>They include: Act Order (CDP1), Encounter Order (CDP1), Immunization Activity Order (CDP1), Medication Activity Order (CDP1), Observation Order (CDP1), Procedure Order (CDP1), and Supply Order (CDP1).</w:t>
      </w:r>
      <w:r w:rsidRPr="00DB2C36">
        <w:rPr>
          <w:rFonts w:ascii="Courier New" w:hAnsi="Courier New" w:cs="Courier New"/>
          <w:sz w:val="20"/>
        </w:rPr>
        <w:t xml:space="preserve"> </w:t>
      </w:r>
    </w:p>
    <w:p w:rsidRPr="00C64922" w:rsidR="005126A6" w:rsidP="005126A6" w:rsidRDefault="005126A6" w14:paraId="2E5B147F" w14:textId="77777777">
      <w:pPr>
        <w:pStyle w:val="Default"/>
        <w:rPr>
          <w:rFonts w:ascii="Courier New" w:hAnsi="Courier New" w:cs="Courier New"/>
          <w:sz w:val="20"/>
        </w:rPr>
      </w:pPr>
    </w:p>
    <w:p w:rsidRPr="007770C6" w:rsidR="005126A6" w:rsidP="005126A6" w:rsidRDefault="005126A6" w14:paraId="772E1125" w14:textId="77777777">
      <w:pPr>
        <w:pStyle w:val="Default"/>
        <w:rPr>
          <w:rFonts w:eastAsia="Calibri"/>
          <w:bCs/>
          <w:color w:val="auto"/>
          <w:sz w:val="20"/>
        </w:rPr>
      </w:pPr>
      <w:r w:rsidRPr="007770C6">
        <w:rPr>
          <w:rFonts w:eastAsia="Calibri"/>
          <w:bCs/>
          <w:color w:val="auto"/>
          <w:sz w:val="20"/>
        </w:rPr>
        <w:t xml:space="preserve">The two sets of templates are consistent with each other. The set defined by the Payer community are more constrained about the expectations for the allowable Act.statusCode, and more specific about the guidance on what to indicate in the Act.effectiveTime. </w:t>
      </w:r>
    </w:p>
    <w:p w:rsidRPr="00DB2C36" w:rsidR="005126A6" w:rsidP="005126A6" w:rsidRDefault="005126A6" w14:paraId="3D549D72" w14:textId="77777777">
      <w:pPr>
        <w:pStyle w:val="Default"/>
        <w:rPr>
          <w:rFonts w:ascii="Courier New" w:hAnsi="Courier New" w:cs="Courier New"/>
          <w:sz w:val="20"/>
        </w:rPr>
      </w:pPr>
    </w:p>
    <w:p w:rsidRPr="007770C6" w:rsidR="005126A6" w:rsidP="005126A6" w:rsidRDefault="00504F98" w14:paraId="7228F28E" w14:textId="30BE6559">
      <w:pPr>
        <w:pStyle w:val="Default"/>
        <w:rPr>
          <w:rFonts w:eastAsia="Calibri"/>
          <w:bCs/>
          <w:color w:val="auto"/>
          <w:sz w:val="20"/>
        </w:rPr>
      </w:pPr>
      <w:r w:rsidRPr="007770C6">
        <w:rPr>
          <w:rFonts w:eastAsia="Calibri"/>
          <w:b/>
          <w:color w:val="auto"/>
          <w:sz w:val="20"/>
        </w:rPr>
        <w:t>Reference:</w:t>
      </w:r>
      <w:r w:rsidRPr="007770C6">
        <w:rPr>
          <w:rFonts w:eastAsia="Calibri"/>
          <w:bCs/>
          <w:color w:val="auto"/>
          <w:sz w:val="20"/>
        </w:rPr>
        <w:t xml:space="preserve"> </w:t>
      </w:r>
      <w:hyperlink w:history="1" w:anchor="_Declaring_Section_Template">
        <w:r w:rsidRPr="007770C6" w:rsidR="00565ED0">
          <w:rPr>
            <w:rStyle w:val="Hyperlink"/>
            <w:rFonts w:eastAsia="Calibri"/>
            <w:bCs/>
            <w:sz w:val="20"/>
          </w:rPr>
          <w:t>4.2.2 Declaring Section Template Conformance</w:t>
        </w:r>
      </w:hyperlink>
    </w:p>
    <w:p w:rsidRPr="00C64922" w:rsidR="007D3708" w:rsidP="00FD31AC" w:rsidRDefault="007D3708" w14:paraId="27EE311E" w14:textId="73532842">
      <w:pPr>
        <w:pStyle w:val="Heading3"/>
      </w:pPr>
      <w:bookmarkStart w:name="_pod3uidoj19e" w:colFirst="0" w:colLast="0" w:id="1541"/>
      <w:bookmarkStart w:name="_Toc11391301" w:id="1542"/>
      <w:bookmarkStart w:name="_Toc119939867" w:id="1543"/>
      <w:bookmarkStart w:name="_Toc135312898" w:id="1544"/>
      <w:bookmarkEnd w:id="1541"/>
      <w:r w:rsidRPr="00C64922">
        <w:t>Problem</w:t>
      </w:r>
      <w:bookmarkEnd w:id="1542"/>
      <w:bookmarkEnd w:id="1543"/>
      <w:bookmarkEnd w:id="1544"/>
    </w:p>
    <w:p w:rsidRPr="00DB2C36" w:rsidR="006B2DAF" w:rsidP="006B2DAF" w:rsidRDefault="006B2DAF" w14:paraId="77DF055E" w14:textId="77777777">
      <w:pPr>
        <w:spacing w:after="120"/>
        <w:rPr>
          <w:rFonts w:cs="Calibri"/>
        </w:rPr>
      </w:pPr>
      <w:bookmarkStart w:name="_j343ak4jou5s" w:colFirst="0" w:colLast="0" w:id="1545"/>
      <w:bookmarkStart w:name="_jva7w8mdi6ng" w:colFirst="0" w:colLast="0" w:id="1546"/>
      <w:bookmarkStart w:name="_Toc10707519" w:id="1547"/>
      <w:bookmarkStart w:name="_Toc11043652" w:id="1548"/>
      <w:bookmarkStart w:name="_Toc11045632" w:id="1549"/>
      <w:bookmarkEnd w:id="1545"/>
      <w:bookmarkEnd w:id="1546"/>
      <w:r w:rsidRPr="00DB2C36">
        <w:rPr>
          <w:rFonts w:cs="Calibri"/>
        </w:rPr>
        <w:t xml:space="preserve">Problem information includes health concerns, problem concerns and problem observations including statements about no known allergies. </w:t>
      </w:r>
    </w:p>
    <w:p w:rsidRPr="007770C6" w:rsidR="006B2DAF" w:rsidP="007D3708" w:rsidRDefault="006B2DAF" w14:paraId="41DDCD33" w14:textId="77777777">
      <w:pPr>
        <w:pStyle w:val="Default"/>
        <w:rPr>
          <w:sz w:val="20"/>
        </w:rPr>
      </w:pPr>
      <w:r w:rsidRPr="007770C6">
        <w:rPr>
          <w:sz w:val="20"/>
        </w:rPr>
        <w:t>A patient problem is represented using a combination of templates designed to represent health concerns. H</w:t>
      </w:r>
      <w:r w:rsidRPr="007770C6" w:rsidR="007D3708">
        <w:rPr>
          <w:sz w:val="20"/>
        </w:rPr>
        <w:t>ealth concern</w:t>
      </w:r>
      <w:r w:rsidRPr="007770C6">
        <w:rPr>
          <w:sz w:val="20"/>
        </w:rPr>
        <w:t>s</w:t>
      </w:r>
      <w:r w:rsidRPr="007770C6" w:rsidR="007D3708">
        <w:rPr>
          <w:sz w:val="20"/>
        </w:rPr>
        <w:t xml:space="preserve"> contain data describing an interest or worry about a health state or process that could possibly require attention, intervention, or management. It is a health-related matter that is of interest, importance or worry to someone, who may be the patient, patient's family or patient's health care provider. Health concerns are derived from a variety of sources within an EHR (such as Problem List, Family History, Social History, Social Worker Note, etc.). Health concerns can be medical, surgical, nursing, allied health or patient-reported concerns. </w:t>
      </w:r>
    </w:p>
    <w:p w:rsidRPr="007770C6" w:rsidR="006B2DAF" w:rsidP="007D3708" w:rsidRDefault="006B2DAF" w14:paraId="751606A6" w14:textId="77777777">
      <w:pPr>
        <w:pStyle w:val="Default"/>
        <w:rPr>
          <w:sz w:val="20"/>
        </w:rPr>
      </w:pPr>
    </w:p>
    <w:p w:rsidRPr="007770C6" w:rsidR="007D3708" w:rsidP="007D3708" w:rsidRDefault="007D3708" w14:paraId="690A0870" w14:textId="77777777">
      <w:pPr>
        <w:pStyle w:val="Default"/>
        <w:rPr>
          <w:sz w:val="20"/>
        </w:rPr>
      </w:pPr>
      <w:r w:rsidRPr="007770C6">
        <w:rPr>
          <w:sz w:val="20"/>
        </w:rPr>
        <w:t xml:space="preserve">Problem Concerns are a subset of </w:t>
      </w:r>
      <w:r w:rsidRPr="007770C6" w:rsidR="006B2DAF">
        <w:rPr>
          <w:sz w:val="20"/>
        </w:rPr>
        <w:t>h</w:t>
      </w:r>
      <w:r w:rsidRPr="007770C6">
        <w:rPr>
          <w:sz w:val="20"/>
        </w:rPr>
        <w:t xml:space="preserve">ealth </w:t>
      </w:r>
      <w:r w:rsidRPr="007770C6" w:rsidR="006B2DAF">
        <w:rPr>
          <w:sz w:val="20"/>
        </w:rPr>
        <w:t>c</w:t>
      </w:r>
      <w:r w:rsidRPr="007770C6">
        <w:rPr>
          <w:sz w:val="20"/>
        </w:rPr>
        <w:t xml:space="preserve">oncerns that have risen to the level of importance that they typically would belong on a classic “Problem List”, such as “Diabetes Mellitus” or “Family History of Melanoma” or “Tobacco abuse”. These are of broad interest to multiple members of the care team. Examples of other Health Concerns that might not typically be considered a Problem Concern include “Transportation difficulties” for someone who doesn't drive and has trouble getting to appointments, or “Under-insured” for someone who doesn't have sufficient insurance to properly cover their medical needs such as medications. Another related clinical statement involves identifying risks. An example of a risk concern is, “Risk of Hyperkalemia” for a patient taking an ACE-inhibitor medication. </w:t>
      </w:r>
    </w:p>
    <w:p w:rsidRPr="007770C6" w:rsidR="007D3708" w:rsidP="007D3708" w:rsidRDefault="007D3708" w14:paraId="40F28D86" w14:textId="77777777">
      <w:pPr>
        <w:pStyle w:val="Default"/>
        <w:rPr>
          <w:sz w:val="20"/>
        </w:rPr>
      </w:pPr>
    </w:p>
    <w:p w:rsidRPr="007770C6" w:rsidR="006B2DAF" w:rsidP="006B2DAF" w:rsidRDefault="006B2DAF" w14:paraId="342C298B" w14:textId="77777777">
      <w:pPr>
        <w:pStyle w:val="Default"/>
        <w:rPr>
          <w:sz w:val="20"/>
        </w:rPr>
      </w:pPr>
      <w:r w:rsidRPr="007770C6">
        <w:rPr>
          <w:sz w:val="20"/>
        </w:rPr>
        <w:t xml:space="preserve">The design of these concern templates enables multiple observations or multiple concerns to be tracked together as a single concern.  They act as a “wrapper” for the underlying Problem Observations.  </w:t>
      </w:r>
    </w:p>
    <w:p w:rsidRPr="007770C6" w:rsidR="006B2DAF" w:rsidP="007D3708" w:rsidRDefault="006B2DAF" w14:paraId="1D428780" w14:textId="77777777">
      <w:pPr>
        <w:pStyle w:val="Default"/>
        <w:rPr>
          <w:sz w:val="20"/>
        </w:rPr>
      </w:pPr>
    </w:p>
    <w:p w:rsidRPr="007770C6" w:rsidR="007D3708" w:rsidP="007D3708" w:rsidRDefault="007D3708" w14:paraId="1C54F05A" w14:textId="77777777">
      <w:pPr>
        <w:pStyle w:val="Default"/>
        <w:rPr>
          <w:sz w:val="20"/>
        </w:rPr>
      </w:pPr>
      <w:r w:rsidRPr="007770C6">
        <w:rPr>
          <w:sz w:val="20"/>
        </w:rPr>
        <w:t xml:space="preserve">Currently the Problem Section uses the Problem Concern template to record concerns commonly identified as being “on the patient’s problem list”. The Health Concerns section uses Health Concern and Risk Concern templates to record broader concerns, concerns that are not typically recorded on the patient’s problem list, and risks that have not risen to the level of being a health concern. </w:t>
      </w:r>
    </w:p>
    <w:p w:rsidRPr="007770C6" w:rsidR="007D3708" w:rsidP="007D3708" w:rsidRDefault="007D3708" w14:paraId="01955EAD" w14:textId="77777777">
      <w:pPr>
        <w:pStyle w:val="Default"/>
        <w:rPr>
          <w:sz w:val="20"/>
        </w:rPr>
      </w:pPr>
    </w:p>
    <w:p w:rsidRPr="007770C6" w:rsidR="00A46C09" w:rsidP="007D3708" w:rsidRDefault="007D3708" w14:paraId="5A5DCC3E" w14:textId="77777777">
      <w:pPr>
        <w:pStyle w:val="Default"/>
        <w:rPr>
          <w:sz w:val="20"/>
        </w:rPr>
      </w:pPr>
      <w:r w:rsidRPr="007770C6">
        <w:rPr>
          <w:sz w:val="20"/>
        </w:rPr>
        <w:t xml:space="preserve">When the designed clinical statement patterns do not match with the source information to be exchanged, it creates challenges for implementers.  The concern pattern has been a challenge for implementers because many EHR systems do not organize the source problem data within the patient’s medical record in this way. </w:t>
      </w:r>
    </w:p>
    <w:p w:rsidRPr="00C64922" w:rsidR="007D3708" w:rsidP="007D3708" w:rsidRDefault="007D3708" w14:paraId="5B71459B" w14:textId="77777777">
      <w:pPr>
        <w:pStyle w:val="Default"/>
      </w:pPr>
      <w:r w:rsidRPr="00C64922">
        <w:t xml:space="preserve"> </w:t>
      </w:r>
    </w:p>
    <w:p w:rsidRPr="00C64922" w:rsidR="007D3708" w:rsidP="004C76D9" w:rsidRDefault="007D3708" w14:paraId="238843DF" w14:textId="77777777">
      <w:pPr>
        <w:pStyle w:val="Heading4"/>
      </w:pPr>
      <w:r w:rsidRPr="00C64922">
        <w:t>Problem Concern</w:t>
      </w:r>
    </w:p>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457"/>
        <w:gridCol w:w="7898"/>
      </w:tblGrid>
      <w:tr w:rsidRPr="00C64922" w:rsidR="002954CE" w:rsidTr="004E29C8" w14:paraId="4EC5DA02" w14:textId="77777777">
        <w:trPr>
          <w:cantSplit/>
          <w:tblHeader/>
        </w:trPr>
        <w:tc>
          <w:tcPr>
            <w:tcW w:w="1457" w:type="dxa"/>
            <w:tcBorders>
              <w:bottom w:val="nil"/>
              <w:right w:val="nil"/>
            </w:tcBorders>
            <w:shd w:val="clear" w:color="auto" w:fill="4F81BD"/>
          </w:tcPr>
          <w:p w:rsidRPr="00D14360" w:rsidR="009F6BA2" w:rsidP="00E42FA6" w:rsidRDefault="009F6BA2" w14:paraId="3DA07F74" w14:textId="77777777">
            <w:pPr>
              <w:rPr>
                <w:rFonts w:cs="Calibri"/>
                <w:b/>
                <w:bCs/>
                <w:color w:val="FFFFFF"/>
              </w:rPr>
            </w:pPr>
            <w:r w:rsidRPr="00D14360">
              <w:rPr>
                <w:rFonts w:cs="Calibri"/>
                <w:b/>
                <w:bCs/>
                <w:color w:val="FFFFFF"/>
              </w:rPr>
              <w:t>Entry Template</w:t>
            </w:r>
          </w:p>
        </w:tc>
        <w:tc>
          <w:tcPr>
            <w:tcW w:w="7898" w:type="dxa"/>
            <w:shd w:val="clear" w:color="auto" w:fill="4F81BD"/>
          </w:tcPr>
          <w:p w:rsidRPr="00D14360" w:rsidR="009F6BA2" w:rsidP="00E42FA6" w:rsidRDefault="009F6BA2" w14:paraId="51465CE2" w14:textId="77777777">
            <w:pPr>
              <w:rPr>
                <w:rFonts w:cs="Calibri"/>
                <w:b/>
                <w:iCs/>
                <w:color w:val="FFFFFF"/>
              </w:rPr>
            </w:pPr>
            <w:r w:rsidRPr="00D14360">
              <w:rPr>
                <w:rFonts w:cs="Calibri"/>
                <w:b/>
                <w:iCs/>
                <w:color w:val="FFFFFF"/>
              </w:rPr>
              <w:t>Problem Concern Act (V3)</w:t>
            </w:r>
          </w:p>
          <w:p w:rsidRPr="00D14360" w:rsidR="009F6BA2" w:rsidP="00E42FA6" w:rsidRDefault="009F6BA2" w14:paraId="1366187B" w14:textId="77777777">
            <w:pPr>
              <w:rPr>
                <w:rFonts w:cs="Calibri"/>
                <w:bCs/>
                <w:color w:val="FFFFFF"/>
              </w:rPr>
            </w:pPr>
            <w:r w:rsidRPr="00D14360">
              <w:rPr>
                <w:rFonts w:cs="Calibri"/>
                <w:bCs/>
                <w:color w:val="FFFFFF"/>
                <w:sz w:val="18"/>
              </w:rPr>
              <w:t>[act: identifier urn:hl7ii:2.16.840.1.113883.10.20.22.4.3:2015-08-01 (open)]</w:t>
            </w:r>
          </w:p>
        </w:tc>
      </w:tr>
      <w:tr w:rsidRPr="00C64922" w:rsidR="002954CE" w:rsidTr="004E29C8" w14:paraId="27ACE5FF" w14:textId="77777777">
        <w:trPr>
          <w:cantSplit/>
          <w:trHeight w:val="395"/>
        </w:trPr>
        <w:tc>
          <w:tcPr>
            <w:tcW w:w="1457" w:type="dxa"/>
            <w:tcBorders>
              <w:top w:val="single" w:color="4F81BD" w:sz="4" w:space="0"/>
              <w:bottom w:val="single" w:color="4F81BD" w:sz="4" w:space="0"/>
              <w:right w:val="nil"/>
            </w:tcBorders>
            <w:shd w:val="clear" w:color="auto" w:fill="FFFFFF"/>
          </w:tcPr>
          <w:p w:rsidRPr="00D14360" w:rsidR="009F6BA2" w:rsidP="00E42FA6" w:rsidRDefault="009F6BA2" w14:paraId="174968D4" w14:textId="77777777">
            <w:pPr>
              <w:rPr>
                <w:rFonts w:cs="Calibri"/>
                <w:b/>
                <w:bCs/>
              </w:rPr>
            </w:pPr>
            <w:r w:rsidRPr="00D14360">
              <w:rPr>
                <w:rFonts w:cs="Calibri"/>
                <w:b/>
                <w:bCs/>
              </w:rPr>
              <w:t>Reference Source</w:t>
            </w:r>
          </w:p>
        </w:tc>
        <w:tc>
          <w:tcPr>
            <w:tcW w:w="7898" w:type="dxa"/>
            <w:tcBorders>
              <w:top w:val="single" w:color="4F81BD" w:sz="4" w:space="0"/>
              <w:bottom w:val="single" w:color="4F81BD" w:sz="4" w:space="0"/>
            </w:tcBorders>
            <w:shd w:val="clear" w:color="auto" w:fill="auto"/>
          </w:tcPr>
          <w:p w:rsidRPr="00D14360" w:rsidR="009F6BA2" w:rsidP="00E42FA6" w:rsidRDefault="009F6BA2" w14:paraId="76474848" w14:textId="77777777">
            <w:pPr>
              <w:rPr>
                <w:rFonts w:ascii="Calibri Light" w:hAnsi="Calibri Light" w:cs="Calibri Light"/>
                <w:szCs w:val="18"/>
              </w:rPr>
            </w:pPr>
            <w:r w:rsidRPr="00D14360">
              <w:rPr>
                <w:rFonts w:ascii="Calibri Light" w:hAnsi="Calibri Light" w:cs="Calibri Light"/>
                <w:szCs w:val="18"/>
              </w:rPr>
              <w:t xml:space="preserve">HL7 C-CDA R2.1 </w:t>
            </w:r>
          </w:p>
        </w:tc>
      </w:tr>
      <w:tr w:rsidRPr="00C64922" w:rsidR="002954CE" w:rsidTr="004E29C8" w14:paraId="0816F9BA" w14:textId="77777777">
        <w:trPr>
          <w:cantSplit/>
          <w:trHeight w:val="620"/>
        </w:trPr>
        <w:tc>
          <w:tcPr>
            <w:tcW w:w="1457" w:type="dxa"/>
            <w:tcBorders>
              <w:right w:val="nil"/>
            </w:tcBorders>
            <w:shd w:val="clear" w:color="auto" w:fill="FFFFFF"/>
          </w:tcPr>
          <w:p w:rsidRPr="00D14360" w:rsidR="009F6BA2" w:rsidP="00E42FA6" w:rsidRDefault="009F6BA2" w14:paraId="2F003A95" w14:textId="77777777">
            <w:pPr>
              <w:rPr>
                <w:rFonts w:cs="Calibri"/>
                <w:b/>
                <w:bCs/>
              </w:rPr>
            </w:pPr>
            <w:r w:rsidRPr="00D14360">
              <w:rPr>
                <w:rFonts w:cs="Calibri"/>
                <w:b/>
                <w:bCs/>
              </w:rPr>
              <w:t>Purpose</w:t>
            </w:r>
          </w:p>
        </w:tc>
        <w:tc>
          <w:tcPr>
            <w:tcW w:w="7898" w:type="dxa"/>
            <w:shd w:val="clear" w:color="auto" w:fill="auto"/>
          </w:tcPr>
          <w:p w:rsidRPr="00D14360" w:rsidR="009F6BA2" w:rsidP="00D14360" w:rsidRDefault="009F6BA2" w14:paraId="36D442E4" w14:textId="77777777">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reflects an ongoing concern on behalf of the provider who is managing the patient’s condition.</w:t>
            </w:r>
          </w:p>
        </w:tc>
      </w:tr>
      <w:tr w:rsidRPr="00C64922" w:rsidR="002954CE" w:rsidTr="004E29C8" w14:paraId="04CE7762" w14:textId="77777777">
        <w:trPr>
          <w:cantSplit/>
          <w:trHeight w:val="3086"/>
        </w:trPr>
        <w:tc>
          <w:tcPr>
            <w:tcW w:w="1457" w:type="dxa"/>
            <w:tcBorders>
              <w:top w:val="single" w:color="4F81BD" w:sz="4" w:space="0"/>
              <w:bottom w:val="single" w:color="4F81BD" w:sz="4" w:space="0"/>
              <w:right w:val="nil"/>
            </w:tcBorders>
            <w:shd w:val="clear" w:color="auto" w:fill="FFFFFF"/>
          </w:tcPr>
          <w:p w:rsidRPr="00D14360" w:rsidR="009F6BA2" w:rsidP="00E42FA6" w:rsidRDefault="009F6BA2" w14:paraId="74770053" w14:textId="77777777">
            <w:pPr>
              <w:rPr>
                <w:rFonts w:cs="Calibri"/>
                <w:b/>
                <w:bCs/>
              </w:rPr>
            </w:pPr>
            <w:r w:rsidRPr="00D14360">
              <w:rPr>
                <w:rFonts w:cs="Calibri"/>
                <w:b/>
                <w:bCs/>
              </w:rPr>
              <w:t>ActStatus</w:t>
            </w:r>
          </w:p>
        </w:tc>
        <w:tc>
          <w:tcPr>
            <w:tcW w:w="7898" w:type="dxa"/>
            <w:tcBorders>
              <w:top w:val="single" w:color="4F81BD" w:sz="4" w:space="0"/>
              <w:bottom w:val="single" w:color="4F81BD" w:sz="4" w:space="0"/>
            </w:tcBorders>
            <w:shd w:val="clear" w:color="auto" w:fill="auto"/>
          </w:tcPr>
          <w:p w:rsidRPr="00D14360" w:rsidR="009F6BA2" w:rsidP="00E42FA6" w:rsidRDefault="009F6BA2" w14:paraId="1454735B" w14:textId="77777777">
            <w:pPr>
              <w:rPr>
                <w:rFonts w:ascii="Calibri Light" w:hAnsi="Calibri Light" w:cs="Calibri Light"/>
                <w:szCs w:val="18"/>
              </w:rPr>
            </w:pPr>
            <w:r w:rsidRPr="00D14360">
              <w:rPr>
                <w:rFonts w:ascii="Calibri Light" w:hAnsi="Calibri Light" w:cs="Calibri Light"/>
                <w:szCs w:val="18"/>
              </w:rPr>
              <w:t xml:space="preserve">So long as the underlying condition is of ongoing concern and interest to the provider, the statusCode of the concern is “active”, regardless if the condition is active or resolved. Only when the underlying condition is no longer of concern is the statusCode of the Problem Concern Act set to “completed”. </w:t>
            </w:r>
          </w:p>
          <w:p w:rsidR="005C79A1" w:rsidP="00E42FA6" w:rsidRDefault="005C79A1" w14:paraId="69FE3D04" w14:textId="77777777">
            <w:pPr>
              <w:rPr>
                <w:rFonts w:ascii="Calibri Light" w:hAnsi="Calibri Light" w:cs="Calibri Light"/>
                <w:szCs w:val="18"/>
              </w:rPr>
            </w:pPr>
          </w:p>
          <w:p w:rsidRPr="00D14360" w:rsidR="009F6BA2" w:rsidP="00E42FA6" w:rsidRDefault="009F6BA2" w14:paraId="06DA1FA3" w14:textId="52A04830">
            <w:pPr>
              <w:rPr>
                <w:rFonts w:ascii="Calibri Light" w:hAnsi="Calibri Light" w:cs="Calibri Light"/>
                <w:szCs w:val="18"/>
              </w:rPr>
            </w:pPr>
            <w:r w:rsidRPr="00D14360">
              <w:rPr>
                <w:rFonts w:ascii="Calibri Light" w:hAnsi="Calibri Light" w:cs="Calibri Light"/>
                <w:szCs w:val="18"/>
              </w:rPr>
              <w:t>The effectiveTime reflects the time that the underlying condition was felt to be a concern; it may or may not correspond to the effectiveTime of the condition (e.g., even five years later, the clinician may remain concerned about a prior heart attack).</w:t>
            </w:r>
          </w:p>
          <w:p w:rsidR="005C79A1" w:rsidP="00E42FA6" w:rsidRDefault="005C79A1" w14:paraId="6572936E" w14:textId="77777777">
            <w:pPr>
              <w:rPr>
                <w:rFonts w:ascii="Calibri Light" w:hAnsi="Calibri Light" w:cs="Calibri Light"/>
                <w:szCs w:val="18"/>
              </w:rPr>
            </w:pPr>
          </w:p>
          <w:p w:rsidRPr="00D14360" w:rsidR="009F6BA2" w:rsidP="00E42FA6" w:rsidRDefault="009F6BA2" w14:paraId="78FC5ED1" w14:textId="47E98A7C">
            <w:pPr>
              <w:rPr>
                <w:rFonts w:ascii="Calibri Light" w:hAnsi="Calibri Light" w:cs="Calibri Light"/>
                <w:szCs w:val="18"/>
              </w:rPr>
            </w:pPr>
            <w:r w:rsidRPr="00D14360">
              <w:rPr>
                <w:rFonts w:ascii="Calibri Light" w:hAnsi="Calibri Light" w:cs="Calibri Light"/>
                <w:szCs w:val="18"/>
              </w:rPr>
              <w:t>The statusCode of the Problem Concern Act is the status of the concern, whereas the effectiveTime of the nested Problem Observation tells when the problem was experienced by the patient. The effectiveTime/low of the Problem Concern Act asserts when the concern became active. The effectiveTime/high asserts when the concern was completed (e.g., when the clinician deemed there is no longer any need to track the underlying condition).</w:t>
            </w:r>
          </w:p>
        </w:tc>
      </w:tr>
      <w:tr w:rsidRPr="00C64922" w:rsidR="002954CE" w:rsidTr="004E29C8" w14:paraId="188DA41C" w14:textId="77777777">
        <w:trPr>
          <w:cantSplit/>
          <w:trHeight w:val="341"/>
        </w:trPr>
        <w:tc>
          <w:tcPr>
            <w:tcW w:w="1457" w:type="dxa"/>
            <w:tcBorders>
              <w:top w:val="single" w:color="4F81BD" w:sz="4" w:space="0"/>
              <w:bottom w:val="single" w:color="4472C4" w:themeColor="accent1" w:sz="4" w:space="0"/>
              <w:right w:val="nil"/>
            </w:tcBorders>
            <w:shd w:val="clear" w:color="auto" w:fill="FFFFFF"/>
          </w:tcPr>
          <w:p w:rsidRPr="00D14360" w:rsidR="009F6BA2" w:rsidP="00E42FA6" w:rsidRDefault="009F6BA2" w14:paraId="7FC69D06" w14:textId="77777777">
            <w:pPr>
              <w:rPr>
                <w:rFonts w:cs="Calibri"/>
                <w:b/>
                <w:bCs/>
              </w:rPr>
            </w:pPr>
            <w:r w:rsidRPr="00D14360">
              <w:rPr>
                <w:rFonts w:cs="Calibri"/>
                <w:b/>
                <w:bCs/>
              </w:rPr>
              <w:t>Negation</w:t>
            </w:r>
          </w:p>
        </w:tc>
        <w:tc>
          <w:tcPr>
            <w:tcW w:w="7898" w:type="dxa"/>
            <w:tcBorders>
              <w:top w:val="single" w:color="4F81BD" w:sz="4" w:space="0"/>
              <w:bottom w:val="single" w:color="4472C4" w:themeColor="accent1" w:sz="4" w:space="0"/>
            </w:tcBorders>
            <w:shd w:val="clear" w:color="auto" w:fill="auto"/>
          </w:tcPr>
          <w:p w:rsidRPr="00D14360" w:rsidR="009F6BA2" w:rsidP="00E42FA6" w:rsidRDefault="009F6BA2" w14:paraId="0182F8C1" w14:textId="77777777">
            <w:pPr>
              <w:rPr>
                <w:rFonts w:ascii="Calibri Light" w:hAnsi="Calibri Light" w:cs="Calibri Light"/>
                <w:szCs w:val="18"/>
              </w:rPr>
            </w:pPr>
            <w:r w:rsidRPr="00D14360">
              <w:rPr>
                <w:rFonts w:ascii="Calibri Light" w:hAnsi="Calibri Light" w:cs="Calibri Light"/>
                <w:szCs w:val="18"/>
              </w:rPr>
              <w:t>Not explicitly specified.</w:t>
            </w:r>
          </w:p>
        </w:tc>
      </w:tr>
      <w:tr w:rsidRPr="00C64922" w:rsidR="002954CE" w:rsidTr="004E29C8" w14:paraId="544F8B7A" w14:textId="77777777">
        <w:trPr>
          <w:cantSplit/>
        </w:trPr>
        <w:tc>
          <w:tcPr>
            <w:tcW w:w="1457" w:type="dxa"/>
            <w:tcBorders>
              <w:top w:val="single" w:color="4472C4" w:themeColor="accent1" w:sz="4" w:space="0"/>
              <w:bottom w:val="single" w:color="4472C4" w:themeColor="accent1" w:sz="4" w:space="0"/>
              <w:right w:val="nil"/>
            </w:tcBorders>
            <w:shd w:val="clear" w:color="auto" w:fill="FFFFFF"/>
          </w:tcPr>
          <w:p w:rsidRPr="00D14360" w:rsidR="009F6BA2" w:rsidP="00E42FA6" w:rsidRDefault="009F6BA2" w14:paraId="64A5A102" w14:textId="77777777">
            <w:pPr>
              <w:rPr>
                <w:rFonts w:cs="Calibri"/>
                <w:b/>
                <w:bCs/>
              </w:rPr>
            </w:pPr>
            <w:r w:rsidRPr="00D14360">
              <w:rPr>
                <w:rFonts w:cs="Calibri"/>
                <w:b/>
                <w:bCs/>
              </w:rPr>
              <w:t>Other Considerations</w:t>
            </w:r>
          </w:p>
        </w:tc>
        <w:tc>
          <w:tcPr>
            <w:tcW w:w="7898" w:type="dxa"/>
            <w:tcBorders>
              <w:top w:val="single" w:color="4472C4" w:themeColor="accent1" w:sz="4" w:space="0"/>
              <w:bottom w:val="single" w:color="4472C4" w:themeColor="accent1" w:sz="4" w:space="0"/>
            </w:tcBorders>
            <w:shd w:val="clear" w:color="auto" w:fill="auto"/>
          </w:tcPr>
          <w:p w:rsidR="009F6BA2" w:rsidP="00D14360" w:rsidRDefault="009F6BA2" w14:paraId="3ACBE3B9" w14:textId="77777777">
            <w:pPr>
              <w:keepNext/>
              <w:rPr>
                <w:rFonts w:ascii="Calibri Light" w:hAnsi="Calibri Light" w:cs="Calibri Light"/>
                <w:szCs w:val="18"/>
              </w:rPr>
            </w:pPr>
            <w:r w:rsidRPr="00D14360">
              <w:rPr>
                <w:rFonts w:ascii="Calibri Light" w:hAnsi="Calibri Light" w:cs="Calibri Light"/>
                <w:szCs w:val="18"/>
              </w:rPr>
              <w:t>A Problem Concern Act can contain one or more Problem Observations (templateId 2.16.840.1.113883.10.20.22.4.4). In practice, most EHRs do not support this template design.  See best practice guidance below for implementers who do not support problem concern tracking at this time.</w:t>
            </w:r>
          </w:p>
          <w:p w:rsidR="00F75DF2" w:rsidP="00D14360" w:rsidRDefault="00F75DF2" w14:paraId="0A8F93F3" w14:textId="77777777">
            <w:pPr>
              <w:keepNext/>
              <w:rPr>
                <w:rFonts w:ascii="Calibri Light" w:hAnsi="Calibri Light" w:cs="Calibri Light"/>
                <w:szCs w:val="18"/>
              </w:rPr>
            </w:pPr>
          </w:p>
          <w:p w:rsidRPr="00D14360" w:rsidR="00F75DF2" w:rsidP="00F75DF2" w:rsidRDefault="00F75DF2" w14:paraId="412B9922" w14:textId="1342DD81">
            <w:pPr>
              <w:rPr>
                <w:rFonts w:ascii="Calibri Light" w:hAnsi="Calibri Light" w:cs="Calibri Light"/>
                <w:szCs w:val="18"/>
              </w:rPr>
            </w:pPr>
            <w:r w:rsidRPr="00D14360">
              <w:rPr>
                <w:rFonts w:ascii="Calibri Light" w:hAnsi="Calibri Light" w:cs="Calibri Light"/>
              </w:rPr>
              <w:t xml:space="preserve">Visit </w:t>
            </w:r>
            <w:hyperlink w:history="1" r:id="rId53">
              <w:r w:rsidRPr="00D14360">
                <w:rPr>
                  <w:rStyle w:val="Hyperlink"/>
                  <w:rFonts w:ascii="Calibri Light" w:hAnsi="Calibri Light" w:cs="Calibri Light"/>
                </w:rPr>
                <w:t>HL7 CDA Example Search</w:t>
              </w:r>
            </w:hyperlink>
            <w:r>
              <w:rPr>
                <w:rFonts w:ascii="Calibri Light" w:hAnsi="Calibri Light" w:cs="Calibri Light"/>
                <w:szCs w:val="18"/>
              </w:rPr>
              <w:t xml:space="preserve"> </w:t>
            </w:r>
            <w:r w:rsidRPr="00D14360">
              <w:rPr>
                <w:rFonts w:ascii="Calibri Light" w:hAnsi="Calibri Light" w:cs="Calibri Light"/>
                <w:szCs w:val="18"/>
              </w:rPr>
              <w:t>for representing the expression “No Known Problems”</w:t>
            </w:r>
            <w:r w:rsidRPr="00D14360">
              <w:rPr>
                <w:rStyle w:val="FootnoteReference"/>
                <w:rFonts w:ascii="Calibri Light" w:hAnsi="Calibri Light" w:cs="Calibri Light"/>
                <w:szCs w:val="18"/>
              </w:rPr>
              <w:footnoteReference w:id="118"/>
            </w:r>
            <w:r w:rsidRPr="00D14360">
              <w:rPr>
                <w:rFonts w:ascii="Calibri Light" w:hAnsi="Calibri Light" w:cs="Calibri Light"/>
                <w:szCs w:val="18"/>
              </w:rPr>
              <w:t xml:space="preserve"> </w:t>
            </w:r>
          </w:p>
          <w:p w:rsidRPr="00F75DF2" w:rsidR="00F75DF2" w:rsidP="00F75DF2" w:rsidRDefault="00F75DF2" w14:paraId="411EC3EF" w14:textId="64639305">
            <w:pPr>
              <w:rPr>
                <w:rFonts w:ascii="Calibri Light" w:hAnsi="Calibri Light" w:cs="Calibri Light"/>
                <w:b/>
                <w:bCs/>
                <w:szCs w:val="18"/>
              </w:rPr>
            </w:pPr>
            <w:r w:rsidRPr="00D14360">
              <w:rPr>
                <w:rFonts w:ascii="Calibri Light" w:hAnsi="Calibri Light" w:cs="Calibri Light"/>
                <w:b/>
                <w:bCs/>
                <w:szCs w:val="18"/>
              </w:rPr>
              <w:t>Reference:</w:t>
            </w:r>
            <w:r>
              <w:rPr>
                <w:rFonts w:ascii="Calibri Light" w:hAnsi="Calibri Light" w:cs="Calibri Light"/>
                <w:b/>
                <w:bCs/>
                <w:szCs w:val="18"/>
              </w:rPr>
              <w:t xml:space="preserve"> </w:t>
            </w:r>
            <w:r w:rsidRPr="007770C6">
              <w:rPr>
                <w:rFonts w:ascii="Calibri Light" w:hAnsi="Calibri Light" w:cs="Calibri Light"/>
                <w:color w:val="0000FF"/>
                <w:u w:val="single"/>
              </w:rPr>
              <w:fldChar w:fldCharType="begin"/>
            </w:r>
            <w:r w:rsidRPr="007770C6">
              <w:rPr>
                <w:rFonts w:ascii="Calibri Light" w:hAnsi="Calibri Light" w:cs="Calibri Light"/>
                <w:color w:val="0000FF"/>
                <w:u w:val="single"/>
              </w:rPr>
              <w:instrText xml:space="preserve"> REF _Ref21873087 \r \h  \* MERGEFORMAT </w:instrText>
            </w:r>
            <w:r w:rsidRPr="007770C6">
              <w:rPr>
                <w:rFonts w:ascii="Calibri Light" w:hAnsi="Calibri Light" w:cs="Calibri Light"/>
                <w:color w:val="0000FF"/>
                <w:u w:val="single"/>
              </w:rPr>
            </w:r>
            <w:r w:rsidRPr="007770C6">
              <w:rPr>
                <w:rFonts w:ascii="Calibri Light" w:hAnsi="Calibri Light" w:cs="Calibri Light"/>
                <w:color w:val="0000FF"/>
                <w:u w:val="single"/>
              </w:rPr>
              <w:fldChar w:fldCharType="separate"/>
            </w:r>
            <w:r w:rsidR="00DC1072">
              <w:rPr>
                <w:rFonts w:ascii="Calibri Light" w:hAnsi="Calibri Light" w:cs="Calibri Light"/>
                <w:color w:val="0000FF"/>
                <w:u w:val="single"/>
              </w:rPr>
              <w:t>5.2.6.2</w:t>
            </w:r>
            <w:r w:rsidRPr="007770C6">
              <w:rPr>
                <w:rFonts w:ascii="Calibri Light" w:hAnsi="Calibri Light" w:cs="Calibri Light"/>
                <w:color w:val="0000FF"/>
                <w:u w:val="single"/>
              </w:rPr>
              <w:fldChar w:fldCharType="end"/>
            </w:r>
            <w:r w:rsidRPr="007770C6">
              <w:rPr>
                <w:rFonts w:ascii="Calibri Light" w:hAnsi="Calibri Light" w:cs="Calibri Light"/>
                <w:color w:val="0000FF"/>
                <w:u w:val="single"/>
              </w:rPr>
              <w:t xml:space="preserve"> </w:t>
            </w:r>
            <w:r w:rsidRPr="007770C6">
              <w:rPr>
                <w:rFonts w:ascii="Calibri Light" w:hAnsi="Calibri Light" w:cs="Calibri Light"/>
                <w:color w:val="0000FF"/>
                <w:u w:val="single"/>
              </w:rPr>
              <w:fldChar w:fldCharType="begin"/>
            </w:r>
            <w:r w:rsidRPr="007770C6">
              <w:rPr>
                <w:rFonts w:ascii="Calibri Light" w:hAnsi="Calibri Light" w:cs="Calibri Light"/>
                <w:color w:val="0000FF"/>
                <w:u w:val="single"/>
              </w:rPr>
              <w:instrText xml:space="preserve"> REF _Ref21873087 \h  \* MERGEFORMAT </w:instrText>
            </w:r>
            <w:r w:rsidRPr="007770C6">
              <w:rPr>
                <w:rFonts w:ascii="Calibri Light" w:hAnsi="Calibri Light" w:cs="Calibri Light"/>
                <w:color w:val="0000FF"/>
                <w:u w:val="single"/>
              </w:rPr>
            </w:r>
            <w:r w:rsidRPr="007770C6">
              <w:rPr>
                <w:rFonts w:ascii="Calibri Light" w:hAnsi="Calibri Light" w:cs="Calibri Light"/>
                <w:color w:val="0000FF"/>
                <w:u w:val="single"/>
              </w:rPr>
              <w:fldChar w:fldCharType="separate"/>
            </w:r>
            <w:r w:rsidRPr="00254B4A" w:rsidR="00DC1072">
              <w:rPr>
                <w:rFonts w:ascii="Calibri Light" w:hAnsi="Calibri Light" w:cs="Calibri Light"/>
                <w:color w:val="0000FF"/>
                <w:u w:val="single"/>
              </w:rPr>
              <w:t>Problem Observation</w:t>
            </w:r>
            <w:r w:rsidRPr="007770C6">
              <w:rPr>
                <w:rFonts w:ascii="Calibri Light" w:hAnsi="Calibri Light" w:cs="Calibri Light"/>
                <w:color w:val="0000FF"/>
                <w:u w:val="single"/>
              </w:rPr>
              <w:fldChar w:fldCharType="end"/>
            </w:r>
          </w:p>
        </w:tc>
      </w:tr>
      <w:tr w:rsidRPr="00C64922" w:rsidR="002954CE" w:rsidTr="004E29C8" w14:paraId="20329E7C" w14:textId="77777777">
        <w:trPr>
          <w:cantSplit/>
        </w:trPr>
        <w:tc>
          <w:tcPr>
            <w:tcW w:w="1457" w:type="dxa"/>
            <w:tcBorders>
              <w:top w:val="single" w:color="4472C4" w:themeColor="accent1" w:sz="4" w:space="0"/>
              <w:bottom w:val="single" w:color="4F81BD" w:sz="4" w:space="0"/>
              <w:right w:val="nil"/>
            </w:tcBorders>
            <w:shd w:val="clear" w:color="auto" w:fill="FFFFFF"/>
          </w:tcPr>
          <w:p w:rsidRPr="003A3D50" w:rsidR="00C563F3" w:rsidP="00C563F3" w:rsidRDefault="00C563F3" w14:paraId="0AA6B77E" w14:textId="77777777">
            <w:pPr>
              <w:rPr>
                <w:rFonts w:cs="Calibri"/>
                <w:b/>
                <w:bCs/>
              </w:rPr>
            </w:pPr>
            <w:r w:rsidRPr="003A3D50">
              <w:rPr>
                <w:rFonts w:cs="Calibri"/>
                <w:b/>
                <w:bCs/>
              </w:rPr>
              <w:t>Example</w:t>
            </w:r>
          </w:p>
        </w:tc>
        <w:tc>
          <w:tcPr>
            <w:tcW w:w="7898" w:type="dxa"/>
            <w:tcBorders>
              <w:top w:val="single" w:color="4472C4" w:themeColor="accent1" w:sz="4" w:space="0"/>
              <w:bottom w:val="single" w:color="4F81BD" w:sz="4" w:space="0"/>
            </w:tcBorders>
            <w:shd w:val="clear" w:color="auto" w:fill="auto"/>
          </w:tcPr>
          <w:p w:rsidRPr="003A3D50" w:rsidR="00C563F3" w:rsidP="00D14360" w:rsidRDefault="009250B0" w14:paraId="38DA0D07" w14:textId="1D5C0E4D">
            <w:pPr>
              <w:keepNext/>
              <w:rPr>
                <w:rFonts w:ascii="Calibri Light" w:hAnsi="Calibri Light" w:cs="Calibri Light"/>
              </w:rPr>
            </w:pPr>
            <w:r w:rsidRPr="005A615D">
              <w:rPr>
                <w:rFonts w:ascii="Calibri Light" w:hAnsi="Calibri Light" w:cs="Calibri Light"/>
              </w:rPr>
              <w:fldChar w:fldCharType="begin"/>
            </w:r>
            <w:r w:rsidRPr="005A615D">
              <w:rPr>
                <w:rFonts w:ascii="Calibri Light" w:hAnsi="Calibri Light" w:cs="Calibri Light"/>
              </w:rPr>
              <w:instrText xml:space="preserve"> REF _Ref21858903 \h </w:instrText>
            </w:r>
            <w:r w:rsidRPr="003A3D50">
              <w:rPr>
                <w:rFonts w:ascii="Calibri Light" w:hAnsi="Calibri Light" w:cs="Calibri Light"/>
              </w:rPr>
              <w:instrText xml:space="preserve"> \* MERGEFORMAT </w:instrText>
            </w:r>
            <w:r w:rsidRPr="005A615D">
              <w:rPr>
                <w:rFonts w:ascii="Calibri Light" w:hAnsi="Calibri Light" w:cs="Calibri Light"/>
              </w:rPr>
            </w:r>
            <w:r w:rsidRPr="005A615D">
              <w:rPr>
                <w:rFonts w:ascii="Calibri Light" w:hAnsi="Calibri Light" w:cs="Calibri Light"/>
              </w:rPr>
              <w:fldChar w:fldCharType="separate"/>
            </w:r>
            <w:r w:rsidRPr="00254B4A" w:rsidR="00DC1072">
              <w:rPr>
                <w:rFonts w:ascii="Calibri Light" w:hAnsi="Calibri Light" w:cs="Calibri Light"/>
              </w:rPr>
              <w:t xml:space="preserve">Example </w:t>
            </w:r>
            <w:r w:rsidRPr="00254B4A" w:rsidR="00DC1072">
              <w:rPr>
                <w:rFonts w:ascii="Calibri Light" w:hAnsi="Calibri Light" w:cs="Calibri Light"/>
                <w:noProof/>
              </w:rPr>
              <w:t>37</w:t>
            </w:r>
            <w:r w:rsidRPr="00254B4A" w:rsidR="00DC1072">
              <w:rPr>
                <w:rFonts w:ascii="Calibri Light" w:hAnsi="Calibri Light" w:cs="Calibri Light"/>
              </w:rPr>
              <w:t>: Problem Concern containing a Problem Observation</w:t>
            </w:r>
            <w:r w:rsidRPr="005A615D">
              <w:rPr>
                <w:rFonts w:ascii="Calibri Light" w:hAnsi="Calibri Light" w:cs="Calibri Light"/>
              </w:rPr>
              <w:fldChar w:fldCharType="end"/>
            </w:r>
          </w:p>
        </w:tc>
      </w:tr>
    </w:tbl>
    <w:p w:rsidRPr="00C64922" w:rsidR="007D3708" w:rsidP="007D3708" w:rsidRDefault="00A5789F" w14:paraId="50F6C5D3" w14:textId="327FD757">
      <w:pPr>
        <w:pStyle w:val="Caption"/>
        <w:rPr>
          <w:sz w:val="20"/>
          <w:szCs w:val="20"/>
        </w:rPr>
      </w:pPr>
      <w:r>
        <w:t xml:space="preserve">  </w:t>
      </w:r>
      <w:bookmarkStart w:name="_Toc118898830" w:id="1550"/>
      <w:bookmarkStart w:name="_Toc119940033" w:id="1551"/>
      <w:bookmarkStart w:name="_Toc135313064" w:id="1552"/>
      <w:r w:rsidRPr="00C64922" w:rsidR="007D3708">
        <w:t xml:space="preserve">Table </w:t>
      </w:r>
      <w:r>
        <w:fldChar w:fldCharType="begin"/>
      </w:r>
      <w:r>
        <w:instrText>SEQ Table \* ARABIC</w:instrText>
      </w:r>
      <w:r>
        <w:fldChar w:fldCharType="separate"/>
      </w:r>
      <w:r w:rsidR="00DC1072">
        <w:rPr>
          <w:noProof/>
        </w:rPr>
        <w:t>43</w:t>
      </w:r>
      <w:r>
        <w:fldChar w:fldCharType="end"/>
      </w:r>
      <w:r w:rsidRPr="00C64922" w:rsidR="007D3708">
        <w:t>: Problem Concern</w:t>
      </w:r>
      <w:r w:rsidR="00852DED">
        <w:t xml:space="preserve"> Template</w:t>
      </w:r>
      <w:bookmarkEnd w:id="1550"/>
      <w:bookmarkEnd w:id="1551"/>
      <w:bookmarkEnd w:id="1552"/>
    </w:p>
    <w:p w:rsidRPr="00DF5244" w:rsidR="006B2DAF" w:rsidP="006B2DAF" w:rsidRDefault="006B2DAF" w14:paraId="26101422" w14:textId="77777777">
      <w:pPr>
        <w:rPr>
          <w:rFonts w:cs="Calibri"/>
        </w:rPr>
      </w:pPr>
      <w:r w:rsidRPr="00D14360">
        <w:rPr>
          <w:rFonts w:cs="Calibri"/>
        </w:rPr>
        <w:t>T</w:t>
      </w:r>
      <w:r w:rsidRPr="00DF5244">
        <w:rPr>
          <w:rFonts w:cs="Calibri"/>
        </w:rPr>
        <w:t xml:space="preserve">he design and guidance regarding the Problem Concern Act and Problem Observation templates are undergoing a cross-workgroup collaborative review with participation from the HL7 Structured Documents and Patient Care workgroups. This analysis has resulted in recommendations for improved guidance to help implementers with challenges previously encountered when using the Problem Concern Act and Problem Observation templates to exchange information about a patient’s conditions. </w:t>
      </w:r>
    </w:p>
    <w:p w:rsidRPr="007770C6" w:rsidR="006B2DAF" w:rsidP="007D3708" w:rsidRDefault="006B2DAF" w14:paraId="51E12615" w14:textId="77777777">
      <w:pPr>
        <w:pStyle w:val="Default"/>
        <w:rPr>
          <w:sz w:val="20"/>
        </w:rPr>
      </w:pPr>
    </w:p>
    <w:p w:rsidRPr="00D14360" w:rsidR="007D3708" w:rsidP="007D3708" w:rsidRDefault="007D3708" w14:paraId="457EC347" w14:textId="77777777">
      <w:pPr>
        <w:pStyle w:val="Default"/>
      </w:pPr>
      <w:r w:rsidRPr="007770C6">
        <w:rPr>
          <w:sz w:val="20"/>
        </w:rPr>
        <w:t>Based on guidance resulting from the HL7 cross-workgroup collaborative review project where the HL7 Patient Care and Structured Documents workgroups jointly assessed issues with the Problem Concern Act template, the following guidance was developed</w:t>
      </w:r>
      <w:r w:rsidRPr="00D14360">
        <w:rPr>
          <w:rStyle w:val="FootnoteReference"/>
        </w:rPr>
        <w:footnoteReference w:id="119"/>
      </w:r>
      <w:r w:rsidRPr="00D14360">
        <w:t xml:space="preserve">. </w:t>
      </w:r>
    </w:p>
    <w:p w:rsidRPr="00D14360" w:rsidR="006B2DAF" w:rsidP="007D3708" w:rsidRDefault="006B2DAF" w14:paraId="2B1657DB" w14:textId="77777777">
      <w:pPr>
        <w:pStyle w:val="Default"/>
      </w:pP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4E29C8" w:rsidTr="004E29C8" w14:paraId="5D0B6783" w14:textId="77777777">
        <w:trPr>
          <w:cantSplit/>
          <w:trHeight w:val="576"/>
        </w:trPr>
        <w:tc>
          <w:tcPr>
            <w:tcW w:w="683" w:type="dxa"/>
            <w:tcBorders>
              <w:right w:val="nil"/>
            </w:tcBorders>
            <w:shd w:val="clear" w:color="auto" w:fill="C6D9F1"/>
          </w:tcPr>
          <w:p w:rsidRPr="00C64922" w:rsidR="009F6BA2" w:rsidP="00E42FA6" w:rsidRDefault="00634398" w14:paraId="133536F7" w14:textId="77777777">
            <w:pPr>
              <w:pStyle w:val="BodyText"/>
              <w:rPr>
                <w:noProof/>
              </w:rPr>
            </w:pPr>
            <w:r>
              <w:rPr>
                <w:noProof/>
              </w:rPr>
              <w:drawing>
                <wp:inline distT="0" distB="0" distL="0" distR="0" wp14:anchorId="33ABA620" wp14:editId="3F92E899">
                  <wp:extent cx="323215" cy="323215"/>
                  <wp:effectExtent l="0" t="0" r="0" b="635"/>
                  <wp:docPr id="21" name="Graphic 15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8"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7770C6" w:rsidR="009F6BA2" w:rsidP="00E42FA6" w:rsidRDefault="009F6BA2" w14:paraId="7B8A635D" w14:textId="77777777">
            <w:pPr>
              <w:pStyle w:val="Default"/>
              <w:rPr>
                <w:bCs/>
                <w:sz w:val="20"/>
              </w:rPr>
            </w:pPr>
            <w:r w:rsidRPr="007770C6">
              <w:rPr>
                <w:sz w:val="20"/>
              </w:rPr>
              <w:t>C-CDA Content</w:t>
            </w:r>
            <w:r w:rsidRPr="007770C6">
              <w:rPr>
                <w:bCs/>
                <w:sz w:val="20"/>
              </w:rPr>
              <w:t xml:space="preserve"> Creators who do not natively support organizing a patient’s problem observations into collections associated with a tracked concern SHOULD use the following guidance: </w:t>
            </w:r>
          </w:p>
          <w:p w:rsidRPr="007770C6" w:rsidR="009F6BA2" w:rsidP="00D14360" w:rsidRDefault="009F6BA2" w14:paraId="0712EB7D" w14:textId="77777777">
            <w:pPr>
              <w:pStyle w:val="Default"/>
              <w:numPr>
                <w:ilvl w:val="2"/>
                <w:numId w:val="10"/>
              </w:numPr>
              <w:ind w:left="720"/>
              <w:rPr>
                <w:bCs/>
                <w:sz w:val="20"/>
              </w:rPr>
            </w:pPr>
            <w:r w:rsidRPr="007770C6">
              <w:rPr>
                <w:bCs/>
                <w:sz w:val="20"/>
              </w:rPr>
              <w:t xml:space="preserve">Populate the Act.statusCode of the Problem Concern Act to reflect the status of the clinical statement about the problem stored within the source system. </w:t>
            </w:r>
          </w:p>
          <w:p w:rsidRPr="007770C6" w:rsidR="009F6BA2" w:rsidP="00D14360" w:rsidRDefault="009F6BA2" w14:paraId="7BE0C1E5" w14:textId="77777777">
            <w:pPr>
              <w:pStyle w:val="Default"/>
              <w:numPr>
                <w:ilvl w:val="2"/>
                <w:numId w:val="10"/>
              </w:numPr>
              <w:ind w:left="720"/>
              <w:rPr>
                <w:bCs/>
                <w:sz w:val="20"/>
              </w:rPr>
            </w:pPr>
            <w:r w:rsidRPr="007770C6">
              <w:rPr>
                <w:bCs/>
                <w:sz w:val="20"/>
              </w:rPr>
              <w:t>Use nullFlavor=”NI” for the effectiveTime of the outer concern act wrapper.</w:t>
            </w:r>
          </w:p>
          <w:p w:rsidRPr="007770C6" w:rsidR="009F6BA2" w:rsidP="00D14360" w:rsidRDefault="009F6BA2" w14:paraId="787B63D3" w14:textId="77777777">
            <w:pPr>
              <w:pStyle w:val="Default"/>
              <w:numPr>
                <w:ilvl w:val="2"/>
                <w:numId w:val="10"/>
              </w:numPr>
              <w:ind w:left="720"/>
              <w:rPr>
                <w:bCs/>
                <w:sz w:val="20"/>
              </w:rPr>
            </w:pPr>
            <w:r w:rsidRPr="007770C6">
              <w:rPr>
                <w:bCs/>
                <w:sz w:val="20"/>
              </w:rPr>
              <w:t>Do not populate the author participation template associated with the outer concern act wrapper.</w:t>
            </w:r>
          </w:p>
          <w:p w:rsidRPr="007770C6" w:rsidR="009F6BA2" w:rsidP="00D14360" w:rsidRDefault="009F6BA2" w14:paraId="30B19CC0" w14:textId="64A079E7">
            <w:pPr>
              <w:pStyle w:val="Default"/>
              <w:numPr>
                <w:ilvl w:val="2"/>
                <w:numId w:val="10"/>
              </w:numPr>
              <w:ind w:left="720"/>
              <w:rPr>
                <w:bCs/>
                <w:sz w:val="20"/>
              </w:rPr>
            </w:pPr>
            <w:r w:rsidRPr="007770C6">
              <w:rPr>
                <w:bCs/>
                <w:sz w:val="20"/>
              </w:rPr>
              <w:t>Include a single Problem Observation within the act wrapper.</w:t>
            </w:r>
          </w:p>
          <w:p w:rsidRPr="007770C6" w:rsidR="006C3BED" w:rsidP="007770C6" w:rsidRDefault="006C3BED" w14:paraId="7B717B4A" w14:textId="0D5EDFA0">
            <w:pPr>
              <w:pStyle w:val="Default"/>
              <w:numPr>
                <w:ilvl w:val="3"/>
                <w:numId w:val="10"/>
              </w:numPr>
              <w:tabs>
                <w:tab w:val="clear" w:pos="2880"/>
              </w:tabs>
              <w:ind w:left="1080"/>
              <w:rPr>
                <w:bCs/>
                <w:sz w:val="20"/>
              </w:rPr>
            </w:pPr>
            <w:r w:rsidRPr="007770C6">
              <w:rPr>
                <w:bCs/>
                <w:sz w:val="20"/>
              </w:rPr>
              <w:t>A future release of C-CDA will only allow the following within the act wrapper: only 1 entryRelationship of type REFR or COMP (1..1 entryRelationship of @typeCode=REFR OR @typeCode=COMP), and any number of supporting entryRelationships (0..* entryRelationship of @typeCode=SPRT)</w:t>
            </w:r>
          </w:p>
          <w:p w:rsidRPr="007770C6" w:rsidR="009F6BA2" w:rsidP="00D14360" w:rsidRDefault="009F6BA2" w14:paraId="28D73869" w14:textId="618CD9D5">
            <w:pPr>
              <w:pStyle w:val="Default"/>
              <w:numPr>
                <w:ilvl w:val="2"/>
                <w:numId w:val="10"/>
              </w:numPr>
              <w:ind w:left="720"/>
              <w:rPr>
                <w:bCs/>
                <w:sz w:val="20"/>
              </w:rPr>
            </w:pPr>
            <w:r w:rsidRPr="007770C6">
              <w:rPr>
                <w:bCs/>
                <w:sz w:val="20"/>
              </w:rPr>
              <w:t xml:space="preserve">Populate the effectiveTime of the Problem Observation with the </w:t>
            </w:r>
            <w:r w:rsidRPr="007770C6" w:rsidR="0088454D">
              <w:rPr>
                <w:bCs/>
                <w:sz w:val="20"/>
              </w:rPr>
              <w:t xml:space="preserve">clinically </w:t>
            </w:r>
            <w:r w:rsidRPr="007770C6">
              <w:rPr>
                <w:bCs/>
                <w:sz w:val="20"/>
              </w:rPr>
              <w:t>relevant time period associated with problem.</w:t>
            </w:r>
          </w:p>
          <w:p w:rsidRPr="007770C6" w:rsidR="009F6BA2" w:rsidP="00D14360" w:rsidRDefault="009F6BA2" w14:paraId="639BD2A2" w14:textId="77777777">
            <w:pPr>
              <w:pStyle w:val="Default"/>
              <w:numPr>
                <w:ilvl w:val="2"/>
                <w:numId w:val="10"/>
              </w:numPr>
              <w:ind w:left="720"/>
              <w:rPr>
                <w:bCs/>
                <w:sz w:val="20"/>
              </w:rPr>
            </w:pPr>
            <w:r w:rsidRPr="007770C6">
              <w:rPr>
                <w:bCs/>
                <w:sz w:val="20"/>
              </w:rPr>
              <w:t>Include the author participation template associated with the Problem Observation to record the person who documented the problem.</w:t>
            </w:r>
          </w:p>
          <w:p w:rsidRPr="007770C6" w:rsidR="002B57F0" w:rsidP="00D14360" w:rsidRDefault="002B57F0" w14:paraId="6BEC7D6C" w14:textId="77777777">
            <w:pPr>
              <w:pStyle w:val="Default"/>
              <w:numPr>
                <w:ilvl w:val="2"/>
                <w:numId w:val="10"/>
              </w:numPr>
              <w:ind w:left="730"/>
              <w:rPr>
                <w:bCs/>
                <w:sz w:val="20"/>
              </w:rPr>
            </w:pPr>
            <w:r w:rsidRPr="007770C6">
              <w:rPr>
                <w:bCs/>
                <w:sz w:val="20"/>
              </w:rPr>
              <w:t>Use the performer associated with the Problem Observation to record the person who made the diagnosis or observed the problem if that person is not also the author.</w:t>
            </w:r>
          </w:p>
          <w:p w:rsidRPr="007770C6" w:rsidR="009F6BA2" w:rsidP="00D14360" w:rsidRDefault="009F6BA2" w14:paraId="6A9479A4" w14:textId="77777777">
            <w:pPr>
              <w:pStyle w:val="Default"/>
              <w:numPr>
                <w:ilvl w:val="2"/>
                <w:numId w:val="10"/>
              </w:numPr>
              <w:ind w:left="730"/>
              <w:rPr>
                <w:bCs/>
                <w:sz w:val="20"/>
              </w:rPr>
            </w:pPr>
            <w:r w:rsidRPr="007770C6">
              <w:rPr>
                <w:bCs/>
                <w:sz w:val="20"/>
              </w:rPr>
              <w:t xml:space="preserve">Use the Problem Status Observation template to record the clinical status assigned to the problem. Note that clinical status is a judgement assigned by the performer of the observation. </w:t>
            </w:r>
            <w:r w:rsidRPr="007770C6">
              <w:rPr>
                <w:b/>
                <w:sz w:val="20"/>
              </w:rPr>
              <w:t>[</w:t>
            </w:r>
            <w:r w:rsidRPr="007770C6" w:rsidR="00A46C09">
              <w:rPr>
                <w:b/>
                <w:sz w:val="20"/>
              </w:rPr>
              <w:t>BP-085</w:t>
            </w:r>
            <w:r w:rsidRPr="007770C6">
              <w:rPr>
                <w:b/>
                <w:sz w:val="20"/>
              </w:rPr>
              <w:t>]</w:t>
            </w:r>
          </w:p>
        </w:tc>
      </w:tr>
    </w:tbl>
    <w:p w:rsidR="006B2DAF" w:rsidP="007D3708" w:rsidRDefault="007D3708" w14:paraId="198EEBC0" w14:textId="77777777">
      <w:pPr>
        <w:pStyle w:val="NormalWeb"/>
        <w:spacing w:before="0" w:beforeAutospacing="0" w:after="120" w:afterAutospacing="0"/>
        <w:ind w:hanging="475"/>
        <w:rPr>
          <w:rFonts w:cs="Calibri"/>
          <w:b/>
          <w:bCs/>
          <w:color w:val="000000"/>
          <w:sz w:val="22"/>
          <w:szCs w:val="22"/>
        </w:rPr>
      </w:pPr>
      <w:r w:rsidRPr="00D14360">
        <w:rPr>
          <w:rFonts w:cs="Calibri"/>
          <w:b/>
          <w:bCs/>
          <w:color w:val="000000"/>
          <w:sz w:val="22"/>
          <w:szCs w:val="22"/>
        </w:rPr>
        <w:t xml:space="preserve"> </w:t>
      </w:r>
    </w:p>
    <w:p w:rsidR="006B2DAF" w:rsidP="003A3D50" w:rsidRDefault="006B2DAF" w14:paraId="1AF6F274" w14:textId="352889A8">
      <w:pPr>
        <w:pStyle w:val="Caption"/>
        <w:keepNext/>
        <w:spacing w:after="0"/>
      </w:pPr>
      <w:bookmarkStart w:name="_Ref21858903" w:id="1553"/>
      <w:bookmarkStart w:name="_Toc118898758" w:id="1554"/>
      <w:bookmarkStart w:name="_Toc119939960" w:id="1555"/>
      <w:bookmarkStart w:name="_Toc135312992" w:id="1556"/>
      <w:r w:rsidRPr="003A3D50">
        <w:t xml:space="preserve">Example </w:t>
      </w:r>
      <w:r>
        <w:fldChar w:fldCharType="begin"/>
      </w:r>
      <w:r>
        <w:instrText>SEQ Example \* ARABIC</w:instrText>
      </w:r>
      <w:r>
        <w:fldChar w:fldCharType="separate"/>
      </w:r>
      <w:r w:rsidR="00DC1072">
        <w:rPr>
          <w:noProof/>
        </w:rPr>
        <w:t>37</w:t>
      </w:r>
      <w:r>
        <w:fldChar w:fldCharType="end"/>
      </w:r>
      <w:r w:rsidRPr="003A3D50">
        <w:t>: Problem Concern containing a Problem Observation</w:t>
      </w:r>
      <w:bookmarkEnd w:id="1553"/>
      <w:bookmarkEnd w:id="1554"/>
      <w:bookmarkEnd w:id="1555"/>
      <w:bookmarkEnd w:id="1556"/>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Pr="009F13BB" w:rsidR="006B2DAF" w:rsidTr="006B2DAF" w14:paraId="4301F92B" w14:textId="77777777">
        <w:tc>
          <w:tcPr>
            <w:tcW w:w="9576" w:type="dxa"/>
            <w:shd w:val="clear" w:color="auto" w:fill="auto"/>
          </w:tcPr>
          <w:p w:rsidRPr="003A3D50" w:rsidR="008805EA" w:rsidP="008805EA" w:rsidRDefault="008805EA" w14:paraId="0EC00D7B" w14:textId="77777777">
            <w:pPr>
              <w:rPr>
                <w:rFonts w:ascii="Courier New" w:hAnsi="Courier New" w:cs="Courier New"/>
                <w:sz w:val="16"/>
                <w:szCs w:val="16"/>
              </w:rPr>
            </w:pPr>
            <w:r w:rsidRPr="003A3D50">
              <w:rPr>
                <w:rFonts w:ascii="Courier New" w:hAnsi="Courier New" w:cs="Courier New"/>
                <w:sz w:val="16"/>
                <w:szCs w:val="16"/>
              </w:rPr>
              <w:t>&lt;section&gt;</w:t>
            </w:r>
          </w:p>
          <w:p w:rsidRPr="003A3D50" w:rsidR="008805EA" w:rsidP="008805EA" w:rsidRDefault="008805EA" w14:paraId="78D1EA24" w14:textId="39A32BFF">
            <w:pPr>
              <w:rPr>
                <w:rFonts w:ascii="Courier New" w:hAnsi="Courier New" w:cs="Courier New"/>
                <w:sz w:val="16"/>
                <w:szCs w:val="16"/>
              </w:rPr>
            </w:pPr>
            <w:r w:rsidRPr="003A3D50">
              <w:rPr>
                <w:rFonts w:ascii="Courier New" w:hAnsi="Courier New" w:cs="Courier New"/>
                <w:sz w:val="16"/>
                <w:szCs w:val="16"/>
              </w:rPr>
              <w:t xml:space="preserve">  &lt;!--  PLEASE REFER TO THE EXAMPLE TASK FORCE &lt;</w:t>
            </w:r>
            <w:r w:rsidRPr="00C20105" w:rsidR="00C20105">
              <w:rPr>
                <w:rFonts w:ascii="Courier New" w:hAnsi="Courier New" w:cs="Courier New"/>
                <w:sz w:val="16"/>
                <w:szCs w:val="16"/>
              </w:rPr>
              <w:t>https://cdasearch.hl7.org</w:t>
            </w:r>
            <w:r w:rsidRPr="003A3D50">
              <w:rPr>
                <w:rFonts w:ascii="Courier New" w:hAnsi="Courier New" w:cs="Courier New"/>
                <w:sz w:val="16"/>
                <w:szCs w:val="16"/>
              </w:rPr>
              <w:t>/sections/Problems&gt; PAGE FOR EXAMPLES TO COMMON CHALLENGES WITH ENTRIES IN THIS SECTION  --&gt;</w:t>
            </w:r>
          </w:p>
          <w:p w:rsidRPr="003A3D50" w:rsidR="008805EA" w:rsidP="008805EA" w:rsidRDefault="008805EA" w14:paraId="28106BB4" w14:textId="77777777">
            <w:pPr>
              <w:rPr>
                <w:rFonts w:ascii="Courier New" w:hAnsi="Courier New" w:cs="Courier New"/>
                <w:sz w:val="16"/>
                <w:szCs w:val="16"/>
              </w:rPr>
            </w:pPr>
            <w:r w:rsidRPr="003A3D50">
              <w:rPr>
                <w:rFonts w:ascii="Courier New" w:hAnsi="Courier New" w:cs="Courier New"/>
                <w:sz w:val="16"/>
                <w:szCs w:val="16"/>
              </w:rPr>
              <w:t xml:space="preserve">  &lt;templateId root="2.16.840.1.113883.10.20.22.2.5"/&gt;</w:t>
            </w:r>
          </w:p>
          <w:p w:rsidRPr="003A3D50" w:rsidR="008805EA" w:rsidP="008805EA" w:rsidRDefault="008805EA" w14:paraId="19009F5A" w14:textId="77777777">
            <w:pPr>
              <w:rPr>
                <w:rFonts w:ascii="Courier New" w:hAnsi="Courier New" w:cs="Courier New"/>
                <w:sz w:val="16"/>
                <w:szCs w:val="16"/>
              </w:rPr>
            </w:pPr>
            <w:r w:rsidRPr="003A3D50">
              <w:rPr>
                <w:rFonts w:ascii="Courier New" w:hAnsi="Courier New" w:cs="Courier New"/>
                <w:sz w:val="16"/>
                <w:szCs w:val="16"/>
              </w:rPr>
              <w:t xml:space="preserve">  &lt;templateId root="2.16.840.1.113883.10.20.22.2.5" extension="2015-08-01"/&gt;</w:t>
            </w:r>
          </w:p>
          <w:p w:rsidRPr="003A3D50" w:rsidR="008805EA" w:rsidP="008805EA" w:rsidRDefault="008805EA" w14:paraId="47EDF3B2" w14:textId="77777777">
            <w:pPr>
              <w:rPr>
                <w:rFonts w:ascii="Courier New" w:hAnsi="Courier New" w:cs="Courier New"/>
                <w:sz w:val="16"/>
                <w:szCs w:val="16"/>
              </w:rPr>
            </w:pPr>
            <w:r w:rsidRPr="003A3D50">
              <w:rPr>
                <w:rFonts w:ascii="Courier New" w:hAnsi="Courier New" w:cs="Courier New"/>
                <w:sz w:val="16"/>
                <w:szCs w:val="16"/>
              </w:rPr>
              <w:t xml:space="preserve">  &lt;templateId root="2.16.840.1.113883.10.20.22.2.5.1"/&gt;</w:t>
            </w:r>
          </w:p>
          <w:p w:rsidRPr="003A3D50" w:rsidR="008805EA" w:rsidP="008805EA" w:rsidRDefault="008805EA" w14:paraId="0EAACFC1" w14:textId="77777777">
            <w:pPr>
              <w:rPr>
                <w:rFonts w:ascii="Courier New" w:hAnsi="Courier New" w:cs="Courier New"/>
                <w:sz w:val="16"/>
                <w:szCs w:val="16"/>
              </w:rPr>
            </w:pPr>
            <w:r w:rsidRPr="003A3D50">
              <w:rPr>
                <w:rFonts w:ascii="Courier New" w:hAnsi="Courier New" w:cs="Courier New"/>
                <w:sz w:val="16"/>
                <w:szCs w:val="16"/>
              </w:rPr>
              <w:t xml:space="preserve">  &lt;templateId root="2.16.840.1.113883.10.20.22.2.5.1" extension="2015-08-01"/&gt;</w:t>
            </w:r>
          </w:p>
          <w:p w:rsidRPr="003A3D50" w:rsidR="008805EA" w:rsidP="008805EA" w:rsidRDefault="008805EA" w14:paraId="49F0DBA8" w14:textId="77777777">
            <w:pPr>
              <w:rPr>
                <w:rFonts w:ascii="Courier New" w:hAnsi="Courier New" w:cs="Courier New"/>
                <w:sz w:val="16"/>
                <w:szCs w:val="16"/>
              </w:rPr>
            </w:pPr>
            <w:r w:rsidRPr="003A3D50">
              <w:rPr>
                <w:rFonts w:ascii="Courier New" w:hAnsi="Courier New" w:cs="Courier New"/>
                <w:sz w:val="16"/>
                <w:szCs w:val="16"/>
              </w:rPr>
              <w:t xml:space="preserve">  &lt;id root="093A5380-00CE-11E6-B4C5-0050568B000B"/&gt;</w:t>
            </w:r>
          </w:p>
          <w:p w:rsidRPr="003A3D50" w:rsidR="008805EA" w:rsidP="008805EA" w:rsidRDefault="008805EA" w14:paraId="38278CE1" w14:textId="77777777">
            <w:pPr>
              <w:rPr>
                <w:rFonts w:ascii="Courier New" w:hAnsi="Courier New" w:cs="Courier New"/>
                <w:sz w:val="16"/>
                <w:szCs w:val="16"/>
              </w:rPr>
            </w:pPr>
            <w:r w:rsidRPr="003A3D50">
              <w:rPr>
                <w:rFonts w:ascii="Courier New" w:hAnsi="Courier New" w:cs="Courier New"/>
                <w:sz w:val="16"/>
                <w:szCs w:val="16"/>
              </w:rPr>
              <w:t xml:space="preserve">  &lt;code code="11450-4" codeSystem="2.16.840.1.113883.6.1" codeSystemName="LOINC" displayName="PROBLEM LIST"/&gt;</w:t>
            </w:r>
          </w:p>
          <w:p w:rsidRPr="003A3D50" w:rsidR="008805EA" w:rsidP="008805EA" w:rsidRDefault="008805EA" w14:paraId="60546D33" w14:textId="43DBA297">
            <w:pPr>
              <w:rPr>
                <w:rFonts w:ascii="Courier New" w:hAnsi="Courier New" w:cs="Courier New"/>
                <w:sz w:val="16"/>
                <w:szCs w:val="16"/>
              </w:rPr>
            </w:pPr>
            <w:r w:rsidRPr="003A3D50">
              <w:rPr>
                <w:rFonts w:ascii="Courier New" w:hAnsi="Courier New" w:cs="Courier New"/>
                <w:sz w:val="16"/>
                <w:szCs w:val="16"/>
              </w:rPr>
              <w:t xml:space="preserve">  &lt;title&gt;</w:t>
            </w:r>
            <w:r w:rsidR="00C40B04">
              <w:rPr>
                <w:rFonts w:ascii="Courier New" w:hAnsi="Courier New" w:cs="Courier New"/>
                <w:sz w:val="16"/>
                <w:szCs w:val="16"/>
              </w:rPr>
              <w:t>Problem List</w:t>
            </w:r>
            <w:r w:rsidRPr="003A3D50">
              <w:rPr>
                <w:rFonts w:ascii="Courier New" w:hAnsi="Courier New" w:cs="Courier New"/>
                <w:sz w:val="16"/>
                <w:szCs w:val="16"/>
              </w:rPr>
              <w:t>&lt;/title&gt;</w:t>
            </w:r>
          </w:p>
          <w:p w:rsidRPr="003A3D50" w:rsidR="008805EA" w:rsidP="008805EA" w:rsidRDefault="008805EA" w14:paraId="21EE3916" w14:textId="77777777">
            <w:pPr>
              <w:rPr>
                <w:rFonts w:ascii="Courier New" w:hAnsi="Courier New" w:cs="Courier New"/>
                <w:sz w:val="16"/>
                <w:szCs w:val="16"/>
              </w:rPr>
            </w:pPr>
            <w:r w:rsidRPr="003A3D50">
              <w:rPr>
                <w:rFonts w:ascii="Courier New" w:hAnsi="Courier New" w:cs="Courier New"/>
                <w:sz w:val="16"/>
                <w:szCs w:val="16"/>
              </w:rPr>
              <w:t xml:space="preserve">  &lt;text&gt;</w:t>
            </w:r>
          </w:p>
          <w:p w:rsidRPr="003A3D50" w:rsidR="008805EA" w:rsidP="008805EA" w:rsidRDefault="008805EA" w14:paraId="4B10C8A0" w14:textId="77777777">
            <w:pPr>
              <w:rPr>
                <w:rFonts w:ascii="Courier New" w:hAnsi="Courier New" w:cs="Courier New"/>
                <w:sz w:val="16"/>
                <w:szCs w:val="16"/>
              </w:rPr>
            </w:pPr>
            <w:r w:rsidRPr="003A3D50">
              <w:rPr>
                <w:rFonts w:ascii="Courier New" w:hAnsi="Courier New" w:cs="Courier New"/>
                <w:sz w:val="16"/>
                <w:szCs w:val="16"/>
              </w:rPr>
              <w:t xml:space="preserve">  &lt;table width="100%"&gt;</w:t>
            </w:r>
          </w:p>
          <w:p w:rsidRPr="003A3D50" w:rsidR="008805EA" w:rsidP="008805EA" w:rsidRDefault="008805EA" w14:paraId="5DED6E7A" w14:textId="77777777">
            <w:pPr>
              <w:rPr>
                <w:rFonts w:ascii="Courier New" w:hAnsi="Courier New" w:cs="Courier New"/>
                <w:sz w:val="16"/>
                <w:szCs w:val="16"/>
              </w:rPr>
            </w:pPr>
            <w:r w:rsidRPr="003A3D50">
              <w:rPr>
                <w:rFonts w:ascii="Courier New" w:hAnsi="Courier New" w:cs="Courier New"/>
                <w:sz w:val="16"/>
                <w:szCs w:val="16"/>
              </w:rPr>
              <w:t xml:space="preserve">    &lt;thead&gt;</w:t>
            </w:r>
          </w:p>
          <w:p w:rsidRPr="003A3D50" w:rsidR="008805EA" w:rsidP="008805EA" w:rsidRDefault="008805EA" w14:paraId="78B41BAE" w14:textId="77777777">
            <w:pPr>
              <w:rPr>
                <w:rFonts w:ascii="Courier New" w:hAnsi="Courier New" w:cs="Courier New"/>
                <w:sz w:val="16"/>
                <w:szCs w:val="16"/>
              </w:rPr>
            </w:pPr>
            <w:r w:rsidRPr="003A3D50">
              <w:rPr>
                <w:rFonts w:ascii="Courier New" w:hAnsi="Courier New" w:cs="Courier New"/>
                <w:sz w:val="16"/>
                <w:szCs w:val="16"/>
              </w:rPr>
              <w:t xml:space="preserve">      &lt;tr&gt;</w:t>
            </w:r>
          </w:p>
          <w:p w:rsidRPr="003A3D50" w:rsidR="008805EA" w:rsidP="008805EA" w:rsidRDefault="008805EA" w14:paraId="3096C87D" w14:textId="77777777">
            <w:pPr>
              <w:rPr>
                <w:rFonts w:ascii="Courier New" w:hAnsi="Courier New" w:cs="Courier New"/>
                <w:sz w:val="16"/>
                <w:szCs w:val="16"/>
              </w:rPr>
            </w:pPr>
            <w:r w:rsidRPr="003A3D50">
              <w:rPr>
                <w:rFonts w:ascii="Courier New" w:hAnsi="Courier New" w:cs="Courier New"/>
                <w:sz w:val="16"/>
                <w:szCs w:val="16"/>
              </w:rPr>
              <w:t xml:space="preserve">        &lt;th&gt;Problem Concern Information | Tracked By&lt;/th&gt;</w:t>
            </w:r>
          </w:p>
          <w:p w:rsidRPr="003A3D50" w:rsidR="008805EA" w:rsidP="008805EA" w:rsidRDefault="008805EA" w14:paraId="23963B01" w14:textId="77777777">
            <w:pPr>
              <w:rPr>
                <w:rFonts w:ascii="Courier New" w:hAnsi="Courier New" w:cs="Courier New"/>
                <w:sz w:val="16"/>
                <w:szCs w:val="16"/>
              </w:rPr>
            </w:pPr>
            <w:r w:rsidRPr="003A3D50">
              <w:rPr>
                <w:rFonts w:ascii="Courier New" w:hAnsi="Courier New" w:cs="Courier New"/>
                <w:sz w:val="16"/>
                <w:szCs w:val="16"/>
              </w:rPr>
              <w:t xml:space="preserve">        &lt;th&gt;Condition(s)&lt;/th&gt;</w:t>
            </w:r>
          </w:p>
          <w:p w:rsidRPr="003A3D50" w:rsidR="008805EA" w:rsidP="008805EA" w:rsidRDefault="008805EA" w14:paraId="556255CD" w14:textId="77777777">
            <w:pPr>
              <w:rPr>
                <w:rFonts w:ascii="Courier New" w:hAnsi="Courier New" w:cs="Courier New"/>
                <w:sz w:val="16"/>
                <w:szCs w:val="16"/>
              </w:rPr>
            </w:pPr>
            <w:r w:rsidRPr="003A3D50">
              <w:rPr>
                <w:rFonts w:ascii="Courier New" w:hAnsi="Courier New" w:cs="Courier New"/>
                <w:sz w:val="16"/>
                <w:szCs w:val="16"/>
              </w:rPr>
              <w:t xml:space="preserve">      &lt;/tr&gt;</w:t>
            </w:r>
          </w:p>
          <w:p w:rsidRPr="003A3D50" w:rsidR="008805EA" w:rsidP="008805EA" w:rsidRDefault="008805EA" w14:paraId="38827B68" w14:textId="77777777">
            <w:pPr>
              <w:rPr>
                <w:rFonts w:ascii="Courier New" w:hAnsi="Courier New" w:cs="Courier New"/>
                <w:sz w:val="16"/>
                <w:szCs w:val="16"/>
              </w:rPr>
            </w:pPr>
            <w:r w:rsidRPr="003A3D50">
              <w:rPr>
                <w:rFonts w:ascii="Courier New" w:hAnsi="Courier New" w:cs="Courier New"/>
                <w:sz w:val="16"/>
                <w:szCs w:val="16"/>
              </w:rPr>
              <w:t xml:space="preserve">    &lt;/thead&gt;</w:t>
            </w:r>
          </w:p>
          <w:p w:rsidRPr="003A3D50" w:rsidR="008805EA" w:rsidP="008805EA" w:rsidRDefault="008805EA" w14:paraId="00C507C5" w14:textId="77777777">
            <w:pPr>
              <w:rPr>
                <w:rFonts w:ascii="Courier New" w:hAnsi="Courier New" w:cs="Courier New"/>
                <w:sz w:val="16"/>
                <w:szCs w:val="16"/>
              </w:rPr>
            </w:pPr>
            <w:r w:rsidRPr="003A3D50">
              <w:rPr>
                <w:rFonts w:ascii="Courier New" w:hAnsi="Courier New" w:cs="Courier New"/>
                <w:sz w:val="16"/>
                <w:szCs w:val="16"/>
              </w:rPr>
              <w:t xml:space="preserve">    &lt;tbody&gt;</w:t>
            </w:r>
          </w:p>
          <w:p w:rsidRPr="003A3D50" w:rsidR="008805EA" w:rsidP="008805EA" w:rsidRDefault="008805EA" w14:paraId="21C7D2E1" w14:textId="77777777">
            <w:pPr>
              <w:rPr>
                <w:rFonts w:ascii="Courier New" w:hAnsi="Courier New" w:cs="Courier New"/>
                <w:sz w:val="16"/>
                <w:szCs w:val="16"/>
              </w:rPr>
            </w:pPr>
            <w:r w:rsidRPr="003A3D50">
              <w:rPr>
                <w:rFonts w:ascii="Courier New" w:hAnsi="Courier New" w:cs="Courier New"/>
                <w:sz w:val="16"/>
                <w:szCs w:val="16"/>
              </w:rPr>
              <w:t xml:space="preserve">      &lt;tr styleCode="normRow"&gt;</w:t>
            </w:r>
          </w:p>
          <w:p w:rsidRPr="003A3D50" w:rsidR="008805EA" w:rsidP="008805EA" w:rsidRDefault="008805EA" w14:paraId="09F1D211" w14:textId="77777777">
            <w:pPr>
              <w:rPr>
                <w:rFonts w:ascii="Courier New" w:hAnsi="Courier New" w:cs="Courier New"/>
                <w:sz w:val="16"/>
                <w:szCs w:val="16"/>
              </w:rPr>
            </w:pPr>
            <w:r w:rsidRPr="003A3D50">
              <w:rPr>
                <w:rFonts w:ascii="Courier New" w:hAnsi="Courier New" w:cs="Courier New"/>
                <w:sz w:val="16"/>
                <w:szCs w:val="16"/>
              </w:rPr>
              <w:t xml:space="preserve">        &lt;td ID="ProblemConcern_1"&gt;&lt;content&gt;Active Problem&lt;/content&gt; | &lt;content/&gt;&lt;/td&gt;</w:t>
            </w:r>
          </w:p>
          <w:p w:rsidRPr="003A3D50" w:rsidR="008805EA" w:rsidP="008805EA" w:rsidRDefault="008805EA" w14:paraId="1D148A5E" w14:textId="77777777">
            <w:pPr>
              <w:rPr>
                <w:rFonts w:ascii="Courier New" w:hAnsi="Courier New" w:cs="Courier New"/>
                <w:sz w:val="16"/>
                <w:szCs w:val="16"/>
              </w:rPr>
            </w:pPr>
            <w:r w:rsidRPr="003A3D50">
              <w:rPr>
                <w:rFonts w:ascii="Courier New" w:hAnsi="Courier New" w:cs="Courier New"/>
                <w:sz w:val="16"/>
                <w:szCs w:val="16"/>
              </w:rPr>
              <w:t xml:space="preserve">        &lt;td&gt;</w:t>
            </w:r>
          </w:p>
          <w:p w:rsidRPr="003A3D50" w:rsidR="008805EA" w:rsidP="008805EA" w:rsidRDefault="008805EA" w14:paraId="380CEC1D" w14:textId="77777777">
            <w:pPr>
              <w:rPr>
                <w:rFonts w:ascii="Courier New" w:hAnsi="Courier New" w:cs="Courier New"/>
                <w:sz w:val="16"/>
                <w:szCs w:val="16"/>
              </w:rPr>
            </w:pPr>
            <w:r w:rsidRPr="003A3D50">
              <w:rPr>
                <w:rFonts w:ascii="Courier New" w:hAnsi="Courier New" w:cs="Courier New"/>
                <w:sz w:val="16"/>
                <w:szCs w:val="16"/>
              </w:rPr>
              <w:t xml:space="preserve">          &lt;list&gt;</w:t>
            </w:r>
          </w:p>
          <w:p w:rsidRPr="003A3D50" w:rsidR="008805EA" w:rsidP="008805EA" w:rsidRDefault="008805EA" w14:paraId="62CAD9F4" w14:textId="77777777">
            <w:pPr>
              <w:rPr>
                <w:rFonts w:ascii="Courier New" w:hAnsi="Courier New" w:cs="Courier New"/>
                <w:sz w:val="16"/>
                <w:szCs w:val="16"/>
              </w:rPr>
            </w:pPr>
            <w:r w:rsidRPr="003A3D50">
              <w:rPr>
                <w:rFonts w:ascii="Courier New" w:hAnsi="Courier New" w:cs="Courier New"/>
                <w:sz w:val="16"/>
                <w:szCs w:val="16"/>
              </w:rPr>
              <w:t xml:space="preserve">            &lt;item&gt;</w:t>
            </w:r>
          </w:p>
          <w:p w:rsidRPr="003A3D50" w:rsidR="008805EA" w:rsidP="008805EA" w:rsidRDefault="008805EA" w14:paraId="1B185DD4" w14:textId="77777777">
            <w:pPr>
              <w:rPr>
                <w:rFonts w:ascii="Courier New" w:hAnsi="Courier New" w:cs="Courier New"/>
                <w:sz w:val="16"/>
                <w:szCs w:val="16"/>
              </w:rPr>
            </w:pPr>
            <w:r w:rsidRPr="003A3D50">
              <w:rPr>
                <w:rFonts w:ascii="Courier New" w:hAnsi="Courier New" w:cs="Courier New"/>
                <w:sz w:val="16"/>
                <w:szCs w:val="16"/>
              </w:rPr>
              <w:t xml:space="preserve">              &lt;table&gt;</w:t>
            </w:r>
          </w:p>
          <w:p w:rsidRPr="003A3D50" w:rsidR="008805EA" w:rsidP="008805EA" w:rsidRDefault="008805EA" w14:paraId="10D44EFB" w14:textId="77777777">
            <w:pPr>
              <w:rPr>
                <w:rFonts w:ascii="Courier New" w:hAnsi="Courier New" w:cs="Courier New"/>
                <w:sz w:val="16"/>
                <w:szCs w:val="16"/>
              </w:rPr>
            </w:pPr>
            <w:r w:rsidRPr="003A3D50">
              <w:rPr>
                <w:rFonts w:ascii="Courier New" w:hAnsi="Courier New" w:cs="Courier New"/>
                <w:sz w:val="16"/>
                <w:szCs w:val="16"/>
              </w:rPr>
              <w:t xml:space="preserve">                &lt;thead&gt;</w:t>
            </w:r>
          </w:p>
          <w:p w:rsidRPr="003A3D50" w:rsidR="008805EA" w:rsidP="008805EA" w:rsidRDefault="008805EA" w14:paraId="3BE6B92B" w14:textId="77777777">
            <w:pPr>
              <w:rPr>
                <w:rFonts w:ascii="Courier New" w:hAnsi="Courier New" w:cs="Courier New"/>
                <w:sz w:val="16"/>
                <w:szCs w:val="16"/>
              </w:rPr>
            </w:pPr>
            <w:r w:rsidRPr="003A3D50">
              <w:rPr>
                <w:rFonts w:ascii="Courier New" w:hAnsi="Courier New" w:cs="Courier New"/>
                <w:sz w:val="16"/>
                <w:szCs w:val="16"/>
              </w:rPr>
              <w:t xml:space="preserve">                  &lt;tr&gt;</w:t>
            </w:r>
          </w:p>
          <w:p w:rsidRPr="003A3D50" w:rsidR="008805EA" w:rsidP="008805EA" w:rsidRDefault="008805EA" w14:paraId="1D5A7320" w14:textId="77777777">
            <w:pPr>
              <w:rPr>
                <w:rFonts w:ascii="Courier New" w:hAnsi="Courier New" w:cs="Courier New"/>
                <w:sz w:val="16"/>
                <w:szCs w:val="16"/>
              </w:rPr>
            </w:pPr>
            <w:r w:rsidRPr="003A3D50">
              <w:rPr>
                <w:rFonts w:ascii="Courier New" w:hAnsi="Courier New" w:cs="Courier New"/>
                <w:sz w:val="16"/>
                <w:szCs w:val="16"/>
              </w:rPr>
              <w:t xml:space="preserve">                    &lt;th&gt;Problem Type | Problem&lt;br/&gt;&lt;/th&gt;</w:t>
            </w:r>
          </w:p>
          <w:p w:rsidRPr="003A3D50" w:rsidR="008805EA" w:rsidP="008805EA" w:rsidRDefault="008805EA" w14:paraId="31FF578F" w14:textId="77777777">
            <w:pPr>
              <w:rPr>
                <w:rFonts w:ascii="Courier New" w:hAnsi="Courier New" w:cs="Courier New"/>
                <w:sz w:val="16"/>
                <w:szCs w:val="16"/>
              </w:rPr>
            </w:pPr>
            <w:r w:rsidRPr="003A3D50">
              <w:rPr>
                <w:rFonts w:ascii="Courier New" w:hAnsi="Courier New" w:cs="Courier New"/>
                <w:sz w:val="16"/>
                <w:szCs w:val="16"/>
              </w:rPr>
              <w:t xml:space="preserve">                    &lt;th&gt;Time Frame&lt;/th&gt;</w:t>
            </w:r>
          </w:p>
          <w:p w:rsidRPr="003A3D50" w:rsidR="008805EA" w:rsidP="008805EA" w:rsidRDefault="008805EA" w14:paraId="2BCEE6FC" w14:textId="77777777">
            <w:pPr>
              <w:rPr>
                <w:rFonts w:ascii="Courier New" w:hAnsi="Courier New" w:cs="Courier New"/>
                <w:sz w:val="16"/>
                <w:szCs w:val="16"/>
              </w:rPr>
            </w:pPr>
            <w:r w:rsidRPr="003A3D50">
              <w:rPr>
                <w:rFonts w:ascii="Courier New" w:hAnsi="Courier New" w:cs="Courier New"/>
                <w:sz w:val="16"/>
                <w:szCs w:val="16"/>
              </w:rPr>
              <w:t xml:space="preserve">                    &lt;th&gt;Clinical Status&lt;/th&gt;</w:t>
            </w:r>
          </w:p>
          <w:p w:rsidRPr="003A3D50" w:rsidR="008805EA" w:rsidP="008805EA" w:rsidRDefault="008805EA" w14:paraId="3B8029D0" w14:textId="77777777">
            <w:pPr>
              <w:rPr>
                <w:rFonts w:ascii="Courier New" w:hAnsi="Courier New" w:cs="Courier New"/>
                <w:sz w:val="16"/>
                <w:szCs w:val="16"/>
              </w:rPr>
            </w:pPr>
            <w:r w:rsidRPr="003A3D50">
              <w:rPr>
                <w:rFonts w:ascii="Courier New" w:hAnsi="Courier New" w:cs="Courier New"/>
                <w:sz w:val="16"/>
                <w:szCs w:val="16"/>
              </w:rPr>
              <w:t xml:space="preserve">                    &lt;th&gt;Documented By&lt;/th&gt;</w:t>
            </w:r>
          </w:p>
          <w:p w:rsidRPr="003A3D50" w:rsidR="008805EA" w:rsidP="008805EA" w:rsidRDefault="008805EA" w14:paraId="3ED0E95A" w14:textId="77777777">
            <w:pPr>
              <w:rPr>
                <w:rFonts w:ascii="Courier New" w:hAnsi="Courier New" w:cs="Courier New"/>
                <w:sz w:val="16"/>
                <w:szCs w:val="16"/>
              </w:rPr>
            </w:pPr>
            <w:r w:rsidRPr="003A3D50">
              <w:rPr>
                <w:rFonts w:ascii="Courier New" w:hAnsi="Courier New" w:cs="Courier New"/>
                <w:sz w:val="16"/>
                <w:szCs w:val="16"/>
              </w:rPr>
              <w:t xml:space="preserve">                  &lt;/tr&gt;</w:t>
            </w:r>
          </w:p>
          <w:p w:rsidRPr="003A3D50" w:rsidR="008805EA" w:rsidP="008805EA" w:rsidRDefault="008805EA" w14:paraId="6F9504E6" w14:textId="77777777">
            <w:pPr>
              <w:rPr>
                <w:rFonts w:ascii="Courier New" w:hAnsi="Courier New" w:cs="Courier New"/>
                <w:sz w:val="16"/>
                <w:szCs w:val="16"/>
              </w:rPr>
            </w:pPr>
            <w:r w:rsidRPr="003A3D50">
              <w:rPr>
                <w:rFonts w:ascii="Courier New" w:hAnsi="Courier New" w:cs="Courier New"/>
                <w:sz w:val="16"/>
                <w:szCs w:val="16"/>
              </w:rPr>
              <w:t xml:space="preserve">                 &lt;/thead&gt;</w:t>
            </w:r>
          </w:p>
          <w:p w:rsidRPr="003A3D50" w:rsidR="008805EA" w:rsidP="008805EA" w:rsidRDefault="008805EA" w14:paraId="42E9D847" w14:textId="77777777">
            <w:pPr>
              <w:rPr>
                <w:rFonts w:ascii="Courier New" w:hAnsi="Courier New" w:cs="Courier New"/>
                <w:sz w:val="16"/>
                <w:szCs w:val="16"/>
              </w:rPr>
            </w:pPr>
            <w:r w:rsidRPr="003A3D50">
              <w:rPr>
                <w:rFonts w:ascii="Courier New" w:hAnsi="Courier New" w:cs="Courier New"/>
                <w:sz w:val="16"/>
                <w:szCs w:val="16"/>
              </w:rPr>
              <w:t xml:space="preserve">                 &lt;tbody&gt;</w:t>
            </w:r>
          </w:p>
          <w:p w:rsidRPr="003A3D50" w:rsidR="008805EA" w:rsidP="008805EA" w:rsidRDefault="008805EA" w14:paraId="201AE4DA" w14:textId="77777777">
            <w:pPr>
              <w:rPr>
                <w:rFonts w:ascii="Courier New" w:hAnsi="Courier New" w:cs="Courier New"/>
                <w:sz w:val="16"/>
                <w:szCs w:val="16"/>
              </w:rPr>
            </w:pPr>
            <w:r w:rsidRPr="003A3D50">
              <w:rPr>
                <w:rFonts w:ascii="Courier New" w:hAnsi="Courier New" w:cs="Courier New"/>
                <w:sz w:val="16"/>
                <w:szCs w:val="16"/>
              </w:rPr>
              <w:t xml:space="preserve">                   &lt;tr ID="ProblemObs1"&gt;</w:t>
            </w:r>
          </w:p>
          <w:p w:rsidRPr="003A3D50" w:rsidR="008805EA" w:rsidP="008805EA" w:rsidRDefault="008805EA" w14:paraId="42CA367E" w14:textId="77777777">
            <w:pPr>
              <w:rPr>
                <w:rFonts w:ascii="Courier New" w:hAnsi="Courier New" w:cs="Courier New"/>
                <w:sz w:val="16"/>
                <w:szCs w:val="16"/>
              </w:rPr>
            </w:pPr>
            <w:r w:rsidRPr="003A3D50">
              <w:rPr>
                <w:rFonts w:ascii="Courier New" w:hAnsi="Courier New" w:cs="Courier New"/>
                <w:sz w:val="16"/>
                <w:szCs w:val="16"/>
              </w:rPr>
              <w:t xml:space="preserve">                     &lt;td&gt;</w:t>
            </w:r>
          </w:p>
          <w:p w:rsidRPr="003A3D50" w:rsidR="008805EA" w:rsidP="008805EA" w:rsidRDefault="008805EA" w14:paraId="62995B8F" w14:textId="77777777">
            <w:pPr>
              <w:rPr>
                <w:rFonts w:ascii="Courier New" w:hAnsi="Courier New" w:cs="Courier New"/>
                <w:sz w:val="16"/>
                <w:szCs w:val="16"/>
              </w:rPr>
            </w:pPr>
            <w:r w:rsidRPr="003A3D50">
              <w:rPr>
                <w:rFonts w:ascii="Courier New" w:hAnsi="Courier New" w:cs="Courier New"/>
                <w:sz w:val="16"/>
                <w:szCs w:val="16"/>
              </w:rPr>
              <w:t xml:space="preserve">                       &lt;content ID="ProblemObs_1_PT1"&gt;Problem&lt;/content&gt; | &lt;content styleCode="Bold"                           ID="ProblemObs_1_P1"&gt;Osteoarthritis&lt;/content&gt;</w:t>
            </w:r>
          </w:p>
          <w:p w:rsidRPr="003A3D50" w:rsidR="008805EA" w:rsidP="008805EA" w:rsidRDefault="008805EA" w14:paraId="305A6A59" w14:textId="77777777">
            <w:pPr>
              <w:rPr>
                <w:rFonts w:ascii="Courier New" w:hAnsi="Courier New" w:cs="Courier New"/>
                <w:sz w:val="16"/>
                <w:szCs w:val="16"/>
              </w:rPr>
            </w:pPr>
            <w:r w:rsidRPr="003A3D50">
              <w:rPr>
                <w:rFonts w:ascii="Courier New" w:hAnsi="Courier New" w:cs="Courier New"/>
                <w:sz w:val="16"/>
                <w:szCs w:val="16"/>
              </w:rPr>
              <w:t xml:space="preserve">                     &lt;/td&gt;</w:t>
            </w:r>
          </w:p>
          <w:p w:rsidRPr="003A3D50" w:rsidR="008805EA" w:rsidP="008805EA" w:rsidRDefault="008805EA" w14:paraId="17AE934E" w14:textId="77777777">
            <w:pPr>
              <w:rPr>
                <w:rFonts w:ascii="Courier New" w:hAnsi="Courier New" w:cs="Courier New"/>
                <w:sz w:val="16"/>
                <w:szCs w:val="16"/>
              </w:rPr>
            </w:pPr>
            <w:r w:rsidRPr="003A3D50">
              <w:rPr>
                <w:rFonts w:ascii="Courier New" w:hAnsi="Courier New" w:cs="Courier New"/>
                <w:sz w:val="16"/>
                <w:szCs w:val="16"/>
              </w:rPr>
              <w:t xml:space="preserve">                     &lt;td&gt;&lt;content&gt;(09/09/2014 - )&lt;/content&gt;&lt;/td&gt;</w:t>
            </w:r>
          </w:p>
          <w:p w:rsidRPr="003A3D50" w:rsidR="008805EA" w:rsidP="008805EA" w:rsidRDefault="008805EA" w14:paraId="1F55C8F1" w14:textId="77777777">
            <w:pPr>
              <w:rPr>
                <w:rFonts w:ascii="Courier New" w:hAnsi="Courier New" w:cs="Courier New"/>
                <w:sz w:val="16"/>
                <w:szCs w:val="16"/>
              </w:rPr>
            </w:pPr>
            <w:r w:rsidRPr="003A3D50">
              <w:rPr>
                <w:rFonts w:ascii="Courier New" w:hAnsi="Courier New" w:cs="Courier New"/>
                <w:sz w:val="16"/>
                <w:szCs w:val="16"/>
              </w:rPr>
              <w:t xml:space="preserve">                     &lt;td&gt;&lt;content ID="ProblemObs_1_PS1"&gt;Active&lt;/content&gt;&lt;/td&gt;</w:t>
            </w:r>
          </w:p>
          <w:p w:rsidRPr="003A3D50" w:rsidR="008805EA" w:rsidP="008805EA" w:rsidRDefault="008805EA" w14:paraId="390A8278" w14:textId="77777777">
            <w:pPr>
              <w:rPr>
                <w:rFonts w:ascii="Courier New" w:hAnsi="Courier New" w:cs="Courier New"/>
                <w:sz w:val="16"/>
                <w:szCs w:val="16"/>
              </w:rPr>
            </w:pPr>
            <w:r w:rsidRPr="003A3D50">
              <w:rPr>
                <w:rFonts w:ascii="Courier New" w:hAnsi="Courier New" w:cs="Courier New"/>
                <w:sz w:val="16"/>
                <w:szCs w:val="16"/>
              </w:rPr>
              <w:t xml:space="preserve">                     &lt;td&gt;&lt;content&gt;W.Colon&lt;/content&gt; &lt;content&gt;(06/18/2015)&lt;/content&gt;&lt;/td&gt;</w:t>
            </w:r>
          </w:p>
          <w:p w:rsidRPr="003A3D50" w:rsidR="008805EA" w:rsidP="008805EA" w:rsidRDefault="008805EA" w14:paraId="633C02EB" w14:textId="77777777">
            <w:pPr>
              <w:rPr>
                <w:rFonts w:ascii="Courier New" w:hAnsi="Courier New" w:cs="Courier New"/>
                <w:sz w:val="16"/>
                <w:szCs w:val="16"/>
              </w:rPr>
            </w:pPr>
            <w:r w:rsidRPr="003A3D50">
              <w:rPr>
                <w:rFonts w:ascii="Courier New" w:hAnsi="Courier New" w:cs="Courier New"/>
                <w:sz w:val="16"/>
                <w:szCs w:val="16"/>
              </w:rPr>
              <w:t xml:space="preserve">                   &lt;/tr&gt;</w:t>
            </w:r>
          </w:p>
          <w:p w:rsidRPr="003A3D50" w:rsidR="008805EA" w:rsidP="008805EA" w:rsidRDefault="008805EA" w14:paraId="1048DC99" w14:textId="77777777">
            <w:pPr>
              <w:rPr>
                <w:rFonts w:ascii="Courier New" w:hAnsi="Courier New" w:cs="Courier New"/>
                <w:sz w:val="16"/>
                <w:szCs w:val="16"/>
              </w:rPr>
            </w:pPr>
            <w:r w:rsidRPr="003A3D50">
              <w:rPr>
                <w:rFonts w:ascii="Courier New" w:hAnsi="Courier New" w:cs="Courier New"/>
                <w:sz w:val="16"/>
                <w:szCs w:val="16"/>
              </w:rPr>
              <w:t xml:space="preserve">                  &lt;/tbody&gt;</w:t>
            </w:r>
          </w:p>
          <w:p w:rsidRPr="003A3D50" w:rsidR="008805EA" w:rsidP="008805EA" w:rsidRDefault="008805EA" w14:paraId="56438A49" w14:textId="77777777">
            <w:pPr>
              <w:rPr>
                <w:rFonts w:ascii="Courier New" w:hAnsi="Courier New" w:cs="Courier New"/>
                <w:sz w:val="16"/>
                <w:szCs w:val="16"/>
              </w:rPr>
            </w:pPr>
            <w:r w:rsidRPr="003A3D50">
              <w:rPr>
                <w:rFonts w:ascii="Courier New" w:hAnsi="Courier New" w:cs="Courier New"/>
                <w:sz w:val="16"/>
                <w:szCs w:val="16"/>
              </w:rPr>
              <w:t xml:space="preserve">                 &lt;/table&gt;</w:t>
            </w:r>
          </w:p>
          <w:p w:rsidRPr="003A3D50" w:rsidR="008805EA" w:rsidP="008805EA" w:rsidRDefault="008805EA" w14:paraId="781CEEE7" w14:textId="77777777">
            <w:pPr>
              <w:rPr>
                <w:rFonts w:ascii="Courier New" w:hAnsi="Courier New" w:cs="Courier New"/>
                <w:sz w:val="16"/>
                <w:szCs w:val="16"/>
              </w:rPr>
            </w:pPr>
            <w:r w:rsidRPr="003A3D50">
              <w:rPr>
                <w:rFonts w:ascii="Courier New" w:hAnsi="Courier New" w:cs="Courier New"/>
                <w:sz w:val="16"/>
                <w:szCs w:val="16"/>
              </w:rPr>
              <w:t xml:space="preserve">               &lt;/item&gt;</w:t>
            </w:r>
          </w:p>
          <w:p w:rsidRPr="003A3D50" w:rsidR="008805EA" w:rsidP="008805EA" w:rsidRDefault="008805EA" w14:paraId="090612B3" w14:textId="77777777">
            <w:pPr>
              <w:rPr>
                <w:rFonts w:ascii="Courier New" w:hAnsi="Courier New" w:cs="Courier New"/>
                <w:sz w:val="16"/>
                <w:szCs w:val="16"/>
              </w:rPr>
            </w:pPr>
            <w:r w:rsidRPr="003A3D50">
              <w:rPr>
                <w:rFonts w:ascii="Courier New" w:hAnsi="Courier New" w:cs="Courier New"/>
                <w:sz w:val="16"/>
                <w:szCs w:val="16"/>
              </w:rPr>
              <w:t xml:space="preserve">              &lt;/list&gt;</w:t>
            </w:r>
          </w:p>
          <w:p w:rsidRPr="003A3D50" w:rsidR="008805EA" w:rsidP="008805EA" w:rsidRDefault="008805EA" w14:paraId="49081D64" w14:textId="77777777">
            <w:pPr>
              <w:rPr>
                <w:rFonts w:ascii="Courier New" w:hAnsi="Courier New" w:cs="Courier New"/>
                <w:sz w:val="16"/>
                <w:szCs w:val="16"/>
              </w:rPr>
            </w:pPr>
            <w:r w:rsidRPr="003A3D50">
              <w:rPr>
                <w:rFonts w:ascii="Courier New" w:hAnsi="Courier New" w:cs="Courier New"/>
                <w:sz w:val="16"/>
                <w:szCs w:val="16"/>
              </w:rPr>
              <w:t xml:space="preserve">            &lt;/td&gt;</w:t>
            </w:r>
          </w:p>
          <w:p w:rsidRPr="003A3D50" w:rsidR="008805EA" w:rsidP="008805EA" w:rsidRDefault="008805EA" w14:paraId="575C604A" w14:textId="77777777">
            <w:pPr>
              <w:rPr>
                <w:rFonts w:ascii="Courier New" w:hAnsi="Courier New" w:cs="Courier New"/>
                <w:sz w:val="16"/>
                <w:szCs w:val="16"/>
              </w:rPr>
            </w:pPr>
            <w:r w:rsidRPr="003A3D50">
              <w:rPr>
                <w:rFonts w:ascii="Courier New" w:hAnsi="Courier New" w:cs="Courier New"/>
                <w:sz w:val="16"/>
                <w:szCs w:val="16"/>
              </w:rPr>
              <w:t xml:space="preserve">          &lt;/tr&gt;</w:t>
            </w:r>
          </w:p>
          <w:p w:rsidRPr="003A3D50" w:rsidR="008805EA" w:rsidP="008805EA" w:rsidRDefault="008805EA" w14:paraId="0DE6E45B" w14:textId="77777777">
            <w:pPr>
              <w:rPr>
                <w:rFonts w:ascii="Courier New" w:hAnsi="Courier New" w:cs="Courier New"/>
                <w:sz w:val="16"/>
                <w:szCs w:val="16"/>
              </w:rPr>
            </w:pPr>
            <w:r w:rsidRPr="003A3D50">
              <w:rPr>
                <w:rFonts w:ascii="Courier New" w:hAnsi="Courier New" w:cs="Courier New"/>
                <w:sz w:val="16"/>
                <w:szCs w:val="16"/>
              </w:rPr>
              <w:t xml:space="preserve">         &lt;/tbody&gt;</w:t>
            </w:r>
          </w:p>
          <w:p w:rsidRPr="003A3D50" w:rsidR="008805EA" w:rsidP="008805EA" w:rsidRDefault="008805EA" w14:paraId="6DD338FE" w14:textId="77777777">
            <w:pPr>
              <w:rPr>
                <w:rFonts w:ascii="Courier New" w:hAnsi="Courier New" w:cs="Courier New"/>
                <w:sz w:val="16"/>
                <w:szCs w:val="16"/>
              </w:rPr>
            </w:pPr>
            <w:r w:rsidRPr="003A3D50">
              <w:rPr>
                <w:rFonts w:ascii="Courier New" w:hAnsi="Courier New" w:cs="Courier New"/>
                <w:sz w:val="16"/>
                <w:szCs w:val="16"/>
              </w:rPr>
              <w:t xml:space="preserve">        &lt;/table&gt;</w:t>
            </w:r>
          </w:p>
          <w:p w:rsidRPr="003A3D50" w:rsidR="008805EA" w:rsidP="008805EA" w:rsidRDefault="008805EA" w14:paraId="5B3E627B" w14:textId="77777777">
            <w:pPr>
              <w:rPr>
                <w:rFonts w:ascii="Courier New" w:hAnsi="Courier New" w:cs="Courier New"/>
                <w:sz w:val="16"/>
                <w:szCs w:val="16"/>
              </w:rPr>
            </w:pPr>
            <w:r w:rsidRPr="003A3D50">
              <w:rPr>
                <w:rFonts w:ascii="Courier New" w:hAnsi="Courier New" w:cs="Courier New"/>
                <w:sz w:val="16"/>
                <w:szCs w:val="16"/>
              </w:rPr>
              <w:t xml:space="preserve">       &lt;/text&gt;</w:t>
            </w:r>
          </w:p>
          <w:p w:rsidRPr="003A3D50" w:rsidR="008805EA" w:rsidP="008805EA" w:rsidRDefault="008805EA" w14:paraId="0354EC6B" w14:textId="77777777">
            <w:pPr>
              <w:rPr>
                <w:rFonts w:ascii="Courier New" w:hAnsi="Courier New" w:cs="Courier New"/>
                <w:sz w:val="16"/>
                <w:szCs w:val="16"/>
              </w:rPr>
            </w:pPr>
            <w:r w:rsidRPr="003A3D50">
              <w:rPr>
                <w:rFonts w:ascii="Courier New" w:hAnsi="Courier New" w:cs="Courier New"/>
                <w:sz w:val="16"/>
                <w:szCs w:val="16"/>
              </w:rPr>
              <w:t xml:space="preserve">       &lt;entry&gt;</w:t>
            </w:r>
          </w:p>
          <w:p w:rsidRPr="003A3D50" w:rsidR="008805EA" w:rsidP="008805EA" w:rsidRDefault="008805EA" w14:paraId="6BFE6F47" w14:textId="77777777">
            <w:pPr>
              <w:rPr>
                <w:rFonts w:ascii="Courier New" w:hAnsi="Courier New" w:cs="Courier New"/>
                <w:sz w:val="16"/>
                <w:szCs w:val="16"/>
              </w:rPr>
            </w:pPr>
            <w:r w:rsidRPr="003A3D50">
              <w:rPr>
                <w:rFonts w:ascii="Courier New" w:hAnsi="Courier New" w:cs="Courier New"/>
                <w:sz w:val="16"/>
                <w:szCs w:val="16"/>
              </w:rPr>
              <w:t xml:space="preserve">         &lt;act classCode="ACT" moodCode="EVN"&gt;</w:t>
            </w:r>
          </w:p>
          <w:p w:rsidRPr="003A3D50" w:rsidR="008805EA" w:rsidP="008805EA" w:rsidRDefault="008805EA" w14:paraId="1AFFEFA8" w14:textId="77777777">
            <w:pPr>
              <w:rPr>
                <w:rFonts w:ascii="Courier New" w:hAnsi="Courier New" w:cs="Courier New"/>
                <w:sz w:val="16"/>
                <w:szCs w:val="16"/>
              </w:rPr>
            </w:pPr>
            <w:r w:rsidRPr="003A3D50">
              <w:rPr>
                <w:rFonts w:ascii="Courier New" w:hAnsi="Courier New" w:cs="Courier New"/>
                <w:sz w:val="16"/>
                <w:szCs w:val="16"/>
              </w:rPr>
              <w:t xml:space="preserve">         &lt;!-- Problem Concern --&gt;</w:t>
            </w:r>
          </w:p>
          <w:p w:rsidRPr="003A3D50" w:rsidR="008805EA" w:rsidP="008805EA" w:rsidRDefault="008805EA" w14:paraId="6799C9FC" w14:textId="77777777">
            <w:pPr>
              <w:rPr>
                <w:rFonts w:ascii="Courier New" w:hAnsi="Courier New" w:cs="Courier New"/>
                <w:sz w:val="16"/>
                <w:szCs w:val="16"/>
              </w:rPr>
            </w:pPr>
            <w:r w:rsidRPr="003A3D50">
              <w:rPr>
                <w:rFonts w:ascii="Courier New" w:hAnsi="Courier New" w:cs="Courier New"/>
                <w:sz w:val="16"/>
                <w:szCs w:val="16"/>
              </w:rPr>
              <w:t xml:space="preserve">         &lt;templateId root="2.16.840.1.113883.10.20.22.4.3"/&gt;</w:t>
            </w:r>
          </w:p>
          <w:p w:rsidRPr="003A3D50" w:rsidR="008805EA" w:rsidP="008805EA" w:rsidRDefault="008805EA" w14:paraId="11E6AD1B" w14:textId="77777777">
            <w:pPr>
              <w:rPr>
                <w:rFonts w:ascii="Courier New" w:hAnsi="Courier New" w:cs="Courier New"/>
                <w:sz w:val="16"/>
                <w:szCs w:val="16"/>
              </w:rPr>
            </w:pPr>
            <w:r w:rsidRPr="003A3D50">
              <w:rPr>
                <w:rFonts w:ascii="Courier New" w:hAnsi="Courier New" w:cs="Courier New"/>
                <w:sz w:val="16"/>
                <w:szCs w:val="16"/>
              </w:rPr>
              <w:t xml:space="preserve">         &lt;templateId root="2.16.840.1.113883.10.20.22.4.3" extension="2015-08-01"/&gt;</w:t>
            </w:r>
          </w:p>
          <w:p w:rsidRPr="003A3D50" w:rsidR="008805EA" w:rsidP="008805EA" w:rsidRDefault="008805EA" w14:paraId="598B8F24" w14:textId="77777777">
            <w:pPr>
              <w:rPr>
                <w:rFonts w:ascii="Courier New" w:hAnsi="Courier New" w:cs="Courier New"/>
                <w:sz w:val="16"/>
                <w:szCs w:val="16"/>
              </w:rPr>
            </w:pPr>
            <w:r w:rsidRPr="003A3D50">
              <w:rPr>
                <w:rFonts w:ascii="Courier New" w:hAnsi="Courier New" w:cs="Courier New"/>
                <w:sz w:val="16"/>
                <w:szCs w:val="16"/>
              </w:rPr>
              <w:t xml:space="preserve">         &lt;id extension="68993" root="1.2.840.114350.1.13.6289.1.7.2.768076"/&gt;</w:t>
            </w:r>
          </w:p>
          <w:p w:rsidRPr="003A3D50" w:rsidR="008805EA" w:rsidP="008805EA" w:rsidRDefault="008805EA" w14:paraId="59FF49F8" w14:textId="77777777">
            <w:pPr>
              <w:rPr>
                <w:rFonts w:ascii="Courier New" w:hAnsi="Courier New" w:cs="Courier New"/>
                <w:sz w:val="16"/>
                <w:szCs w:val="16"/>
              </w:rPr>
            </w:pPr>
            <w:r w:rsidRPr="003A3D50">
              <w:rPr>
                <w:rFonts w:ascii="Courier New" w:hAnsi="Courier New" w:cs="Courier New"/>
                <w:sz w:val="16"/>
                <w:szCs w:val="16"/>
              </w:rPr>
              <w:t xml:space="preserve">         &lt;id root="093A5380-00CE-11E6-B4C5-0050568B000B" extension="1"/&gt;</w:t>
            </w:r>
          </w:p>
          <w:p w:rsidRPr="003A3D50" w:rsidR="008805EA" w:rsidP="008805EA" w:rsidRDefault="008805EA" w14:paraId="31C58C88" w14:textId="77777777">
            <w:pPr>
              <w:rPr>
                <w:rFonts w:ascii="Courier New" w:hAnsi="Courier New" w:cs="Courier New"/>
                <w:sz w:val="16"/>
                <w:szCs w:val="16"/>
              </w:rPr>
            </w:pPr>
            <w:r w:rsidRPr="003A3D50">
              <w:rPr>
                <w:rFonts w:ascii="Courier New" w:hAnsi="Courier New" w:cs="Courier New"/>
                <w:sz w:val="16"/>
                <w:szCs w:val="16"/>
              </w:rPr>
              <w:t xml:space="preserve">         &lt;code code="CONC" codeSystem="2.16.840.1.113883.5.6" </w:t>
            </w:r>
          </w:p>
          <w:p w:rsidRPr="003A3D50" w:rsidR="008805EA" w:rsidP="008805EA" w:rsidRDefault="008805EA" w14:paraId="02AD044B" w14:textId="77777777">
            <w:pPr>
              <w:rPr>
                <w:rFonts w:ascii="Courier New" w:hAnsi="Courier New" w:cs="Courier New"/>
                <w:sz w:val="16"/>
                <w:szCs w:val="16"/>
              </w:rPr>
            </w:pPr>
            <w:r w:rsidRPr="003A3D50">
              <w:rPr>
                <w:rFonts w:ascii="Courier New" w:hAnsi="Courier New" w:cs="Courier New"/>
                <w:sz w:val="16"/>
                <w:szCs w:val="16"/>
              </w:rPr>
              <w:t>codeSystemName="HL7ActClass" displayName="Concern"&gt;&lt;/code&gt;</w:t>
            </w:r>
          </w:p>
          <w:p w:rsidRPr="003A3D50" w:rsidR="008805EA" w:rsidP="008805EA" w:rsidRDefault="008805EA" w14:paraId="428A5E47" w14:textId="77777777">
            <w:pPr>
              <w:rPr>
                <w:rFonts w:ascii="Courier New" w:hAnsi="Courier New" w:cs="Courier New"/>
                <w:sz w:val="16"/>
                <w:szCs w:val="16"/>
              </w:rPr>
            </w:pPr>
            <w:r w:rsidRPr="003A3D50">
              <w:rPr>
                <w:rFonts w:ascii="Courier New" w:hAnsi="Courier New" w:cs="Courier New"/>
                <w:sz w:val="16"/>
                <w:szCs w:val="16"/>
              </w:rPr>
              <w:t xml:space="preserve">         &lt;!-- This shows what to do when the source system does not track problem concerns. --&gt;</w:t>
            </w:r>
          </w:p>
          <w:p w:rsidRPr="003A3D50" w:rsidR="008805EA" w:rsidP="008805EA" w:rsidRDefault="008805EA" w14:paraId="514FAA01" w14:textId="77777777">
            <w:pPr>
              <w:rPr>
                <w:rFonts w:ascii="Courier New" w:hAnsi="Courier New" w:cs="Courier New"/>
                <w:sz w:val="16"/>
                <w:szCs w:val="16"/>
              </w:rPr>
            </w:pPr>
            <w:r w:rsidRPr="003A3D50">
              <w:rPr>
                <w:rFonts w:ascii="Courier New" w:hAnsi="Courier New" w:cs="Courier New"/>
                <w:sz w:val="16"/>
                <w:szCs w:val="16"/>
              </w:rPr>
              <w:t xml:space="preserve">         &lt;text&gt;</w:t>
            </w:r>
          </w:p>
          <w:p w:rsidRPr="003A3D50" w:rsidR="008805EA" w:rsidP="008805EA" w:rsidRDefault="008805EA" w14:paraId="7839BB88" w14:textId="77777777">
            <w:pPr>
              <w:rPr>
                <w:rFonts w:ascii="Courier New" w:hAnsi="Courier New" w:cs="Courier New"/>
                <w:sz w:val="16"/>
                <w:szCs w:val="16"/>
              </w:rPr>
            </w:pPr>
            <w:r w:rsidRPr="003A3D50">
              <w:rPr>
                <w:rFonts w:ascii="Courier New" w:hAnsi="Courier New" w:cs="Courier New"/>
                <w:sz w:val="16"/>
                <w:szCs w:val="16"/>
              </w:rPr>
              <w:t xml:space="preserve">           &lt;reference value="#ProblemConcern_1"&gt;&lt;/reference&gt;</w:t>
            </w:r>
          </w:p>
          <w:p w:rsidRPr="003A3D50" w:rsidR="008805EA" w:rsidP="008805EA" w:rsidRDefault="008805EA" w14:paraId="59DC4212" w14:textId="77777777">
            <w:pPr>
              <w:rPr>
                <w:rFonts w:ascii="Courier New" w:hAnsi="Courier New" w:cs="Courier New"/>
                <w:sz w:val="16"/>
                <w:szCs w:val="16"/>
              </w:rPr>
            </w:pPr>
            <w:r w:rsidRPr="003A3D50">
              <w:rPr>
                <w:rFonts w:ascii="Courier New" w:hAnsi="Courier New" w:cs="Courier New"/>
                <w:sz w:val="16"/>
                <w:szCs w:val="16"/>
              </w:rPr>
              <w:tab/>
            </w:r>
            <w:r w:rsidRPr="003A3D50">
              <w:rPr>
                <w:rFonts w:ascii="Courier New" w:hAnsi="Courier New" w:cs="Courier New"/>
                <w:sz w:val="16"/>
                <w:szCs w:val="16"/>
              </w:rPr>
              <w:t xml:space="preserve"> &lt;/text&gt;</w:t>
            </w:r>
          </w:p>
          <w:p w:rsidRPr="003A3D50" w:rsidR="008805EA" w:rsidP="008805EA" w:rsidRDefault="008805EA" w14:paraId="71DF9B81" w14:textId="77777777">
            <w:pPr>
              <w:rPr>
                <w:rFonts w:ascii="Courier New" w:hAnsi="Courier New" w:cs="Courier New"/>
                <w:sz w:val="16"/>
                <w:szCs w:val="16"/>
              </w:rPr>
            </w:pPr>
            <w:r w:rsidRPr="003A3D50">
              <w:rPr>
                <w:rFonts w:ascii="Courier New" w:hAnsi="Courier New" w:cs="Courier New"/>
                <w:sz w:val="16"/>
                <w:szCs w:val="16"/>
              </w:rPr>
              <w:t xml:space="preserve">         &lt;statusCode code="active"/&gt;</w:t>
            </w:r>
          </w:p>
          <w:p w:rsidRPr="003A3D50" w:rsidR="008805EA" w:rsidP="008805EA" w:rsidRDefault="008805EA" w14:paraId="2A5DA471" w14:textId="77777777">
            <w:pPr>
              <w:rPr>
                <w:rFonts w:ascii="Courier New" w:hAnsi="Courier New" w:cs="Courier New"/>
                <w:sz w:val="16"/>
                <w:szCs w:val="16"/>
              </w:rPr>
            </w:pPr>
            <w:r w:rsidRPr="003A3D50">
              <w:rPr>
                <w:rFonts w:ascii="Courier New" w:hAnsi="Courier New" w:cs="Courier New"/>
                <w:sz w:val="16"/>
                <w:szCs w:val="16"/>
              </w:rPr>
              <w:t xml:space="preserve">         &lt;effectiveTime nullFlavor="NI"/&gt;</w:t>
            </w:r>
          </w:p>
          <w:p w:rsidRPr="003A3D50" w:rsidR="008805EA" w:rsidP="008805EA" w:rsidRDefault="008805EA" w14:paraId="657A5133" w14:textId="77777777">
            <w:pPr>
              <w:rPr>
                <w:rFonts w:ascii="Courier New" w:hAnsi="Courier New" w:cs="Courier New"/>
                <w:sz w:val="16"/>
                <w:szCs w:val="16"/>
              </w:rPr>
            </w:pPr>
            <w:r w:rsidRPr="003A3D50">
              <w:rPr>
                <w:rFonts w:ascii="Courier New" w:hAnsi="Courier New" w:cs="Courier New"/>
                <w:sz w:val="16"/>
                <w:szCs w:val="16"/>
              </w:rPr>
              <w:t xml:space="preserve">         &lt;!--  A System that supports Concern tracking MAY include the author(s) of the Concern in addition to </w:t>
            </w:r>
          </w:p>
          <w:p w:rsidRPr="003A3D50" w:rsidR="008805EA" w:rsidP="008805EA" w:rsidRDefault="008805EA" w14:paraId="2089FCAD" w14:textId="77777777">
            <w:pPr>
              <w:rPr>
                <w:rFonts w:ascii="Courier New" w:hAnsi="Courier New" w:cs="Courier New"/>
                <w:sz w:val="16"/>
                <w:szCs w:val="16"/>
              </w:rPr>
            </w:pPr>
            <w:r w:rsidRPr="003A3D50">
              <w:rPr>
                <w:rFonts w:ascii="Courier New" w:hAnsi="Courier New" w:cs="Courier New"/>
                <w:sz w:val="16"/>
                <w:szCs w:val="16"/>
              </w:rPr>
              <w:t xml:space="preserve">                author(s) for the contained Problem Observation(s). --&gt;</w:t>
            </w:r>
          </w:p>
          <w:p w:rsidRPr="003A3D50" w:rsidR="008805EA" w:rsidP="008805EA" w:rsidRDefault="008805EA" w14:paraId="68AF48F2" w14:textId="77777777">
            <w:pPr>
              <w:rPr>
                <w:rFonts w:ascii="Courier New" w:hAnsi="Courier New" w:cs="Courier New"/>
                <w:sz w:val="16"/>
                <w:szCs w:val="16"/>
              </w:rPr>
            </w:pPr>
            <w:r w:rsidRPr="003A3D50">
              <w:rPr>
                <w:rFonts w:ascii="Courier New" w:hAnsi="Courier New" w:cs="Courier New"/>
                <w:sz w:val="16"/>
                <w:szCs w:val="16"/>
              </w:rPr>
              <w:t xml:space="preserve">         &lt;entryRelationship inversionInd="false" typeCode="SUBJ"&gt;</w:t>
            </w:r>
          </w:p>
          <w:p w:rsidRPr="003A3D50" w:rsidR="008805EA" w:rsidP="008805EA" w:rsidRDefault="008805EA" w14:paraId="278E4C6C" w14:textId="77777777">
            <w:pPr>
              <w:rPr>
                <w:rFonts w:ascii="Courier New" w:hAnsi="Courier New" w:cs="Courier New"/>
                <w:sz w:val="16"/>
                <w:szCs w:val="16"/>
              </w:rPr>
            </w:pPr>
            <w:r w:rsidRPr="003A3D50">
              <w:rPr>
                <w:rFonts w:ascii="Courier New" w:hAnsi="Courier New" w:cs="Courier New"/>
                <w:sz w:val="16"/>
                <w:szCs w:val="16"/>
              </w:rPr>
              <w:t xml:space="preserve">         &lt;!-- Problem Observation --&gt;</w:t>
            </w:r>
          </w:p>
          <w:p w:rsidRPr="003A3D50" w:rsidR="008805EA" w:rsidP="008805EA" w:rsidRDefault="008805EA" w14:paraId="1916A347" w14:textId="77777777">
            <w:pPr>
              <w:rPr>
                <w:rFonts w:ascii="Courier New" w:hAnsi="Courier New" w:cs="Courier New"/>
                <w:sz w:val="16"/>
                <w:szCs w:val="16"/>
              </w:rPr>
            </w:pPr>
            <w:r w:rsidRPr="003A3D50">
              <w:rPr>
                <w:rFonts w:ascii="Courier New" w:hAnsi="Courier New" w:cs="Courier New"/>
                <w:sz w:val="16"/>
                <w:szCs w:val="16"/>
              </w:rPr>
              <w:t xml:space="preserve">           &lt;observation classCode="OBS" moodCode="EVN"&gt;</w:t>
            </w:r>
          </w:p>
          <w:p w:rsidRPr="003A3D50" w:rsidR="008805EA" w:rsidP="008805EA" w:rsidRDefault="008805EA" w14:paraId="14829EAE" w14:textId="77777777">
            <w:pPr>
              <w:rPr>
                <w:rFonts w:ascii="Courier New" w:hAnsi="Courier New" w:cs="Courier New"/>
                <w:sz w:val="16"/>
                <w:szCs w:val="16"/>
              </w:rPr>
            </w:pPr>
            <w:r w:rsidRPr="003A3D50">
              <w:rPr>
                <w:rFonts w:ascii="Courier New" w:hAnsi="Courier New" w:cs="Courier New"/>
                <w:sz w:val="16"/>
                <w:szCs w:val="16"/>
              </w:rPr>
              <w:t xml:space="preserve">           &lt;templateId root="2.16.840.1.113883.10.20.22.4.4"/&gt;</w:t>
            </w:r>
          </w:p>
          <w:p w:rsidR="008805EA" w:rsidP="008805EA" w:rsidRDefault="008805EA" w14:paraId="720E426A" w14:textId="349B3CDA">
            <w:pPr>
              <w:rPr>
                <w:rFonts w:ascii="Courier New" w:hAnsi="Courier New" w:cs="Courier New"/>
                <w:sz w:val="16"/>
                <w:szCs w:val="16"/>
              </w:rPr>
            </w:pPr>
            <w:r w:rsidRPr="003A3D50">
              <w:rPr>
                <w:rFonts w:ascii="Courier New" w:hAnsi="Courier New" w:cs="Courier New"/>
                <w:sz w:val="16"/>
                <w:szCs w:val="16"/>
              </w:rPr>
              <w:t xml:space="preserve">           &lt;templateId root="2.16.840.1.113883.10.20.22.4.4" extension="2015-08-01"/&gt;</w:t>
            </w:r>
          </w:p>
          <w:p w:rsidRPr="003A3D50" w:rsidR="003E0931" w:rsidP="008805EA" w:rsidRDefault="003E0931" w14:paraId="427A4845" w14:textId="6B8A940A">
            <w:pPr>
              <w:rPr>
                <w:rFonts w:ascii="Courier New" w:hAnsi="Courier New" w:cs="Courier New"/>
                <w:sz w:val="16"/>
                <w:szCs w:val="16"/>
              </w:rPr>
            </w:pPr>
            <w:r w:rsidRPr="003A3D50">
              <w:rPr>
                <w:rFonts w:ascii="Courier New" w:hAnsi="Courier New" w:cs="Courier New"/>
                <w:sz w:val="16"/>
                <w:szCs w:val="16"/>
              </w:rPr>
              <w:t xml:space="preserve">           &lt;templateId root="2.16.840.1.113883.10.20.22.4.4" extension="20</w:t>
            </w:r>
            <w:r>
              <w:rPr>
                <w:rFonts w:ascii="Courier New" w:hAnsi="Courier New" w:cs="Courier New"/>
                <w:sz w:val="16"/>
                <w:szCs w:val="16"/>
              </w:rPr>
              <w:t>22</w:t>
            </w:r>
            <w:r w:rsidRPr="003A3D50">
              <w:rPr>
                <w:rFonts w:ascii="Courier New" w:hAnsi="Courier New" w:cs="Courier New"/>
                <w:sz w:val="16"/>
                <w:szCs w:val="16"/>
              </w:rPr>
              <w:t>-0</w:t>
            </w:r>
            <w:r>
              <w:rPr>
                <w:rFonts w:ascii="Courier New" w:hAnsi="Courier New" w:cs="Courier New"/>
                <w:sz w:val="16"/>
                <w:szCs w:val="16"/>
              </w:rPr>
              <w:t>6</w:t>
            </w:r>
            <w:r w:rsidRPr="003A3D50">
              <w:rPr>
                <w:rFonts w:ascii="Courier New" w:hAnsi="Courier New" w:cs="Courier New"/>
                <w:sz w:val="16"/>
                <w:szCs w:val="16"/>
              </w:rPr>
              <w:t>-01"/&gt;</w:t>
            </w:r>
          </w:p>
          <w:p w:rsidRPr="003A3D50" w:rsidR="008805EA" w:rsidP="008805EA" w:rsidRDefault="008805EA" w14:paraId="2816C81B" w14:textId="77777777">
            <w:pPr>
              <w:rPr>
                <w:rFonts w:ascii="Courier New" w:hAnsi="Courier New" w:cs="Courier New"/>
                <w:sz w:val="16"/>
                <w:szCs w:val="16"/>
              </w:rPr>
            </w:pPr>
            <w:r w:rsidRPr="003A3D50">
              <w:rPr>
                <w:rFonts w:ascii="Courier New" w:hAnsi="Courier New" w:cs="Courier New"/>
                <w:sz w:val="16"/>
                <w:szCs w:val="16"/>
              </w:rPr>
              <w:t xml:space="preserve">           &lt;id extension="68993" root="1.2.840.114350.1.13.6289.1.7.2.768076"/&gt;</w:t>
            </w:r>
          </w:p>
          <w:p w:rsidRPr="003A3D50" w:rsidR="008805EA" w:rsidP="008805EA" w:rsidRDefault="008805EA" w14:paraId="0D07875B" w14:textId="77777777">
            <w:pPr>
              <w:rPr>
                <w:rFonts w:ascii="Courier New" w:hAnsi="Courier New" w:cs="Courier New"/>
                <w:sz w:val="16"/>
                <w:szCs w:val="16"/>
              </w:rPr>
            </w:pPr>
            <w:r w:rsidRPr="003A3D50">
              <w:rPr>
                <w:rFonts w:ascii="Courier New" w:hAnsi="Courier New" w:cs="Courier New"/>
                <w:sz w:val="16"/>
                <w:szCs w:val="16"/>
              </w:rPr>
              <w:t xml:space="preserve">           &lt;id root="093A5380-00CE-11E6-B4C5-0050568B000B" extension="1.1"/&gt;</w:t>
            </w:r>
          </w:p>
          <w:p w:rsidRPr="003A3D50" w:rsidR="008805EA" w:rsidP="008805EA" w:rsidRDefault="008805EA" w14:paraId="74E075D6" w14:textId="77777777">
            <w:pPr>
              <w:rPr>
                <w:rFonts w:ascii="Courier New" w:hAnsi="Courier New" w:cs="Courier New"/>
                <w:sz w:val="16"/>
                <w:szCs w:val="16"/>
              </w:rPr>
            </w:pPr>
            <w:r w:rsidRPr="003A3D50">
              <w:rPr>
                <w:rFonts w:ascii="Courier New" w:hAnsi="Courier New" w:cs="Courier New"/>
                <w:sz w:val="16"/>
                <w:szCs w:val="16"/>
              </w:rPr>
              <w:t xml:space="preserve">           &lt;code code="55607006" codeSystem="2.16.840.1.113883.6.96" codeSystemName="SNOMED CT" displayName="Problem"&gt;</w:t>
            </w:r>
          </w:p>
          <w:p w:rsidRPr="003A3D50" w:rsidR="008805EA" w:rsidP="008805EA" w:rsidRDefault="008805EA" w14:paraId="62159364" w14:textId="77777777">
            <w:pPr>
              <w:rPr>
                <w:rFonts w:ascii="Courier New" w:hAnsi="Courier New" w:cs="Courier New"/>
                <w:sz w:val="16"/>
                <w:szCs w:val="16"/>
              </w:rPr>
            </w:pPr>
            <w:r w:rsidRPr="003A3D50">
              <w:rPr>
                <w:rFonts w:ascii="Courier New" w:hAnsi="Courier New" w:cs="Courier New"/>
                <w:sz w:val="16"/>
                <w:szCs w:val="16"/>
              </w:rPr>
              <w:t xml:space="preserve">             &lt;originalText&gt;</w:t>
            </w:r>
          </w:p>
          <w:p w:rsidRPr="003A3D50" w:rsidR="008805EA" w:rsidP="008805EA" w:rsidRDefault="008805EA" w14:paraId="70C45EE2" w14:textId="77777777">
            <w:pPr>
              <w:rPr>
                <w:rFonts w:ascii="Courier New" w:hAnsi="Courier New" w:cs="Courier New"/>
                <w:sz w:val="16"/>
                <w:szCs w:val="16"/>
              </w:rPr>
            </w:pPr>
            <w:r w:rsidRPr="003A3D50">
              <w:rPr>
                <w:rFonts w:ascii="Courier New" w:hAnsi="Courier New" w:cs="Courier New"/>
                <w:sz w:val="16"/>
                <w:szCs w:val="16"/>
              </w:rPr>
              <w:t xml:space="preserve">               &lt;reference value="#ProblemObs_1_PT1"/&gt;</w:t>
            </w:r>
          </w:p>
          <w:p w:rsidRPr="003A3D50" w:rsidR="008805EA" w:rsidP="008805EA" w:rsidRDefault="008805EA" w14:paraId="3878F219" w14:textId="77777777">
            <w:pPr>
              <w:rPr>
                <w:rFonts w:ascii="Courier New" w:hAnsi="Courier New" w:cs="Courier New"/>
                <w:sz w:val="16"/>
                <w:szCs w:val="16"/>
              </w:rPr>
            </w:pPr>
            <w:r w:rsidRPr="003A3D50">
              <w:rPr>
                <w:rFonts w:ascii="Courier New" w:hAnsi="Courier New" w:cs="Courier New"/>
                <w:sz w:val="16"/>
                <w:szCs w:val="16"/>
              </w:rPr>
              <w:t xml:space="preserve">             &lt;/originalText&gt;</w:t>
            </w:r>
          </w:p>
          <w:p w:rsidRPr="003A3D50" w:rsidR="008805EA" w:rsidP="008805EA" w:rsidRDefault="008805EA" w14:paraId="12EC7570" w14:textId="77777777">
            <w:pPr>
              <w:rPr>
                <w:rFonts w:ascii="Courier New" w:hAnsi="Courier New" w:cs="Courier New"/>
                <w:sz w:val="16"/>
                <w:szCs w:val="16"/>
              </w:rPr>
            </w:pPr>
            <w:r w:rsidRPr="003A3D50">
              <w:rPr>
                <w:rFonts w:ascii="Courier New" w:hAnsi="Courier New" w:cs="Courier New"/>
                <w:sz w:val="16"/>
                <w:szCs w:val="16"/>
              </w:rPr>
              <w:t xml:space="preserve">             &lt;translation code="75326-9" codeSystem="2.16.840.1.113883.6.1" codeSystemName="LOINC" displayName="Problem"/&gt;</w:t>
            </w:r>
          </w:p>
          <w:p w:rsidRPr="003A3D50" w:rsidR="008805EA" w:rsidP="008805EA" w:rsidRDefault="008805EA" w14:paraId="146200B0" w14:textId="77777777">
            <w:pPr>
              <w:rPr>
                <w:rFonts w:ascii="Courier New" w:hAnsi="Courier New" w:cs="Courier New"/>
                <w:sz w:val="16"/>
                <w:szCs w:val="16"/>
              </w:rPr>
            </w:pPr>
            <w:r w:rsidRPr="003A3D50">
              <w:rPr>
                <w:rFonts w:ascii="Courier New" w:hAnsi="Courier New" w:cs="Courier New"/>
                <w:sz w:val="16"/>
                <w:szCs w:val="16"/>
              </w:rPr>
              <w:t xml:space="preserve">           &lt;/code&gt;</w:t>
            </w:r>
          </w:p>
          <w:p w:rsidRPr="003A3D50" w:rsidR="008805EA" w:rsidP="008805EA" w:rsidRDefault="008805EA" w14:paraId="0EC11FDB" w14:textId="77777777">
            <w:pPr>
              <w:rPr>
                <w:rFonts w:ascii="Courier New" w:hAnsi="Courier New" w:cs="Courier New"/>
                <w:sz w:val="16"/>
                <w:szCs w:val="16"/>
              </w:rPr>
            </w:pPr>
            <w:r w:rsidRPr="003A3D50">
              <w:rPr>
                <w:rFonts w:ascii="Courier New" w:hAnsi="Courier New" w:cs="Courier New"/>
                <w:sz w:val="16"/>
                <w:szCs w:val="16"/>
              </w:rPr>
              <w:t xml:space="preserve">           &lt;text&gt;</w:t>
            </w:r>
          </w:p>
          <w:p w:rsidRPr="003A3D50" w:rsidR="008805EA" w:rsidP="008805EA" w:rsidRDefault="008805EA" w14:paraId="21EFC5B7" w14:textId="77777777">
            <w:pPr>
              <w:rPr>
                <w:rFonts w:ascii="Courier New" w:hAnsi="Courier New" w:cs="Courier New"/>
                <w:sz w:val="16"/>
                <w:szCs w:val="16"/>
              </w:rPr>
            </w:pPr>
            <w:r w:rsidRPr="003A3D50">
              <w:rPr>
                <w:rFonts w:ascii="Courier New" w:hAnsi="Courier New" w:cs="Courier New"/>
                <w:sz w:val="16"/>
                <w:szCs w:val="16"/>
              </w:rPr>
              <w:t xml:space="preserve">             &lt;reference value="#ProblemObs1"/&gt;</w:t>
            </w:r>
          </w:p>
          <w:p w:rsidRPr="003A3D50" w:rsidR="008805EA" w:rsidP="008805EA" w:rsidRDefault="008805EA" w14:paraId="0680B6F4" w14:textId="77777777">
            <w:pPr>
              <w:rPr>
                <w:rFonts w:ascii="Courier New" w:hAnsi="Courier New" w:cs="Courier New"/>
                <w:sz w:val="16"/>
                <w:szCs w:val="16"/>
              </w:rPr>
            </w:pPr>
            <w:r w:rsidRPr="003A3D50">
              <w:rPr>
                <w:rFonts w:ascii="Courier New" w:hAnsi="Courier New" w:cs="Courier New"/>
                <w:sz w:val="16"/>
                <w:szCs w:val="16"/>
              </w:rPr>
              <w:t xml:space="preserve">           &lt;/text&gt;</w:t>
            </w:r>
          </w:p>
          <w:p w:rsidRPr="003A3D50" w:rsidR="008805EA" w:rsidP="008805EA" w:rsidRDefault="008805EA" w14:paraId="12F76E55" w14:textId="77777777">
            <w:pPr>
              <w:rPr>
                <w:rFonts w:ascii="Courier New" w:hAnsi="Courier New" w:cs="Courier New"/>
                <w:sz w:val="16"/>
                <w:szCs w:val="16"/>
              </w:rPr>
            </w:pPr>
            <w:r w:rsidRPr="003A3D50">
              <w:rPr>
                <w:rFonts w:ascii="Courier New" w:hAnsi="Courier New" w:cs="Courier New"/>
                <w:sz w:val="16"/>
                <w:szCs w:val="16"/>
              </w:rPr>
              <w:t xml:space="preserve">           &lt;statusCode code="completed"/&gt;</w:t>
            </w:r>
          </w:p>
          <w:p w:rsidRPr="003A3D50" w:rsidR="008805EA" w:rsidP="008805EA" w:rsidRDefault="008805EA" w14:paraId="3950757E" w14:textId="77777777">
            <w:pPr>
              <w:rPr>
                <w:rFonts w:ascii="Courier New" w:hAnsi="Courier New" w:cs="Courier New"/>
                <w:sz w:val="16"/>
                <w:szCs w:val="16"/>
              </w:rPr>
            </w:pPr>
            <w:r w:rsidRPr="003A3D50">
              <w:rPr>
                <w:rFonts w:ascii="Courier New" w:hAnsi="Courier New" w:cs="Courier New"/>
                <w:sz w:val="16"/>
                <w:szCs w:val="16"/>
              </w:rPr>
              <w:t xml:space="preserve">           &lt;effectiveTime&gt;</w:t>
            </w:r>
          </w:p>
          <w:p w:rsidRPr="003A3D50" w:rsidR="008805EA" w:rsidP="008805EA" w:rsidRDefault="008805EA" w14:paraId="5EB8289B" w14:textId="77777777">
            <w:pPr>
              <w:rPr>
                <w:rFonts w:ascii="Courier New" w:hAnsi="Courier New" w:cs="Courier New"/>
                <w:sz w:val="16"/>
                <w:szCs w:val="16"/>
              </w:rPr>
            </w:pPr>
            <w:r w:rsidRPr="003A3D50">
              <w:rPr>
                <w:rFonts w:ascii="Courier New" w:hAnsi="Courier New" w:cs="Courier New"/>
                <w:sz w:val="16"/>
                <w:szCs w:val="16"/>
              </w:rPr>
              <w:t xml:space="preserve">             &lt;low value="20140909"/&gt;</w:t>
            </w:r>
          </w:p>
          <w:p w:rsidRPr="003A3D50" w:rsidR="008805EA" w:rsidP="008805EA" w:rsidRDefault="008805EA" w14:paraId="59FAA73C" w14:textId="77777777">
            <w:pPr>
              <w:rPr>
                <w:rFonts w:ascii="Courier New" w:hAnsi="Courier New" w:cs="Courier New"/>
                <w:sz w:val="16"/>
                <w:szCs w:val="16"/>
              </w:rPr>
            </w:pPr>
            <w:r w:rsidRPr="003A3D50">
              <w:rPr>
                <w:rFonts w:ascii="Courier New" w:hAnsi="Courier New" w:cs="Courier New"/>
                <w:sz w:val="16"/>
                <w:szCs w:val="16"/>
              </w:rPr>
              <w:t xml:space="preserve">           &lt;/effectiveTime&gt;</w:t>
            </w:r>
          </w:p>
          <w:p w:rsidRPr="003A3D50" w:rsidR="008805EA" w:rsidP="008805EA" w:rsidRDefault="008805EA" w14:paraId="7FEE9C55" w14:textId="77777777">
            <w:pPr>
              <w:rPr>
                <w:rFonts w:ascii="Courier New" w:hAnsi="Courier New" w:cs="Courier New"/>
                <w:sz w:val="16"/>
                <w:szCs w:val="16"/>
              </w:rPr>
            </w:pPr>
            <w:r w:rsidRPr="003A3D50">
              <w:rPr>
                <w:rFonts w:ascii="Courier New" w:hAnsi="Courier New" w:cs="Courier New"/>
                <w:sz w:val="16"/>
                <w:szCs w:val="16"/>
              </w:rPr>
              <w:t xml:space="preserve">           &lt;value code="396275006" codeSystem="2.16.840.1.113883.6.96" codeSystemName="SNOMED CT" displayName="Osteoarthritis"               </w:t>
            </w:r>
          </w:p>
          <w:p w:rsidRPr="003A3D50" w:rsidR="008805EA" w:rsidP="008805EA" w:rsidRDefault="008805EA" w14:paraId="7FF06C86" w14:textId="77777777">
            <w:pPr>
              <w:rPr>
                <w:rFonts w:ascii="Courier New" w:hAnsi="Courier New" w:cs="Courier New"/>
                <w:sz w:val="16"/>
                <w:szCs w:val="16"/>
              </w:rPr>
            </w:pPr>
            <w:r w:rsidRPr="003A3D50">
              <w:rPr>
                <w:rFonts w:ascii="Courier New" w:hAnsi="Courier New" w:cs="Courier New"/>
                <w:sz w:val="16"/>
                <w:szCs w:val="16"/>
              </w:rPr>
              <w:t>xsi:type="CD" xmlns:xsi="http://www.w3.org/2001/XMLSchema-instance"&gt;</w:t>
            </w:r>
          </w:p>
          <w:p w:rsidRPr="003A3D50" w:rsidR="008805EA" w:rsidP="008805EA" w:rsidRDefault="008805EA" w14:paraId="4580566D" w14:textId="77777777">
            <w:pPr>
              <w:rPr>
                <w:rFonts w:ascii="Courier New" w:hAnsi="Courier New" w:cs="Courier New"/>
                <w:sz w:val="16"/>
                <w:szCs w:val="16"/>
              </w:rPr>
            </w:pPr>
            <w:r w:rsidRPr="003A3D50">
              <w:rPr>
                <w:rFonts w:ascii="Courier New" w:hAnsi="Courier New" w:cs="Courier New"/>
                <w:sz w:val="16"/>
                <w:szCs w:val="16"/>
              </w:rPr>
              <w:t xml:space="preserve">           &lt;originalText&gt;</w:t>
            </w:r>
          </w:p>
          <w:p w:rsidRPr="003A3D50" w:rsidR="008805EA" w:rsidP="008805EA" w:rsidRDefault="008805EA" w14:paraId="67807647" w14:textId="77777777">
            <w:pPr>
              <w:rPr>
                <w:rFonts w:ascii="Courier New" w:hAnsi="Courier New" w:cs="Courier New"/>
                <w:sz w:val="16"/>
                <w:szCs w:val="16"/>
              </w:rPr>
            </w:pPr>
            <w:r w:rsidRPr="003A3D50">
              <w:rPr>
                <w:rFonts w:ascii="Courier New" w:hAnsi="Courier New" w:cs="Courier New"/>
                <w:sz w:val="16"/>
                <w:szCs w:val="16"/>
              </w:rPr>
              <w:t xml:space="preserve">             &lt;reference value="#ProblemObs_1_P1"/&gt;</w:t>
            </w:r>
          </w:p>
          <w:p w:rsidRPr="003A3D50" w:rsidR="008805EA" w:rsidP="008805EA" w:rsidRDefault="008805EA" w14:paraId="46466419" w14:textId="77777777">
            <w:pPr>
              <w:rPr>
                <w:rFonts w:ascii="Courier New" w:hAnsi="Courier New" w:cs="Courier New"/>
                <w:sz w:val="16"/>
                <w:szCs w:val="16"/>
              </w:rPr>
            </w:pPr>
            <w:r w:rsidRPr="003A3D50">
              <w:rPr>
                <w:rFonts w:ascii="Courier New" w:hAnsi="Courier New" w:cs="Courier New"/>
                <w:sz w:val="16"/>
                <w:szCs w:val="16"/>
              </w:rPr>
              <w:t xml:space="preserve">           &lt;/originalText&gt;</w:t>
            </w:r>
          </w:p>
          <w:p w:rsidRPr="003A3D50" w:rsidR="008805EA" w:rsidP="008805EA" w:rsidRDefault="008805EA" w14:paraId="157AF8EA" w14:textId="77777777">
            <w:pPr>
              <w:rPr>
                <w:rFonts w:ascii="Courier New" w:hAnsi="Courier New" w:cs="Courier New"/>
                <w:sz w:val="16"/>
                <w:szCs w:val="16"/>
              </w:rPr>
            </w:pPr>
            <w:r w:rsidRPr="003A3D50">
              <w:rPr>
                <w:rFonts w:ascii="Courier New" w:hAnsi="Courier New" w:cs="Courier New"/>
                <w:sz w:val="16"/>
                <w:szCs w:val="16"/>
              </w:rPr>
              <w:t xml:space="preserve">           &lt;translation code="715.90" codeSystem="2.16.840.1.113883.6.103" codeSystemName="ICD-9CM" displayName="Osteoarthritis"/&gt;</w:t>
            </w:r>
          </w:p>
          <w:p w:rsidRPr="003A3D50" w:rsidR="008805EA" w:rsidP="008805EA" w:rsidRDefault="008805EA" w14:paraId="29ABD6B7" w14:textId="77777777">
            <w:pPr>
              <w:rPr>
                <w:rFonts w:ascii="Courier New" w:hAnsi="Courier New" w:cs="Courier New"/>
                <w:sz w:val="16"/>
                <w:szCs w:val="16"/>
              </w:rPr>
            </w:pPr>
            <w:r w:rsidRPr="003A3D50">
              <w:rPr>
                <w:rFonts w:ascii="Courier New" w:hAnsi="Courier New" w:cs="Courier New"/>
                <w:sz w:val="16"/>
                <w:szCs w:val="16"/>
              </w:rPr>
              <w:t xml:space="preserve">           &lt;translation code="M19.90" codeSystem="2.16.840.1.113883.6.90" codeSystemName="ICD-10-CM" displayName="Osteoarthritis"/&gt;</w:t>
            </w:r>
          </w:p>
          <w:p w:rsidRPr="003A3D50" w:rsidR="008805EA" w:rsidP="008805EA" w:rsidRDefault="008805EA" w14:paraId="4058FCAD" w14:textId="77777777">
            <w:pPr>
              <w:rPr>
                <w:rFonts w:ascii="Courier New" w:hAnsi="Courier New" w:cs="Courier New"/>
                <w:sz w:val="16"/>
                <w:szCs w:val="16"/>
              </w:rPr>
            </w:pPr>
            <w:r w:rsidRPr="003A3D50">
              <w:rPr>
                <w:rFonts w:ascii="Courier New" w:hAnsi="Courier New" w:cs="Courier New"/>
                <w:sz w:val="16"/>
                <w:szCs w:val="16"/>
              </w:rPr>
              <w:t xml:space="preserve">           &lt;/value&gt;</w:t>
            </w:r>
          </w:p>
          <w:p w:rsidRPr="003A3D50" w:rsidR="008805EA" w:rsidP="008805EA" w:rsidRDefault="008805EA" w14:paraId="30E25CA7" w14:textId="77777777">
            <w:pPr>
              <w:rPr>
                <w:rFonts w:ascii="Courier New" w:hAnsi="Courier New" w:cs="Courier New"/>
                <w:sz w:val="16"/>
                <w:szCs w:val="16"/>
              </w:rPr>
            </w:pPr>
            <w:r w:rsidRPr="003A3D50">
              <w:rPr>
                <w:rFonts w:ascii="Courier New" w:hAnsi="Courier New" w:cs="Courier New"/>
                <w:sz w:val="16"/>
                <w:szCs w:val="16"/>
              </w:rPr>
              <w:t xml:space="preserve">           &lt;author&gt;</w:t>
            </w:r>
          </w:p>
          <w:p w:rsidRPr="003A3D50" w:rsidR="008805EA" w:rsidP="008805EA" w:rsidRDefault="008805EA" w14:paraId="77094A68" w14:textId="77777777">
            <w:pPr>
              <w:rPr>
                <w:rFonts w:ascii="Courier New" w:hAnsi="Courier New" w:cs="Courier New"/>
                <w:sz w:val="16"/>
                <w:szCs w:val="16"/>
              </w:rPr>
            </w:pPr>
            <w:r w:rsidRPr="003A3D50">
              <w:rPr>
                <w:rFonts w:ascii="Courier New" w:hAnsi="Courier New" w:cs="Courier New"/>
                <w:sz w:val="16"/>
                <w:szCs w:val="16"/>
              </w:rPr>
              <w:t xml:space="preserve">             &lt;time value="20150618"/&gt;</w:t>
            </w:r>
          </w:p>
          <w:p w:rsidRPr="003A3D50" w:rsidR="008805EA" w:rsidP="008805EA" w:rsidRDefault="008805EA" w14:paraId="3A786C85" w14:textId="77777777">
            <w:pPr>
              <w:rPr>
                <w:rFonts w:ascii="Courier New" w:hAnsi="Courier New" w:cs="Courier New"/>
                <w:sz w:val="16"/>
                <w:szCs w:val="16"/>
              </w:rPr>
            </w:pPr>
            <w:r w:rsidRPr="003A3D50">
              <w:rPr>
                <w:rFonts w:ascii="Courier New" w:hAnsi="Courier New" w:cs="Courier New"/>
                <w:sz w:val="16"/>
                <w:szCs w:val="16"/>
              </w:rPr>
              <w:t xml:space="preserve">           &lt;assignedAuthor&gt;</w:t>
            </w:r>
          </w:p>
          <w:p w:rsidRPr="003A3D50" w:rsidR="008805EA" w:rsidP="008805EA" w:rsidRDefault="008805EA" w14:paraId="38E80428" w14:textId="77777777">
            <w:pPr>
              <w:rPr>
                <w:rFonts w:ascii="Courier New" w:hAnsi="Courier New" w:cs="Courier New"/>
                <w:sz w:val="16"/>
                <w:szCs w:val="16"/>
              </w:rPr>
            </w:pPr>
            <w:r w:rsidRPr="003A3D50">
              <w:rPr>
                <w:rFonts w:ascii="Courier New" w:hAnsi="Courier New" w:cs="Courier New"/>
                <w:sz w:val="16"/>
                <w:szCs w:val="16"/>
              </w:rPr>
              <w:t xml:space="preserve">           &lt;id nullFlavor="UNK"/&gt;</w:t>
            </w:r>
          </w:p>
          <w:p w:rsidRPr="003A3D50" w:rsidR="008805EA" w:rsidP="008805EA" w:rsidRDefault="008805EA" w14:paraId="37F44434" w14:textId="77777777">
            <w:pPr>
              <w:rPr>
                <w:rFonts w:ascii="Courier New" w:hAnsi="Courier New" w:cs="Courier New"/>
                <w:sz w:val="16"/>
                <w:szCs w:val="16"/>
              </w:rPr>
            </w:pPr>
            <w:r w:rsidRPr="003A3D50">
              <w:rPr>
                <w:rFonts w:ascii="Courier New" w:hAnsi="Courier New" w:cs="Courier New"/>
                <w:sz w:val="16"/>
                <w:szCs w:val="16"/>
              </w:rPr>
              <w:t xml:space="preserve">           &lt;addr&gt;</w:t>
            </w:r>
          </w:p>
          <w:p w:rsidRPr="003A3D50" w:rsidR="008805EA" w:rsidP="008805EA" w:rsidRDefault="008805EA" w14:paraId="30E95848" w14:textId="77777777">
            <w:pPr>
              <w:rPr>
                <w:rFonts w:ascii="Courier New" w:hAnsi="Courier New" w:cs="Courier New"/>
                <w:sz w:val="16"/>
                <w:szCs w:val="16"/>
              </w:rPr>
            </w:pPr>
            <w:r w:rsidRPr="003A3D50">
              <w:rPr>
                <w:rFonts w:ascii="Courier New" w:hAnsi="Courier New" w:cs="Courier New"/>
                <w:sz w:val="16"/>
                <w:szCs w:val="16"/>
              </w:rPr>
              <w:t xml:space="preserve">             &lt;streetAddressLine&gt;8333 Clairemont Mesa Blvd.&lt;/streetAddressLine&gt;</w:t>
            </w:r>
          </w:p>
          <w:p w:rsidRPr="003A3D50" w:rsidR="008805EA" w:rsidP="008805EA" w:rsidRDefault="008805EA" w14:paraId="02EC9063" w14:textId="77777777">
            <w:pPr>
              <w:rPr>
                <w:rFonts w:ascii="Courier New" w:hAnsi="Courier New" w:cs="Courier New"/>
                <w:sz w:val="16"/>
                <w:szCs w:val="16"/>
              </w:rPr>
            </w:pPr>
            <w:r w:rsidRPr="003A3D50">
              <w:rPr>
                <w:rFonts w:ascii="Courier New" w:hAnsi="Courier New" w:cs="Courier New"/>
                <w:sz w:val="16"/>
                <w:szCs w:val="16"/>
              </w:rPr>
              <w:t xml:space="preserve">             &lt;city&gt;Bel Air&lt;/city&gt;</w:t>
            </w:r>
          </w:p>
          <w:p w:rsidRPr="003A3D50" w:rsidR="008805EA" w:rsidP="008805EA" w:rsidRDefault="008805EA" w14:paraId="486BCB5B" w14:textId="77777777">
            <w:pPr>
              <w:rPr>
                <w:rFonts w:ascii="Courier New" w:hAnsi="Courier New" w:cs="Courier New"/>
                <w:sz w:val="16"/>
                <w:szCs w:val="16"/>
              </w:rPr>
            </w:pPr>
            <w:r w:rsidRPr="003A3D50">
              <w:rPr>
                <w:rFonts w:ascii="Courier New" w:hAnsi="Courier New" w:cs="Courier New"/>
                <w:sz w:val="16"/>
                <w:szCs w:val="16"/>
              </w:rPr>
              <w:t xml:space="preserve">             &lt;state&gt;MD&lt;/state&gt;</w:t>
            </w:r>
          </w:p>
          <w:p w:rsidRPr="003A3D50" w:rsidR="008805EA" w:rsidP="008805EA" w:rsidRDefault="008805EA" w14:paraId="6A652E09" w14:textId="77777777">
            <w:pPr>
              <w:rPr>
                <w:rFonts w:ascii="Courier New" w:hAnsi="Courier New" w:cs="Courier New"/>
                <w:sz w:val="16"/>
                <w:szCs w:val="16"/>
              </w:rPr>
            </w:pPr>
            <w:r w:rsidRPr="003A3D50">
              <w:rPr>
                <w:rFonts w:ascii="Courier New" w:hAnsi="Courier New" w:cs="Courier New"/>
                <w:sz w:val="16"/>
                <w:szCs w:val="16"/>
              </w:rPr>
              <w:t xml:space="preserve">             &lt;postalCode&gt;21014&lt;/postalCode&gt;</w:t>
            </w:r>
          </w:p>
          <w:p w:rsidRPr="003A3D50" w:rsidR="008805EA" w:rsidP="008805EA" w:rsidRDefault="008805EA" w14:paraId="46A40728" w14:textId="77777777">
            <w:pPr>
              <w:rPr>
                <w:rFonts w:ascii="Courier New" w:hAnsi="Courier New" w:cs="Courier New"/>
                <w:sz w:val="16"/>
                <w:szCs w:val="16"/>
              </w:rPr>
            </w:pPr>
            <w:r w:rsidRPr="003A3D50">
              <w:rPr>
                <w:rFonts w:ascii="Courier New" w:hAnsi="Courier New" w:cs="Courier New"/>
                <w:sz w:val="16"/>
                <w:szCs w:val="16"/>
              </w:rPr>
              <w:t xml:space="preserve">            &lt;/addr&gt;</w:t>
            </w:r>
          </w:p>
          <w:p w:rsidRPr="003A3D50" w:rsidR="008805EA" w:rsidP="008805EA" w:rsidRDefault="008805EA" w14:paraId="1DB354FD" w14:textId="77777777">
            <w:pPr>
              <w:rPr>
                <w:rFonts w:ascii="Courier New" w:hAnsi="Courier New" w:cs="Courier New"/>
                <w:sz w:val="16"/>
                <w:szCs w:val="16"/>
              </w:rPr>
            </w:pPr>
            <w:r w:rsidRPr="003A3D50">
              <w:rPr>
                <w:rFonts w:ascii="Courier New" w:hAnsi="Courier New" w:cs="Courier New"/>
                <w:sz w:val="16"/>
                <w:szCs w:val="16"/>
              </w:rPr>
              <w:t xml:space="preserve">            &lt;telecom use="WP" value="tel:+1-410-555-5544"/&gt;</w:t>
            </w:r>
          </w:p>
          <w:p w:rsidRPr="003A3D50" w:rsidR="008805EA" w:rsidP="008805EA" w:rsidRDefault="008805EA" w14:paraId="03D01E05" w14:textId="77777777">
            <w:pPr>
              <w:rPr>
                <w:rFonts w:ascii="Courier New" w:hAnsi="Courier New" w:cs="Courier New"/>
                <w:sz w:val="16"/>
                <w:szCs w:val="16"/>
              </w:rPr>
            </w:pPr>
            <w:r w:rsidRPr="003A3D50">
              <w:rPr>
                <w:rFonts w:ascii="Courier New" w:hAnsi="Courier New" w:cs="Courier New"/>
                <w:sz w:val="16"/>
                <w:szCs w:val="16"/>
              </w:rPr>
              <w:t xml:space="preserve">            &lt;assignedPerson&gt;</w:t>
            </w:r>
          </w:p>
          <w:p w:rsidRPr="003A3D50" w:rsidR="008805EA" w:rsidP="008805EA" w:rsidRDefault="008805EA" w14:paraId="621C4A74" w14:textId="77777777">
            <w:pPr>
              <w:rPr>
                <w:rFonts w:ascii="Courier New" w:hAnsi="Courier New" w:cs="Courier New"/>
                <w:sz w:val="16"/>
                <w:szCs w:val="16"/>
              </w:rPr>
            </w:pPr>
            <w:r w:rsidRPr="003A3D50">
              <w:rPr>
                <w:rFonts w:ascii="Courier New" w:hAnsi="Courier New" w:cs="Courier New"/>
                <w:sz w:val="16"/>
                <w:szCs w:val="16"/>
              </w:rPr>
              <w:t xml:space="preserve">              &lt;name&gt;</w:t>
            </w:r>
          </w:p>
          <w:p w:rsidRPr="003A3D50" w:rsidR="008805EA" w:rsidP="008805EA" w:rsidRDefault="008805EA" w14:paraId="72613D86" w14:textId="77777777">
            <w:pPr>
              <w:rPr>
                <w:rFonts w:ascii="Courier New" w:hAnsi="Courier New" w:cs="Courier New"/>
                <w:sz w:val="16"/>
                <w:szCs w:val="16"/>
              </w:rPr>
            </w:pPr>
            <w:r w:rsidRPr="003A3D50">
              <w:rPr>
                <w:rFonts w:ascii="Courier New" w:hAnsi="Courier New" w:cs="Courier New"/>
                <w:sz w:val="16"/>
                <w:szCs w:val="16"/>
              </w:rPr>
              <w:t xml:space="preserve">               &lt;given&gt;Wilma&lt;/given&gt;</w:t>
            </w:r>
          </w:p>
          <w:p w:rsidRPr="003A3D50" w:rsidR="008805EA" w:rsidP="008805EA" w:rsidRDefault="008805EA" w14:paraId="17822169" w14:textId="77777777">
            <w:pPr>
              <w:rPr>
                <w:rFonts w:ascii="Courier New" w:hAnsi="Courier New" w:cs="Courier New"/>
                <w:sz w:val="16"/>
                <w:szCs w:val="16"/>
              </w:rPr>
            </w:pPr>
            <w:r w:rsidRPr="003A3D50">
              <w:rPr>
                <w:rFonts w:ascii="Courier New" w:hAnsi="Courier New" w:cs="Courier New"/>
                <w:sz w:val="16"/>
                <w:szCs w:val="16"/>
              </w:rPr>
              <w:t xml:space="preserve">               &lt;family&gt;Colon&lt;/family&gt;</w:t>
            </w:r>
          </w:p>
          <w:p w:rsidRPr="003A3D50" w:rsidR="008805EA" w:rsidP="008805EA" w:rsidRDefault="008805EA" w14:paraId="764889FD" w14:textId="77777777">
            <w:pPr>
              <w:rPr>
                <w:rFonts w:ascii="Courier New" w:hAnsi="Courier New" w:cs="Courier New"/>
                <w:sz w:val="16"/>
                <w:szCs w:val="16"/>
              </w:rPr>
            </w:pPr>
            <w:r w:rsidRPr="003A3D50">
              <w:rPr>
                <w:rFonts w:ascii="Courier New" w:hAnsi="Courier New" w:cs="Courier New"/>
                <w:sz w:val="16"/>
                <w:szCs w:val="16"/>
              </w:rPr>
              <w:t xml:space="preserve">              &lt;/name&gt;</w:t>
            </w:r>
          </w:p>
          <w:p w:rsidRPr="003A3D50" w:rsidR="008805EA" w:rsidP="008805EA" w:rsidRDefault="008805EA" w14:paraId="57E2AEBD" w14:textId="77777777">
            <w:pPr>
              <w:rPr>
                <w:rFonts w:ascii="Courier New" w:hAnsi="Courier New" w:cs="Courier New"/>
                <w:sz w:val="16"/>
                <w:szCs w:val="16"/>
              </w:rPr>
            </w:pPr>
            <w:r w:rsidRPr="003A3D50">
              <w:rPr>
                <w:rFonts w:ascii="Courier New" w:hAnsi="Courier New" w:cs="Courier New"/>
                <w:sz w:val="16"/>
                <w:szCs w:val="16"/>
              </w:rPr>
              <w:t xml:space="preserve">             &lt;/assignedPerson&gt;</w:t>
            </w:r>
          </w:p>
          <w:p w:rsidRPr="003A3D50" w:rsidR="008805EA" w:rsidP="008805EA" w:rsidRDefault="008805EA" w14:paraId="2E565E01" w14:textId="77777777">
            <w:pPr>
              <w:rPr>
                <w:rFonts w:ascii="Courier New" w:hAnsi="Courier New" w:cs="Courier New"/>
                <w:sz w:val="16"/>
                <w:szCs w:val="16"/>
              </w:rPr>
            </w:pPr>
            <w:r w:rsidRPr="003A3D50">
              <w:rPr>
                <w:rFonts w:ascii="Courier New" w:hAnsi="Courier New" w:cs="Courier New"/>
                <w:sz w:val="16"/>
                <w:szCs w:val="16"/>
              </w:rPr>
              <w:t xml:space="preserve">             &lt;representedOrganization&gt;</w:t>
            </w:r>
          </w:p>
          <w:p w:rsidRPr="003A3D50" w:rsidR="008805EA" w:rsidP="008805EA" w:rsidRDefault="008805EA" w14:paraId="426121EE" w14:textId="77777777">
            <w:pPr>
              <w:rPr>
                <w:rFonts w:ascii="Courier New" w:hAnsi="Courier New" w:cs="Courier New"/>
                <w:sz w:val="16"/>
                <w:szCs w:val="16"/>
              </w:rPr>
            </w:pPr>
            <w:r w:rsidRPr="003A3D50">
              <w:rPr>
                <w:rFonts w:ascii="Courier New" w:hAnsi="Courier New" w:cs="Courier New"/>
                <w:sz w:val="16"/>
                <w:szCs w:val="16"/>
              </w:rPr>
              <w:t xml:space="preserve">               &lt;name&gt;Good Health Hospital&lt;/name&gt;</w:t>
            </w:r>
          </w:p>
          <w:p w:rsidRPr="003A3D50" w:rsidR="008805EA" w:rsidP="008805EA" w:rsidRDefault="008805EA" w14:paraId="235F91F0" w14:textId="77777777">
            <w:pPr>
              <w:rPr>
                <w:rFonts w:ascii="Courier New" w:hAnsi="Courier New" w:cs="Courier New"/>
                <w:sz w:val="16"/>
                <w:szCs w:val="16"/>
              </w:rPr>
            </w:pPr>
            <w:r w:rsidRPr="003A3D50">
              <w:rPr>
                <w:rFonts w:ascii="Courier New" w:hAnsi="Courier New" w:cs="Courier New"/>
                <w:sz w:val="16"/>
                <w:szCs w:val="16"/>
              </w:rPr>
              <w:t xml:space="preserve">               &lt;telecom use="WP" value="tel:+1-410-555-5544"/&gt;</w:t>
            </w:r>
          </w:p>
          <w:p w:rsidRPr="003A3D50" w:rsidR="008805EA" w:rsidP="008805EA" w:rsidRDefault="008805EA" w14:paraId="246E5BF0" w14:textId="77777777">
            <w:pPr>
              <w:rPr>
                <w:rFonts w:ascii="Courier New" w:hAnsi="Courier New" w:cs="Courier New"/>
                <w:sz w:val="16"/>
                <w:szCs w:val="16"/>
              </w:rPr>
            </w:pPr>
            <w:r w:rsidRPr="003A3D50">
              <w:rPr>
                <w:rFonts w:ascii="Courier New" w:hAnsi="Courier New" w:cs="Courier New"/>
                <w:sz w:val="16"/>
                <w:szCs w:val="16"/>
              </w:rPr>
              <w:t xml:space="preserve">               &lt;addr&gt;</w:t>
            </w:r>
          </w:p>
          <w:p w:rsidRPr="003A3D50" w:rsidR="008805EA" w:rsidP="008805EA" w:rsidRDefault="008805EA" w14:paraId="38C9BF0F" w14:textId="77777777">
            <w:pPr>
              <w:rPr>
                <w:rFonts w:ascii="Courier New" w:hAnsi="Courier New" w:cs="Courier New"/>
                <w:sz w:val="16"/>
                <w:szCs w:val="16"/>
              </w:rPr>
            </w:pPr>
            <w:r w:rsidRPr="003A3D50">
              <w:rPr>
                <w:rFonts w:ascii="Courier New" w:hAnsi="Courier New" w:cs="Courier New"/>
                <w:sz w:val="16"/>
                <w:szCs w:val="16"/>
              </w:rPr>
              <w:t xml:space="preserve">                 &lt;streetAddressLine&gt;8333 Clairemont Mesa Blvd.&lt;/streetAddressLine&gt;</w:t>
            </w:r>
          </w:p>
          <w:p w:rsidRPr="003A3D50" w:rsidR="008805EA" w:rsidP="008805EA" w:rsidRDefault="008805EA" w14:paraId="2EB3771F" w14:textId="77777777">
            <w:pPr>
              <w:rPr>
                <w:rFonts w:ascii="Courier New" w:hAnsi="Courier New" w:cs="Courier New"/>
                <w:sz w:val="16"/>
                <w:szCs w:val="16"/>
              </w:rPr>
            </w:pPr>
            <w:r w:rsidRPr="003A3D50">
              <w:rPr>
                <w:rFonts w:ascii="Courier New" w:hAnsi="Courier New" w:cs="Courier New"/>
                <w:sz w:val="16"/>
                <w:szCs w:val="16"/>
              </w:rPr>
              <w:t xml:space="preserve">                 &lt;city&gt;Bel Air&lt;/city&gt;</w:t>
            </w:r>
          </w:p>
          <w:p w:rsidRPr="003A3D50" w:rsidR="008805EA" w:rsidP="008805EA" w:rsidRDefault="008805EA" w14:paraId="35ED9D7B" w14:textId="77777777">
            <w:pPr>
              <w:rPr>
                <w:rFonts w:ascii="Courier New" w:hAnsi="Courier New" w:cs="Courier New"/>
                <w:sz w:val="16"/>
                <w:szCs w:val="16"/>
              </w:rPr>
            </w:pPr>
            <w:r w:rsidRPr="003A3D50">
              <w:rPr>
                <w:rFonts w:ascii="Courier New" w:hAnsi="Courier New" w:cs="Courier New"/>
                <w:sz w:val="16"/>
                <w:szCs w:val="16"/>
              </w:rPr>
              <w:t xml:space="preserve">                 &lt;state&gt;MD&lt;/state&gt;</w:t>
            </w:r>
          </w:p>
          <w:p w:rsidRPr="003A3D50" w:rsidR="008805EA" w:rsidP="008805EA" w:rsidRDefault="008805EA" w14:paraId="77BF3A84" w14:textId="77777777">
            <w:pPr>
              <w:rPr>
                <w:rFonts w:ascii="Courier New" w:hAnsi="Courier New" w:cs="Courier New"/>
                <w:sz w:val="16"/>
                <w:szCs w:val="16"/>
              </w:rPr>
            </w:pPr>
            <w:r w:rsidRPr="003A3D50">
              <w:rPr>
                <w:rFonts w:ascii="Courier New" w:hAnsi="Courier New" w:cs="Courier New"/>
                <w:sz w:val="16"/>
                <w:szCs w:val="16"/>
              </w:rPr>
              <w:t xml:space="preserve">                 &lt;postalCode&gt;21014&lt;/postalCode&gt;</w:t>
            </w:r>
          </w:p>
          <w:p w:rsidRPr="003A3D50" w:rsidR="008805EA" w:rsidP="008805EA" w:rsidRDefault="008805EA" w14:paraId="7E34DB0D" w14:textId="77777777">
            <w:pPr>
              <w:rPr>
                <w:rFonts w:ascii="Courier New" w:hAnsi="Courier New" w:cs="Courier New"/>
                <w:sz w:val="16"/>
                <w:szCs w:val="16"/>
              </w:rPr>
            </w:pPr>
            <w:r w:rsidRPr="003A3D50">
              <w:rPr>
                <w:rFonts w:ascii="Courier New" w:hAnsi="Courier New" w:cs="Courier New"/>
                <w:sz w:val="16"/>
                <w:szCs w:val="16"/>
              </w:rPr>
              <w:t xml:space="preserve">                &lt;/addr&gt;</w:t>
            </w:r>
          </w:p>
          <w:p w:rsidRPr="003A3D50" w:rsidR="008805EA" w:rsidP="008805EA" w:rsidRDefault="008805EA" w14:paraId="4CC480BA" w14:textId="77777777">
            <w:pPr>
              <w:rPr>
                <w:rFonts w:ascii="Courier New" w:hAnsi="Courier New" w:cs="Courier New"/>
                <w:sz w:val="16"/>
                <w:szCs w:val="16"/>
              </w:rPr>
            </w:pPr>
            <w:r w:rsidRPr="003A3D50">
              <w:rPr>
                <w:rFonts w:ascii="Courier New" w:hAnsi="Courier New" w:cs="Courier New"/>
                <w:sz w:val="16"/>
                <w:szCs w:val="16"/>
              </w:rPr>
              <w:t xml:space="preserve">              &lt;/representedOrganization&gt;</w:t>
            </w:r>
          </w:p>
          <w:p w:rsidRPr="003A3D50" w:rsidR="008805EA" w:rsidP="008805EA" w:rsidRDefault="008805EA" w14:paraId="298B34EA" w14:textId="77777777">
            <w:pPr>
              <w:rPr>
                <w:rFonts w:ascii="Courier New" w:hAnsi="Courier New" w:cs="Courier New"/>
                <w:sz w:val="16"/>
                <w:szCs w:val="16"/>
              </w:rPr>
            </w:pPr>
            <w:r w:rsidRPr="003A3D50">
              <w:rPr>
                <w:rFonts w:ascii="Courier New" w:hAnsi="Courier New" w:cs="Courier New"/>
                <w:sz w:val="16"/>
                <w:szCs w:val="16"/>
              </w:rPr>
              <w:t xml:space="preserve">             &lt;/assignedAuthor&gt;</w:t>
            </w:r>
          </w:p>
          <w:p w:rsidRPr="003A3D50" w:rsidR="008805EA" w:rsidP="008805EA" w:rsidRDefault="008805EA" w14:paraId="5C79CA93" w14:textId="77777777">
            <w:pPr>
              <w:rPr>
                <w:rFonts w:ascii="Courier New" w:hAnsi="Courier New" w:cs="Courier New"/>
                <w:sz w:val="16"/>
                <w:szCs w:val="16"/>
              </w:rPr>
            </w:pPr>
            <w:r w:rsidRPr="003A3D50">
              <w:rPr>
                <w:rFonts w:ascii="Courier New" w:hAnsi="Courier New" w:cs="Courier New"/>
                <w:sz w:val="16"/>
                <w:szCs w:val="16"/>
              </w:rPr>
              <w:t xml:space="preserve">            &lt;/author&gt;</w:t>
            </w:r>
          </w:p>
          <w:p w:rsidRPr="003A3D50" w:rsidR="008805EA" w:rsidP="008805EA" w:rsidRDefault="008805EA" w14:paraId="475D53E0" w14:textId="77777777">
            <w:pPr>
              <w:rPr>
                <w:rFonts w:ascii="Courier New" w:hAnsi="Courier New" w:cs="Courier New"/>
                <w:sz w:val="16"/>
                <w:szCs w:val="16"/>
              </w:rPr>
            </w:pPr>
            <w:r w:rsidRPr="003A3D50">
              <w:rPr>
                <w:rFonts w:ascii="Courier New" w:hAnsi="Courier New" w:cs="Courier New"/>
                <w:sz w:val="16"/>
                <w:szCs w:val="16"/>
              </w:rPr>
              <w:t xml:space="preserve">            &lt;entryRelationship typeCode="REFR"&gt;</w:t>
            </w:r>
          </w:p>
          <w:p w:rsidRPr="003A3D50" w:rsidR="008805EA" w:rsidP="008805EA" w:rsidRDefault="008805EA" w14:paraId="6267967C" w14:textId="77777777">
            <w:pPr>
              <w:rPr>
                <w:rFonts w:ascii="Courier New" w:hAnsi="Courier New" w:cs="Courier New"/>
                <w:sz w:val="16"/>
                <w:szCs w:val="16"/>
              </w:rPr>
            </w:pPr>
            <w:r w:rsidRPr="003A3D50">
              <w:rPr>
                <w:rFonts w:ascii="Courier New" w:hAnsi="Courier New" w:cs="Courier New"/>
                <w:sz w:val="16"/>
                <w:szCs w:val="16"/>
              </w:rPr>
              <w:t xml:space="preserve">              &lt;observation classCode="OBS" moodCode="EVN"&gt;</w:t>
            </w:r>
          </w:p>
          <w:p w:rsidRPr="003A3D50" w:rsidR="008805EA" w:rsidP="008805EA" w:rsidRDefault="008805EA" w14:paraId="3B04F248" w14:textId="77777777">
            <w:pPr>
              <w:rPr>
                <w:rFonts w:ascii="Courier New" w:hAnsi="Courier New" w:cs="Courier New"/>
                <w:sz w:val="16"/>
                <w:szCs w:val="16"/>
              </w:rPr>
            </w:pPr>
            <w:r w:rsidRPr="003A3D50">
              <w:rPr>
                <w:rFonts w:ascii="Courier New" w:hAnsi="Courier New" w:cs="Courier New"/>
                <w:sz w:val="16"/>
                <w:szCs w:val="16"/>
              </w:rPr>
              <w:t xml:space="preserve">                &lt;templateId root="2.16.840.1.113883.10.20.22.4.6"/&gt;</w:t>
            </w:r>
          </w:p>
          <w:p w:rsidRPr="003A3D50" w:rsidR="008805EA" w:rsidP="008805EA" w:rsidRDefault="008805EA" w14:paraId="47CF88D3" w14:textId="77777777">
            <w:pPr>
              <w:rPr>
                <w:rFonts w:ascii="Courier New" w:hAnsi="Courier New" w:cs="Courier New"/>
                <w:sz w:val="16"/>
                <w:szCs w:val="16"/>
              </w:rPr>
            </w:pPr>
            <w:r w:rsidRPr="003A3D50">
              <w:rPr>
                <w:rFonts w:ascii="Courier New" w:hAnsi="Courier New" w:cs="Courier New"/>
                <w:sz w:val="16"/>
                <w:szCs w:val="16"/>
              </w:rPr>
              <w:t xml:space="preserve">                &lt;code code="33999-4" codeSystem="2.16.840.1.113883.6.1" displayName="Status"/&gt;</w:t>
            </w:r>
          </w:p>
          <w:p w:rsidRPr="003A3D50" w:rsidR="008805EA" w:rsidP="008805EA" w:rsidRDefault="008805EA" w14:paraId="7FC0EA3A" w14:textId="77777777">
            <w:pPr>
              <w:rPr>
                <w:rFonts w:ascii="Courier New" w:hAnsi="Courier New" w:cs="Courier New"/>
                <w:sz w:val="16"/>
                <w:szCs w:val="16"/>
              </w:rPr>
            </w:pPr>
            <w:r w:rsidRPr="003A3D50">
              <w:rPr>
                <w:rFonts w:ascii="Courier New" w:hAnsi="Courier New" w:cs="Courier New"/>
                <w:sz w:val="16"/>
                <w:szCs w:val="16"/>
              </w:rPr>
              <w:t xml:space="preserve">                &lt;text&gt;</w:t>
            </w:r>
          </w:p>
          <w:p w:rsidRPr="003A3D50" w:rsidR="008805EA" w:rsidP="008805EA" w:rsidRDefault="008805EA" w14:paraId="26E6C2A3" w14:textId="77777777">
            <w:pPr>
              <w:rPr>
                <w:rFonts w:ascii="Courier New" w:hAnsi="Courier New" w:cs="Courier New"/>
                <w:sz w:val="16"/>
                <w:szCs w:val="16"/>
              </w:rPr>
            </w:pPr>
            <w:r w:rsidRPr="003A3D50">
              <w:rPr>
                <w:rFonts w:ascii="Courier New" w:hAnsi="Courier New" w:cs="Courier New"/>
                <w:sz w:val="16"/>
                <w:szCs w:val="16"/>
              </w:rPr>
              <w:t xml:space="preserve">                  &lt;reference value="#ProblemObs_1_PS1"&gt;&lt;/reference&gt;</w:t>
            </w:r>
          </w:p>
          <w:p w:rsidRPr="003A3D50" w:rsidR="008805EA" w:rsidP="008805EA" w:rsidRDefault="008805EA" w14:paraId="7DC59B96" w14:textId="77777777">
            <w:pPr>
              <w:rPr>
                <w:rFonts w:ascii="Courier New" w:hAnsi="Courier New" w:cs="Courier New"/>
                <w:sz w:val="16"/>
                <w:szCs w:val="16"/>
              </w:rPr>
            </w:pPr>
            <w:r w:rsidRPr="003A3D50">
              <w:rPr>
                <w:rFonts w:ascii="Courier New" w:hAnsi="Courier New" w:cs="Courier New"/>
                <w:sz w:val="16"/>
                <w:szCs w:val="16"/>
              </w:rPr>
              <w:t xml:space="preserve">                &lt;/text&gt;</w:t>
            </w:r>
          </w:p>
          <w:p w:rsidRPr="003A3D50" w:rsidR="008805EA" w:rsidP="008805EA" w:rsidRDefault="008805EA" w14:paraId="20EEC86C" w14:textId="77777777">
            <w:pPr>
              <w:rPr>
                <w:rFonts w:ascii="Courier New" w:hAnsi="Courier New" w:cs="Courier New"/>
                <w:sz w:val="16"/>
                <w:szCs w:val="16"/>
              </w:rPr>
            </w:pPr>
            <w:r w:rsidRPr="003A3D50">
              <w:rPr>
                <w:rFonts w:ascii="Courier New" w:hAnsi="Courier New" w:cs="Courier New"/>
                <w:sz w:val="16"/>
                <w:szCs w:val="16"/>
              </w:rPr>
              <w:t xml:space="preserve">                &lt;statusCode code="completed"/&gt;</w:t>
            </w:r>
          </w:p>
          <w:p w:rsidRPr="003A3D50" w:rsidR="008805EA" w:rsidP="008805EA" w:rsidRDefault="008805EA" w14:paraId="038BA5B0" w14:textId="77777777">
            <w:pPr>
              <w:rPr>
                <w:rFonts w:ascii="Courier New" w:hAnsi="Courier New" w:cs="Courier New"/>
                <w:sz w:val="16"/>
                <w:szCs w:val="16"/>
              </w:rPr>
            </w:pPr>
            <w:r w:rsidRPr="003A3D50">
              <w:rPr>
                <w:rFonts w:ascii="Courier New" w:hAnsi="Courier New" w:cs="Courier New"/>
                <w:sz w:val="16"/>
                <w:szCs w:val="16"/>
              </w:rPr>
              <w:t xml:space="preserve">                &lt;effectiveTime&gt;</w:t>
            </w:r>
          </w:p>
          <w:p w:rsidRPr="003A3D50" w:rsidR="008805EA" w:rsidP="008805EA" w:rsidRDefault="008805EA" w14:paraId="1F600B3C" w14:textId="77777777">
            <w:pPr>
              <w:rPr>
                <w:rFonts w:ascii="Courier New" w:hAnsi="Courier New" w:cs="Courier New"/>
                <w:sz w:val="16"/>
                <w:szCs w:val="16"/>
              </w:rPr>
            </w:pPr>
            <w:r w:rsidRPr="003A3D50">
              <w:rPr>
                <w:rFonts w:ascii="Courier New" w:hAnsi="Courier New" w:cs="Courier New"/>
                <w:sz w:val="16"/>
                <w:szCs w:val="16"/>
              </w:rPr>
              <w:t xml:space="preserve">                  &lt;low value="20140909"/&gt;</w:t>
            </w:r>
          </w:p>
          <w:p w:rsidRPr="003A3D50" w:rsidR="008805EA" w:rsidP="008805EA" w:rsidRDefault="008805EA" w14:paraId="429BBC69" w14:textId="77777777">
            <w:pPr>
              <w:rPr>
                <w:rFonts w:ascii="Courier New" w:hAnsi="Courier New" w:cs="Courier New"/>
                <w:sz w:val="16"/>
                <w:szCs w:val="16"/>
              </w:rPr>
            </w:pPr>
            <w:r w:rsidRPr="003A3D50">
              <w:rPr>
                <w:rFonts w:ascii="Courier New" w:hAnsi="Courier New" w:cs="Courier New"/>
                <w:sz w:val="16"/>
                <w:szCs w:val="16"/>
              </w:rPr>
              <w:t xml:space="preserve">                &lt;/effectiveTime&gt;</w:t>
            </w:r>
          </w:p>
          <w:p w:rsidRPr="003A3D50" w:rsidR="008805EA" w:rsidP="008805EA" w:rsidRDefault="008805EA" w14:paraId="6B97EA26" w14:textId="77777777">
            <w:pPr>
              <w:rPr>
                <w:rFonts w:ascii="Courier New" w:hAnsi="Courier New" w:cs="Courier New"/>
                <w:sz w:val="16"/>
                <w:szCs w:val="16"/>
              </w:rPr>
            </w:pPr>
            <w:r w:rsidRPr="003A3D50">
              <w:rPr>
                <w:rFonts w:ascii="Courier New" w:hAnsi="Courier New" w:cs="Courier New"/>
                <w:sz w:val="16"/>
                <w:szCs w:val="16"/>
              </w:rPr>
              <w:t xml:space="preserve">                &lt;value code="55561003" codeSystem="2.16.840.1.113883.6.96" displayName="Active" xsi:type="CD"                     </w:t>
            </w:r>
          </w:p>
          <w:p w:rsidRPr="003A3D50" w:rsidR="008805EA" w:rsidP="008805EA" w:rsidRDefault="008805EA" w14:paraId="3DFEA41F" w14:textId="77777777">
            <w:pPr>
              <w:rPr>
                <w:rFonts w:ascii="Courier New" w:hAnsi="Courier New" w:cs="Courier New"/>
                <w:sz w:val="16"/>
                <w:szCs w:val="16"/>
              </w:rPr>
            </w:pPr>
            <w:r w:rsidRPr="003A3D50">
              <w:rPr>
                <w:rFonts w:ascii="Courier New" w:hAnsi="Courier New" w:cs="Courier New"/>
                <w:sz w:val="16"/>
                <w:szCs w:val="16"/>
              </w:rPr>
              <w:t xml:space="preserve"> xmlns:xsi="http://www.w3.org/2001/XMLSchema-instance"/&gt;</w:t>
            </w:r>
          </w:p>
          <w:p w:rsidRPr="003A3D50" w:rsidR="008805EA" w:rsidP="008805EA" w:rsidRDefault="008805EA" w14:paraId="6CEB1DE3" w14:textId="77777777">
            <w:pPr>
              <w:rPr>
                <w:rFonts w:ascii="Courier New" w:hAnsi="Courier New" w:cs="Courier New"/>
                <w:sz w:val="16"/>
                <w:szCs w:val="16"/>
              </w:rPr>
            </w:pPr>
            <w:r w:rsidRPr="003A3D50">
              <w:rPr>
                <w:rFonts w:ascii="Courier New" w:hAnsi="Courier New" w:cs="Courier New"/>
                <w:sz w:val="16"/>
                <w:szCs w:val="16"/>
              </w:rPr>
              <w:t xml:space="preserve">               &lt;/observation&gt;</w:t>
            </w:r>
          </w:p>
          <w:p w:rsidRPr="003A3D50" w:rsidR="008805EA" w:rsidP="008805EA" w:rsidRDefault="008805EA" w14:paraId="12E68B7F" w14:textId="77777777">
            <w:pPr>
              <w:rPr>
                <w:rFonts w:ascii="Courier New" w:hAnsi="Courier New" w:cs="Courier New"/>
                <w:sz w:val="16"/>
                <w:szCs w:val="16"/>
              </w:rPr>
            </w:pPr>
            <w:r w:rsidRPr="003A3D50">
              <w:rPr>
                <w:rFonts w:ascii="Courier New" w:hAnsi="Courier New" w:cs="Courier New"/>
                <w:sz w:val="16"/>
                <w:szCs w:val="16"/>
              </w:rPr>
              <w:t xml:space="preserve">             &lt;/entryRelationship&gt;</w:t>
            </w:r>
          </w:p>
          <w:p w:rsidRPr="003A3D50" w:rsidR="008805EA" w:rsidP="008805EA" w:rsidRDefault="008805EA" w14:paraId="31824EB2" w14:textId="77777777">
            <w:pPr>
              <w:rPr>
                <w:rFonts w:ascii="Courier New" w:hAnsi="Courier New" w:cs="Courier New"/>
                <w:sz w:val="16"/>
                <w:szCs w:val="16"/>
              </w:rPr>
            </w:pPr>
            <w:r w:rsidRPr="003A3D50">
              <w:rPr>
                <w:rFonts w:ascii="Courier New" w:hAnsi="Courier New" w:cs="Courier New"/>
                <w:sz w:val="16"/>
                <w:szCs w:val="16"/>
              </w:rPr>
              <w:t xml:space="preserve">           &lt;/observation&gt;</w:t>
            </w:r>
          </w:p>
          <w:p w:rsidRPr="003A3D50" w:rsidR="008805EA" w:rsidP="008805EA" w:rsidRDefault="008805EA" w14:paraId="6F11C80C" w14:textId="77777777">
            <w:pPr>
              <w:rPr>
                <w:rFonts w:ascii="Courier New" w:hAnsi="Courier New" w:cs="Courier New"/>
                <w:sz w:val="16"/>
                <w:szCs w:val="16"/>
              </w:rPr>
            </w:pPr>
            <w:r w:rsidRPr="003A3D50">
              <w:rPr>
                <w:rFonts w:ascii="Courier New" w:hAnsi="Courier New" w:cs="Courier New"/>
                <w:sz w:val="16"/>
                <w:szCs w:val="16"/>
              </w:rPr>
              <w:t xml:space="preserve">        &lt;/entryRelationship&gt;</w:t>
            </w:r>
          </w:p>
          <w:p w:rsidRPr="003A3D50" w:rsidR="008805EA" w:rsidP="008805EA" w:rsidRDefault="008805EA" w14:paraId="183455D8" w14:textId="77777777">
            <w:pPr>
              <w:rPr>
                <w:rFonts w:ascii="Courier New" w:hAnsi="Courier New" w:cs="Courier New"/>
                <w:sz w:val="16"/>
                <w:szCs w:val="16"/>
              </w:rPr>
            </w:pPr>
            <w:r w:rsidRPr="003A3D50">
              <w:rPr>
                <w:rFonts w:ascii="Courier New" w:hAnsi="Courier New" w:cs="Courier New"/>
                <w:sz w:val="16"/>
                <w:szCs w:val="16"/>
              </w:rPr>
              <w:t xml:space="preserve">      &lt;/act&gt;</w:t>
            </w:r>
          </w:p>
          <w:p w:rsidRPr="003A3D50" w:rsidR="008805EA" w:rsidP="008805EA" w:rsidRDefault="008805EA" w14:paraId="2ACDFF16" w14:textId="77777777">
            <w:pPr>
              <w:rPr>
                <w:rFonts w:ascii="Courier New" w:hAnsi="Courier New" w:cs="Courier New"/>
                <w:sz w:val="16"/>
                <w:szCs w:val="16"/>
              </w:rPr>
            </w:pPr>
            <w:r w:rsidRPr="003A3D50">
              <w:rPr>
                <w:rFonts w:ascii="Courier New" w:hAnsi="Courier New" w:cs="Courier New"/>
                <w:sz w:val="16"/>
                <w:szCs w:val="16"/>
              </w:rPr>
              <w:t xml:space="preserve">    &lt;/entry&gt;</w:t>
            </w:r>
          </w:p>
          <w:p w:rsidRPr="009F13BB" w:rsidR="006B2DAF" w:rsidP="008805EA" w:rsidRDefault="008805EA" w14:paraId="3BBFAAA3" w14:textId="77777777">
            <w:r w:rsidRPr="003A3D50">
              <w:rPr>
                <w:rFonts w:ascii="Courier New" w:hAnsi="Courier New" w:cs="Courier New"/>
                <w:sz w:val="16"/>
                <w:szCs w:val="16"/>
              </w:rPr>
              <w:t>&lt;/section&gt;</w:t>
            </w:r>
          </w:p>
        </w:tc>
      </w:tr>
    </w:tbl>
    <w:p w:rsidRPr="00D14360" w:rsidR="006B2DAF" w:rsidP="007D3708" w:rsidRDefault="006B2DAF" w14:paraId="3DC0CB2D" w14:textId="77777777">
      <w:pPr>
        <w:pStyle w:val="NormalWeb"/>
        <w:spacing w:before="0" w:beforeAutospacing="0" w:after="120" w:afterAutospacing="0"/>
        <w:ind w:hanging="475"/>
        <w:rPr>
          <w:rFonts w:cs="Calibri"/>
          <w:b/>
          <w:bCs/>
          <w:color w:val="000000"/>
          <w:sz w:val="22"/>
          <w:szCs w:val="22"/>
        </w:rPr>
      </w:pPr>
    </w:p>
    <w:p w:rsidRPr="00C64922" w:rsidR="007D3708" w:rsidP="004C76D9" w:rsidRDefault="007D3708" w14:paraId="283F4E0C" w14:textId="77777777">
      <w:pPr>
        <w:pStyle w:val="Heading4"/>
      </w:pPr>
      <w:bookmarkStart w:name="_Problem_Observation" w:id="1557"/>
      <w:bookmarkStart w:name="_Ref21873087" w:id="1558"/>
      <w:bookmarkEnd w:id="1557"/>
      <w:r w:rsidRPr="00C64922">
        <w:t>Problem Observation</w:t>
      </w:r>
      <w:bookmarkEnd w:id="1558"/>
    </w:p>
    <w:p w:rsidRPr="00C64922" w:rsidR="007D3708" w:rsidP="007D3708" w:rsidRDefault="007D3708" w14:paraId="1FA1EDE4" w14:textId="77777777"/>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457"/>
        <w:gridCol w:w="7898"/>
      </w:tblGrid>
      <w:tr w:rsidRPr="00C64922" w:rsidR="002954CE" w:rsidTr="004E29C8" w14:paraId="15EB09DC" w14:textId="77777777">
        <w:trPr>
          <w:cantSplit/>
          <w:tblHeader/>
        </w:trPr>
        <w:tc>
          <w:tcPr>
            <w:tcW w:w="1457" w:type="dxa"/>
            <w:tcBorders>
              <w:bottom w:val="nil"/>
              <w:right w:val="nil"/>
            </w:tcBorders>
            <w:shd w:val="clear" w:color="auto" w:fill="4F81BD"/>
          </w:tcPr>
          <w:p w:rsidRPr="00D14360" w:rsidR="009F6BA2" w:rsidP="00E42FA6" w:rsidRDefault="009F6BA2" w14:paraId="222FFAE7" w14:textId="77777777">
            <w:pPr>
              <w:rPr>
                <w:rFonts w:cs="Calibri"/>
                <w:b/>
                <w:bCs/>
                <w:color w:val="FFFFFF"/>
              </w:rPr>
            </w:pPr>
            <w:r w:rsidRPr="00D14360">
              <w:rPr>
                <w:rFonts w:cs="Calibri"/>
                <w:b/>
                <w:bCs/>
                <w:color w:val="FFFFFF"/>
              </w:rPr>
              <w:t>Entry Template</w:t>
            </w:r>
          </w:p>
        </w:tc>
        <w:tc>
          <w:tcPr>
            <w:tcW w:w="7898" w:type="dxa"/>
            <w:shd w:val="clear" w:color="auto" w:fill="4F81BD"/>
          </w:tcPr>
          <w:p w:rsidRPr="00D14360" w:rsidR="009F6BA2" w:rsidP="00E42FA6" w:rsidRDefault="009F6BA2" w14:paraId="25B936CD" w14:textId="40EFFF67">
            <w:pPr>
              <w:rPr>
                <w:rFonts w:cs="Calibri"/>
                <w:b/>
                <w:iCs/>
                <w:color w:val="FFFFFF"/>
              </w:rPr>
            </w:pPr>
            <w:r w:rsidRPr="00D14360">
              <w:rPr>
                <w:rFonts w:cs="Calibri"/>
                <w:b/>
                <w:iCs/>
                <w:color w:val="FFFFFF"/>
              </w:rPr>
              <w:t>Problem Observation (V</w:t>
            </w:r>
            <w:r w:rsidR="003E0931">
              <w:rPr>
                <w:rFonts w:cs="Calibri"/>
                <w:b/>
                <w:iCs/>
                <w:color w:val="FFFFFF"/>
              </w:rPr>
              <w:t>4</w:t>
            </w:r>
            <w:r w:rsidRPr="00D14360">
              <w:rPr>
                <w:rFonts w:cs="Calibri"/>
                <w:b/>
                <w:iCs/>
                <w:color w:val="FFFFFF"/>
              </w:rPr>
              <w:t>)</w:t>
            </w:r>
          </w:p>
          <w:p w:rsidRPr="00D14360" w:rsidR="009F6BA2" w:rsidP="00E42FA6" w:rsidRDefault="009F6BA2" w14:paraId="4D7829DE" w14:textId="23A54542">
            <w:pPr>
              <w:rPr>
                <w:rFonts w:cs="Calibri"/>
                <w:bCs/>
                <w:color w:val="FFFFFF"/>
              </w:rPr>
            </w:pPr>
            <w:r w:rsidRPr="00D14360">
              <w:rPr>
                <w:rFonts w:cs="Calibri"/>
                <w:bCs/>
                <w:color w:val="FFFFFF"/>
                <w:sz w:val="18"/>
              </w:rPr>
              <w:t>[observation: identifier urn:hl7ii:2.16.840.1.113883.10.20.22.4.4:20</w:t>
            </w:r>
            <w:r w:rsidR="003E0931">
              <w:rPr>
                <w:rFonts w:cs="Calibri"/>
                <w:bCs/>
                <w:color w:val="FFFFFF"/>
                <w:sz w:val="18"/>
              </w:rPr>
              <w:t>22</w:t>
            </w:r>
            <w:r w:rsidRPr="00D14360">
              <w:rPr>
                <w:rFonts w:cs="Calibri"/>
                <w:bCs/>
                <w:color w:val="FFFFFF"/>
                <w:sz w:val="18"/>
              </w:rPr>
              <w:t>-0</w:t>
            </w:r>
            <w:r w:rsidR="003E0931">
              <w:rPr>
                <w:rFonts w:cs="Calibri"/>
                <w:bCs/>
                <w:color w:val="FFFFFF"/>
                <w:sz w:val="18"/>
              </w:rPr>
              <w:t>6</w:t>
            </w:r>
            <w:r w:rsidRPr="00D14360">
              <w:rPr>
                <w:rFonts w:cs="Calibri"/>
                <w:bCs/>
                <w:color w:val="FFFFFF"/>
                <w:sz w:val="18"/>
              </w:rPr>
              <w:t>-01 (open)]</w:t>
            </w:r>
          </w:p>
        </w:tc>
      </w:tr>
      <w:tr w:rsidRPr="00C64922" w:rsidR="003E0931" w:rsidTr="004E29C8" w14:paraId="32DB966D" w14:textId="77777777">
        <w:trPr>
          <w:cantSplit/>
          <w:trHeight w:val="350"/>
        </w:trPr>
        <w:tc>
          <w:tcPr>
            <w:tcW w:w="1457" w:type="dxa"/>
            <w:tcBorders>
              <w:top w:val="single" w:color="4F81BD" w:sz="4" w:space="0"/>
              <w:bottom w:val="single" w:color="4F81BD" w:sz="4" w:space="0"/>
              <w:right w:val="nil"/>
            </w:tcBorders>
            <w:shd w:val="clear" w:color="auto" w:fill="FFFFFF"/>
          </w:tcPr>
          <w:p w:rsidRPr="00D14360" w:rsidR="003E0931" w:rsidP="003E0931" w:rsidRDefault="003E0931" w14:paraId="74E5F916" w14:textId="77777777">
            <w:pPr>
              <w:rPr>
                <w:rFonts w:cs="Calibri"/>
                <w:b/>
                <w:bCs/>
              </w:rPr>
            </w:pPr>
            <w:r w:rsidRPr="00D14360">
              <w:rPr>
                <w:rFonts w:cs="Calibri"/>
                <w:b/>
                <w:bCs/>
              </w:rPr>
              <w:t>Reference Source</w:t>
            </w:r>
          </w:p>
        </w:tc>
        <w:tc>
          <w:tcPr>
            <w:tcW w:w="7898" w:type="dxa"/>
            <w:tcBorders>
              <w:top w:val="single" w:color="4F81BD" w:sz="4" w:space="0"/>
              <w:bottom w:val="single" w:color="4F81BD" w:sz="4" w:space="0"/>
            </w:tcBorders>
            <w:shd w:val="clear" w:color="auto" w:fill="auto"/>
          </w:tcPr>
          <w:p w:rsidRPr="00D14360" w:rsidR="003E0931" w:rsidP="003E0931" w:rsidRDefault="003E0931" w14:paraId="3591BBBA" w14:textId="4B5BB353">
            <w:pPr>
              <w:rPr>
                <w:rFonts w:ascii="Calibri Light" w:hAnsi="Calibri Light" w:cs="Calibri Light"/>
                <w:szCs w:val="18"/>
              </w:rPr>
            </w:pPr>
            <w:r w:rsidRPr="00D14360">
              <w:rPr>
                <w:rFonts w:ascii="Calibri Light" w:hAnsi="Calibri Light" w:cs="Calibri Light"/>
                <w:szCs w:val="18"/>
              </w:rPr>
              <w:t>HL7 C-CDA R2.1 Companion Guide</w:t>
            </w:r>
          </w:p>
        </w:tc>
      </w:tr>
      <w:tr w:rsidRPr="00C64922" w:rsidR="003E0931" w:rsidTr="004E29C8" w14:paraId="13095CFD" w14:textId="77777777">
        <w:trPr>
          <w:cantSplit/>
          <w:trHeight w:val="359"/>
        </w:trPr>
        <w:tc>
          <w:tcPr>
            <w:tcW w:w="1457" w:type="dxa"/>
            <w:tcBorders>
              <w:right w:val="nil"/>
            </w:tcBorders>
            <w:shd w:val="clear" w:color="auto" w:fill="FFFFFF"/>
          </w:tcPr>
          <w:p w:rsidRPr="00D14360" w:rsidR="003E0931" w:rsidP="003E0931" w:rsidRDefault="003E0931" w14:paraId="2D26B4DB" w14:textId="77777777">
            <w:pPr>
              <w:rPr>
                <w:rFonts w:cs="Calibri"/>
                <w:b/>
                <w:bCs/>
              </w:rPr>
            </w:pPr>
            <w:r w:rsidRPr="00D14360">
              <w:rPr>
                <w:rFonts w:cs="Calibri"/>
                <w:b/>
                <w:bCs/>
              </w:rPr>
              <w:t>Purpose</w:t>
            </w:r>
          </w:p>
        </w:tc>
        <w:tc>
          <w:tcPr>
            <w:tcW w:w="7898" w:type="dxa"/>
            <w:shd w:val="clear" w:color="auto" w:fill="auto"/>
          </w:tcPr>
          <w:p w:rsidRPr="00D14360" w:rsidR="003E0931" w:rsidP="003E0931" w:rsidRDefault="003E0931" w14:paraId="40F5068E" w14:textId="77777777">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reflects a discrete observation about a patient's problem.</w:t>
            </w:r>
          </w:p>
        </w:tc>
      </w:tr>
      <w:tr w:rsidRPr="00C64922" w:rsidR="003E0931" w:rsidTr="004E29C8" w14:paraId="75BB4779" w14:textId="77777777">
        <w:trPr>
          <w:cantSplit/>
        </w:trPr>
        <w:tc>
          <w:tcPr>
            <w:tcW w:w="1457" w:type="dxa"/>
            <w:tcBorders>
              <w:top w:val="single" w:color="4F81BD" w:sz="4" w:space="0"/>
              <w:bottom w:val="single" w:color="4F81BD" w:sz="4" w:space="0"/>
              <w:right w:val="nil"/>
            </w:tcBorders>
            <w:shd w:val="clear" w:color="auto" w:fill="FFFFFF"/>
          </w:tcPr>
          <w:p w:rsidRPr="00D14360" w:rsidR="003E0931" w:rsidP="003E0931" w:rsidRDefault="003E0931" w14:paraId="694122DC" w14:textId="77777777">
            <w:pPr>
              <w:rPr>
                <w:rFonts w:cs="Calibri"/>
                <w:b/>
                <w:bCs/>
              </w:rPr>
            </w:pPr>
            <w:r w:rsidRPr="00D14360">
              <w:rPr>
                <w:rFonts w:cs="Calibri"/>
                <w:b/>
                <w:bCs/>
              </w:rPr>
              <w:t>ActStatus</w:t>
            </w:r>
          </w:p>
        </w:tc>
        <w:tc>
          <w:tcPr>
            <w:tcW w:w="7898" w:type="dxa"/>
            <w:tcBorders>
              <w:top w:val="single" w:color="4F81BD" w:sz="4" w:space="0"/>
              <w:bottom w:val="single" w:color="4F81BD" w:sz="4" w:space="0"/>
            </w:tcBorders>
            <w:shd w:val="clear" w:color="auto" w:fill="auto"/>
          </w:tcPr>
          <w:p w:rsidRPr="00D14360" w:rsidR="003E0931" w:rsidP="003E0931" w:rsidRDefault="003E0931" w14:paraId="02E340AC" w14:textId="77777777">
            <w:pPr>
              <w:rPr>
                <w:rFonts w:ascii="Calibri Light" w:hAnsi="Calibri Light" w:cs="Calibri Light"/>
                <w:szCs w:val="18"/>
              </w:rPr>
            </w:pPr>
            <w:r w:rsidRPr="00D14360">
              <w:rPr>
                <w:rFonts w:ascii="Calibri Light" w:hAnsi="Calibri Light" w:cs="Calibri Light"/>
                <w:szCs w:val="18"/>
              </w:rPr>
              <w:t>This is a discrete observation that has been made in order for it to be documented. Therefore, it always has a statusCode of “completed”.</w:t>
            </w:r>
          </w:p>
          <w:p w:rsidR="003E0931" w:rsidP="003E0931" w:rsidRDefault="003E0931" w14:paraId="7488E65B" w14:textId="77777777">
            <w:pPr>
              <w:rPr>
                <w:rFonts w:ascii="Calibri Light" w:hAnsi="Calibri Light" w:cs="Calibri Light"/>
                <w:szCs w:val="18"/>
              </w:rPr>
            </w:pPr>
          </w:p>
          <w:p w:rsidRPr="00D14360" w:rsidR="003E0931" w:rsidP="003E0931" w:rsidRDefault="003E0931" w14:paraId="6334A56E" w14:textId="738D9904">
            <w:pPr>
              <w:rPr>
                <w:rFonts w:ascii="Calibri Light" w:hAnsi="Calibri Light" w:cs="Calibri Light"/>
                <w:szCs w:val="18"/>
              </w:rPr>
            </w:pPr>
            <w:r w:rsidRPr="00D14360">
              <w:rPr>
                <w:rFonts w:ascii="Calibri Light" w:hAnsi="Calibri Light" w:cs="Calibri Light"/>
                <w:szCs w:val="18"/>
              </w:rPr>
              <w:t>The effectiveTime, also referred to as the “</w:t>
            </w:r>
            <w:r w:rsidR="0088454D">
              <w:rPr>
                <w:rFonts w:ascii="Calibri Light" w:hAnsi="Calibri Light" w:cs="Calibri Light"/>
                <w:szCs w:val="18"/>
              </w:rPr>
              <w:t>clinically</w:t>
            </w:r>
            <w:r w:rsidRPr="00D14360" w:rsidR="0088454D">
              <w:rPr>
                <w:rFonts w:ascii="Calibri Light" w:hAnsi="Calibri Light" w:cs="Calibri Light"/>
                <w:szCs w:val="18"/>
              </w:rPr>
              <w:t xml:space="preserve"> </w:t>
            </w:r>
            <w:r w:rsidRPr="00D14360">
              <w:rPr>
                <w:rFonts w:ascii="Calibri Light" w:hAnsi="Calibri Light" w:cs="Calibri Light"/>
                <w:szCs w:val="18"/>
              </w:rPr>
              <w:t>relevant time” is the time at which the observation holds true for the patient. For a provider seeing a patient in the clinic today, observing a history of heart attack that occurred five years ago, the effectiveTime is five years ago. The effectiveTime of the Problem Observation is the definitive indication of when the problem occurred. If the problem is known to be resolved, then an effectiveTime/high would be present. If the date of resolution is not known, then effectiveTime/high will be present with a nullFlavor of "UNK".</w:t>
            </w:r>
            <w:r w:rsidRPr="00D14360">
              <w:rPr>
                <w:rStyle w:val="FootnoteReference"/>
                <w:rFonts w:ascii="Calibri Light" w:hAnsi="Calibri Light" w:cs="Calibri Light"/>
                <w:szCs w:val="18"/>
              </w:rPr>
              <w:footnoteReference w:id="120"/>
            </w:r>
          </w:p>
        </w:tc>
      </w:tr>
      <w:tr w:rsidRPr="00C64922" w:rsidR="003E0931" w:rsidTr="004E29C8" w14:paraId="4542539B" w14:textId="77777777">
        <w:trPr>
          <w:cantSplit/>
          <w:trHeight w:val="629"/>
        </w:trPr>
        <w:tc>
          <w:tcPr>
            <w:tcW w:w="1457" w:type="dxa"/>
            <w:tcBorders>
              <w:top w:val="single" w:color="4F81BD" w:sz="4" w:space="0"/>
              <w:bottom w:val="single" w:color="4472C4" w:themeColor="accent1" w:sz="4" w:space="0"/>
              <w:right w:val="nil"/>
            </w:tcBorders>
            <w:shd w:val="clear" w:color="auto" w:fill="FFFFFF"/>
          </w:tcPr>
          <w:p w:rsidRPr="00D14360" w:rsidR="003E0931" w:rsidP="003E0931" w:rsidRDefault="003E0931" w14:paraId="2CB1EDFC" w14:textId="77777777">
            <w:pPr>
              <w:rPr>
                <w:rFonts w:cs="Calibri"/>
                <w:b/>
                <w:bCs/>
              </w:rPr>
            </w:pPr>
            <w:r w:rsidRPr="00D14360">
              <w:rPr>
                <w:rFonts w:cs="Calibri"/>
                <w:b/>
                <w:bCs/>
              </w:rPr>
              <w:t>Negation</w:t>
            </w:r>
          </w:p>
        </w:tc>
        <w:tc>
          <w:tcPr>
            <w:tcW w:w="7898" w:type="dxa"/>
            <w:tcBorders>
              <w:top w:val="single" w:color="4F81BD" w:sz="4" w:space="0"/>
              <w:bottom w:val="single" w:color="4472C4" w:themeColor="accent1" w:sz="4" w:space="0"/>
            </w:tcBorders>
            <w:shd w:val="clear" w:color="auto" w:fill="auto"/>
          </w:tcPr>
          <w:p w:rsidRPr="00D14360" w:rsidR="003E0931" w:rsidP="003E0931" w:rsidRDefault="003E0931" w14:paraId="4103AE4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szCs w:val="18"/>
              </w:rPr>
            </w:pPr>
            <w:r w:rsidRPr="00D14360">
              <w:rPr>
                <w:rFonts w:ascii="Calibri Light" w:hAnsi="Calibri Light" w:cs="Calibri Light"/>
                <w:color w:val="000000"/>
                <w:szCs w:val="18"/>
              </w:rPr>
              <w:t xml:space="preserve">In this template, the negationInd attribute is used to indicate the absence of the condition in observation/value (Observation.ValueNegationInd). </w:t>
            </w:r>
          </w:p>
        </w:tc>
      </w:tr>
      <w:tr w:rsidRPr="00C64922" w:rsidR="003E0931" w:rsidTr="004E29C8" w14:paraId="3669BCD5" w14:textId="77777777">
        <w:trPr>
          <w:cantSplit/>
        </w:trPr>
        <w:tc>
          <w:tcPr>
            <w:tcW w:w="1457" w:type="dxa"/>
            <w:tcBorders>
              <w:top w:val="single" w:color="4472C4" w:themeColor="accent1" w:sz="4" w:space="0"/>
              <w:right w:val="nil"/>
            </w:tcBorders>
            <w:shd w:val="clear" w:color="auto" w:fill="FFFFFF"/>
          </w:tcPr>
          <w:p w:rsidRPr="00D14360" w:rsidR="003E0931" w:rsidP="003E0931" w:rsidRDefault="003E0931" w14:paraId="56E248C3" w14:textId="77777777">
            <w:pPr>
              <w:rPr>
                <w:rFonts w:cs="Calibri"/>
                <w:b/>
                <w:bCs/>
              </w:rPr>
            </w:pPr>
            <w:r w:rsidRPr="00D14360">
              <w:rPr>
                <w:rFonts w:cs="Calibri"/>
                <w:b/>
                <w:bCs/>
              </w:rPr>
              <w:t>Other Considerations</w:t>
            </w:r>
          </w:p>
        </w:tc>
        <w:tc>
          <w:tcPr>
            <w:tcW w:w="7898" w:type="dxa"/>
            <w:tcBorders>
              <w:top w:val="single" w:color="4472C4" w:themeColor="accent1" w:sz="4" w:space="0"/>
            </w:tcBorders>
            <w:shd w:val="clear" w:color="auto" w:fill="auto"/>
          </w:tcPr>
          <w:p w:rsidR="003E0931" w:rsidP="003E0931" w:rsidRDefault="003E0931" w14:paraId="43A3A6E4" w14:textId="77777777">
            <w:pPr>
              <w:keepNext/>
              <w:rPr>
                <w:rFonts w:ascii="Calibri Light" w:hAnsi="Calibri Light" w:cs="Calibri Light"/>
                <w:szCs w:val="18"/>
              </w:rPr>
            </w:pPr>
            <w:r w:rsidRPr="00D14360">
              <w:rPr>
                <w:rFonts w:ascii="Calibri Light" w:hAnsi="Calibri Light" w:cs="Calibri Light"/>
                <w:szCs w:val="18"/>
              </w:rPr>
              <w:t xml:space="preserve">The optional Problem Status Observation template (identifier: urn:oid:2.16.840.1.113883.10.20.22.4.6) represents a clinical judgement of the status of the problem. </w:t>
            </w:r>
          </w:p>
          <w:p w:rsidR="003E0931" w:rsidP="003E0931" w:rsidRDefault="003E0931" w14:paraId="3EBB6653" w14:textId="77777777">
            <w:pPr>
              <w:keepNext/>
              <w:rPr>
                <w:rFonts w:ascii="Calibri Light" w:hAnsi="Calibri Light" w:cs="Calibri Light"/>
                <w:szCs w:val="18"/>
              </w:rPr>
            </w:pPr>
          </w:p>
          <w:p w:rsidRPr="00D14360" w:rsidR="003E0931" w:rsidP="003E0931" w:rsidRDefault="003E0931" w14:paraId="420E373B" w14:textId="36515DFD">
            <w:pPr>
              <w:keepNext/>
              <w:rPr>
                <w:rFonts w:ascii="Calibri Light" w:hAnsi="Calibri Light" w:cs="Calibri Light"/>
                <w:szCs w:val="18"/>
              </w:rPr>
            </w:pPr>
            <w:r w:rsidRPr="00D14360">
              <w:rPr>
                <w:rFonts w:ascii="Calibri Light" w:hAnsi="Calibri Light" w:cs="Calibri Light"/>
                <w:color w:val="000000"/>
                <w:szCs w:val="18"/>
              </w:rPr>
              <w:t>A negationInd of "true" coupled with an observation/value of SNOMED code 55607006 "Problem" indicates that the patient has no known conditions.</w:t>
            </w:r>
            <w:r w:rsidRPr="00D14360">
              <w:rPr>
                <w:rStyle w:val="FootnoteReference"/>
                <w:rFonts w:ascii="Calibri Light" w:hAnsi="Calibri Light" w:cs="Calibri Light"/>
                <w:color w:val="000000"/>
                <w:szCs w:val="18"/>
              </w:rPr>
              <w:t xml:space="preserve"> </w:t>
            </w:r>
            <w:r w:rsidRPr="00D14360">
              <w:rPr>
                <w:rStyle w:val="FootnoteReference"/>
                <w:rFonts w:ascii="Calibri Light" w:hAnsi="Calibri Light" w:cs="Calibri Light"/>
                <w:color w:val="000000"/>
                <w:szCs w:val="18"/>
              </w:rPr>
              <w:footnoteReference w:id="121"/>
            </w:r>
          </w:p>
        </w:tc>
      </w:tr>
      <w:tr w:rsidRPr="00C64922" w:rsidR="003E0931" w:rsidTr="004E29C8" w14:paraId="136785C8" w14:textId="77777777">
        <w:trPr>
          <w:cantSplit/>
        </w:trPr>
        <w:tc>
          <w:tcPr>
            <w:tcW w:w="1457" w:type="dxa"/>
            <w:tcBorders>
              <w:top w:val="single" w:color="4F81BD" w:sz="4" w:space="0"/>
              <w:bottom w:val="single" w:color="4F81BD" w:sz="4" w:space="0"/>
              <w:right w:val="nil"/>
            </w:tcBorders>
            <w:shd w:val="clear" w:color="auto" w:fill="FFFFFF"/>
          </w:tcPr>
          <w:p w:rsidRPr="006B2DAF" w:rsidR="003E0931" w:rsidP="003E0931" w:rsidRDefault="003E0931" w14:paraId="117E0E86" w14:textId="77777777">
            <w:pPr>
              <w:rPr>
                <w:rFonts w:cs="Calibri"/>
                <w:b/>
                <w:bCs/>
              </w:rPr>
            </w:pPr>
            <w:r w:rsidRPr="006B2DAF">
              <w:rPr>
                <w:rFonts w:cs="Calibri"/>
                <w:b/>
                <w:bCs/>
              </w:rPr>
              <w:t>Example</w:t>
            </w:r>
          </w:p>
        </w:tc>
        <w:tc>
          <w:tcPr>
            <w:tcW w:w="7898" w:type="dxa"/>
            <w:tcBorders>
              <w:top w:val="single" w:color="4F81BD" w:sz="4" w:space="0"/>
              <w:bottom w:val="single" w:color="4F81BD" w:sz="4" w:space="0"/>
            </w:tcBorders>
            <w:shd w:val="clear" w:color="auto" w:fill="auto"/>
          </w:tcPr>
          <w:p w:rsidRPr="00AD08FB" w:rsidR="003E0931" w:rsidP="003E0931" w:rsidRDefault="003E0931" w14:paraId="2BFFE7AC" w14:textId="22DC707E">
            <w:pPr>
              <w:keepNext/>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_Ref21858903 \h  \* MERGEFORMAT </w:instrText>
            </w:r>
            <w:r w:rsidRPr="00AD08FB">
              <w:rPr>
                <w:rFonts w:ascii="Calibri Light" w:hAnsi="Calibri Light" w:cs="Calibri Light"/>
              </w:rPr>
            </w:r>
            <w:r w:rsidRPr="00AD08FB">
              <w:rPr>
                <w:rFonts w:ascii="Calibri Light" w:hAnsi="Calibri Light" w:cs="Calibri Light"/>
              </w:rPr>
              <w:fldChar w:fldCharType="separate"/>
            </w:r>
            <w:r w:rsidRPr="00254B4A" w:rsidR="00DC1072">
              <w:rPr>
                <w:rFonts w:ascii="Calibri Light" w:hAnsi="Calibri Light" w:cs="Calibri Light"/>
              </w:rPr>
              <w:t xml:space="preserve">Example </w:t>
            </w:r>
            <w:r w:rsidRPr="00254B4A" w:rsidR="00DC1072">
              <w:rPr>
                <w:rFonts w:ascii="Calibri Light" w:hAnsi="Calibri Light" w:cs="Calibri Light"/>
                <w:noProof/>
              </w:rPr>
              <w:t>37</w:t>
            </w:r>
            <w:r w:rsidRPr="00254B4A" w:rsidR="00DC1072">
              <w:rPr>
                <w:rFonts w:ascii="Calibri Light" w:hAnsi="Calibri Light" w:cs="Calibri Light"/>
              </w:rPr>
              <w:t>: Problem Concern containing a Problem Observation</w:t>
            </w:r>
            <w:r w:rsidRPr="00AD08FB">
              <w:rPr>
                <w:rFonts w:ascii="Calibri Light" w:hAnsi="Calibri Light" w:cs="Calibri Light"/>
              </w:rPr>
              <w:fldChar w:fldCharType="end"/>
            </w:r>
          </w:p>
        </w:tc>
      </w:tr>
      <w:tr w:rsidRPr="00C64922" w:rsidR="003E0931" w:rsidTr="004E29C8" w14:paraId="124D3128" w14:textId="77777777">
        <w:trPr>
          <w:cantSplit/>
        </w:trPr>
        <w:tc>
          <w:tcPr>
            <w:tcW w:w="1457" w:type="dxa"/>
            <w:tcBorders>
              <w:right w:val="nil"/>
            </w:tcBorders>
            <w:shd w:val="clear" w:color="auto" w:fill="FFFFFF"/>
          </w:tcPr>
          <w:p w:rsidRPr="003A3D50" w:rsidR="003E0931" w:rsidP="003E0931" w:rsidRDefault="003E0931" w14:paraId="05840A66" w14:textId="77777777">
            <w:pPr>
              <w:rPr>
                <w:rFonts w:cs="Calibri"/>
                <w:b/>
                <w:bCs/>
              </w:rPr>
            </w:pPr>
            <w:r w:rsidRPr="003A3D50">
              <w:rPr>
                <w:rFonts w:cs="Calibri"/>
                <w:b/>
                <w:bCs/>
              </w:rPr>
              <w:t>Example</w:t>
            </w:r>
          </w:p>
        </w:tc>
        <w:tc>
          <w:tcPr>
            <w:tcW w:w="7898" w:type="dxa"/>
            <w:shd w:val="clear" w:color="auto" w:fill="auto"/>
          </w:tcPr>
          <w:p w:rsidRPr="00AD08FB" w:rsidR="003E0931" w:rsidP="003E0931" w:rsidRDefault="003E0931" w14:paraId="61659D37" w14:textId="448B618C">
            <w:pPr>
              <w:keepNext/>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_Ref21875516 \h  \* MERGEFORMAT </w:instrText>
            </w:r>
            <w:r w:rsidRPr="00AD08FB">
              <w:rPr>
                <w:rFonts w:ascii="Calibri Light" w:hAnsi="Calibri Light" w:cs="Calibri Light"/>
              </w:rPr>
            </w:r>
            <w:r w:rsidRPr="00AD08FB">
              <w:rPr>
                <w:rFonts w:ascii="Calibri Light" w:hAnsi="Calibri Light" w:cs="Calibri Light"/>
              </w:rPr>
              <w:fldChar w:fldCharType="separate"/>
            </w:r>
            <w:r w:rsidRPr="00254B4A" w:rsidR="00DC1072">
              <w:rPr>
                <w:rFonts w:ascii="Calibri Light" w:hAnsi="Calibri Light" w:cs="Calibri Light"/>
              </w:rPr>
              <w:t xml:space="preserve">Example </w:t>
            </w:r>
            <w:r w:rsidRPr="00254B4A" w:rsidR="00DC1072">
              <w:rPr>
                <w:rFonts w:ascii="Calibri Light" w:hAnsi="Calibri Light" w:cs="Calibri Light"/>
                <w:noProof/>
              </w:rPr>
              <w:t>38</w:t>
            </w:r>
            <w:r w:rsidRPr="00254B4A" w:rsidR="00DC1072">
              <w:rPr>
                <w:rFonts w:ascii="Calibri Light" w:hAnsi="Calibri Light" w:cs="Calibri Light"/>
              </w:rPr>
              <w:t>: No Known Problems</w:t>
            </w:r>
            <w:r w:rsidRPr="00AD08FB">
              <w:rPr>
                <w:rFonts w:ascii="Calibri Light" w:hAnsi="Calibri Light" w:cs="Calibri Light"/>
              </w:rPr>
              <w:fldChar w:fldCharType="end"/>
            </w:r>
          </w:p>
        </w:tc>
      </w:tr>
    </w:tbl>
    <w:p w:rsidR="007D3708" w:rsidP="007D3708" w:rsidRDefault="00A5789F" w14:paraId="36638DC5" w14:textId="5BF9433C">
      <w:pPr>
        <w:pStyle w:val="Caption"/>
      </w:pPr>
      <w:r>
        <w:t xml:space="preserve"> </w:t>
      </w:r>
      <w:bookmarkStart w:name="_Toc118898831" w:id="1559"/>
      <w:bookmarkStart w:name="_Toc119940034" w:id="1560"/>
      <w:bookmarkStart w:name="_Toc135313065" w:id="1561"/>
      <w:r w:rsidRPr="00C64922" w:rsidR="007D3708">
        <w:t xml:space="preserve">Table </w:t>
      </w:r>
      <w:r>
        <w:fldChar w:fldCharType="begin"/>
      </w:r>
      <w:r>
        <w:instrText>SEQ Table \* ARABIC</w:instrText>
      </w:r>
      <w:r>
        <w:fldChar w:fldCharType="separate"/>
      </w:r>
      <w:r w:rsidR="00DC1072">
        <w:rPr>
          <w:noProof/>
        </w:rPr>
        <w:t>44</w:t>
      </w:r>
      <w:r>
        <w:fldChar w:fldCharType="end"/>
      </w:r>
      <w:r w:rsidRPr="00C64922" w:rsidR="007D3708">
        <w:t>: Problem Observation</w:t>
      </w:r>
      <w:r w:rsidR="00852DED">
        <w:t xml:space="preserve"> Template</w:t>
      </w:r>
      <w:bookmarkEnd w:id="1559"/>
      <w:bookmarkEnd w:id="1560"/>
      <w:bookmarkEnd w:id="1561"/>
    </w:p>
    <w:p w:rsidR="009250B0" w:rsidP="003A3D50" w:rsidRDefault="009250B0" w14:paraId="244287EC" w14:textId="6E44ACCA">
      <w:pPr>
        <w:pStyle w:val="Caption"/>
        <w:keepNext/>
        <w:spacing w:after="0"/>
      </w:pPr>
      <w:bookmarkStart w:name="_Ref21875516" w:id="1562"/>
      <w:bookmarkStart w:name="_Toc118898759" w:id="1563"/>
      <w:bookmarkStart w:name="_Toc119939961" w:id="1564"/>
      <w:bookmarkStart w:name="_Toc135312993" w:id="1565"/>
      <w:r w:rsidRPr="00852DED">
        <w:t xml:space="preserve">Example </w:t>
      </w:r>
      <w:r>
        <w:fldChar w:fldCharType="begin"/>
      </w:r>
      <w:r>
        <w:instrText>SEQ Example \* ARABIC</w:instrText>
      </w:r>
      <w:r>
        <w:fldChar w:fldCharType="separate"/>
      </w:r>
      <w:r w:rsidR="00DC1072">
        <w:rPr>
          <w:noProof/>
        </w:rPr>
        <w:t>38</w:t>
      </w:r>
      <w:r>
        <w:fldChar w:fldCharType="end"/>
      </w:r>
      <w:r w:rsidRPr="00852DED">
        <w:t>: No Known Problems</w:t>
      </w:r>
      <w:bookmarkEnd w:id="1562"/>
      <w:bookmarkEnd w:id="1563"/>
      <w:bookmarkEnd w:id="1564"/>
      <w:bookmarkEnd w:id="1565"/>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009250B0" w:rsidTr="004E29C8" w14:paraId="69EF604E" w14:textId="77777777">
        <w:tc>
          <w:tcPr>
            <w:tcW w:w="9576" w:type="dxa"/>
            <w:shd w:val="clear" w:color="auto" w:fill="auto"/>
          </w:tcPr>
          <w:p w:rsidRPr="003A3D50" w:rsidR="00852DED" w:rsidP="00852DED" w:rsidRDefault="00852DED" w14:paraId="27653BE8" w14:textId="77777777">
            <w:pPr>
              <w:rPr>
                <w:rFonts w:ascii="Courier New" w:hAnsi="Courier New" w:cs="Courier New"/>
                <w:sz w:val="16"/>
                <w:szCs w:val="16"/>
              </w:rPr>
            </w:pPr>
            <w:r w:rsidRPr="003A3D50">
              <w:rPr>
                <w:rFonts w:ascii="Courier New" w:hAnsi="Courier New" w:cs="Courier New"/>
                <w:sz w:val="16"/>
                <w:szCs w:val="16"/>
              </w:rPr>
              <w:t>&lt;section&gt;</w:t>
            </w:r>
          </w:p>
          <w:p w:rsidRPr="003A3D50" w:rsidR="00852DED" w:rsidP="00852DED" w:rsidRDefault="00852DED" w14:paraId="71B7FE95" w14:textId="77777777">
            <w:pPr>
              <w:rPr>
                <w:rFonts w:ascii="Courier New" w:hAnsi="Courier New" w:cs="Courier New"/>
                <w:sz w:val="16"/>
                <w:szCs w:val="16"/>
              </w:rPr>
            </w:pPr>
            <w:r w:rsidRPr="003A3D50">
              <w:rPr>
                <w:rFonts w:ascii="Courier New" w:hAnsi="Courier New" w:cs="Courier New"/>
                <w:sz w:val="16"/>
                <w:szCs w:val="16"/>
              </w:rPr>
              <w:t xml:space="preserve">    &lt;templateId root="2.16.840.1.113883.10.20.22.2.5.1"/&gt;</w:t>
            </w:r>
          </w:p>
          <w:p w:rsidRPr="003A3D50" w:rsidR="00852DED" w:rsidP="00852DED" w:rsidRDefault="00852DED" w14:paraId="3AAE8906" w14:textId="77777777">
            <w:pPr>
              <w:rPr>
                <w:rFonts w:ascii="Courier New" w:hAnsi="Courier New" w:cs="Courier New"/>
                <w:sz w:val="16"/>
                <w:szCs w:val="16"/>
              </w:rPr>
            </w:pPr>
            <w:r w:rsidRPr="003A3D50">
              <w:rPr>
                <w:rFonts w:ascii="Courier New" w:hAnsi="Courier New" w:cs="Courier New"/>
                <w:sz w:val="16"/>
                <w:szCs w:val="16"/>
              </w:rPr>
              <w:t xml:space="preserve">    &lt;!-- Problem Section with Coded Entries Required --&gt;</w:t>
            </w:r>
          </w:p>
          <w:p w:rsidRPr="003A3D50" w:rsidR="00852DED" w:rsidP="00852DED" w:rsidRDefault="00852DED" w14:paraId="54CB7E6D" w14:textId="77777777">
            <w:pPr>
              <w:rPr>
                <w:rFonts w:ascii="Courier New" w:hAnsi="Courier New" w:cs="Courier New"/>
                <w:sz w:val="16"/>
                <w:szCs w:val="16"/>
              </w:rPr>
            </w:pPr>
            <w:r w:rsidRPr="003A3D50">
              <w:rPr>
                <w:rFonts w:ascii="Courier New" w:hAnsi="Courier New" w:cs="Courier New"/>
                <w:sz w:val="16"/>
                <w:szCs w:val="16"/>
              </w:rPr>
              <w:t xml:space="preserve">    &lt;templateId root="2.16.840.1.113883.10.20.22.2.5.1" extension="2015-08-01"/&gt;</w:t>
            </w:r>
          </w:p>
          <w:p w:rsidRPr="003A3D50" w:rsidR="00852DED" w:rsidP="00852DED" w:rsidRDefault="00852DED" w14:paraId="1DBDEDDF" w14:textId="77777777">
            <w:pPr>
              <w:rPr>
                <w:rFonts w:ascii="Courier New" w:hAnsi="Courier New" w:cs="Courier New"/>
                <w:sz w:val="16"/>
                <w:szCs w:val="16"/>
              </w:rPr>
            </w:pPr>
            <w:r w:rsidRPr="003A3D50">
              <w:rPr>
                <w:rFonts w:ascii="Courier New" w:hAnsi="Courier New" w:cs="Courier New"/>
                <w:sz w:val="16"/>
                <w:szCs w:val="16"/>
              </w:rPr>
              <w:t xml:space="preserve">    &lt;!-- Problem Section with Coded Entries Required --&gt;</w:t>
            </w:r>
          </w:p>
          <w:p w:rsidRPr="003A3D50" w:rsidR="00852DED" w:rsidP="00852DED" w:rsidRDefault="00852DED" w14:paraId="1A5B486D" w14:textId="77777777">
            <w:pPr>
              <w:rPr>
                <w:rFonts w:ascii="Courier New" w:hAnsi="Courier New" w:cs="Courier New"/>
                <w:sz w:val="16"/>
                <w:szCs w:val="16"/>
              </w:rPr>
            </w:pPr>
            <w:r w:rsidRPr="003A3D50">
              <w:rPr>
                <w:rFonts w:ascii="Courier New" w:hAnsi="Courier New" w:cs="Courier New"/>
                <w:sz w:val="16"/>
                <w:szCs w:val="16"/>
              </w:rPr>
              <w:t xml:space="preserve">    &lt;code code="11450-4" codeSystem="2.16.840.1.113883.6.1" codeSystemName="LOINC"</w:t>
            </w:r>
          </w:p>
          <w:p w:rsidRPr="003A3D50" w:rsidR="00852DED" w:rsidP="00852DED" w:rsidRDefault="00852DED" w14:paraId="3AF62ADB" w14:textId="77777777">
            <w:pPr>
              <w:rPr>
                <w:rFonts w:ascii="Courier New" w:hAnsi="Courier New" w:cs="Courier New"/>
                <w:sz w:val="16"/>
                <w:szCs w:val="16"/>
              </w:rPr>
            </w:pPr>
            <w:r w:rsidRPr="003A3D50">
              <w:rPr>
                <w:rFonts w:ascii="Courier New" w:hAnsi="Courier New" w:cs="Courier New"/>
                <w:sz w:val="16"/>
                <w:szCs w:val="16"/>
              </w:rPr>
              <w:t xml:space="preserve">        displayName="Problem List"/&gt;</w:t>
            </w:r>
          </w:p>
          <w:p w:rsidRPr="003A3D50" w:rsidR="00852DED" w:rsidP="00852DED" w:rsidRDefault="00852DED" w14:paraId="10D6E250" w14:textId="77777777">
            <w:pPr>
              <w:rPr>
                <w:rFonts w:ascii="Courier New" w:hAnsi="Courier New" w:cs="Courier New"/>
                <w:sz w:val="16"/>
                <w:szCs w:val="16"/>
              </w:rPr>
            </w:pPr>
            <w:r w:rsidRPr="003A3D50">
              <w:rPr>
                <w:rFonts w:ascii="Courier New" w:hAnsi="Courier New" w:cs="Courier New"/>
                <w:sz w:val="16"/>
                <w:szCs w:val="16"/>
              </w:rPr>
              <w:t xml:space="preserve">    &lt;title&gt;PROBLEMS&lt;/title&gt;</w:t>
            </w:r>
          </w:p>
          <w:p w:rsidRPr="003A3D50" w:rsidR="00852DED" w:rsidP="00852DED" w:rsidRDefault="00852DED" w14:paraId="1EB4C6DE" w14:textId="77777777">
            <w:pPr>
              <w:rPr>
                <w:rFonts w:ascii="Courier New" w:hAnsi="Courier New" w:cs="Courier New"/>
                <w:sz w:val="16"/>
                <w:szCs w:val="16"/>
              </w:rPr>
            </w:pPr>
            <w:r w:rsidRPr="003A3D50">
              <w:rPr>
                <w:rFonts w:ascii="Courier New" w:hAnsi="Courier New" w:cs="Courier New"/>
                <w:sz w:val="16"/>
                <w:szCs w:val="16"/>
              </w:rPr>
              <w:t xml:space="preserve">    &lt;text ID="Concern_1"&gt; Problem Concern:&lt;br/&gt; Concern Tracker Start Date: 06/07/2013 </w:t>
            </w:r>
            <w:r w:rsidRPr="003A3D50">
              <w:rPr>
                <w:rFonts w:ascii="Courier New" w:hAnsi="Courier New" w:cs="Courier New"/>
                <w:sz w:val="16"/>
                <w:szCs w:val="16"/>
              </w:rPr>
              <w:t>16:05:06&lt;br/&gt;</w:t>
            </w:r>
          </w:p>
          <w:p w:rsidRPr="003A3D50" w:rsidR="00852DED" w:rsidP="00852DED" w:rsidRDefault="00852DED" w14:paraId="183E0825" w14:textId="77777777">
            <w:pPr>
              <w:rPr>
                <w:rFonts w:ascii="Courier New" w:hAnsi="Courier New" w:cs="Courier New"/>
                <w:sz w:val="16"/>
                <w:szCs w:val="16"/>
              </w:rPr>
            </w:pPr>
            <w:r w:rsidRPr="003A3D50">
              <w:rPr>
                <w:rFonts w:ascii="Courier New" w:hAnsi="Courier New" w:cs="Courier New"/>
                <w:sz w:val="16"/>
                <w:szCs w:val="16"/>
              </w:rPr>
              <w:t xml:space="preserve">        Concern Tracker End Date: &lt;br/&gt; Concern Status: Active&lt;br/&gt;</w:t>
            </w:r>
          </w:p>
          <w:p w:rsidRPr="003A3D50" w:rsidR="00852DED" w:rsidP="00852DED" w:rsidRDefault="00852DED" w14:paraId="1ECB3096" w14:textId="77777777">
            <w:pPr>
              <w:rPr>
                <w:rFonts w:ascii="Courier New" w:hAnsi="Courier New" w:cs="Courier New"/>
                <w:sz w:val="16"/>
                <w:szCs w:val="16"/>
              </w:rPr>
            </w:pPr>
            <w:r w:rsidRPr="003A3D50">
              <w:rPr>
                <w:rFonts w:ascii="Courier New" w:hAnsi="Courier New" w:cs="Courier New"/>
                <w:sz w:val="16"/>
                <w:szCs w:val="16"/>
              </w:rPr>
              <w:t xml:space="preserve">        &lt;content ID="problems1"&gt;No known &lt;content ID="problemType1"&gt;problems.&lt;/content&gt;&lt;/content&gt;</w:t>
            </w:r>
          </w:p>
          <w:p w:rsidRPr="003A3D50" w:rsidR="00852DED" w:rsidP="00852DED" w:rsidRDefault="00852DED" w14:paraId="7413A65B" w14:textId="77777777">
            <w:pPr>
              <w:rPr>
                <w:rFonts w:ascii="Courier New" w:hAnsi="Courier New" w:cs="Courier New"/>
                <w:sz w:val="16"/>
                <w:szCs w:val="16"/>
              </w:rPr>
            </w:pPr>
            <w:r w:rsidRPr="003A3D50">
              <w:rPr>
                <w:rFonts w:ascii="Courier New" w:hAnsi="Courier New" w:cs="Courier New"/>
                <w:sz w:val="16"/>
                <w:szCs w:val="16"/>
              </w:rPr>
              <w:t xml:space="preserve">    &lt;/text&gt;</w:t>
            </w:r>
          </w:p>
          <w:p w:rsidRPr="003A3D50" w:rsidR="00852DED" w:rsidP="00852DED" w:rsidRDefault="00852DED" w14:paraId="30E1F648" w14:textId="77777777">
            <w:pPr>
              <w:rPr>
                <w:rFonts w:ascii="Courier New" w:hAnsi="Courier New" w:cs="Courier New"/>
                <w:sz w:val="16"/>
                <w:szCs w:val="16"/>
              </w:rPr>
            </w:pPr>
            <w:r w:rsidRPr="003A3D50">
              <w:rPr>
                <w:rFonts w:ascii="Courier New" w:hAnsi="Courier New" w:cs="Courier New"/>
                <w:sz w:val="16"/>
                <w:szCs w:val="16"/>
              </w:rPr>
              <w:t xml:space="preserve">    &lt;entry typeCode="DRIV"&gt;</w:t>
            </w:r>
          </w:p>
          <w:p w:rsidRPr="003A3D50" w:rsidR="00852DED" w:rsidP="00852DED" w:rsidRDefault="00852DED" w14:paraId="67B2007F" w14:textId="77777777">
            <w:pPr>
              <w:rPr>
                <w:rFonts w:ascii="Courier New" w:hAnsi="Courier New" w:cs="Courier New"/>
                <w:sz w:val="16"/>
                <w:szCs w:val="16"/>
              </w:rPr>
            </w:pPr>
            <w:r w:rsidRPr="003A3D50">
              <w:rPr>
                <w:rFonts w:ascii="Courier New" w:hAnsi="Courier New" w:cs="Courier New"/>
                <w:sz w:val="16"/>
                <w:szCs w:val="16"/>
              </w:rPr>
              <w:t xml:space="preserve">        &lt;!-- Problem Concern Act --&gt;</w:t>
            </w:r>
          </w:p>
          <w:p w:rsidRPr="003A3D50" w:rsidR="00852DED" w:rsidP="00852DED" w:rsidRDefault="00852DED" w14:paraId="32C9E7E5" w14:textId="77777777">
            <w:pPr>
              <w:rPr>
                <w:rFonts w:ascii="Courier New" w:hAnsi="Courier New" w:cs="Courier New"/>
                <w:sz w:val="16"/>
                <w:szCs w:val="16"/>
              </w:rPr>
            </w:pPr>
            <w:r w:rsidRPr="003A3D50">
              <w:rPr>
                <w:rFonts w:ascii="Courier New" w:hAnsi="Courier New" w:cs="Courier New"/>
                <w:sz w:val="16"/>
                <w:szCs w:val="16"/>
              </w:rPr>
              <w:t xml:space="preserve">        &lt;act classCode="ACT" moodCode="EVN"&gt;</w:t>
            </w:r>
          </w:p>
          <w:p w:rsidRPr="003A3D50" w:rsidR="00852DED" w:rsidP="00852DED" w:rsidRDefault="00852DED" w14:paraId="06D21B47" w14:textId="77777777">
            <w:pPr>
              <w:rPr>
                <w:rFonts w:ascii="Courier New" w:hAnsi="Courier New" w:cs="Courier New"/>
                <w:sz w:val="16"/>
                <w:szCs w:val="16"/>
              </w:rPr>
            </w:pPr>
            <w:r w:rsidRPr="003A3D50">
              <w:rPr>
                <w:rFonts w:ascii="Courier New" w:hAnsi="Courier New" w:cs="Courier New"/>
                <w:sz w:val="16"/>
                <w:szCs w:val="16"/>
              </w:rPr>
              <w:t xml:space="preserve">            &lt;templateId root="2.16.840.1.113883.10.20.22.4.3"/&gt;</w:t>
            </w:r>
          </w:p>
          <w:p w:rsidRPr="003A3D50" w:rsidR="00852DED" w:rsidP="00852DED" w:rsidRDefault="00852DED" w14:paraId="456D3986" w14:textId="77777777">
            <w:pPr>
              <w:rPr>
                <w:rFonts w:ascii="Courier New" w:hAnsi="Courier New" w:cs="Courier New"/>
                <w:sz w:val="16"/>
                <w:szCs w:val="16"/>
              </w:rPr>
            </w:pPr>
            <w:r w:rsidRPr="003A3D50">
              <w:rPr>
                <w:rFonts w:ascii="Courier New" w:hAnsi="Courier New" w:cs="Courier New"/>
                <w:sz w:val="16"/>
                <w:szCs w:val="16"/>
              </w:rPr>
              <w:t xml:space="preserve">            &lt;templateId root="2.16.840.1.113883.10.20.22.4.3" extension="2015-08-01"/&gt;</w:t>
            </w:r>
          </w:p>
          <w:p w:rsidRPr="003A3D50" w:rsidR="00852DED" w:rsidP="00852DED" w:rsidRDefault="00852DED" w14:paraId="0A44B581" w14:textId="77777777">
            <w:pPr>
              <w:rPr>
                <w:rFonts w:ascii="Courier New" w:hAnsi="Courier New" w:cs="Courier New"/>
                <w:sz w:val="16"/>
                <w:szCs w:val="16"/>
              </w:rPr>
            </w:pPr>
            <w:r w:rsidRPr="003A3D50">
              <w:rPr>
                <w:rFonts w:ascii="Courier New" w:hAnsi="Courier New" w:cs="Courier New"/>
                <w:sz w:val="16"/>
                <w:szCs w:val="16"/>
              </w:rPr>
              <w:t xml:space="preserve">            &lt;id root="36e3e930-7b14-11db-9fe1-0800200c9a66"/&gt;</w:t>
            </w:r>
          </w:p>
          <w:p w:rsidRPr="003A3D50" w:rsidR="00852DED" w:rsidP="00852DED" w:rsidRDefault="00852DED" w14:paraId="08F3D7F4" w14:textId="77777777">
            <w:pPr>
              <w:rPr>
                <w:rFonts w:ascii="Courier New" w:hAnsi="Courier New" w:cs="Courier New"/>
                <w:sz w:val="16"/>
                <w:szCs w:val="16"/>
              </w:rPr>
            </w:pPr>
            <w:r w:rsidRPr="003A3D50">
              <w:rPr>
                <w:rFonts w:ascii="Courier New" w:hAnsi="Courier New" w:cs="Courier New"/>
                <w:sz w:val="16"/>
                <w:szCs w:val="16"/>
              </w:rPr>
              <w:t xml:space="preserve">            &lt;!-- SDWG supports 48765-2 or CONC in the code element --&gt;</w:t>
            </w:r>
          </w:p>
          <w:p w:rsidRPr="003A3D50" w:rsidR="00852DED" w:rsidP="00852DED" w:rsidRDefault="00852DED" w14:paraId="0DB06710" w14:textId="77777777">
            <w:pPr>
              <w:rPr>
                <w:rFonts w:ascii="Courier New" w:hAnsi="Courier New" w:cs="Courier New"/>
                <w:sz w:val="16"/>
                <w:szCs w:val="16"/>
              </w:rPr>
            </w:pPr>
            <w:r w:rsidRPr="003A3D50">
              <w:rPr>
                <w:rFonts w:ascii="Courier New" w:hAnsi="Courier New" w:cs="Courier New"/>
                <w:sz w:val="16"/>
                <w:szCs w:val="16"/>
              </w:rPr>
              <w:t xml:space="preserve">            &lt;code code="CONC" codeSystem="2.16.840.1.113883.5.6"/&gt;</w:t>
            </w:r>
          </w:p>
          <w:p w:rsidRPr="003A3D50" w:rsidR="00852DED" w:rsidP="00852DED" w:rsidRDefault="00852DED" w14:paraId="436E85DD" w14:textId="77777777">
            <w:pPr>
              <w:rPr>
                <w:rFonts w:ascii="Courier New" w:hAnsi="Courier New" w:cs="Courier New"/>
                <w:sz w:val="16"/>
                <w:szCs w:val="16"/>
              </w:rPr>
            </w:pPr>
            <w:r w:rsidRPr="003A3D50">
              <w:rPr>
                <w:rFonts w:ascii="Courier New" w:hAnsi="Courier New" w:cs="Courier New"/>
                <w:sz w:val="16"/>
                <w:szCs w:val="16"/>
              </w:rPr>
              <w:t xml:space="preserve">            &lt;text&gt;</w:t>
            </w:r>
          </w:p>
          <w:p w:rsidRPr="003A3D50" w:rsidR="00852DED" w:rsidP="00852DED" w:rsidRDefault="00852DED" w14:paraId="021239D8" w14:textId="77777777">
            <w:pPr>
              <w:rPr>
                <w:rFonts w:ascii="Courier New" w:hAnsi="Courier New" w:cs="Courier New"/>
                <w:sz w:val="16"/>
                <w:szCs w:val="16"/>
              </w:rPr>
            </w:pPr>
            <w:r w:rsidRPr="003A3D50">
              <w:rPr>
                <w:rFonts w:ascii="Courier New" w:hAnsi="Courier New" w:cs="Courier New"/>
                <w:sz w:val="16"/>
                <w:szCs w:val="16"/>
              </w:rPr>
              <w:t xml:space="preserve">                &lt;reference value="#Concern_1"/&gt;</w:t>
            </w:r>
          </w:p>
          <w:p w:rsidRPr="003A3D50" w:rsidR="00852DED" w:rsidP="00852DED" w:rsidRDefault="00852DED" w14:paraId="1041BCAF" w14:textId="77777777">
            <w:pPr>
              <w:rPr>
                <w:rFonts w:ascii="Courier New" w:hAnsi="Courier New" w:cs="Courier New"/>
                <w:sz w:val="16"/>
                <w:szCs w:val="16"/>
              </w:rPr>
            </w:pPr>
            <w:r w:rsidRPr="003A3D50">
              <w:rPr>
                <w:rFonts w:ascii="Courier New" w:hAnsi="Courier New" w:cs="Courier New"/>
                <w:sz w:val="16"/>
                <w:szCs w:val="16"/>
              </w:rPr>
              <w:t xml:space="preserve">            &lt;/text&gt;</w:t>
            </w:r>
          </w:p>
          <w:p w:rsidRPr="003A3D50" w:rsidR="00852DED" w:rsidP="00852DED" w:rsidRDefault="00852DED" w14:paraId="44F0354E" w14:textId="77777777">
            <w:pPr>
              <w:rPr>
                <w:rFonts w:ascii="Courier New" w:hAnsi="Courier New" w:cs="Courier New"/>
                <w:sz w:val="16"/>
                <w:szCs w:val="16"/>
              </w:rPr>
            </w:pPr>
            <w:r w:rsidRPr="003A3D50">
              <w:rPr>
                <w:rFonts w:ascii="Courier New" w:hAnsi="Courier New" w:cs="Courier New"/>
                <w:sz w:val="16"/>
                <w:szCs w:val="16"/>
              </w:rPr>
              <w:t xml:space="preserve">            &lt;statusCode code="active"/&gt;</w:t>
            </w:r>
          </w:p>
          <w:p w:rsidRPr="003A3D50" w:rsidR="00852DED" w:rsidP="00852DED" w:rsidRDefault="00852DED" w14:paraId="4E39D6DD" w14:textId="77777777">
            <w:pPr>
              <w:rPr>
                <w:rFonts w:ascii="Courier New" w:hAnsi="Courier New" w:cs="Courier New"/>
                <w:sz w:val="16"/>
                <w:szCs w:val="16"/>
              </w:rPr>
            </w:pPr>
            <w:r w:rsidRPr="003A3D50">
              <w:rPr>
                <w:rFonts w:ascii="Courier New" w:hAnsi="Courier New" w:cs="Courier New"/>
                <w:sz w:val="16"/>
                <w:szCs w:val="16"/>
              </w:rPr>
              <w:t xml:space="preserve">            &lt;!-- So long as the underlying condition is of concern to the provider (i.e., as long as the condition, </w:t>
            </w:r>
          </w:p>
          <w:p w:rsidRPr="003A3D50" w:rsidR="00852DED" w:rsidP="00852DED" w:rsidRDefault="00852DED" w14:paraId="1BF4BAD9" w14:textId="77777777">
            <w:pPr>
              <w:rPr>
                <w:rFonts w:ascii="Courier New" w:hAnsi="Courier New" w:cs="Courier New"/>
                <w:sz w:val="16"/>
                <w:szCs w:val="16"/>
              </w:rPr>
            </w:pPr>
            <w:r w:rsidRPr="003A3D50">
              <w:rPr>
                <w:rFonts w:ascii="Courier New" w:hAnsi="Courier New" w:cs="Courier New"/>
                <w:sz w:val="16"/>
                <w:szCs w:val="16"/>
              </w:rPr>
              <w:t xml:space="preserve">                    whether active or resolved, is of ongoing concern and interest to the provider), the statusCode is “active”. </w:t>
            </w:r>
          </w:p>
          <w:p w:rsidRPr="003A3D50" w:rsidR="00852DED" w:rsidP="00852DED" w:rsidRDefault="00852DED" w14:paraId="16B0D327" w14:textId="77777777">
            <w:pPr>
              <w:rPr>
                <w:rFonts w:ascii="Courier New" w:hAnsi="Courier New" w:cs="Courier New"/>
                <w:sz w:val="16"/>
                <w:szCs w:val="16"/>
              </w:rPr>
            </w:pPr>
            <w:r w:rsidRPr="003A3D50">
              <w:rPr>
                <w:rFonts w:ascii="Courier New" w:hAnsi="Courier New" w:cs="Courier New"/>
                <w:sz w:val="16"/>
                <w:szCs w:val="16"/>
              </w:rPr>
              <w:t xml:space="preserve">                    Only when the underlying condition is no longer of concern is the statusCode set to “completed”. --&gt;</w:t>
            </w:r>
          </w:p>
          <w:p w:rsidRPr="003A3D50" w:rsidR="00852DED" w:rsidP="00852DED" w:rsidRDefault="00852DED" w14:paraId="18A13B1D" w14:textId="77777777">
            <w:pPr>
              <w:rPr>
                <w:rFonts w:ascii="Courier New" w:hAnsi="Courier New" w:cs="Courier New"/>
                <w:sz w:val="16"/>
                <w:szCs w:val="16"/>
              </w:rPr>
            </w:pPr>
            <w:r w:rsidRPr="003A3D50">
              <w:rPr>
                <w:rFonts w:ascii="Courier New" w:hAnsi="Courier New" w:cs="Courier New"/>
                <w:sz w:val="16"/>
                <w:szCs w:val="16"/>
              </w:rPr>
              <w:t xml:space="preserve">            &lt;effectiveTime&gt;</w:t>
            </w:r>
          </w:p>
          <w:p w:rsidRPr="003A3D50" w:rsidR="00852DED" w:rsidP="00852DED" w:rsidRDefault="00852DED" w14:paraId="7C6586FF" w14:textId="77777777">
            <w:pPr>
              <w:rPr>
                <w:rFonts w:ascii="Courier New" w:hAnsi="Courier New" w:cs="Courier New"/>
                <w:sz w:val="16"/>
                <w:szCs w:val="16"/>
              </w:rPr>
            </w:pPr>
            <w:r w:rsidRPr="003A3D50">
              <w:rPr>
                <w:rFonts w:ascii="Courier New" w:hAnsi="Courier New" w:cs="Courier New"/>
                <w:sz w:val="16"/>
                <w:szCs w:val="16"/>
              </w:rPr>
              <w:t xml:space="preserve">                &lt;low value="20130607160506"/&gt;</w:t>
            </w:r>
          </w:p>
          <w:p w:rsidRPr="003A3D50" w:rsidR="00852DED" w:rsidP="00852DED" w:rsidRDefault="00852DED" w14:paraId="5DF8DF11" w14:textId="77777777">
            <w:pPr>
              <w:rPr>
                <w:rFonts w:ascii="Courier New" w:hAnsi="Courier New" w:cs="Courier New"/>
                <w:sz w:val="16"/>
                <w:szCs w:val="16"/>
              </w:rPr>
            </w:pPr>
            <w:r w:rsidRPr="003A3D50">
              <w:rPr>
                <w:rFonts w:ascii="Courier New" w:hAnsi="Courier New" w:cs="Courier New"/>
                <w:sz w:val="16"/>
                <w:szCs w:val="16"/>
              </w:rPr>
              <w:t xml:space="preserve">                &lt;!-- The effectiveTime reflects the time that the underlying condition was felt to be a concern; </w:t>
            </w:r>
          </w:p>
          <w:p w:rsidRPr="003A3D50" w:rsidR="00852DED" w:rsidP="00852DED" w:rsidRDefault="00852DED" w14:paraId="2F9287E3" w14:textId="77777777">
            <w:pPr>
              <w:rPr>
                <w:rFonts w:ascii="Courier New" w:hAnsi="Courier New" w:cs="Courier New"/>
                <w:sz w:val="16"/>
                <w:szCs w:val="16"/>
              </w:rPr>
            </w:pPr>
            <w:r w:rsidRPr="003A3D50">
              <w:rPr>
                <w:rFonts w:ascii="Courier New" w:hAnsi="Courier New" w:cs="Courier New"/>
                <w:sz w:val="16"/>
                <w:szCs w:val="16"/>
              </w:rPr>
              <w:t xml:space="preserve">                        it may or may not correspond to the effectiveTime of the condition (e.g., even five years later, the clinician may remain concerned about a prior heart attack).--&gt;</w:t>
            </w:r>
          </w:p>
          <w:p w:rsidRPr="003A3D50" w:rsidR="00852DED" w:rsidP="00852DED" w:rsidRDefault="00852DED" w14:paraId="2373DAD8" w14:textId="77777777">
            <w:pPr>
              <w:rPr>
                <w:rFonts w:ascii="Courier New" w:hAnsi="Courier New" w:cs="Courier New"/>
                <w:sz w:val="16"/>
                <w:szCs w:val="16"/>
              </w:rPr>
            </w:pPr>
            <w:r w:rsidRPr="003A3D50">
              <w:rPr>
                <w:rFonts w:ascii="Courier New" w:hAnsi="Courier New" w:cs="Courier New"/>
                <w:sz w:val="16"/>
                <w:szCs w:val="16"/>
              </w:rPr>
              <w:t xml:space="preserve">            &lt;/effectiveTime&gt;</w:t>
            </w:r>
          </w:p>
          <w:p w:rsidRPr="003A3D50" w:rsidR="00852DED" w:rsidP="00852DED" w:rsidRDefault="00852DED" w14:paraId="2E9F5FF8" w14:textId="77777777">
            <w:pPr>
              <w:rPr>
                <w:rFonts w:ascii="Courier New" w:hAnsi="Courier New" w:cs="Courier New"/>
                <w:sz w:val="16"/>
                <w:szCs w:val="16"/>
              </w:rPr>
            </w:pPr>
            <w:r w:rsidRPr="003A3D50">
              <w:rPr>
                <w:rFonts w:ascii="Courier New" w:hAnsi="Courier New" w:cs="Courier New"/>
                <w:sz w:val="16"/>
                <w:szCs w:val="16"/>
              </w:rPr>
              <w:t xml:space="preserve">            &lt;!-- status is active so high is not applicable. If high is present it should have nullFlavor of NA--&gt;</w:t>
            </w:r>
          </w:p>
          <w:p w:rsidRPr="003A3D50" w:rsidR="00852DED" w:rsidP="00852DED" w:rsidRDefault="00852DED" w14:paraId="33317C38" w14:textId="77777777">
            <w:pPr>
              <w:rPr>
                <w:rFonts w:ascii="Courier New" w:hAnsi="Courier New" w:cs="Courier New"/>
                <w:sz w:val="16"/>
                <w:szCs w:val="16"/>
              </w:rPr>
            </w:pPr>
          </w:p>
          <w:p w:rsidRPr="003A3D50" w:rsidR="00852DED" w:rsidP="00852DED" w:rsidRDefault="00852DED" w14:paraId="0C7742FE" w14:textId="77777777">
            <w:pPr>
              <w:rPr>
                <w:rFonts w:ascii="Courier New" w:hAnsi="Courier New" w:cs="Courier New"/>
                <w:sz w:val="16"/>
                <w:szCs w:val="16"/>
              </w:rPr>
            </w:pPr>
            <w:r w:rsidRPr="003A3D50">
              <w:rPr>
                <w:rFonts w:ascii="Courier New" w:hAnsi="Courier New" w:cs="Courier New"/>
                <w:sz w:val="16"/>
                <w:szCs w:val="16"/>
              </w:rPr>
              <w:t xml:space="preserve">            &lt;author&gt;</w:t>
            </w:r>
          </w:p>
          <w:p w:rsidRPr="003A3D50" w:rsidR="00852DED" w:rsidP="00852DED" w:rsidRDefault="00852DED" w14:paraId="5651CB29" w14:textId="77777777">
            <w:pPr>
              <w:rPr>
                <w:rFonts w:ascii="Courier New" w:hAnsi="Courier New" w:cs="Courier New"/>
                <w:sz w:val="16"/>
                <w:szCs w:val="16"/>
              </w:rPr>
            </w:pPr>
            <w:r w:rsidRPr="003A3D50">
              <w:rPr>
                <w:rFonts w:ascii="Courier New" w:hAnsi="Courier New" w:cs="Courier New"/>
                <w:sz w:val="16"/>
                <w:szCs w:val="16"/>
              </w:rPr>
              <w:t xml:space="preserve">                &lt;templateId root="2.16.840.1.113883.10.20.22.4.119"/&gt;</w:t>
            </w:r>
          </w:p>
          <w:p w:rsidRPr="003A3D50" w:rsidR="00852DED" w:rsidP="00852DED" w:rsidRDefault="00852DED" w14:paraId="1AEBC946" w14:textId="77777777">
            <w:pPr>
              <w:rPr>
                <w:rFonts w:ascii="Courier New" w:hAnsi="Courier New" w:cs="Courier New"/>
                <w:sz w:val="16"/>
                <w:szCs w:val="16"/>
              </w:rPr>
            </w:pPr>
            <w:r w:rsidRPr="003A3D50">
              <w:rPr>
                <w:rFonts w:ascii="Courier New" w:hAnsi="Courier New" w:cs="Courier New"/>
                <w:sz w:val="16"/>
                <w:szCs w:val="16"/>
              </w:rPr>
              <w:t xml:space="preserve">                &lt;time value="20130607160506"/&gt;</w:t>
            </w:r>
          </w:p>
          <w:p w:rsidRPr="003A3D50" w:rsidR="00852DED" w:rsidP="00852DED" w:rsidRDefault="00852DED" w14:paraId="6295530D" w14:textId="77777777">
            <w:pPr>
              <w:rPr>
                <w:rFonts w:ascii="Courier New" w:hAnsi="Courier New" w:cs="Courier New"/>
                <w:sz w:val="16"/>
                <w:szCs w:val="16"/>
              </w:rPr>
            </w:pPr>
            <w:r w:rsidRPr="003A3D50">
              <w:rPr>
                <w:rFonts w:ascii="Courier New" w:hAnsi="Courier New" w:cs="Courier New"/>
                <w:sz w:val="16"/>
                <w:szCs w:val="16"/>
              </w:rPr>
              <w:t xml:space="preserve">                &lt;assignedAuthor&gt;</w:t>
            </w:r>
          </w:p>
          <w:p w:rsidRPr="003A3D50" w:rsidR="00852DED" w:rsidP="00852DED" w:rsidRDefault="00852DED" w14:paraId="15A004A6" w14:textId="77777777">
            <w:pPr>
              <w:rPr>
                <w:rFonts w:ascii="Courier New" w:hAnsi="Courier New" w:cs="Courier New"/>
                <w:sz w:val="16"/>
                <w:szCs w:val="16"/>
              </w:rPr>
            </w:pPr>
            <w:r w:rsidRPr="003A3D50">
              <w:rPr>
                <w:rFonts w:ascii="Courier New" w:hAnsi="Courier New" w:cs="Courier New"/>
                <w:sz w:val="16"/>
                <w:szCs w:val="16"/>
              </w:rPr>
              <w:t xml:space="preserve">                    &lt;id extension="66666" root="2.16.840.1.113883.4.6"/&gt;</w:t>
            </w:r>
          </w:p>
          <w:p w:rsidRPr="003A3D50" w:rsidR="00852DED" w:rsidP="00852DED" w:rsidRDefault="00852DED" w14:paraId="36DF0F80" w14:textId="77777777">
            <w:pPr>
              <w:rPr>
                <w:rFonts w:ascii="Courier New" w:hAnsi="Courier New" w:cs="Courier New"/>
                <w:sz w:val="16"/>
                <w:szCs w:val="16"/>
              </w:rPr>
            </w:pPr>
            <w:r w:rsidRPr="003A3D50">
              <w:rPr>
                <w:rFonts w:ascii="Courier New" w:hAnsi="Courier New" w:cs="Courier New"/>
                <w:sz w:val="16"/>
                <w:szCs w:val="16"/>
              </w:rPr>
              <w:t xml:space="preserve">                    &lt;code code="207RC0000X" codeSystem="2.16.840.1.113883.6.101"</w:t>
            </w:r>
          </w:p>
          <w:p w:rsidRPr="003A3D50" w:rsidR="00852DED" w:rsidP="00852DED" w:rsidRDefault="00852DED" w14:paraId="26626802" w14:textId="77777777">
            <w:pPr>
              <w:rPr>
                <w:rFonts w:ascii="Courier New" w:hAnsi="Courier New" w:cs="Courier New"/>
                <w:sz w:val="16"/>
                <w:szCs w:val="16"/>
              </w:rPr>
            </w:pPr>
            <w:r w:rsidRPr="003A3D50">
              <w:rPr>
                <w:rFonts w:ascii="Courier New" w:hAnsi="Courier New" w:cs="Courier New"/>
                <w:sz w:val="16"/>
                <w:szCs w:val="16"/>
              </w:rPr>
              <w:t xml:space="preserve">                        codeSystemName="NUCC" displayName="Cardiovascular Disease"/&gt;</w:t>
            </w:r>
          </w:p>
          <w:p w:rsidRPr="003A3D50" w:rsidR="00852DED" w:rsidP="00852DED" w:rsidRDefault="00852DED" w14:paraId="283CEBA5" w14:textId="77777777">
            <w:pPr>
              <w:rPr>
                <w:rFonts w:ascii="Courier New" w:hAnsi="Courier New" w:cs="Courier New"/>
                <w:sz w:val="16"/>
                <w:szCs w:val="16"/>
              </w:rPr>
            </w:pPr>
            <w:r w:rsidRPr="003A3D50">
              <w:rPr>
                <w:rFonts w:ascii="Courier New" w:hAnsi="Courier New" w:cs="Courier New"/>
                <w:sz w:val="16"/>
                <w:szCs w:val="16"/>
              </w:rPr>
              <w:t xml:space="preserve">                    &lt;addr&gt;</w:t>
            </w:r>
          </w:p>
          <w:p w:rsidRPr="003A3D50" w:rsidR="00852DED" w:rsidP="00852DED" w:rsidRDefault="00852DED" w14:paraId="4428E764" w14:textId="77777777">
            <w:pPr>
              <w:rPr>
                <w:rFonts w:ascii="Courier New" w:hAnsi="Courier New" w:cs="Courier New"/>
                <w:sz w:val="16"/>
                <w:szCs w:val="16"/>
              </w:rPr>
            </w:pPr>
            <w:r w:rsidRPr="003A3D50">
              <w:rPr>
                <w:rFonts w:ascii="Courier New" w:hAnsi="Courier New" w:cs="Courier New"/>
                <w:sz w:val="16"/>
                <w:szCs w:val="16"/>
              </w:rPr>
              <w:t xml:space="preserve">                        &lt;streetAddressLine&gt;6666 StreetName St.&lt;/streetAddressLine&gt;</w:t>
            </w:r>
          </w:p>
          <w:p w:rsidRPr="003A3D50" w:rsidR="00852DED" w:rsidP="00852DED" w:rsidRDefault="00852DED" w14:paraId="7041C7FC" w14:textId="77777777">
            <w:pPr>
              <w:rPr>
                <w:rFonts w:ascii="Courier New" w:hAnsi="Courier New" w:cs="Courier New"/>
                <w:sz w:val="16"/>
                <w:szCs w:val="16"/>
              </w:rPr>
            </w:pPr>
            <w:r w:rsidRPr="003A3D50">
              <w:rPr>
                <w:rFonts w:ascii="Courier New" w:hAnsi="Courier New" w:cs="Courier New"/>
                <w:sz w:val="16"/>
                <w:szCs w:val="16"/>
              </w:rPr>
              <w:t xml:space="preserve">                        &lt;city&gt;Silver Spring&lt;/city&gt;</w:t>
            </w:r>
          </w:p>
          <w:p w:rsidRPr="003A3D50" w:rsidR="00852DED" w:rsidP="00852DED" w:rsidRDefault="00852DED" w14:paraId="26A1F487" w14:textId="77777777">
            <w:pPr>
              <w:rPr>
                <w:rFonts w:ascii="Courier New" w:hAnsi="Courier New" w:cs="Courier New"/>
                <w:sz w:val="16"/>
                <w:szCs w:val="16"/>
              </w:rPr>
            </w:pPr>
            <w:r w:rsidRPr="003A3D50">
              <w:rPr>
                <w:rFonts w:ascii="Courier New" w:hAnsi="Courier New" w:cs="Courier New"/>
                <w:sz w:val="16"/>
                <w:szCs w:val="16"/>
              </w:rPr>
              <w:t xml:space="preserve">                        &lt;state&gt;MD&lt;/state&gt;</w:t>
            </w:r>
          </w:p>
          <w:p w:rsidRPr="003A3D50" w:rsidR="00852DED" w:rsidP="00852DED" w:rsidRDefault="00852DED" w14:paraId="2E2E9AC3" w14:textId="77777777">
            <w:pPr>
              <w:rPr>
                <w:rFonts w:ascii="Courier New" w:hAnsi="Courier New" w:cs="Courier New"/>
                <w:sz w:val="16"/>
                <w:szCs w:val="16"/>
              </w:rPr>
            </w:pPr>
            <w:r w:rsidRPr="003A3D50">
              <w:rPr>
                <w:rFonts w:ascii="Courier New" w:hAnsi="Courier New" w:cs="Courier New"/>
                <w:sz w:val="16"/>
                <w:szCs w:val="16"/>
              </w:rPr>
              <w:t xml:space="preserve">                        &lt;postalCode&gt;20901&lt;/postalCode&gt;</w:t>
            </w:r>
          </w:p>
          <w:p w:rsidRPr="003A3D50" w:rsidR="00852DED" w:rsidP="00852DED" w:rsidRDefault="00852DED" w14:paraId="4CF3FBC3" w14:textId="77777777">
            <w:pPr>
              <w:rPr>
                <w:rFonts w:ascii="Courier New" w:hAnsi="Courier New" w:cs="Courier New"/>
                <w:sz w:val="16"/>
                <w:szCs w:val="16"/>
              </w:rPr>
            </w:pPr>
            <w:r w:rsidRPr="003A3D50">
              <w:rPr>
                <w:rFonts w:ascii="Courier New" w:hAnsi="Courier New" w:cs="Courier New"/>
                <w:sz w:val="16"/>
                <w:szCs w:val="16"/>
              </w:rPr>
              <w:t xml:space="preserve">                        &lt;country&gt;US&lt;/country&gt;</w:t>
            </w:r>
          </w:p>
          <w:p w:rsidRPr="003A3D50" w:rsidR="00852DED" w:rsidP="00852DED" w:rsidRDefault="00852DED" w14:paraId="470E4846" w14:textId="77777777">
            <w:pPr>
              <w:rPr>
                <w:rFonts w:ascii="Courier New" w:hAnsi="Courier New" w:cs="Courier New"/>
                <w:sz w:val="16"/>
                <w:szCs w:val="16"/>
              </w:rPr>
            </w:pPr>
            <w:r w:rsidRPr="003A3D50">
              <w:rPr>
                <w:rFonts w:ascii="Courier New" w:hAnsi="Courier New" w:cs="Courier New"/>
                <w:sz w:val="16"/>
                <w:szCs w:val="16"/>
              </w:rPr>
              <w:t xml:space="preserve">                    &lt;/addr&gt;</w:t>
            </w:r>
          </w:p>
          <w:p w:rsidRPr="003A3D50" w:rsidR="00852DED" w:rsidP="00852DED" w:rsidRDefault="00852DED" w14:paraId="09F77681" w14:textId="77777777">
            <w:pPr>
              <w:rPr>
                <w:rFonts w:ascii="Courier New" w:hAnsi="Courier New" w:cs="Courier New"/>
                <w:sz w:val="16"/>
                <w:szCs w:val="16"/>
              </w:rPr>
            </w:pPr>
            <w:r w:rsidRPr="003A3D50">
              <w:rPr>
                <w:rFonts w:ascii="Courier New" w:hAnsi="Courier New" w:cs="Courier New"/>
                <w:sz w:val="16"/>
                <w:szCs w:val="16"/>
              </w:rPr>
              <w:t xml:space="preserve">                    &lt;telecom value="tel:+1(301)666-6666" use="WP"/&gt;</w:t>
            </w:r>
          </w:p>
          <w:p w:rsidRPr="003A3D50" w:rsidR="00852DED" w:rsidP="00852DED" w:rsidRDefault="00852DED" w14:paraId="7589FADE" w14:textId="77777777">
            <w:pPr>
              <w:rPr>
                <w:rFonts w:ascii="Courier New" w:hAnsi="Courier New" w:cs="Courier New"/>
                <w:sz w:val="16"/>
                <w:szCs w:val="16"/>
              </w:rPr>
            </w:pPr>
            <w:r w:rsidRPr="003A3D50">
              <w:rPr>
                <w:rFonts w:ascii="Courier New" w:hAnsi="Courier New" w:cs="Courier New"/>
                <w:sz w:val="16"/>
                <w:szCs w:val="16"/>
              </w:rPr>
              <w:t xml:space="preserve">                    &lt;assignedPerson&gt;</w:t>
            </w:r>
          </w:p>
          <w:p w:rsidRPr="003A3D50" w:rsidR="00852DED" w:rsidP="00852DED" w:rsidRDefault="00852DED" w14:paraId="496A05D7" w14:textId="77777777">
            <w:pPr>
              <w:rPr>
                <w:rFonts w:ascii="Courier New" w:hAnsi="Courier New" w:cs="Courier New"/>
                <w:sz w:val="16"/>
                <w:szCs w:val="16"/>
              </w:rPr>
            </w:pPr>
            <w:r w:rsidRPr="003A3D50">
              <w:rPr>
                <w:rFonts w:ascii="Courier New" w:hAnsi="Courier New" w:cs="Courier New"/>
                <w:sz w:val="16"/>
                <w:szCs w:val="16"/>
              </w:rPr>
              <w:t xml:space="preserve">                        &lt;name&gt;</w:t>
            </w:r>
          </w:p>
          <w:p w:rsidRPr="003A3D50" w:rsidR="00852DED" w:rsidP="00852DED" w:rsidRDefault="00852DED" w14:paraId="036EF83A" w14:textId="77777777">
            <w:pPr>
              <w:rPr>
                <w:rFonts w:ascii="Courier New" w:hAnsi="Courier New" w:cs="Courier New"/>
                <w:sz w:val="16"/>
                <w:szCs w:val="16"/>
              </w:rPr>
            </w:pPr>
            <w:r w:rsidRPr="003A3D50">
              <w:rPr>
                <w:rFonts w:ascii="Courier New" w:hAnsi="Courier New" w:cs="Courier New"/>
                <w:sz w:val="16"/>
                <w:szCs w:val="16"/>
              </w:rPr>
              <w:t xml:space="preserve">                            &lt;given&gt;Heartly&lt;/given&gt;</w:t>
            </w:r>
          </w:p>
          <w:p w:rsidRPr="003A3D50" w:rsidR="00852DED" w:rsidP="00852DED" w:rsidRDefault="00852DED" w14:paraId="53358ADB" w14:textId="77777777">
            <w:pPr>
              <w:rPr>
                <w:rFonts w:ascii="Courier New" w:hAnsi="Courier New" w:cs="Courier New"/>
                <w:sz w:val="16"/>
                <w:szCs w:val="16"/>
              </w:rPr>
            </w:pPr>
            <w:r w:rsidRPr="003A3D50">
              <w:rPr>
                <w:rFonts w:ascii="Courier New" w:hAnsi="Courier New" w:cs="Courier New"/>
                <w:sz w:val="16"/>
                <w:szCs w:val="16"/>
              </w:rPr>
              <w:t xml:space="preserve">                            &lt;family&gt;Sixer&lt;/family&gt;</w:t>
            </w:r>
          </w:p>
          <w:p w:rsidRPr="003A3D50" w:rsidR="00852DED" w:rsidP="00852DED" w:rsidRDefault="00852DED" w14:paraId="481CDFD4" w14:textId="77777777">
            <w:pPr>
              <w:rPr>
                <w:rFonts w:ascii="Courier New" w:hAnsi="Courier New" w:cs="Courier New"/>
                <w:sz w:val="16"/>
                <w:szCs w:val="16"/>
              </w:rPr>
            </w:pPr>
            <w:r w:rsidRPr="003A3D50">
              <w:rPr>
                <w:rFonts w:ascii="Courier New" w:hAnsi="Courier New" w:cs="Courier New"/>
                <w:sz w:val="16"/>
                <w:szCs w:val="16"/>
              </w:rPr>
              <w:t xml:space="preserve">                            &lt;suffix&gt;MD&lt;/suffix&gt;</w:t>
            </w:r>
          </w:p>
          <w:p w:rsidRPr="003A3D50" w:rsidR="00852DED" w:rsidP="00852DED" w:rsidRDefault="00852DED" w14:paraId="16C3B3EA" w14:textId="77777777">
            <w:pPr>
              <w:rPr>
                <w:rFonts w:ascii="Courier New" w:hAnsi="Courier New" w:cs="Courier New"/>
                <w:sz w:val="16"/>
                <w:szCs w:val="16"/>
              </w:rPr>
            </w:pPr>
            <w:r w:rsidRPr="003A3D50">
              <w:rPr>
                <w:rFonts w:ascii="Courier New" w:hAnsi="Courier New" w:cs="Courier New"/>
                <w:sz w:val="16"/>
                <w:szCs w:val="16"/>
              </w:rPr>
              <w:t xml:space="preserve">                        &lt;/name&gt;</w:t>
            </w:r>
          </w:p>
          <w:p w:rsidRPr="003A3D50" w:rsidR="00852DED" w:rsidP="00852DED" w:rsidRDefault="00852DED" w14:paraId="6CD9E10F" w14:textId="77777777">
            <w:pPr>
              <w:rPr>
                <w:rFonts w:ascii="Courier New" w:hAnsi="Courier New" w:cs="Courier New"/>
                <w:sz w:val="16"/>
                <w:szCs w:val="16"/>
              </w:rPr>
            </w:pPr>
            <w:r w:rsidRPr="003A3D50">
              <w:rPr>
                <w:rFonts w:ascii="Courier New" w:hAnsi="Courier New" w:cs="Courier New"/>
                <w:sz w:val="16"/>
                <w:szCs w:val="16"/>
              </w:rPr>
              <w:t xml:space="preserve">                    &lt;/assignedPerson&gt;</w:t>
            </w:r>
          </w:p>
          <w:p w:rsidRPr="003A3D50" w:rsidR="00852DED" w:rsidP="00852DED" w:rsidRDefault="00852DED" w14:paraId="7D9C0078" w14:textId="77777777">
            <w:pPr>
              <w:rPr>
                <w:rFonts w:ascii="Courier New" w:hAnsi="Courier New" w:cs="Courier New"/>
                <w:sz w:val="16"/>
                <w:szCs w:val="16"/>
              </w:rPr>
            </w:pPr>
            <w:r w:rsidRPr="003A3D50">
              <w:rPr>
                <w:rFonts w:ascii="Courier New" w:hAnsi="Courier New" w:cs="Courier New"/>
                <w:sz w:val="16"/>
                <w:szCs w:val="16"/>
              </w:rPr>
              <w:t xml:space="preserve">                &lt;/assignedAuthor&gt;</w:t>
            </w:r>
          </w:p>
          <w:p w:rsidRPr="003A3D50" w:rsidR="00852DED" w:rsidP="00852DED" w:rsidRDefault="00852DED" w14:paraId="64CAFDE4" w14:textId="77777777">
            <w:pPr>
              <w:rPr>
                <w:rFonts w:ascii="Courier New" w:hAnsi="Courier New" w:cs="Courier New"/>
                <w:sz w:val="16"/>
                <w:szCs w:val="16"/>
              </w:rPr>
            </w:pPr>
            <w:r w:rsidRPr="003A3D50">
              <w:rPr>
                <w:rFonts w:ascii="Courier New" w:hAnsi="Courier New" w:cs="Courier New"/>
                <w:sz w:val="16"/>
                <w:szCs w:val="16"/>
              </w:rPr>
              <w:t xml:space="preserve">            &lt;/author&gt;</w:t>
            </w:r>
          </w:p>
          <w:p w:rsidRPr="003A3D50" w:rsidR="00852DED" w:rsidP="00852DED" w:rsidRDefault="00852DED" w14:paraId="5A7B0F3C" w14:textId="77777777">
            <w:pPr>
              <w:rPr>
                <w:rFonts w:ascii="Courier New" w:hAnsi="Courier New" w:cs="Courier New"/>
                <w:sz w:val="16"/>
                <w:szCs w:val="16"/>
              </w:rPr>
            </w:pPr>
            <w:r w:rsidRPr="003A3D50">
              <w:rPr>
                <w:rFonts w:ascii="Courier New" w:hAnsi="Courier New" w:cs="Courier New"/>
                <w:sz w:val="16"/>
                <w:szCs w:val="16"/>
              </w:rPr>
              <w:t xml:space="preserve">            &lt;entryRelationship typeCode="SUBJ"&gt;</w:t>
            </w:r>
          </w:p>
          <w:p w:rsidRPr="003A3D50" w:rsidR="00852DED" w:rsidP="00852DED" w:rsidRDefault="00852DED" w14:paraId="3E0450DB" w14:textId="77777777">
            <w:pPr>
              <w:rPr>
                <w:rFonts w:ascii="Courier New" w:hAnsi="Courier New" w:cs="Courier New"/>
                <w:sz w:val="16"/>
                <w:szCs w:val="16"/>
              </w:rPr>
            </w:pPr>
            <w:r w:rsidRPr="003A3D50">
              <w:rPr>
                <w:rFonts w:ascii="Courier New" w:hAnsi="Courier New" w:cs="Courier New"/>
                <w:sz w:val="16"/>
                <w:szCs w:val="16"/>
              </w:rPr>
              <w:t xml:space="preserve">                &lt;observation classCode="OBS" moodCode="EVN" negationInd="true"&gt;</w:t>
            </w:r>
          </w:p>
          <w:p w:rsidRPr="003A3D50" w:rsidR="00852DED" w:rsidP="00852DED" w:rsidRDefault="00852DED" w14:paraId="469EB627" w14:textId="77777777">
            <w:pPr>
              <w:rPr>
                <w:rFonts w:ascii="Courier New" w:hAnsi="Courier New" w:cs="Courier New"/>
                <w:sz w:val="16"/>
                <w:szCs w:val="16"/>
              </w:rPr>
            </w:pPr>
            <w:r w:rsidRPr="003A3D50">
              <w:rPr>
                <w:rFonts w:ascii="Courier New" w:hAnsi="Courier New" w:cs="Courier New"/>
                <w:sz w:val="16"/>
                <w:szCs w:val="16"/>
              </w:rPr>
              <w:t xml:space="preserve">                    &lt;!-- The negationInd is used to indicate the absence of the condition in observation/value (Observation.ValueNegationInd). </w:t>
            </w:r>
          </w:p>
          <w:p w:rsidRPr="003A3D50" w:rsidR="00852DED" w:rsidP="00852DED" w:rsidRDefault="00852DED" w14:paraId="51BED2C7" w14:textId="77777777">
            <w:pPr>
              <w:rPr>
                <w:rFonts w:ascii="Courier New" w:hAnsi="Courier New" w:cs="Courier New"/>
                <w:sz w:val="16"/>
                <w:szCs w:val="16"/>
              </w:rPr>
            </w:pPr>
            <w:r w:rsidRPr="003A3D50">
              <w:rPr>
                <w:rFonts w:ascii="Courier New" w:hAnsi="Courier New" w:cs="Courier New"/>
                <w:sz w:val="16"/>
                <w:szCs w:val="16"/>
              </w:rPr>
              <w:t xml:space="preserve">                            A negationInd of "true" coupled with an observation/value of SNOMED code 55607006 "Problem" </w:t>
            </w:r>
          </w:p>
          <w:p w:rsidRPr="003A3D50" w:rsidR="00852DED" w:rsidP="00852DED" w:rsidRDefault="00852DED" w14:paraId="20A9099E" w14:textId="77777777">
            <w:pPr>
              <w:rPr>
                <w:rFonts w:ascii="Courier New" w:hAnsi="Courier New" w:cs="Courier New"/>
                <w:sz w:val="16"/>
                <w:szCs w:val="16"/>
              </w:rPr>
            </w:pPr>
            <w:r w:rsidRPr="003A3D50">
              <w:rPr>
                <w:rFonts w:ascii="Courier New" w:hAnsi="Courier New" w:cs="Courier New"/>
                <w:sz w:val="16"/>
                <w:szCs w:val="16"/>
              </w:rPr>
              <w:t xml:space="preserve">                            indicates that the patient has no known conditions. --&gt;</w:t>
            </w:r>
          </w:p>
          <w:p w:rsidRPr="003A3D50" w:rsidR="00852DED" w:rsidP="00852DED" w:rsidRDefault="00852DED" w14:paraId="0FE2A667" w14:textId="77777777">
            <w:pPr>
              <w:rPr>
                <w:rFonts w:ascii="Courier New" w:hAnsi="Courier New" w:cs="Courier New"/>
                <w:sz w:val="16"/>
                <w:szCs w:val="16"/>
              </w:rPr>
            </w:pPr>
            <w:r w:rsidRPr="003A3D50">
              <w:rPr>
                <w:rFonts w:ascii="Courier New" w:hAnsi="Courier New" w:cs="Courier New"/>
                <w:sz w:val="16"/>
                <w:szCs w:val="16"/>
              </w:rPr>
              <w:t xml:space="preserve">                    &lt;!-- problem observation template --&gt;</w:t>
            </w:r>
          </w:p>
          <w:p w:rsidRPr="003A3D50" w:rsidR="00852DED" w:rsidP="00852DED" w:rsidRDefault="00852DED" w14:paraId="05167325" w14:textId="77777777">
            <w:pPr>
              <w:rPr>
                <w:rFonts w:ascii="Courier New" w:hAnsi="Courier New" w:cs="Courier New"/>
                <w:sz w:val="16"/>
                <w:szCs w:val="16"/>
              </w:rPr>
            </w:pPr>
            <w:r w:rsidRPr="003A3D50">
              <w:rPr>
                <w:rFonts w:ascii="Courier New" w:hAnsi="Courier New" w:cs="Courier New"/>
                <w:sz w:val="16"/>
                <w:szCs w:val="16"/>
              </w:rPr>
              <w:t xml:space="preserve">                    &lt;templateId root="2.16.840.1.113883.10.20.22.4.4"/&gt;</w:t>
            </w:r>
          </w:p>
          <w:p w:rsidR="00852DED" w:rsidP="00852DED" w:rsidRDefault="00852DED" w14:paraId="494C0EFC" w14:textId="1315B1E8">
            <w:pPr>
              <w:rPr>
                <w:rFonts w:ascii="Courier New" w:hAnsi="Courier New" w:cs="Courier New"/>
                <w:sz w:val="16"/>
                <w:szCs w:val="16"/>
              </w:rPr>
            </w:pPr>
            <w:r w:rsidRPr="003A3D50">
              <w:rPr>
                <w:rFonts w:ascii="Courier New" w:hAnsi="Courier New" w:cs="Courier New"/>
                <w:sz w:val="16"/>
                <w:szCs w:val="16"/>
              </w:rPr>
              <w:t xml:space="preserve">                    &lt;templateId root="2.16.840.1.113883.10.20.22.4.4" extension="2015-08-01"/&gt;</w:t>
            </w:r>
          </w:p>
          <w:p w:rsidRPr="003A3D50" w:rsidR="003E0931" w:rsidP="00852DED" w:rsidRDefault="003E0931" w14:paraId="4256D0BF" w14:textId="6E925166">
            <w:pPr>
              <w:rPr>
                <w:rFonts w:ascii="Courier New" w:hAnsi="Courier New" w:cs="Courier New"/>
                <w:sz w:val="16"/>
                <w:szCs w:val="16"/>
              </w:rPr>
            </w:pPr>
            <w:r w:rsidRPr="003A3D50">
              <w:rPr>
                <w:rFonts w:ascii="Courier New" w:hAnsi="Courier New" w:cs="Courier New"/>
                <w:sz w:val="16"/>
                <w:szCs w:val="16"/>
              </w:rPr>
              <w:t xml:space="preserve">                    &lt;templateId root="2.16.840.1.113883.10.20.22.4.4" extension="20</w:t>
            </w:r>
            <w:r>
              <w:rPr>
                <w:rFonts w:ascii="Courier New" w:hAnsi="Courier New" w:cs="Courier New"/>
                <w:sz w:val="16"/>
                <w:szCs w:val="16"/>
              </w:rPr>
              <w:t>22-06</w:t>
            </w:r>
            <w:r w:rsidRPr="003A3D50">
              <w:rPr>
                <w:rFonts w:ascii="Courier New" w:hAnsi="Courier New" w:cs="Courier New"/>
                <w:sz w:val="16"/>
                <w:szCs w:val="16"/>
              </w:rPr>
              <w:t>-01"/&gt;</w:t>
            </w:r>
          </w:p>
          <w:p w:rsidRPr="003A3D50" w:rsidR="00852DED" w:rsidP="00852DED" w:rsidRDefault="00852DED" w14:paraId="05E7AA66" w14:textId="77777777">
            <w:pPr>
              <w:rPr>
                <w:rFonts w:ascii="Courier New" w:hAnsi="Courier New" w:cs="Courier New"/>
                <w:sz w:val="16"/>
                <w:szCs w:val="16"/>
              </w:rPr>
            </w:pPr>
            <w:r w:rsidRPr="003A3D50">
              <w:rPr>
                <w:rFonts w:ascii="Courier New" w:hAnsi="Courier New" w:cs="Courier New"/>
                <w:sz w:val="16"/>
                <w:szCs w:val="16"/>
              </w:rPr>
              <w:t xml:space="preserve">                    &lt;id root="4adc1021-7b14-11db-9fe1-0800200c9a67"/&gt;</w:t>
            </w:r>
          </w:p>
          <w:p w:rsidRPr="003A3D50" w:rsidR="00852DED" w:rsidP="00852DED" w:rsidRDefault="00852DED" w14:paraId="2380BE28" w14:textId="77777777">
            <w:pPr>
              <w:rPr>
                <w:rFonts w:ascii="Courier New" w:hAnsi="Courier New" w:cs="Courier New"/>
                <w:sz w:val="16"/>
                <w:szCs w:val="16"/>
              </w:rPr>
            </w:pPr>
            <w:r w:rsidRPr="003A3D50">
              <w:rPr>
                <w:rFonts w:ascii="Courier New" w:hAnsi="Courier New" w:cs="Courier New"/>
                <w:sz w:val="16"/>
                <w:szCs w:val="16"/>
              </w:rPr>
              <w:t xml:space="preserve">                    &lt;code code="64572001" displayName="Disease" codeSystem="2.16.840.1.113883.6.96"</w:t>
            </w:r>
          </w:p>
          <w:p w:rsidRPr="003A3D50" w:rsidR="00852DED" w:rsidP="00852DED" w:rsidRDefault="00852DED" w14:paraId="1D0BD9BA" w14:textId="77777777">
            <w:pPr>
              <w:rPr>
                <w:rFonts w:ascii="Courier New" w:hAnsi="Courier New" w:cs="Courier New"/>
                <w:sz w:val="16"/>
                <w:szCs w:val="16"/>
              </w:rPr>
            </w:pPr>
            <w:r w:rsidRPr="003A3D50">
              <w:rPr>
                <w:rFonts w:ascii="Courier New" w:hAnsi="Courier New" w:cs="Courier New"/>
                <w:sz w:val="16"/>
                <w:szCs w:val="16"/>
              </w:rPr>
              <w:t xml:space="preserve">                        codeSystemName="SNOMED CT"&gt;</w:t>
            </w:r>
          </w:p>
          <w:p w:rsidRPr="003A3D50" w:rsidR="00852DED" w:rsidP="00852DED" w:rsidRDefault="00852DED" w14:paraId="6AAC7C33" w14:textId="77777777">
            <w:pPr>
              <w:rPr>
                <w:rFonts w:ascii="Courier New" w:hAnsi="Courier New" w:cs="Courier New"/>
                <w:sz w:val="16"/>
                <w:szCs w:val="16"/>
              </w:rPr>
            </w:pPr>
            <w:r w:rsidRPr="003A3D50">
              <w:rPr>
                <w:rFonts w:ascii="Courier New" w:hAnsi="Courier New" w:cs="Courier New"/>
                <w:sz w:val="16"/>
                <w:szCs w:val="16"/>
              </w:rPr>
              <w:t xml:space="preserve">                        &lt;translation code="75323-6" codeSystem="2.16.840.1.113883.6.1"</w:t>
            </w:r>
          </w:p>
          <w:p w:rsidRPr="003A3D50" w:rsidR="00852DED" w:rsidP="00852DED" w:rsidRDefault="00852DED" w14:paraId="7625A33D" w14:textId="77777777">
            <w:pPr>
              <w:rPr>
                <w:rFonts w:ascii="Courier New" w:hAnsi="Courier New" w:cs="Courier New"/>
                <w:sz w:val="16"/>
                <w:szCs w:val="16"/>
              </w:rPr>
            </w:pPr>
            <w:r w:rsidRPr="003A3D50">
              <w:rPr>
                <w:rFonts w:ascii="Courier New" w:hAnsi="Courier New" w:cs="Courier New"/>
                <w:sz w:val="16"/>
                <w:szCs w:val="16"/>
              </w:rPr>
              <w:t xml:space="preserve">                            codeSystemName="LOINC" displayName="Condition"/&gt;</w:t>
            </w:r>
          </w:p>
          <w:p w:rsidRPr="003A3D50" w:rsidR="00852DED" w:rsidP="00852DED" w:rsidRDefault="00852DED" w14:paraId="1CF45EE3" w14:textId="77777777">
            <w:pPr>
              <w:rPr>
                <w:rFonts w:ascii="Courier New" w:hAnsi="Courier New" w:cs="Courier New"/>
                <w:sz w:val="16"/>
                <w:szCs w:val="16"/>
              </w:rPr>
            </w:pPr>
            <w:r w:rsidRPr="003A3D50">
              <w:rPr>
                <w:rFonts w:ascii="Courier New" w:hAnsi="Courier New" w:cs="Courier New"/>
                <w:sz w:val="16"/>
                <w:szCs w:val="16"/>
              </w:rPr>
              <w:t xml:space="preserve">                    &lt;/code&gt;</w:t>
            </w:r>
          </w:p>
          <w:p w:rsidRPr="003A3D50" w:rsidR="00852DED" w:rsidP="00852DED" w:rsidRDefault="00852DED" w14:paraId="65E8EA87" w14:textId="77777777">
            <w:pPr>
              <w:rPr>
                <w:rFonts w:ascii="Courier New" w:hAnsi="Courier New" w:cs="Courier New"/>
                <w:sz w:val="16"/>
                <w:szCs w:val="16"/>
              </w:rPr>
            </w:pPr>
            <w:r w:rsidRPr="003A3D50">
              <w:rPr>
                <w:rFonts w:ascii="Courier New" w:hAnsi="Courier New" w:cs="Courier New"/>
                <w:sz w:val="16"/>
                <w:szCs w:val="16"/>
              </w:rPr>
              <w:t xml:space="preserve">                    &lt;text&gt;</w:t>
            </w:r>
          </w:p>
          <w:p w:rsidRPr="003A3D50" w:rsidR="00852DED" w:rsidP="00852DED" w:rsidRDefault="00852DED" w14:paraId="337A227F" w14:textId="77777777">
            <w:pPr>
              <w:rPr>
                <w:rFonts w:ascii="Courier New" w:hAnsi="Courier New" w:cs="Courier New"/>
                <w:sz w:val="16"/>
                <w:szCs w:val="16"/>
              </w:rPr>
            </w:pPr>
            <w:r w:rsidRPr="003A3D50">
              <w:rPr>
                <w:rFonts w:ascii="Courier New" w:hAnsi="Courier New" w:cs="Courier New"/>
                <w:sz w:val="16"/>
                <w:szCs w:val="16"/>
              </w:rPr>
              <w:t xml:space="preserve">                        &lt;reference value="#problems1"/&gt;</w:t>
            </w:r>
          </w:p>
          <w:p w:rsidRPr="003A3D50" w:rsidR="00852DED" w:rsidP="00852DED" w:rsidRDefault="00852DED" w14:paraId="6F8A39BA" w14:textId="77777777">
            <w:pPr>
              <w:rPr>
                <w:rFonts w:ascii="Courier New" w:hAnsi="Courier New" w:cs="Courier New"/>
                <w:sz w:val="16"/>
                <w:szCs w:val="16"/>
              </w:rPr>
            </w:pPr>
            <w:r w:rsidRPr="003A3D50">
              <w:rPr>
                <w:rFonts w:ascii="Courier New" w:hAnsi="Courier New" w:cs="Courier New"/>
                <w:sz w:val="16"/>
                <w:szCs w:val="16"/>
              </w:rPr>
              <w:t xml:space="preserve">                    &lt;/text&gt;</w:t>
            </w:r>
          </w:p>
          <w:p w:rsidRPr="003A3D50" w:rsidR="00852DED" w:rsidP="00852DED" w:rsidRDefault="00852DED" w14:paraId="24D57B60" w14:textId="77777777">
            <w:pPr>
              <w:rPr>
                <w:rFonts w:ascii="Courier New" w:hAnsi="Courier New" w:cs="Courier New"/>
                <w:sz w:val="16"/>
                <w:szCs w:val="16"/>
              </w:rPr>
            </w:pPr>
            <w:r w:rsidRPr="003A3D50">
              <w:rPr>
                <w:rFonts w:ascii="Courier New" w:hAnsi="Courier New" w:cs="Courier New"/>
                <w:sz w:val="16"/>
                <w:szCs w:val="16"/>
              </w:rPr>
              <w:t xml:space="preserve">                    &lt;statusCode code="completed"/&gt;</w:t>
            </w:r>
          </w:p>
          <w:p w:rsidRPr="003A3D50" w:rsidR="00852DED" w:rsidP="00852DED" w:rsidRDefault="00852DED" w14:paraId="2CEACD72" w14:textId="77777777">
            <w:pPr>
              <w:rPr>
                <w:rFonts w:ascii="Courier New" w:hAnsi="Courier New" w:cs="Courier New"/>
                <w:sz w:val="16"/>
                <w:szCs w:val="16"/>
              </w:rPr>
            </w:pPr>
            <w:r w:rsidRPr="003A3D50">
              <w:rPr>
                <w:rFonts w:ascii="Courier New" w:hAnsi="Courier New" w:cs="Courier New"/>
                <w:sz w:val="16"/>
                <w:szCs w:val="16"/>
              </w:rPr>
              <w:t xml:space="preserve">                    &lt;effectiveTime&gt;</w:t>
            </w:r>
          </w:p>
          <w:p w:rsidRPr="003A3D50" w:rsidR="00852DED" w:rsidP="00852DED" w:rsidRDefault="00852DED" w14:paraId="46D85166" w14:textId="77777777">
            <w:pPr>
              <w:rPr>
                <w:rFonts w:ascii="Courier New" w:hAnsi="Courier New" w:cs="Courier New"/>
                <w:sz w:val="16"/>
                <w:szCs w:val="16"/>
              </w:rPr>
            </w:pPr>
            <w:r w:rsidRPr="003A3D50">
              <w:rPr>
                <w:rFonts w:ascii="Courier New" w:hAnsi="Courier New" w:cs="Courier New"/>
                <w:sz w:val="16"/>
                <w:szCs w:val="16"/>
              </w:rPr>
              <w:t xml:space="preserve">                        &lt;low value="20130607160506"/&gt;</w:t>
            </w:r>
          </w:p>
          <w:p w:rsidRPr="003A3D50" w:rsidR="00852DED" w:rsidP="00852DED" w:rsidRDefault="00852DED" w14:paraId="73B79EBA" w14:textId="77777777">
            <w:pPr>
              <w:rPr>
                <w:rFonts w:ascii="Courier New" w:hAnsi="Courier New" w:cs="Courier New"/>
                <w:sz w:val="16"/>
                <w:szCs w:val="16"/>
              </w:rPr>
            </w:pPr>
            <w:r w:rsidRPr="003A3D50">
              <w:rPr>
                <w:rFonts w:ascii="Courier New" w:hAnsi="Courier New" w:cs="Courier New"/>
                <w:sz w:val="16"/>
                <w:szCs w:val="16"/>
              </w:rPr>
              <w:t xml:space="preserve">                    &lt;/effectiveTime&gt;</w:t>
            </w:r>
          </w:p>
          <w:p w:rsidRPr="003A3D50" w:rsidR="00852DED" w:rsidP="00852DED" w:rsidRDefault="00852DED" w14:paraId="66513C41" w14:textId="1A342A16">
            <w:pPr>
              <w:rPr>
                <w:rFonts w:ascii="Courier New" w:hAnsi="Courier New" w:cs="Courier New"/>
                <w:sz w:val="16"/>
                <w:szCs w:val="16"/>
              </w:rPr>
            </w:pPr>
            <w:r w:rsidRPr="003A3D50">
              <w:rPr>
                <w:rFonts w:ascii="Courier New" w:hAnsi="Courier New" w:cs="Courier New"/>
                <w:sz w:val="16"/>
                <w:szCs w:val="16"/>
              </w:rPr>
              <w:t xml:space="preserve">                    &lt;!-- The time when this was </w:t>
            </w:r>
            <w:r w:rsidR="0088454D">
              <w:rPr>
                <w:rFonts w:ascii="Courier New" w:hAnsi="Courier New" w:cs="Courier New"/>
                <w:sz w:val="16"/>
                <w:szCs w:val="16"/>
              </w:rPr>
              <w:t>clinically</w:t>
            </w:r>
            <w:r w:rsidRPr="003A3D50" w:rsidR="0088454D">
              <w:rPr>
                <w:rFonts w:ascii="Courier New" w:hAnsi="Courier New" w:cs="Courier New"/>
                <w:sz w:val="16"/>
                <w:szCs w:val="16"/>
              </w:rPr>
              <w:t xml:space="preserve"> </w:t>
            </w:r>
            <w:r w:rsidRPr="003A3D50">
              <w:rPr>
                <w:rFonts w:ascii="Courier New" w:hAnsi="Courier New" w:cs="Courier New"/>
                <w:sz w:val="16"/>
                <w:szCs w:val="16"/>
              </w:rPr>
              <w:t>relevant ie True for the patient. --&gt;</w:t>
            </w:r>
          </w:p>
          <w:p w:rsidRPr="003A3D50" w:rsidR="00852DED" w:rsidP="00852DED" w:rsidRDefault="00852DED" w14:paraId="55817F06" w14:textId="77777777">
            <w:pPr>
              <w:rPr>
                <w:rFonts w:ascii="Courier New" w:hAnsi="Courier New" w:cs="Courier New"/>
                <w:sz w:val="16"/>
                <w:szCs w:val="16"/>
              </w:rPr>
            </w:pPr>
            <w:r w:rsidRPr="003A3D50">
              <w:rPr>
                <w:rFonts w:ascii="Courier New" w:hAnsi="Courier New" w:cs="Courier New"/>
                <w:sz w:val="16"/>
                <w:szCs w:val="16"/>
              </w:rPr>
              <w:t xml:space="preserve">                    &lt;!-- As a minimum time interval over which this is true, populate the effectiveTime/low with the current time. --&gt;</w:t>
            </w:r>
          </w:p>
          <w:p w:rsidRPr="003A3D50" w:rsidR="00852DED" w:rsidP="00852DED" w:rsidRDefault="00852DED" w14:paraId="63F2FB38" w14:textId="77777777">
            <w:pPr>
              <w:rPr>
                <w:rFonts w:ascii="Courier New" w:hAnsi="Courier New" w:cs="Courier New"/>
                <w:sz w:val="16"/>
                <w:szCs w:val="16"/>
              </w:rPr>
            </w:pPr>
            <w:r w:rsidRPr="003A3D50">
              <w:rPr>
                <w:rFonts w:ascii="Courier New" w:hAnsi="Courier New" w:cs="Courier New"/>
                <w:sz w:val="16"/>
                <w:szCs w:val="16"/>
              </w:rPr>
              <w:t xml:space="preserve">                    &lt;!-- It would be equally valid to have a longer range of time over which this statement was represented as being true. --&gt;</w:t>
            </w:r>
          </w:p>
          <w:p w:rsidRPr="003A3D50" w:rsidR="00852DED" w:rsidP="00852DED" w:rsidRDefault="00852DED" w14:paraId="7B9C7EB6" w14:textId="77777777">
            <w:pPr>
              <w:rPr>
                <w:rFonts w:ascii="Courier New" w:hAnsi="Courier New" w:cs="Courier New"/>
                <w:sz w:val="16"/>
                <w:szCs w:val="16"/>
              </w:rPr>
            </w:pPr>
            <w:r w:rsidRPr="003A3D50">
              <w:rPr>
                <w:rFonts w:ascii="Courier New" w:hAnsi="Courier New" w:cs="Courier New"/>
                <w:sz w:val="16"/>
                <w:szCs w:val="16"/>
              </w:rPr>
              <w:t xml:space="preserve">                    &lt;!-- As a maximum, you would never indicate an effectiveTime/high that was greater than the current point in time. --&gt;</w:t>
            </w:r>
          </w:p>
          <w:p w:rsidRPr="003A3D50" w:rsidR="00852DED" w:rsidP="00852DED" w:rsidRDefault="00852DED" w14:paraId="3DB6177C" w14:textId="77777777">
            <w:pPr>
              <w:rPr>
                <w:rFonts w:ascii="Courier New" w:hAnsi="Courier New" w:cs="Courier New"/>
                <w:sz w:val="16"/>
                <w:szCs w:val="16"/>
              </w:rPr>
            </w:pPr>
          </w:p>
          <w:p w:rsidRPr="003A3D50" w:rsidR="00852DED" w:rsidP="00852DED" w:rsidRDefault="00852DED" w14:paraId="0DAFC432" w14:textId="77777777">
            <w:pPr>
              <w:rPr>
                <w:rFonts w:ascii="Courier New" w:hAnsi="Courier New" w:cs="Courier New"/>
                <w:sz w:val="16"/>
                <w:szCs w:val="16"/>
              </w:rPr>
            </w:pPr>
            <w:r w:rsidRPr="003A3D50">
              <w:rPr>
                <w:rFonts w:ascii="Courier New" w:hAnsi="Courier New" w:cs="Courier New"/>
                <w:sz w:val="16"/>
                <w:szCs w:val="16"/>
              </w:rPr>
              <w:t xml:space="preserve">                    &lt;!-- This idea assumes that the value element could come from the Problem value set, or--&gt;</w:t>
            </w:r>
          </w:p>
          <w:p w:rsidRPr="003A3D50" w:rsidR="00852DED" w:rsidP="00852DED" w:rsidRDefault="00852DED" w14:paraId="2B0664F8" w14:textId="77777777">
            <w:pPr>
              <w:rPr>
                <w:rFonts w:ascii="Courier New" w:hAnsi="Courier New" w:cs="Courier New"/>
                <w:sz w:val="16"/>
                <w:szCs w:val="16"/>
              </w:rPr>
            </w:pPr>
            <w:r w:rsidRPr="003A3D50">
              <w:rPr>
                <w:rFonts w:ascii="Courier New" w:hAnsi="Courier New" w:cs="Courier New"/>
                <w:sz w:val="16"/>
                <w:szCs w:val="16"/>
              </w:rPr>
              <w:t xml:space="preserve">                    &lt;!-- when negationInd was true, is could also come from the ProblemType value set (and code would be ASSERTION). --&gt;</w:t>
            </w:r>
          </w:p>
          <w:p w:rsidRPr="003A3D50" w:rsidR="00852DED" w:rsidP="00852DED" w:rsidRDefault="00852DED" w14:paraId="2F5C376A" w14:textId="77777777">
            <w:pPr>
              <w:rPr>
                <w:rFonts w:ascii="Courier New" w:hAnsi="Courier New" w:cs="Courier New"/>
                <w:sz w:val="16"/>
                <w:szCs w:val="16"/>
              </w:rPr>
            </w:pPr>
            <w:r w:rsidRPr="003A3D50">
              <w:rPr>
                <w:rFonts w:ascii="Courier New" w:hAnsi="Courier New" w:cs="Courier New"/>
                <w:sz w:val="16"/>
                <w:szCs w:val="16"/>
              </w:rPr>
              <w:t xml:space="preserve">                    &lt;value xsi:type="CD" code="55607006" displayName="Problem"</w:t>
            </w:r>
          </w:p>
          <w:p w:rsidRPr="003A3D50" w:rsidR="00852DED" w:rsidP="00852DED" w:rsidRDefault="00852DED" w14:paraId="7FC6B59F" w14:textId="77777777">
            <w:pPr>
              <w:rPr>
                <w:rFonts w:ascii="Courier New" w:hAnsi="Courier New" w:cs="Courier New"/>
                <w:sz w:val="16"/>
                <w:szCs w:val="16"/>
              </w:rPr>
            </w:pPr>
            <w:r w:rsidRPr="003A3D50">
              <w:rPr>
                <w:rFonts w:ascii="Courier New" w:hAnsi="Courier New" w:cs="Courier New"/>
                <w:sz w:val="16"/>
                <w:szCs w:val="16"/>
              </w:rPr>
              <w:t xml:space="preserve">                        codeSystem="2.16.840.1.113883.6.96" codeSystemName="SNOMED CT"&gt;</w:t>
            </w:r>
          </w:p>
          <w:p w:rsidRPr="003A3D50" w:rsidR="00852DED" w:rsidP="00852DED" w:rsidRDefault="00852DED" w14:paraId="053285FB" w14:textId="77777777">
            <w:pPr>
              <w:rPr>
                <w:rFonts w:ascii="Courier New" w:hAnsi="Courier New" w:cs="Courier New"/>
                <w:sz w:val="16"/>
                <w:szCs w:val="16"/>
              </w:rPr>
            </w:pPr>
            <w:r w:rsidRPr="003A3D50">
              <w:rPr>
                <w:rFonts w:ascii="Courier New" w:hAnsi="Courier New" w:cs="Courier New"/>
                <w:sz w:val="16"/>
                <w:szCs w:val="16"/>
              </w:rPr>
              <w:t xml:space="preserve">                        &lt;originalText&gt;</w:t>
            </w:r>
          </w:p>
          <w:p w:rsidRPr="003A3D50" w:rsidR="00852DED" w:rsidP="00852DED" w:rsidRDefault="00852DED" w14:paraId="7E4AB357" w14:textId="77777777">
            <w:pPr>
              <w:rPr>
                <w:rFonts w:ascii="Courier New" w:hAnsi="Courier New" w:cs="Courier New"/>
                <w:sz w:val="16"/>
                <w:szCs w:val="16"/>
              </w:rPr>
            </w:pPr>
            <w:r w:rsidRPr="003A3D50">
              <w:rPr>
                <w:rFonts w:ascii="Courier New" w:hAnsi="Courier New" w:cs="Courier New"/>
                <w:sz w:val="16"/>
                <w:szCs w:val="16"/>
              </w:rPr>
              <w:t xml:space="preserve">                            &lt;reference value="#problemType1"/&gt;</w:t>
            </w:r>
          </w:p>
          <w:p w:rsidRPr="003A3D50" w:rsidR="00852DED" w:rsidP="00852DED" w:rsidRDefault="00852DED" w14:paraId="12CF038C" w14:textId="77777777">
            <w:pPr>
              <w:rPr>
                <w:rFonts w:ascii="Courier New" w:hAnsi="Courier New" w:cs="Courier New"/>
                <w:sz w:val="16"/>
                <w:szCs w:val="16"/>
              </w:rPr>
            </w:pPr>
            <w:r w:rsidRPr="003A3D50">
              <w:rPr>
                <w:rFonts w:ascii="Courier New" w:hAnsi="Courier New" w:cs="Courier New"/>
                <w:sz w:val="16"/>
                <w:szCs w:val="16"/>
              </w:rPr>
              <w:t xml:space="preserve">                        &lt;/originalText&gt;</w:t>
            </w:r>
          </w:p>
          <w:p w:rsidRPr="003A3D50" w:rsidR="00852DED" w:rsidP="00852DED" w:rsidRDefault="00852DED" w14:paraId="2AC7DDEA" w14:textId="77777777">
            <w:pPr>
              <w:rPr>
                <w:rFonts w:ascii="Courier New" w:hAnsi="Courier New" w:cs="Courier New"/>
                <w:sz w:val="16"/>
                <w:szCs w:val="16"/>
              </w:rPr>
            </w:pPr>
            <w:r w:rsidRPr="003A3D50">
              <w:rPr>
                <w:rFonts w:ascii="Courier New" w:hAnsi="Courier New" w:cs="Courier New"/>
                <w:sz w:val="16"/>
                <w:szCs w:val="16"/>
              </w:rPr>
              <w:t xml:space="preserve">                    &lt;/value&gt;</w:t>
            </w:r>
          </w:p>
          <w:p w:rsidRPr="003A3D50" w:rsidR="00852DED" w:rsidP="00852DED" w:rsidRDefault="00852DED" w14:paraId="50991B7F" w14:textId="77777777">
            <w:pPr>
              <w:rPr>
                <w:rFonts w:ascii="Courier New" w:hAnsi="Courier New" w:cs="Courier New"/>
                <w:sz w:val="16"/>
                <w:szCs w:val="16"/>
              </w:rPr>
            </w:pPr>
            <w:r w:rsidRPr="003A3D50">
              <w:rPr>
                <w:rFonts w:ascii="Courier New" w:hAnsi="Courier New" w:cs="Courier New"/>
                <w:sz w:val="16"/>
                <w:szCs w:val="16"/>
              </w:rPr>
              <w:t xml:space="preserve">                &lt;/observation&gt;</w:t>
            </w:r>
          </w:p>
          <w:p w:rsidRPr="003A3D50" w:rsidR="00852DED" w:rsidP="00852DED" w:rsidRDefault="00852DED" w14:paraId="1CC0A78A" w14:textId="77777777">
            <w:pPr>
              <w:rPr>
                <w:rFonts w:ascii="Courier New" w:hAnsi="Courier New" w:cs="Courier New"/>
                <w:sz w:val="16"/>
                <w:szCs w:val="16"/>
              </w:rPr>
            </w:pPr>
            <w:r w:rsidRPr="003A3D50">
              <w:rPr>
                <w:rFonts w:ascii="Courier New" w:hAnsi="Courier New" w:cs="Courier New"/>
                <w:sz w:val="16"/>
                <w:szCs w:val="16"/>
              </w:rPr>
              <w:t xml:space="preserve">            &lt;/entryRelationship&gt;</w:t>
            </w:r>
          </w:p>
          <w:p w:rsidRPr="003A3D50" w:rsidR="00852DED" w:rsidP="00852DED" w:rsidRDefault="00852DED" w14:paraId="25E808CA" w14:textId="77777777">
            <w:pPr>
              <w:rPr>
                <w:rFonts w:ascii="Courier New" w:hAnsi="Courier New" w:cs="Courier New"/>
                <w:sz w:val="16"/>
                <w:szCs w:val="16"/>
              </w:rPr>
            </w:pPr>
            <w:r w:rsidRPr="003A3D50">
              <w:rPr>
                <w:rFonts w:ascii="Courier New" w:hAnsi="Courier New" w:cs="Courier New"/>
                <w:sz w:val="16"/>
                <w:szCs w:val="16"/>
              </w:rPr>
              <w:t xml:space="preserve">        &lt;/act&gt;</w:t>
            </w:r>
          </w:p>
          <w:p w:rsidRPr="003A3D50" w:rsidR="00852DED" w:rsidP="00852DED" w:rsidRDefault="00852DED" w14:paraId="51A5F4F0" w14:textId="77777777">
            <w:pPr>
              <w:rPr>
                <w:rFonts w:ascii="Courier New" w:hAnsi="Courier New" w:cs="Courier New"/>
                <w:sz w:val="16"/>
                <w:szCs w:val="16"/>
              </w:rPr>
            </w:pPr>
            <w:r w:rsidRPr="003A3D50">
              <w:rPr>
                <w:rFonts w:ascii="Courier New" w:hAnsi="Courier New" w:cs="Courier New"/>
                <w:sz w:val="16"/>
                <w:szCs w:val="16"/>
              </w:rPr>
              <w:t xml:space="preserve">    &lt;/entry&gt;</w:t>
            </w:r>
          </w:p>
          <w:p w:rsidR="009250B0" w:rsidP="00852DED" w:rsidRDefault="00852DED" w14:paraId="66B286EF" w14:textId="77777777">
            <w:r w:rsidRPr="003A3D50">
              <w:rPr>
                <w:rFonts w:ascii="Courier New" w:hAnsi="Courier New" w:cs="Courier New"/>
                <w:sz w:val="16"/>
                <w:szCs w:val="16"/>
              </w:rPr>
              <w:t>&lt;/section&gt;</w:t>
            </w:r>
          </w:p>
        </w:tc>
      </w:tr>
    </w:tbl>
    <w:p w:rsidRPr="003A3D50" w:rsidR="009250B0" w:rsidP="003A3D50" w:rsidRDefault="009250B0" w14:paraId="1F4E763E" w14:textId="77777777"/>
    <w:p w:rsidRPr="00C64922" w:rsidR="007D3708" w:rsidP="004C76D9" w:rsidRDefault="007D3708" w14:paraId="201ADD33" w14:textId="77777777">
      <w:pPr>
        <w:pStyle w:val="Heading4"/>
      </w:pPr>
      <w:r w:rsidRPr="00C64922">
        <w:t>Health Concern</w:t>
      </w:r>
      <w:r w:rsidR="00E33321">
        <w:t>, Risk Concern</w:t>
      </w:r>
    </w:p>
    <w:p w:rsidRPr="009F13BB" w:rsidR="00E33321" w:rsidP="00E33321" w:rsidRDefault="00E33321" w14:paraId="41A4BB9A" w14:textId="77777777">
      <w:pPr>
        <w:autoSpaceDE w:val="0"/>
        <w:autoSpaceDN w:val="0"/>
        <w:adjustRightInd w:val="0"/>
        <w:rPr>
          <w:rFonts w:cs="Calibri"/>
          <w:color w:val="000000"/>
        </w:rPr>
      </w:pPr>
      <w:r w:rsidRPr="003A3D50">
        <w:rPr>
          <w:rFonts w:cs="Calibri"/>
          <w:color w:val="000000"/>
        </w:rPr>
        <w:t xml:space="preserve">A health concern </w:t>
      </w:r>
      <w:r w:rsidRPr="003A3D50">
        <w:rPr>
          <w:rFonts w:cs="Calibri"/>
        </w:rPr>
        <w:t>describes an interest or worry about a health state or process that could possibly require attention, intervention, or management. A Health Concern is a health</w:t>
      </w:r>
      <w:r w:rsidR="00993B81">
        <w:rPr>
          <w:rFonts w:cs="Calibri"/>
        </w:rPr>
        <w:t>-</w:t>
      </w:r>
      <w:r w:rsidRPr="003A3D50">
        <w:rPr>
          <w:rFonts w:cs="Calibri"/>
        </w:rPr>
        <w:t xml:space="preserve">related matter that is of interest, importance or worry to someone, who may be the patient, patient's family or patient's health care provider. </w:t>
      </w:r>
      <w:r w:rsidRPr="003A3D50">
        <w:rPr>
          <w:rFonts w:cs="Calibri"/>
          <w:color w:val="000000"/>
        </w:rPr>
        <w:t>It is a wrapper for a single health concern which may be derived from a variety of sources within an EHR (such as Problem List, Family History, Social History, Social Worker Note, etc.). Problem Concerns are a subset of the set of Health Concerns.  Problem Concerns are more specifically the set of concerns a care provider has indicated as being on the patient’s “Problem List”.</w:t>
      </w:r>
    </w:p>
    <w:p w:rsidRPr="003A3D50" w:rsidR="00E33321" w:rsidP="003A3D50" w:rsidRDefault="00E33321" w14:paraId="67BDE71F" w14:textId="77777777">
      <w:pPr>
        <w:autoSpaceDE w:val="0"/>
        <w:autoSpaceDN w:val="0"/>
        <w:adjustRightInd w:val="0"/>
        <w:rPr>
          <w:rFonts w:cs="Calibri"/>
          <w:color w:val="000000"/>
        </w:rPr>
      </w:pPr>
    </w:p>
    <w:p w:rsidRPr="009F13BB" w:rsidR="00E33321" w:rsidP="00E33321" w:rsidRDefault="00E33321" w14:paraId="7B588AD7" w14:textId="77777777">
      <w:pPr>
        <w:spacing w:after="120"/>
        <w:rPr>
          <w:rFonts w:cs="Calibri"/>
        </w:rPr>
      </w:pPr>
      <w:r w:rsidRPr="003A3D50">
        <w:rPr>
          <w:rFonts w:cs="Calibri"/>
          <w:color w:val="000000"/>
        </w:rPr>
        <w:t xml:space="preserve">A Health Concern Act is used to track non-optimal physical or psychological situations drawing the patient to the healthcare system. These may be from the perspective of the care team or from the perspective of the patient. When the underlying condition is of concern (i.e., as long as the condition, whether active or resolved, is of ongoing concern and interest), the statusCode is “active”. Only when the underlying condition is </w:t>
      </w:r>
      <w:r w:rsidRPr="003A3D50">
        <w:rPr>
          <w:rFonts w:cs="Calibri"/>
        </w:rPr>
        <w:t>no longer of concern is the statusCode set to “completed”. The effectiveTime reflects the time that the underlying condition was felt to be a concern; it may or may not correspond to the effectiveTime of the condition (e.g., even five years later, a prior heart attack may remain a concern). Health concerns require intervention(s) to increase the likelihood of achieving the goals of care for the patient and they specify the condition</w:t>
      </w:r>
      <w:r w:rsidR="00993B81">
        <w:rPr>
          <w:rFonts w:cs="Calibri"/>
        </w:rPr>
        <w:t>-</w:t>
      </w:r>
      <w:r w:rsidRPr="003A3D50">
        <w:rPr>
          <w:rFonts w:cs="Calibri"/>
        </w:rPr>
        <w:t>oriented reasons for creating the plan.</w:t>
      </w:r>
    </w:p>
    <w:p w:rsidRPr="005A615D" w:rsidR="00E33321" w:rsidP="00E33321" w:rsidRDefault="00E33321" w14:paraId="0ED3609B" w14:textId="77777777">
      <w:pPr>
        <w:spacing w:after="120"/>
        <w:rPr>
          <w:rFonts w:cs="Calibri"/>
        </w:rPr>
      </w:pPr>
      <w:r w:rsidRPr="0083506C">
        <w:rPr>
          <w:rFonts w:cs="Calibri"/>
        </w:rPr>
        <w:t>A Risk Concern Act represents a health concern that is at</w:t>
      </w:r>
      <w:r w:rsidRPr="005A615D">
        <w:rPr>
          <w:rFonts w:cs="Calibri"/>
        </w:rPr>
        <w:t xml:space="preserve"> risk of occurring but has not yet manifested for the patient. A risk is a clinical or socioeconomic condition that the patient does not currently have, but the probability of developing that condition rises to the level of concern such that an intervention and/or monitoring is needed. It is a wrapper for a single concern which may be derived from a variety of sources within an EHR (such as Problem List, Family History, Social History, Social Worker Note, etc.). The design of this template is identical to the design of a Health Concern template. The only difference is the semantics associated with the Act.code element. The Act.code of a Risk Concern template carries the SNOMED CT concept 281694009 (Finding of at risk (finding)) whereas the Act.code of a Health Concern template carries the LOINC concept 75310-3 (Health Concerns </w:t>
      </w:r>
      <w:r w:rsidRPr="005A615D">
        <w:rPr>
          <w:rFonts w:cs="Calibri"/>
        </w:rPr>
        <w:t>Document).  The</w:t>
      </w:r>
      <w:r w:rsidRPr="009F13BB" w:rsidR="002A57FF">
        <w:rPr>
          <w:rFonts w:cs="Calibri"/>
        </w:rPr>
        <w:t xml:space="preserve"> two templates</w:t>
      </w:r>
      <w:r w:rsidRPr="0083506C">
        <w:rPr>
          <w:rFonts w:cs="Calibri"/>
        </w:rPr>
        <w:t xml:space="preserve"> are otherwise identical.  Implementer best practice guidelines for the Health Concern template should be applied to the Risk Concern template as well.</w:t>
      </w:r>
    </w:p>
    <w:p w:rsidRPr="00D14360" w:rsidR="007D3708" w:rsidP="007D3708" w:rsidRDefault="007D3708" w14:paraId="5E2DCF95" w14:textId="77777777">
      <w:pPr>
        <w:rPr>
          <w:rFonts w:cs="Calibri"/>
          <w:color w:val="000000"/>
        </w:rPr>
      </w:pPr>
    </w:p>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765"/>
        <w:gridCol w:w="7590"/>
      </w:tblGrid>
      <w:tr w:rsidRPr="00C64922" w:rsidR="002954CE" w:rsidTr="004E29C8" w14:paraId="06395FA8" w14:textId="77777777">
        <w:trPr>
          <w:cantSplit/>
          <w:tblHeader/>
        </w:trPr>
        <w:tc>
          <w:tcPr>
            <w:tcW w:w="1765" w:type="dxa"/>
            <w:tcBorders>
              <w:bottom w:val="nil"/>
              <w:right w:val="nil"/>
            </w:tcBorders>
            <w:shd w:val="clear" w:color="auto" w:fill="4F81BD"/>
          </w:tcPr>
          <w:p w:rsidRPr="00D14360" w:rsidR="009F6BA2" w:rsidP="00E42FA6" w:rsidRDefault="009F6BA2" w14:paraId="1E816697" w14:textId="77777777">
            <w:pPr>
              <w:rPr>
                <w:rFonts w:cs="Calibri"/>
                <w:b/>
                <w:bCs/>
                <w:color w:val="FFFFFF"/>
              </w:rPr>
            </w:pPr>
            <w:r w:rsidRPr="00D14360">
              <w:rPr>
                <w:rFonts w:cs="Calibri"/>
                <w:b/>
                <w:bCs/>
                <w:color w:val="FFFFFF"/>
              </w:rPr>
              <w:t>Entry Template</w:t>
            </w:r>
          </w:p>
        </w:tc>
        <w:tc>
          <w:tcPr>
            <w:tcW w:w="7590" w:type="dxa"/>
            <w:shd w:val="clear" w:color="auto" w:fill="4F81BD"/>
          </w:tcPr>
          <w:p w:rsidRPr="00D14360" w:rsidR="009F6BA2" w:rsidP="00E42FA6" w:rsidRDefault="009F6BA2" w14:paraId="65497210" w14:textId="14DF2A2B">
            <w:pPr>
              <w:rPr>
                <w:rFonts w:cs="Calibri"/>
                <w:b/>
                <w:iCs/>
                <w:color w:val="FFFFFF"/>
              </w:rPr>
            </w:pPr>
            <w:r w:rsidRPr="00D14360">
              <w:rPr>
                <w:rFonts w:cs="Calibri"/>
                <w:b/>
                <w:iCs/>
                <w:color w:val="FFFFFF"/>
              </w:rPr>
              <w:t>Health Concern (V</w:t>
            </w:r>
            <w:r w:rsidR="003B6E4F">
              <w:rPr>
                <w:rFonts w:cs="Calibri"/>
                <w:b/>
                <w:iCs/>
                <w:color w:val="FFFFFF"/>
              </w:rPr>
              <w:t>3</w:t>
            </w:r>
            <w:r w:rsidRPr="00D14360">
              <w:rPr>
                <w:rFonts w:cs="Calibri"/>
                <w:b/>
                <w:iCs/>
                <w:color w:val="FFFFFF"/>
              </w:rPr>
              <w:t>)</w:t>
            </w:r>
          </w:p>
          <w:p w:rsidRPr="00D14360" w:rsidR="009F6BA2" w:rsidP="00E42FA6" w:rsidRDefault="009F6BA2" w14:paraId="4DA9CD64" w14:textId="09FF70EE">
            <w:pPr>
              <w:rPr>
                <w:rFonts w:cs="Calibri"/>
                <w:bCs/>
                <w:color w:val="FFFFFF"/>
              </w:rPr>
            </w:pPr>
            <w:r w:rsidRPr="00D14360">
              <w:rPr>
                <w:rFonts w:cs="Calibri"/>
                <w:bCs/>
                <w:color w:val="FFFFFF"/>
                <w:sz w:val="18"/>
              </w:rPr>
              <w:t>[act: identifier urn:hl7ii:2.16.840.1.113883.10.20.22.4.132:20</w:t>
            </w:r>
            <w:r w:rsidR="003B6E4F">
              <w:rPr>
                <w:rFonts w:cs="Calibri"/>
                <w:bCs/>
                <w:color w:val="FFFFFF"/>
                <w:sz w:val="18"/>
              </w:rPr>
              <w:t>22</w:t>
            </w:r>
            <w:r w:rsidRPr="00D14360">
              <w:rPr>
                <w:rFonts w:cs="Calibri"/>
                <w:bCs/>
                <w:color w:val="FFFFFF"/>
                <w:sz w:val="18"/>
              </w:rPr>
              <w:t>-0</w:t>
            </w:r>
            <w:r w:rsidR="003B6E4F">
              <w:rPr>
                <w:rFonts w:cs="Calibri"/>
                <w:bCs/>
                <w:color w:val="FFFFFF"/>
                <w:sz w:val="18"/>
              </w:rPr>
              <w:t>6</w:t>
            </w:r>
            <w:r w:rsidRPr="00D14360">
              <w:rPr>
                <w:rFonts w:cs="Calibri"/>
                <w:bCs/>
                <w:color w:val="FFFFFF"/>
                <w:sz w:val="18"/>
              </w:rPr>
              <w:t>-01 (open)]</w:t>
            </w:r>
          </w:p>
        </w:tc>
      </w:tr>
      <w:tr w:rsidRPr="00C64922" w:rsidR="003B6E4F" w:rsidTr="004E29C8" w14:paraId="552B4C0C" w14:textId="77777777">
        <w:trPr>
          <w:cantSplit/>
          <w:trHeight w:val="296"/>
        </w:trPr>
        <w:tc>
          <w:tcPr>
            <w:tcW w:w="1765" w:type="dxa"/>
            <w:tcBorders>
              <w:top w:val="single" w:color="4F81BD" w:sz="4" w:space="0"/>
              <w:bottom w:val="single" w:color="4F81BD" w:sz="4" w:space="0"/>
              <w:right w:val="nil"/>
            </w:tcBorders>
            <w:shd w:val="clear" w:color="auto" w:fill="FFFFFF"/>
          </w:tcPr>
          <w:p w:rsidRPr="00D14360" w:rsidR="003B6E4F" w:rsidP="003B6E4F" w:rsidRDefault="003B6E4F" w14:paraId="621759D7" w14:textId="77777777">
            <w:pPr>
              <w:rPr>
                <w:rFonts w:cs="Calibri"/>
                <w:b/>
                <w:bCs/>
                <w:color w:val="000000"/>
              </w:rPr>
            </w:pPr>
            <w:r w:rsidRPr="00D14360">
              <w:rPr>
                <w:rFonts w:cs="Calibri"/>
                <w:b/>
                <w:bCs/>
                <w:color w:val="000000"/>
              </w:rPr>
              <w:t>Reference Source</w:t>
            </w:r>
          </w:p>
        </w:tc>
        <w:tc>
          <w:tcPr>
            <w:tcW w:w="7590" w:type="dxa"/>
            <w:tcBorders>
              <w:top w:val="single" w:color="4F81BD" w:sz="4" w:space="0"/>
              <w:bottom w:val="single" w:color="4F81BD" w:sz="4" w:space="0"/>
            </w:tcBorders>
            <w:shd w:val="clear" w:color="auto" w:fill="auto"/>
          </w:tcPr>
          <w:p w:rsidRPr="00D14360" w:rsidR="003B6E4F" w:rsidP="003B6E4F" w:rsidRDefault="003B6E4F" w14:paraId="34DE7495" w14:textId="43F88D0C">
            <w:pPr>
              <w:rPr>
                <w:rFonts w:ascii="Calibri Light" w:hAnsi="Calibri Light" w:cs="Calibri Light"/>
                <w:color w:val="000000"/>
                <w:szCs w:val="18"/>
              </w:rPr>
            </w:pPr>
            <w:r w:rsidRPr="00D14360">
              <w:rPr>
                <w:rFonts w:ascii="Calibri Light" w:hAnsi="Calibri Light" w:cs="Calibri Light"/>
                <w:szCs w:val="18"/>
              </w:rPr>
              <w:t>HL7 C-CDA R2.1 Companion Guide</w:t>
            </w:r>
          </w:p>
        </w:tc>
      </w:tr>
      <w:tr w:rsidRPr="00C64922" w:rsidR="003B6E4F" w:rsidTr="004E29C8" w14:paraId="02EAD594" w14:textId="77777777">
        <w:trPr>
          <w:cantSplit/>
          <w:trHeight w:val="1340"/>
        </w:trPr>
        <w:tc>
          <w:tcPr>
            <w:tcW w:w="1765" w:type="dxa"/>
            <w:tcBorders>
              <w:right w:val="nil"/>
            </w:tcBorders>
            <w:shd w:val="clear" w:color="auto" w:fill="FFFFFF"/>
          </w:tcPr>
          <w:p w:rsidRPr="00D14360" w:rsidR="003B6E4F" w:rsidP="003B6E4F" w:rsidRDefault="003B6E4F" w14:paraId="791152FB" w14:textId="77777777">
            <w:pPr>
              <w:rPr>
                <w:rFonts w:cs="Calibri"/>
                <w:b/>
                <w:bCs/>
                <w:color w:val="000000"/>
              </w:rPr>
            </w:pPr>
            <w:r w:rsidRPr="00D14360">
              <w:rPr>
                <w:rFonts w:cs="Calibri"/>
                <w:b/>
                <w:bCs/>
                <w:color w:val="000000"/>
              </w:rPr>
              <w:t>Purpose</w:t>
            </w:r>
          </w:p>
        </w:tc>
        <w:tc>
          <w:tcPr>
            <w:tcW w:w="7590" w:type="dxa"/>
            <w:shd w:val="clear" w:color="auto" w:fill="auto"/>
          </w:tcPr>
          <w:p w:rsidRPr="00D14360" w:rsidR="003B6E4F" w:rsidP="003B6E4F" w:rsidRDefault="003B6E4F" w14:paraId="28A9533B" w14:textId="77777777">
            <w:pPr>
              <w:pStyle w:val="ListBullet"/>
              <w:numPr>
                <w:ilvl w:val="0"/>
                <w:numId w:val="0"/>
              </w:numPr>
              <w:spacing w:line="240" w:lineRule="auto"/>
              <w:rPr>
                <w:rFonts w:ascii="Calibri Light" w:hAnsi="Calibri Light" w:cs="Calibri Light"/>
                <w:color w:val="000000"/>
                <w:sz w:val="20"/>
                <w:szCs w:val="18"/>
              </w:rPr>
            </w:pPr>
            <w:r w:rsidRPr="00D14360">
              <w:rPr>
                <w:rFonts w:ascii="Calibri Light" w:hAnsi="Calibri Light" w:cs="Calibri Light"/>
                <w:color w:val="000000"/>
                <w:sz w:val="20"/>
                <w:szCs w:val="18"/>
              </w:rPr>
              <w:t>This template represents a single health concern which may be derived from a variety of sources within an EHR (such as Problem List, Family History, Social History, Social Worker Note, etc.). A Health Concern is used to track non-optimal physical or psychological situations drawing the patient to the healthcare system. These may be from the perspective of the care team or from the perspective of the patient.</w:t>
            </w:r>
          </w:p>
        </w:tc>
      </w:tr>
      <w:tr w:rsidRPr="00C64922" w:rsidR="003B6E4F" w:rsidTr="004E29C8" w14:paraId="4FA6DCD9" w14:textId="77777777">
        <w:trPr>
          <w:cantSplit/>
          <w:trHeight w:val="1547"/>
        </w:trPr>
        <w:tc>
          <w:tcPr>
            <w:tcW w:w="1765" w:type="dxa"/>
            <w:tcBorders>
              <w:top w:val="single" w:color="4F81BD" w:sz="4" w:space="0"/>
              <w:bottom w:val="single" w:color="4F81BD" w:sz="4" w:space="0"/>
              <w:right w:val="nil"/>
            </w:tcBorders>
            <w:shd w:val="clear" w:color="auto" w:fill="FFFFFF"/>
          </w:tcPr>
          <w:p w:rsidRPr="00D14360" w:rsidR="003B6E4F" w:rsidP="003B6E4F" w:rsidRDefault="003B6E4F" w14:paraId="06104BC3" w14:textId="77777777">
            <w:pPr>
              <w:rPr>
                <w:rFonts w:cs="Calibri"/>
                <w:b/>
                <w:bCs/>
                <w:color w:val="000000"/>
              </w:rPr>
            </w:pPr>
            <w:r w:rsidRPr="00D14360">
              <w:rPr>
                <w:rFonts w:cs="Calibri"/>
                <w:b/>
                <w:bCs/>
                <w:color w:val="000000"/>
              </w:rPr>
              <w:t>ActStatus</w:t>
            </w:r>
          </w:p>
        </w:tc>
        <w:tc>
          <w:tcPr>
            <w:tcW w:w="7590" w:type="dxa"/>
            <w:tcBorders>
              <w:top w:val="single" w:color="4F81BD" w:sz="4" w:space="0"/>
              <w:bottom w:val="single" w:color="4F81BD" w:sz="4" w:space="0"/>
            </w:tcBorders>
            <w:shd w:val="clear" w:color="auto" w:fill="auto"/>
          </w:tcPr>
          <w:p w:rsidRPr="00D14360" w:rsidR="003B6E4F" w:rsidP="003B6E4F" w:rsidRDefault="003B6E4F" w14:paraId="3A3725C6" w14:textId="77777777">
            <w:pPr>
              <w:rPr>
                <w:rFonts w:ascii="Calibri Light" w:hAnsi="Calibri Light" w:cs="Calibri Light"/>
                <w:color w:val="000000"/>
                <w:szCs w:val="18"/>
              </w:rPr>
            </w:pPr>
            <w:r w:rsidRPr="00D14360">
              <w:rPr>
                <w:rFonts w:ascii="Calibri Light" w:hAnsi="Calibri Light" w:cs="Calibri Light"/>
                <w:color w:val="000000"/>
                <w:szCs w:val="18"/>
              </w:rPr>
              <w:t xml:space="preserve">When the underlying condition is of concern (i.e., as long as the condition, whether active or resolved, is of ongoing concern and interest), the statusCode is “active”. Only when the underlying condition is no longer of concern is the statusCode set to “completed”. </w:t>
            </w:r>
          </w:p>
          <w:p w:rsidRPr="00D14360" w:rsidR="003B6E4F" w:rsidP="003B6E4F" w:rsidRDefault="003B6E4F" w14:paraId="70B0F4A9" w14:textId="77777777">
            <w:pPr>
              <w:rPr>
                <w:rFonts w:ascii="Calibri Light" w:hAnsi="Calibri Light" w:cs="Calibri Light"/>
                <w:color w:val="000000"/>
                <w:szCs w:val="18"/>
              </w:rPr>
            </w:pPr>
            <w:r w:rsidRPr="00D14360">
              <w:rPr>
                <w:rFonts w:ascii="Calibri Light" w:hAnsi="Calibri Light" w:cs="Calibri Light"/>
                <w:color w:val="000000"/>
                <w:szCs w:val="18"/>
              </w:rPr>
              <w:t xml:space="preserve">The effectiveTime reflects the time that the underlying condition was felt to be a concern; it may or may not correspond to the effectiveTime of the condition (e.g., even five years later, a prior heart attack may remain a concern). </w:t>
            </w:r>
          </w:p>
        </w:tc>
      </w:tr>
      <w:tr w:rsidRPr="00C64922" w:rsidR="003B6E4F" w:rsidTr="004E29C8" w14:paraId="581B94FB" w14:textId="77777777">
        <w:trPr>
          <w:cantSplit/>
          <w:trHeight w:val="341"/>
        </w:trPr>
        <w:tc>
          <w:tcPr>
            <w:tcW w:w="1765" w:type="dxa"/>
            <w:tcBorders>
              <w:top w:val="single" w:color="4F81BD" w:sz="4" w:space="0"/>
              <w:bottom w:val="single" w:color="4472C4" w:themeColor="accent1" w:sz="4" w:space="0"/>
              <w:right w:val="nil"/>
            </w:tcBorders>
            <w:shd w:val="clear" w:color="auto" w:fill="FFFFFF"/>
          </w:tcPr>
          <w:p w:rsidRPr="00D14360" w:rsidR="003B6E4F" w:rsidP="003B6E4F" w:rsidRDefault="003B6E4F" w14:paraId="4F734893" w14:textId="77777777">
            <w:pPr>
              <w:rPr>
                <w:rFonts w:cs="Calibri"/>
                <w:b/>
                <w:bCs/>
                <w:color w:val="000000"/>
              </w:rPr>
            </w:pPr>
            <w:r w:rsidRPr="00D14360">
              <w:rPr>
                <w:rFonts w:cs="Calibri"/>
                <w:b/>
                <w:bCs/>
                <w:color w:val="000000"/>
              </w:rPr>
              <w:t>Negation</w:t>
            </w:r>
          </w:p>
        </w:tc>
        <w:tc>
          <w:tcPr>
            <w:tcW w:w="7590" w:type="dxa"/>
            <w:tcBorders>
              <w:top w:val="single" w:color="4F81BD" w:sz="4" w:space="0"/>
              <w:bottom w:val="single" w:color="4472C4" w:themeColor="accent1" w:sz="4" w:space="0"/>
            </w:tcBorders>
            <w:shd w:val="clear" w:color="auto" w:fill="auto"/>
          </w:tcPr>
          <w:p w:rsidRPr="00D14360" w:rsidR="003B6E4F" w:rsidP="003B6E4F" w:rsidRDefault="003B6E4F" w14:paraId="14B3FDC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szCs w:val="18"/>
              </w:rPr>
            </w:pPr>
            <w:r w:rsidRPr="00D14360">
              <w:rPr>
                <w:rFonts w:ascii="Calibri Light" w:hAnsi="Calibri Light" w:cs="Calibri Light"/>
                <w:color w:val="000000"/>
                <w:szCs w:val="18"/>
              </w:rPr>
              <w:t>Not explicitly specified.</w:t>
            </w:r>
          </w:p>
        </w:tc>
      </w:tr>
      <w:tr w:rsidRPr="00C64922" w:rsidR="003B6E4F" w:rsidTr="004E29C8" w14:paraId="0AB7ED80" w14:textId="77777777">
        <w:trPr>
          <w:cantSplit/>
        </w:trPr>
        <w:tc>
          <w:tcPr>
            <w:tcW w:w="1765" w:type="dxa"/>
            <w:tcBorders>
              <w:top w:val="single" w:color="4472C4" w:themeColor="accent1" w:sz="4" w:space="0"/>
              <w:bottom w:val="single" w:color="4F81BD" w:sz="4" w:space="0"/>
              <w:right w:val="nil"/>
            </w:tcBorders>
            <w:shd w:val="clear" w:color="auto" w:fill="FFFFFF"/>
          </w:tcPr>
          <w:p w:rsidRPr="00D14360" w:rsidR="003B6E4F" w:rsidP="003B6E4F" w:rsidRDefault="003B6E4F" w14:paraId="7FD80EDD" w14:textId="77777777">
            <w:pPr>
              <w:rPr>
                <w:rFonts w:cs="Calibri"/>
                <w:b/>
                <w:bCs/>
                <w:color w:val="000000"/>
              </w:rPr>
            </w:pPr>
            <w:r w:rsidRPr="00D14360">
              <w:rPr>
                <w:rFonts w:cs="Calibri"/>
                <w:b/>
                <w:bCs/>
                <w:color w:val="000000"/>
              </w:rPr>
              <w:t>Other Considerations</w:t>
            </w:r>
          </w:p>
        </w:tc>
        <w:tc>
          <w:tcPr>
            <w:tcW w:w="7590" w:type="dxa"/>
            <w:tcBorders>
              <w:top w:val="single" w:color="4472C4" w:themeColor="accent1" w:sz="4" w:space="0"/>
              <w:bottom w:val="single" w:color="4F81BD" w:sz="4" w:space="0"/>
            </w:tcBorders>
            <w:shd w:val="clear" w:color="auto" w:fill="auto"/>
          </w:tcPr>
          <w:p w:rsidR="003B6E4F" w:rsidP="003B6E4F" w:rsidRDefault="003B6E4F" w14:paraId="1EBF3769" w14:textId="77777777">
            <w:pPr>
              <w:keepNext/>
              <w:rPr>
                <w:rFonts w:ascii="Calibri Light" w:hAnsi="Calibri Light" w:cs="Calibri Light"/>
                <w:color w:val="000000"/>
                <w:szCs w:val="18"/>
              </w:rPr>
            </w:pPr>
            <w:r w:rsidRPr="00D14360">
              <w:rPr>
                <w:rFonts w:ascii="Calibri Light" w:hAnsi="Calibri Light" w:cs="Calibri Light"/>
                <w:color w:val="000000"/>
                <w:szCs w:val="18"/>
              </w:rPr>
              <w:t xml:space="preserve">In its simplest form, a Health Concern template can be used to wrap a Problem Observation template. </w:t>
            </w:r>
            <w:r>
              <w:rPr>
                <w:rFonts w:ascii="Calibri Light" w:hAnsi="Calibri Light" w:cs="Calibri Light"/>
                <w:color w:val="000000"/>
                <w:szCs w:val="18"/>
              </w:rPr>
              <w:t>Also, b</w:t>
            </w:r>
            <w:r w:rsidRPr="00D14360">
              <w:rPr>
                <w:rFonts w:ascii="Calibri Light" w:hAnsi="Calibri Light" w:cs="Calibri Light"/>
                <w:color w:val="000000"/>
                <w:szCs w:val="18"/>
              </w:rPr>
              <w:t>est practice guidance associated with the Problem Concern Act template can be applied similarly to the Health Concern template.</w:t>
            </w:r>
          </w:p>
          <w:p w:rsidR="003B6E4F" w:rsidP="003B6E4F" w:rsidRDefault="003B6E4F" w14:paraId="36393FFB" w14:textId="77777777">
            <w:pPr>
              <w:keepNext/>
              <w:rPr>
                <w:rFonts w:ascii="Calibri Light" w:hAnsi="Calibri Light" w:cs="Calibri Light"/>
                <w:color w:val="000000"/>
                <w:szCs w:val="18"/>
              </w:rPr>
            </w:pPr>
          </w:p>
          <w:p w:rsidRPr="00D14360" w:rsidR="003B6E4F" w:rsidP="003B6E4F" w:rsidRDefault="003B6E4F" w14:paraId="28BD8C31" w14:textId="1AD69C5C">
            <w:pPr>
              <w:keepNext/>
              <w:rPr>
                <w:rFonts w:ascii="Calibri Light" w:hAnsi="Calibri Light" w:cs="Calibri Light"/>
                <w:color w:val="000000"/>
                <w:szCs w:val="18"/>
              </w:rPr>
            </w:pPr>
            <w:r>
              <w:rPr>
                <w:rFonts w:ascii="Calibri Light" w:hAnsi="Calibri Light" w:cs="Calibri Light"/>
                <w:color w:val="000000"/>
                <w:szCs w:val="18"/>
              </w:rPr>
              <w:t>Examples of a Health Concern that might not be considered a Problem Concern include: "Risk of Hyperkalemia” for a patient taking an ACE-inhibitor medication, “Transportation difficulties” for a patient who doesn’t drive and has trouble getting to appointments, or “Under-insured” for a patient who doesn’t have sufficient insurance to cover their medical needs such as medications. Problem Concerns are a subset of Health Concerns. Problem Concerns are problems and diagnoses typically found on a classic “Problem List”, such as “Diabetes Mellitus” or “Family History of Melanoma” or “Multi-vessel Coronary Artery Disease”.</w:t>
            </w:r>
          </w:p>
        </w:tc>
      </w:tr>
      <w:tr w:rsidRPr="00C64922" w:rsidR="003B6E4F" w:rsidTr="004E29C8" w14:paraId="3DB738D1" w14:textId="77777777">
        <w:trPr>
          <w:cantSplit/>
        </w:trPr>
        <w:tc>
          <w:tcPr>
            <w:tcW w:w="1765" w:type="dxa"/>
            <w:tcBorders>
              <w:top w:val="single" w:color="4F81BD" w:sz="4" w:space="0"/>
              <w:bottom w:val="single" w:color="4472C4" w:sz="4" w:space="0"/>
              <w:right w:val="nil"/>
            </w:tcBorders>
            <w:shd w:val="clear" w:color="auto" w:fill="FFFFFF"/>
          </w:tcPr>
          <w:p w:rsidRPr="00D14360" w:rsidR="003B6E4F" w:rsidP="003B6E4F" w:rsidRDefault="003B6E4F" w14:paraId="4D1EF5BB" w14:textId="77777777">
            <w:pPr>
              <w:rPr>
                <w:rFonts w:cs="Calibri"/>
                <w:b/>
                <w:bCs/>
                <w:color w:val="000000"/>
              </w:rPr>
            </w:pPr>
            <w:r w:rsidRPr="00D14360">
              <w:rPr>
                <w:rFonts w:cs="Calibri"/>
                <w:b/>
                <w:bCs/>
              </w:rPr>
              <w:t>Example</w:t>
            </w:r>
          </w:p>
        </w:tc>
        <w:tc>
          <w:tcPr>
            <w:tcW w:w="7590" w:type="dxa"/>
            <w:tcBorders>
              <w:top w:val="single" w:color="4F81BD" w:sz="4" w:space="0"/>
              <w:bottom w:val="single" w:color="4472C4" w:sz="4" w:space="0"/>
            </w:tcBorders>
            <w:shd w:val="clear" w:color="auto" w:fill="auto"/>
          </w:tcPr>
          <w:p w:rsidRPr="00AD08FB" w:rsidR="003B6E4F" w:rsidP="003B6E4F" w:rsidRDefault="003B6E4F" w14:paraId="37C5E38C" w14:textId="75CE5CE5">
            <w:pPr>
              <w:keepNext/>
              <w:rPr>
                <w:rFonts w:ascii="Calibri Light" w:hAnsi="Calibri Light" w:cs="Calibri Light"/>
                <w:color w:val="000000"/>
              </w:rPr>
            </w:pPr>
            <w:r w:rsidRPr="00AD08FB">
              <w:rPr>
                <w:rFonts w:ascii="Calibri Light" w:hAnsi="Calibri Light" w:cs="Calibri Light"/>
              </w:rPr>
              <w:fldChar w:fldCharType="begin"/>
            </w:r>
            <w:r w:rsidRPr="00AD08FB">
              <w:rPr>
                <w:rFonts w:ascii="Calibri Light" w:hAnsi="Calibri Light" w:cs="Calibri Light"/>
              </w:rPr>
              <w:instrText xml:space="preserve"> REF _Ref21872174 \h  \* MERGEFORMAT </w:instrText>
            </w:r>
            <w:r w:rsidRPr="00AD08FB">
              <w:rPr>
                <w:rFonts w:ascii="Calibri Light" w:hAnsi="Calibri Light" w:cs="Calibri Light"/>
              </w:rPr>
            </w:r>
            <w:r w:rsidRPr="00AD08FB">
              <w:rPr>
                <w:rFonts w:ascii="Calibri Light" w:hAnsi="Calibri Light" w:cs="Calibri Light"/>
              </w:rPr>
              <w:fldChar w:fldCharType="separate"/>
            </w:r>
            <w:r w:rsidRPr="00254B4A" w:rsidR="00DC1072">
              <w:rPr>
                <w:rFonts w:ascii="Calibri Light" w:hAnsi="Calibri Light" w:cs="Calibri Light"/>
              </w:rPr>
              <w:t xml:space="preserve">Example </w:t>
            </w:r>
            <w:r w:rsidRPr="00254B4A" w:rsidR="00DC1072">
              <w:rPr>
                <w:rFonts w:ascii="Calibri Light" w:hAnsi="Calibri Light" w:cs="Calibri Light"/>
                <w:noProof/>
              </w:rPr>
              <w:t>39</w:t>
            </w:r>
            <w:r w:rsidRPr="00254B4A" w:rsidR="00DC1072">
              <w:rPr>
                <w:rFonts w:ascii="Calibri Light" w:hAnsi="Calibri Light" w:cs="Calibri Light"/>
              </w:rPr>
              <w:t>: Health Concern narrative entry</w:t>
            </w:r>
            <w:r w:rsidRPr="00AD08FB">
              <w:rPr>
                <w:rFonts w:ascii="Calibri Light" w:hAnsi="Calibri Light" w:cs="Calibri Light"/>
              </w:rPr>
              <w:fldChar w:fldCharType="end"/>
            </w:r>
          </w:p>
        </w:tc>
      </w:tr>
    </w:tbl>
    <w:p w:rsidR="007D3708" w:rsidP="007D3708" w:rsidRDefault="00A5789F" w14:paraId="390B844A" w14:textId="04954079">
      <w:pPr>
        <w:pStyle w:val="Caption"/>
      </w:pPr>
      <w:r>
        <w:t xml:space="preserve"> </w:t>
      </w:r>
      <w:bookmarkStart w:name="_Toc118898832" w:id="1566"/>
      <w:bookmarkStart w:name="_Toc119940035" w:id="1567"/>
      <w:bookmarkStart w:name="_Toc135313066" w:id="1568"/>
      <w:r w:rsidRPr="00C64922" w:rsidR="007D3708">
        <w:t xml:space="preserve">Table </w:t>
      </w:r>
      <w:r>
        <w:fldChar w:fldCharType="begin"/>
      </w:r>
      <w:r>
        <w:instrText>SEQ Table \* ARABIC</w:instrText>
      </w:r>
      <w:r>
        <w:fldChar w:fldCharType="separate"/>
      </w:r>
      <w:r w:rsidR="00DC1072">
        <w:rPr>
          <w:noProof/>
        </w:rPr>
        <w:t>45</w:t>
      </w:r>
      <w:r>
        <w:fldChar w:fldCharType="end"/>
      </w:r>
      <w:r w:rsidRPr="00C64922" w:rsidR="007D3708">
        <w:t xml:space="preserve">: </w:t>
      </w:r>
      <w:r w:rsidR="00236D1E">
        <w:t xml:space="preserve">Health Concern </w:t>
      </w:r>
      <w:r w:rsidR="00852DED">
        <w:t>Template</w:t>
      </w:r>
      <w:bookmarkEnd w:id="1566"/>
      <w:bookmarkEnd w:id="1567"/>
      <w:bookmarkEnd w:id="1568"/>
      <w:r w:rsidR="00852DED">
        <w:t xml:space="preserve"> </w:t>
      </w:r>
    </w:p>
    <w:p w:rsidR="00236D1E" w:rsidP="003A3D50" w:rsidRDefault="00236D1E" w14:paraId="09DEE6F9" w14:textId="0FA8B4C4">
      <w:pPr>
        <w:pStyle w:val="Caption"/>
        <w:keepNext/>
        <w:spacing w:after="0"/>
      </w:pPr>
      <w:bookmarkStart w:name="_Ref21872174" w:id="1569"/>
      <w:bookmarkStart w:name="_Toc118898760" w:id="1570"/>
      <w:bookmarkStart w:name="_Toc119939962" w:id="1571"/>
      <w:bookmarkStart w:name="_Toc135312994" w:id="1572"/>
      <w:r>
        <w:t xml:space="preserve">Example </w:t>
      </w:r>
      <w:r>
        <w:fldChar w:fldCharType="begin"/>
      </w:r>
      <w:r>
        <w:instrText>SEQ Example \* ARABIC</w:instrText>
      </w:r>
      <w:r>
        <w:fldChar w:fldCharType="separate"/>
      </w:r>
      <w:r w:rsidR="00DC1072">
        <w:rPr>
          <w:noProof/>
        </w:rPr>
        <w:t>39</w:t>
      </w:r>
      <w:r>
        <w:fldChar w:fldCharType="end"/>
      </w:r>
      <w:r>
        <w:t>: Health Concern narrative entry</w:t>
      </w:r>
      <w:bookmarkEnd w:id="1569"/>
      <w:bookmarkEnd w:id="1570"/>
      <w:bookmarkEnd w:id="1571"/>
      <w:bookmarkEnd w:id="1572"/>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00236D1E" w:rsidTr="004E29C8" w14:paraId="27093FF9" w14:textId="77777777">
        <w:tc>
          <w:tcPr>
            <w:tcW w:w="9576" w:type="dxa"/>
            <w:shd w:val="clear" w:color="auto" w:fill="auto"/>
          </w:tcPr>
          <w:p w:rsidRPr="00AD08FB" w:rsidR="00852DED" w:rsidP="00852DED" w:rsidRDefault="00852DED" w14:paraId="53FA1FD9" w14:textId="77777777">
            <w:pPr>
              <w:rPr>
                <w:rFonts w:ascii="Courier New" w:hAnsi="Courier New" w:cs="Courier New"/>
                <w:sz w:val="16"/>
                <w:szCs w:val="16"/>
              </w:rPr>
            </w:pPr>
            <w:r w:rsidRPr="00AD08FB">
              <w:rPr>
                <w:rFonts w:ascii="Courier New" w:hAnsi="Courier New" w:cs="Courier New"/>
                <w:sz w:val="16"/>
                <w:szCs w:val="16"/>
              </w:rPr>
              <w:t>&lt;component&gt;</w:t>
            </w:r>
          </w:p>
          <w:p w:rsidRPr="00AD08FB" w:rsidR="00852DED" w:rsidP="00852DED" w:rsidRDefault="00852DED" w14:paraId="3DA4A14C" w14:textId="77777777">
            <w:pPr>
              <w:rPr>
                <w:rFonts w:ascii="Courier New" w:hAnsi="Courier New" w:cs="Courier New"/>
                <w:sz w:val="16"/>
                <w:szCs w:val="16"/>
              </w:rPr>
            </w:pPr>
            <w:r w:rsidRPr="00AD08FB">
              <w:rPr>
                <w:rFonts w:ascii="Courier New" w:hAnsi="Courier New" w:cs="Courier New"/>
                <w:sz w:val="16"/>
                <w:szCs w:val="16"/>
              </w:rPr>
              <w:t xml:space="preserve">    &lt;section&gt;</w:t>
            </w:r>
          </w:p>
          <w:p w:rsidRPr="00AD08FB" w:rsidR="00852DED" w:rsidP="00852DED" w:rsidRDefault="00852DED" w14:paraId="6FCCB5CD" w14:textId="77777777">
            <w:pPr>
              <w:rPr>
                <w:rFonts w:ascii="Courier New" w:hAnsi="Courier New" w:cs="Courier New"/>
                <w:sz w:val="16"/>
                <w:szCs w:val="16"/>
              </w:rPr>
            </w:pPr>
            <w:r w:rsidRPr="00AD08FB">
              <w:rPr>
                <w:rFonts w:ascii="Courier New" w:hAnsi="Courier New" w:cs="Courier New"/>
                <w:sz w:val="16"/>
                <w:szCs w:val="16"/>
              </w:rPr>
              <w:t xml:space="preserve">        &lt;!-- Health Concerns Section --&gt;</w:t>
            </w:r>
          </w:p>
          <w:p w:rsidRPr="00AD08FB" w:rsidR="00852DED" w:rsidP="00852DED" w:rsidRDefault="00852DED" w14:paraId="1B676778" w14:textId="77777777">
            <w:pPr>
              <w:rPr>
                <w:rFonts w:ascii="Courier New" w:hAnsi="Courier New" w:cs="Courier New"/>
                <w:sz w:val="16"/>
                <w:szCs w:val="16"/>
              </w:rPr>
            </w:pPr>
            <w:r w:rsidRPr="00AD08FB">
              <w:rPr>
                <w:rFonts w:ascii="Courier New" w:hAnsi="Courier New" w:cs="Courier New"/>
                <w:sz w:val="16"/>
                <w:szCs w:val="16"/>
              </w:rPr>
              <w:t xml:space="preserve">        &lt;templateId root="2.16.840.1.113883.10.20.22.2.58" extension="2015-08-01"/&gt;</w:t>
            </w:r>
          </w:p>
          <w:p w:rsidRPr="00AD08FB" w:rsidR="00852DED" w:rsidP="00852DED" w:rsidRDefault="00852DED" w14:paraId="68F932F2" w14:textId="77777777">
            <w:pPr>
              <w:rPr>
                <w:rFonts w:ascii="Courier New" w:hAnsi="Courier New" w:cs="Courier New"/>
                <w:sz w:val="16"/>
                <w:szCs w:val="16"/>
              </w:rPr>
            </w:pPr>
            <w:r w:rsidRPr="00AD08FB">
              <w:rPr>
                <w:rFonts w:ascii="Courier New" w:hAnsi="Courier New" w:cs="Courier New"/>
                <w:sz w:val="16"/>
                <w:szCs w:val="16"/>
              </w:rPr>
              <w:t xml:space="preserve">        &lt;code code="75310-3" displayName="Health Concerns Document" codeSystem="2.16.840.1.113883.6.1" codeSystemName="LOINC"/&gt;</w:t>
            </w:r>
          </w:p>
          <w:p w:rsidRPr="00AD08FB" w:rsidR="00852DED" w:rsidP="00852DED" w:rsidRDefault="00852DED" w14:paraId="3B244B46" w14:textId="77777777">
            <w:pPr>
              <w:rPr>
                <w:rFonts w:ascii="Courier New" w:hAnsi="Courier New" w:cs="Courier New"/>
                <w:sz w:val="16"/>
                <w:szCs w:val="16"/>
              </w:rPr>
            </w:pPr>
            <w:r w:rsidRPr="00AD08FB">
              <w:rPr>
                <w:rFonts w:ascii="Courier New" w:hAnsi="Courier New" w:cs="Courier New"/>
                <w:sz w:val="16"/>
                <w:szCs w:val="16"/>
              </w:rPr>
              <w:t xml:space="preserve">        &lt;title&gt;Health Concerns&lt;/title&gt;</w:t>
            </w:r>
          </w:p>
          <w:p w:rsidRPr="00AD08FB" w:rsidR="00852DED" w:rsidP="00852DED" w:rsidRDefault="00852DED" w14:paraId="7A68A2B4" w14:textId="77777777">
            <w:pPr>
              <w:rPr>
                <w:rFonts w:ascii="Courier New" w:hAnsi="Courier New" w:cs="Courier New"/>
                <w:sz w:val="16"/>
                <w:szCs w:val="16"/>
              </w:rPr>
            </w:pPr>
            <w:r w:rsidRPr="00AD08FB">
              <w:rPr>
                <w:rFonts w:ascii="Courier New" w:hAnsi="Courier New" w:cs="Courier New"/>
                <w:sz w:val="16"/>
                <w:szCs w:val="16"/>
              </w:rPr>
              <w:t xml:space="preserve">        &lt;text&gt;&lt;paragraph ID="Concern"&gt;On March 1, 2014, the patient expressed concern about spreading their Community Acquired Pneumonia.&lt;/paragraph&gt;&lt;/text&gt;</w:t>
            </w:r>
          </w:p>
          <w:p w:rsidRPr="00AD08FB" w:rsidR="00852DED" w:rsidP="00852DED" w:rsidRDefault="00852DED" w14:paraId="1B36D146" w14:textId="77777777">
            <w:pPr>
              <w:rPr>
                <w:rFonts w:ascii="Courier New" w:hAnsi="Courier New" w:cs="Courier New"/>
                <w:sz w:val="16"/>
                <w:szCs w:val="16"/>
              </w:rPr>
            </w:pPr>
            <w:r w:rsidRPr="00AD08FB">
              <w:rPr>
                <w:rFonts w:ascii="Courier New" w:hAnsi="Courier New" w:cs="Courier New"/>
                <w:sz w:val="16"/>
                <w:szCs w:val="16"/>
              </w:rPr>
              <w:t xml:space="preserve">        &lt;entry&gt;</w:t>
            </w:r>
          </w:p>
          <w:p w:rsidRPr="00AD08FB" w:rsidR="00852DED" w:rsidP="00852DED" w:rsidRDefault="00852DED" w14:paraId="210723E7" w14:textId="77777777">
            <w:pPr>
              <w:rPr>
                <w:rFonts w:ascii="Courier New" w:hAnsi="Courier New" w:cs="Courier New"/>
                <w:sz w:val="16"/>
                <w:szCs w:val="16"/>
              </w:rPr>
            </w:pPr>
            <w:r w:rsidRPr="00AD08FB">
              <w:rPr>
                <w:rFonts w:ascii="Courier New" w:hAnsi="Courier New" w:cs="Courier New"/>
                <w:sz w:val="16"/>
                <w:szCs w:val="16"/>
              </w:rPr>
              <w:t xml:space="preserve">            &lt;!-- Health Concern Act --&gt;</w:t>
            </w:r>
          </w:p>
          <w:p w:rsidRPr="00AD08FB" w:rsidR="00852DED" w:rsidP="00852DED" w:rsidRDefault="00852DED" w14:paraId="29F9149C" w14:textId="77777777">
            <w:pPr>
              <w:rPr>
                <w:rFonts w:ascii="Courier New" w:hAnsi="Courier New" w:cs="Courier New"/>
                <w:sz w:val="16"/>
                <w:szCs w:val="16"/>
              </w:rPr>
            </w:pPr>
            <w:r w:rsidRPr="00AD08FB">
              <w:rPr>
                <w:rFonts w:ascii="Courier New" w:hAnsi="Courier New" w:cs="Courier New"/>
                <w:sz w:val="16"/>
                <w:szCs w:val="16"/>
              </w:rPr>
              <w:t xml:space="preserve">            &lt;act classCode="ACT" moodCode="EVN"&gt;</w:t>
            </w:r>
          </w:p>
          <w:p w:rsidR="00852DED" w:rsidP="00852DED" w:rsidRDefault="00852DED" w14:paraId="53986748" w14:textId="364B5912">
            <w:pPr>
              <w:rPr>
                <w:rFonts w:ascii="Courier New" w:hAnsi="Courier New" w:cs="Courier New"/>
                <w:sz w:val="16"/>
                <w:szCs w:val="16"/>
              </w:rPr>
            </w:pPr>
            <w:r w:rsidRPr="00AD08FB">
              <w:rPr>
                <w:rFonts w:ascii="Courier New" w:hAnsi="Courier New" w:cs="Courier New"/>
                <w:sz w:val="16"/>
                <w:szCs w:val="16"/>
              </w:rPr>
              <w:t xml:space="preserve">                &lt;templateId root="2.16.840.1.113883.10.20.22.4.132" extension="2015-08-01"/&gt;</w:t>
            </w:r>
          </w:p>
          <w:p w:rsidRPr="00AD08FB" w:rsidR="003B6E4F" w:rsidP="00852DED" w:rsidRDefault="003B6E4F" w14:paraId="03A4CEF3" w14:textId="0888B78E">
            <w:pPr>
              <w:rPr>
                <w:rFonts w:ascii="Courier New" w:hAnsi="Courier New" w:cs="Courier New"/>
                <w:sz w:val="16"/>
                <w:szCs w:val="16"/>
              </w:rPr>
            </w:pPr>
            <w:r w:rsidRPr="00AD08FB">
              <w:rPr>
                <w:rFonts w:ascii="Courier New" w:hAnsi="Courier New" w:cs="Courier New"/>
                <w:sz w:val="16"/>
                <w:szCs w:val="16"/>
              </w:rPr>
              <w:t xml:space="preserve">                &lt;templateId root="2.16.840.1.113883.10.20.22.4.132" extension="20</w:t>
            </w:r>
            <w:r>
              <w:rPr>
                <w:rFonts w:ascii="Courier New" w:hAnsi="Courier New" w:cs="Courier New"/>
                <w:sz w:val="16"/>
                <w:szCs w:val="16"/>
              </w:rPr>
              <w:t>22</w:t>
            </w:r>
            <w:r w:rsidRPr="00AD08FB">
              <w:rPr>
                <w:rFonts w:ascii="Courier New" w:hAnsi="Courier New" w:cs="Courier New"/>
                <w:sz w:val="16"/>
                <w:szCs w:val="16"/>
              </w:rPr>
              <w:t>-0</w:t>
            </w:r>
            <w:r>
              <w:rPr>
                <w:rFonts w:ascii="Courier New" w:hAnsi="Courier New" w:cs="Courier New"/>
                <w:sz w:val="16"/>
                <w:szCs w:val="16"/>
              </w:rPr>
              <w:t>6</w:t>
            </w:r>
            <w:r w:rsidRPr="00AD08FB">
              <w:rPr>
                <w:rFonts w:ascii="Courier New" w:hAnsi="Courier New" w:cs="Courier New"/>
                <w:sz w:val="16"/>
                <w:szCs w:val="16"/>
              </w:rPr>
              <w:t>-01"/&gt;</w:t>
            </w:r>
          </w:p>
          <w:p w:rsidRPr="00AD08FB" w:rsidR="00852DED" w:rsidP="00852DED" w:rsidRDefault="00852DED" w14:paraId="18BF215B" w14:textId="77777777">
            <w:pPr>
              <w:rPr>
                <w:rFonts w:ascii="Courier New" w:hAnsi="Courier New" w:cs="Courier New"/>
                <w:sz w:val="16"/>
                <w:szCs w:val="16"/>
              </w:rPr>
            </w:pPr>
            <w:r w:rsidRPr="00AD08FB">
              <w:rPr>
                <w:rFonts w:ascii="Courier New" w:hAnsi="Courier New" w:cs="Courier New"/>
                <w:sz w:val="16"/>
                <w:szCs w:val="16"/>
              </w:rPr>
              <w:t xml:space="preserve">                &lt;id nullFlavor="UNK"/&gt;</w:t>
            </w:r>
          </w:p>
          <w:p w:rsidRPr="00AD08FB" w:rsidR="00852DED" w:rsidP="00852DED" w:rsidRDefault="00852DED" w14:paraId="776F5E9F" w14:textId="77777777">
            <w:pPr>
              <w:rPr>
                <w:rFonts w:ascii="Courier New" w:hAnsi="Courier New" w:cs="Courier New"/>
                <w:sz w:val="16"/>
                <w:szCs w:val="16"/>
              </w:rPr>
            </w:pPr>
            <w:r w:rsidRPr="00AD08FB">
              <w:rPr>
                <w:rFonts w:ascii="Courier New" w:hAnsi="Courier New" w:cs="Courier New"/>
                <w:sz w:val="16"/>
                <w:szCs w:val="16"/>
              </w:rPr>
              <w:t xml:space="preserve">                &lt;!-- Fixed act/code in C-CDA --&gt;</w:t>
            </w:r>
          </w:p>
          <w:p w:rsidRPr="00AD08FB" w:rsidR="00852DED" w:rsidP="00852DED" w:rsidRDefault="00852DED" w14:paraId="068DED4E" w14:textId="77777777">
            <w:pPr>
              <w:rPr>
                <w:rFonts w:ascii="Courier New" w:hAnsi="Courier New" w:cs="Courier New"/>
                <w:sz w:val="16"/>
                <w:szCs w:val="16"/>
              </w:rPr>
            </w:pPr>
            <w:r w:rsidRPr="00AD08FB">
              <w:rPr>
                <w:rFonts w:ascii="Courier New" w:hAnsi="Courier New" w:cs="Courier New"/>
                <w:sz w:val="16"/>
                <w:szCs w:val="16"/>
              </w:rPr>
              <w:t xml:space="preserve">                &lt;code code="75310-3" codeSystem="2.16.840.1.113883.6.1" codeSystemName="LOINC" displayName="Health Concern"/&gt;</w:t>
            </w:r>
          </w:p>
          <w:p w:rsidRPr="00AD08FB" w:rsidR="00852DED" w:rsidP="00852DED" w:rsidRDefault="00852DED" w14:paraId="0DD58069" w14:textId="77777777">
            <w:pPr>
              <w:rPr>
                <w:rFonts w:ascii="Courier New" w:hAnsi="Courier New" w:cs="Courier New"/>
                <w:sz w:val="16"/>
                <w:szCs w:val="16"/>
              </w:rPr>
            </w:pPr>
            <w:r w:rsidRPr="00AD08FB">
              <w:rPr>
                <w:rFonts w:ascii="Courier New" w:hAnsi="Courier New" w:cs="Courier New"/>
                <w:sz w:val="16"/>
                <w:szCs w:val="16"/>
              </w:rPr>
              <w:t xml:space="preserve">                &lt;text&gt;&lt;reference value="#Concern"&gt;&lt;/reference&gt;&lt;/text&gt;</w:t>
            </w:r>
          </w:p>
          <w:p w:rsidRPr="00AD08FB" w:rsidR="00852DED" w:rsidP="00852DED" w:rsidRDefault="00852DED" w14:paraId="52AC0307" w14:textId="77777777">
            <w:pPr>
              <w:rPr>
                <w:rFonts w:ascii="Courier New" w:hAnsi="Courier New" w:cs="Courier New"/>
                <w:sz w:val="16"/>
                <w:szCs w:val="16"/>
              </w:rPr>
            </w:pPr>
            <w:r w:rsidRPr="00AD08FB">
              <w:rPr>
                <w:rFonts w:ascii="Courier New" w:hAnsi="Courier New" w:cs="Courier New"/>
                <w:sz w:val="16"/>
                <w:szCs w:val="16"/>
              </w:rPr>
              <w:t xml:space="preserve">                &lt;statusCode code="active"/&gt;</w:t>
            </w:r>
          </w:p>
          <w:p w:rsidRPr="00AD08FB" w:rsidR="00852DED" w:rsidP="00852DED" w:rsidRDefault="00852DED" w14:paraId="2BFCF6F1" w14:textId="77777777">
            <w:pPr>
              <w:rPr>
                <w:rFonts w:ascii="Courier New" w:hAnsi="Courier New" w:cs="Courier New"/>
                <w:sz w:val="16"/>
                <w:szCs w:val="16"/>
              </w:rPr>
            </w:pPr>
            <w:r w:rsidRPr="00AD08FB">
              <w:rPr>
                <w:rFonts w:ascii="Courier New" w:hAnsi="Courier New" w:cs="Courier New"/>
                <w:sz w:val="16"/>
                <w:szCs w:val="16"/>
              </w:rPr>
              <w:t xml:space="preserve">            &lt;/act&gt;</w:t>
            </w:r>
          </w:p>
          <w:p w:rsidRPr="00AD08FB" w:rsidR="00852DED" w:rsidP="00852DED" w:rsidRDefault="00852DED" w14:paraId="229A3566" w14:textId="77777777">
            <w:pPr>
              <w:rPr>
                <w:rFonts w:ascii="Courier New" w:hAnsi="Courier New" w:cs="Courier New"/>
                <w:sz w:val="16"/>
                <w:szCs w:val="16"/>
              </w:rPr>
            </w:pPr>
            <w:r w:rsidRPr="00AD08FB">
              <w:rPr>
                <w:rFonts w:ascii="Courier New" w:hAnsi="Courier New" w:cs="Courier New"/>
                <w:sz w:val="16"/>
                <w:szCs w:val="16"/>
              </w:rPr>
              <w:t xml:space="preserve">        &lt;/entry&gt;</w:t>
            </w:r>
          </w:p>
          <w:p w:rsidRPr="00AD08FB" w:rsidR="00852DED" w:rsidP="00852DED" w:rsidRDefault="00852DED" w14:paraId="10FF463A" w14:textId="77777777">
            <w:pPr>
              <w:rPr>
                <w:rFonts w:ascii="Courier New" w:hAnsi="Courier New" w:cs="Courier New"/>
                <w:sz w:val="16"/>
                <w:szCs w:val="16"/>
              </w:rPr>
            </w:pPr>
            <w:r w:rsidRPr="00AD08FB">
              <w:rPr>
                <w:rFonts w:ascii="Courier New" w:hAnsi="Courier New" w:cs="Courier New"/>
                <w:sz w:val="16"/>
                <w:szCs w:val="16"/>
              </w:rPr>
              <w:t xml:space="preserve">    &lt;/section&gt;</w:t>
            </w:r>
          </w:p>
          <w:p w:rsidRPr="00AD08FB" w:rsidR="00236D1E" w:rsidP="00236D1E" w:rsidRDefault="00852DED" w14:paraId="2C35CD14" w14:textId="77777777">
            <w:pPr>
              <w:rPr>
                <w:rFonts w:ascii="Courier New" w:hAnsi="Courier New" w:cs="Courier New"/>
                <w:sz w:val="16"/>
                <w:szCs w:val="16"/>
              </w:rPr>
            </w:pPr>
            <w:r w:rsidRPr="00AD08FB">
              <w:rPr>
                <w:rFonts w:ascii="Courier New" w:hAnsi="Courier New" w:cs="Courier New"/>
                <w:sz w:val="16"/>
                <w:szCs w:val="16"/>
              </w:rPr>
              <w:t>&lt;/component&gt;</w:t>
            </w:r>
          </w:p>
        </w:tc>
      </w:tr>
    </w:tbl>
    <w:p w:rsidRPr="00C64922" w:rsidR="007D3708" w:rsidP="00FD31AC" w:rsidRDefault="007D3708" w14:paraId="339E1D0F" w14:textId="6723193A">
      <w:pPr>
        <w:pStyle w:val="Heading3"/>
      </w:pPr>
      <w:bookmarkStart w:name="_Toc21926856" w:id="1573"/>
      <w:bookmarkStart w:name="_Toc21871981" w:id="1574"/>
      <w:bookmarkStart w:name="_Toc21872437" w:id="1575"/>
      <w:bookmarkStart w:name="_Toc21880208" w:id="1576"/>
      <w:bookmarkStart w:name="_Toc21890038" w:id="1577"/>
      <w:bookmarkStart w:name="_Toc21894182" w:id="1578"/>
      <w:bookmarkStart w:name="_Toc21898109" w:id="1579"/>
      <w:bookmarkStart w:name="_Toc21926857" w:id="1580"/>
      <w:bookmarkStart w:name="_k2hd2t8ufb5t" w:colFirst="0" w:colLast="0" w:id="1581"/>
      <w:bookmarkStart w:name="_2fq8vasb3mhl" w:colFirst="0" w:colLast="0" w:id="1582"/>
      <w:bookmarkStart w:name="_fvfrefsoypc0" w:colFirst="0" w:colLast="0" w:id="1583"/>
      <w:bookmarkStart w:name="_oh50yapkhblt" w:colFirst="0" w:colLast="0" w:id="1584"/>
      <w:bookmarkStart w:name="_Toc21871982" w:id="1585"/>
      <w:bookmarkStart w:name="_Toc21872438" w:id="1586"/>
      <w:bookmarkStart w:name="_Toc21880209" w:id="1587"/>
      <w:bookmarkStart w:name="_Toc21890039" w:id="1588"/>
      <w:bookmarkStart w:name="_Toc21894183" w:id="1589"/>
      <w:bookmarkStart w:name="_Toc21898110" w:id="1590"/>
      <w:bookmarkStart w:name="_Toc21926858" w:id="1591"/>
      <w:bookmarkStart w:name="_s9nmzfl4lcq1" w:colFirst="0" w:colLast="0" w:id="1592"/>
      <w:bookmarkStart w:name="_upglbi" w:colFirst="0" w:colLast="0" w:id="1593"/>
      <w:bookmarkStart w:name="_1xhxrqf2sqa" w:colFirst="0" w:colLast="0" w:id="1594"/>
      <w:bookmarkStart w:name="_Toc10707521" w:id="1595"/>
      <w:bookmarkStart w:name="_Toc11043658" w:id="1596"/>
      <w:bookmarkStart w:name="_Toc11045634" w:id="1597"/>
      <w:bookmarkStart w:name="_Toc11391303" w:id="1598"/>
      <w:bookmarkStart w:name="_Toc119939868" w:id="1599"/>
      <w:bookmarkStart w:name="_Toc135312899" w:id="1600"/>
      <w:bookmarkEnd w:id="1547"/>
      <w:bookmarkEnd w:id="1548"/>
      <w:bookmarkEnd w:id="1549"/>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r w:rsidRPr="00C64922">
        <w:t>Allerg</w:t>
      </w:r>
      <w:r w:rsidR="006B2DAF">
        <w:t>y</w:t>
      </w:r>
      <w:bookmarkEnd w:id="1595"/>
      <w:bookmarkEnd w:id="1596"/>
      <w:bookmarkEnd w:id="1597"/>
      <w:bookmarkEnd w:id="1598"/>
      <w:bookmarkEnd w:id="1599"/>
      <w:bookmarkEnd w:id="1600"/>
    </w:p>
    <w:p w:rsidR="007D3708" w:rsidP="007D3708" w:rsidRDefault="008F693D" w14:paraId="53CD9C71" w14:textId="77777777">
      <w:pPr>
        <w:spacing w:after="120"/>
        <w:rPr>
          <w:rFonts w:cs="Calibri"/>
        </w:rPr>
      </w:pPr>
      <w:r w:rsidRPr="00AD08FB">
        <w:rPr>
          <w:rFonts w:cs="Calibri"/>
        </w:rPr>
        <w:t xml:space="preserve">Allergy information includes medication and non-medication allergy concerns and observations including statements about no known allergies. </w:t>
      </w:r>
    </w:p>
    <w:p w:rsidRPr="00C64922" w:rsidR="0083506C" w:rsidP="004C76D9" w:rsidRDefault="0083506C" w14:paraId="11F78CA5" w14:textId="77777777">
      <w:pPr>
        <w:pStyle w:val="Heading4"/>
      </w:pPr>
      <w:r w:rsidRPr="00C64922">
        <w:t>Allergy</w:t>
      </w:r>
      <w:r>
        <w:t xml:space="preserve"> Concern</w:t>
      </w:r>
      <w:r w:rsidRPr="00C64922">
        <w:t xml:space="preserve"> </w:t>
      </w:r>
    </w:p>
    <w:p w:rsidRPr="007770C6" w:rsidR="007D3708" w:rsidP="0083506C" w:rsidRDefault="0083506C" w14:paraId="60DB5781" w14:textId="77777777">
      <w:pPr>
        <w:pStyle w:val="Default"/>
        <w:rPr>
          <w:sz w:val="20"/>
        </w:rPr>
      </w:pPr>
      <w:r w:rsidRPr="007770C6">
        <w:rPr>
          <w:rFonts w:eastAsia="Calibri"/>
          <w:sz w:val="20"/>
        </w:rPr>
        <w:t xml:space="preserve">The Allergy Concern template </w:t>
      </w:r>
      <w:r w:rsidRPr="007770C6">
        <w:rPr>
          <w:sz w:val="20"/>
        </w:rPr>
        <w:t xml:space="preserve">enables </w:t>
      </w:r>
      <w:r w:rsidRPr="007770C6" w:rsidR="007D3708">
        <w:rPr>
          <w:sz w:val="20"/>
        </w:rPr>
        <w:t xml:space="preserve">multiple allergy intolerance observations to be tracked together as a single concern.  </w:t>
      </w:r>
      <w:r w:rsidRPr="007770C6" w:rsidR="008F693D">
        <w:rPr>
          <w:sz w:val="20"/>
        </w:rPr>
        <w:t>An allergy concern contains data describing a patient allergy or intolerance that could possibly require attention, intervention, or management. The Allergy Concern Act template is used to record concerns commonly identified as being “on the patient’s allergy list.” The Allergy Concern Act acts as a “wrapper” for the underlying Allergy - Intolerance Observations.</w:t>
      </w:r>
    </w:p>
    <w:p w:rsidRPr="00D14360" w:rsidR="007D3708" w:rsidP="007D3708" w:rsidRDefault="007D3708" w14:paraId="59B8C73A" w14:textId="77777777">
      <w:pPr>
        <w:spacing w:after="120"/>
        <w:rPr>
          <w:rFonts w:cs="Calibri"/>
        </w:rPr>
      </w:pPr>
    </w:p>
    <w:tbl>
      <w:tblPr>
        <w:tblW w:w="0" w:type="auto"/>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312"/>
        <w:gridCol w:w="6930"/>
      </w:tblGrid>
      <w:tr w:rsidRPr="00C64922" w:rsidR="009F6BA2" w:rsidTr="004E29C8" w14:paraId="4F1CA38C" w14:textId="77777777">
        <w:trPr>
          <w:cantSplit/>
          <w:tblHeader/>
        </w:trPr>
        <w:tc>
          <w:tcPr>
            <w:tcW w:w="2312" w:type="dxa"/>
            <w:tcBorders>
              <w:bottom w:val="nil"/>
              <w:right w:val="nil"/>
            </w:tcBorders>
            <w:shd w:val="clear" w:color="auto" w:fill="4F81BD"/>
          </w:tcPr>
          <w:p w:rsidRPr="00D14360" w:rsidR="009F6BA2" w:rsidP="00E42FA6" w:rsidRDefault="009F6BA2" w14:paraId="20BFF455" w14:textId="77777777">
            <w:pPr>
              <w:rPr>
                <w:rFonts w:cs="Calibri"/>
                <w:b/>
                <w:bCs/>
                <w:color w:val="FFFFFF"/>
              </w:rPr>
            </w:pPr>
            <w:r w:rsidRPr="00D14360">
              <w:rPr>
                <w:rFonts w:cs="Calibri"/>
                <w:b/>
                <w:bCs/>
                <w:color w:val="FFFFFF"/>
              </w:rPr>
              <w:t>Entry Template</w:t>
            </w:r>
          </w:p>
        </w:tc>
        <w:tc>
          <w:tcPr>
            <w:tcW w:w="6930" w:type="dxa"/>
            <w:shd w:val="clear" w:color="auto" w:fill="4F81BD"/>
          </w:tcPr>
          <w:p w:rsidRPr="00D14360" w:rsidR="009F6BA2" w:rsidP="00E42FA6" w:rsidRDefault="009F6BA2" w14:paraId="7F0D28CE" w14:textId="77777777">
            <w:pPr>
              <w:rPr>
                <w:rFonts w:cs="Calibri"/>
                <w:b/>
                <w:iCs/>
                <w:color w:val="FFFFFF"/>
              </w:rPr>
            </w:pPr>
            <w:r w:rsidRPr="00D14360">
              <w:rPr>
                <w:rFonts w:cs="Calibri"/>
                <w:b/>
                <w:iCs/>
                <w:color w:val="FFFFFF"/>
              </w:rPr>
              <w:t>Allergy Concern Act (V3)</w:t>
            </w:r>
          </w:p>
          <w:p w:rsidRPr="00D14360" w:rsidR="009F6BA2" w:rsidP="00E42FA6" w:rsidRDefault="009F6BA2" w14:paraId="36E3756D" w14:textId="77777777">
            <w:pPr>
              <w:rPr>
                <w:rFonts w:cs="Calibri"/>
                <w:bCs/>
                <w:color w:val="FFFFFF"/>
              </w:rPr>
            </w:pPr>
            <w:r w:rsidRPr="00D14360">
              <w:rPr>
                <w:rFonts w:cs="Calibri"/>
                <w:bCs/>
                <w:color w:val="FFFFFF"/>
                <w:sz w:val="18"/>
              </w:rPr>
              <w:t>[act: identifier urn:hl7ii:2.16.840.1.113883.10.20.22.4.30:2015-08-01 (open)]</w:t>
            </w:r>
          </w:p>
        </w:tc>
      </w:tr>
      <w:tr w:rsidRPr="00C64922" w:rsidR="009F6BA2" w:rsidTr="004E29C8" w14:paraId="409E4AE9" w14:textId="77777777">
        <w:trPr>
          <w:trHeight w:val="395"/>
        </w:trPr>
        <w:tc>
          <w:tcPr>
            <w:tcW w:w="2312" w:type="dxa"/>
            <w:tcBorders>
              <w:top w:val="single" w:color="4F81BD" w:sz="4" w:space="0"/>
              <w:bottom w:val="single" w:color="4F81BD" w:sz="4" w:space="0"/>
              <w:right w:val="nil"/>
            </w:tcBorders>
            <w:shd w:val="clear" w:color="auto" w:fill="FFFFFF"/>
          </w:tcPr>
          <w:p w:rsidRPr="00D14360" w:rsidR="009F6BA2" w:rsidP="00E42FA6" w:rsidRDefault="009F6BA2" w14:paraId="18BB209B" w14:textId="77777777">
            <w:pPr>
              <w:rPr>
                <w:rFonts w:cs="Calibri"/>
                <w:b/>
                <w:bCs/>
              </w:rPr>
            </w:pPr>
            <w:r w:rsidRPr="00D14360">
              <w:rPr>
                <w:rFonts w:cs="Calibri"/>
                <w:b/>
                <w:bCs/>
              </w:rPr>
              <w:t>Reference Source</w:t>
            </w:r>
          </w:p>
        </w:tc>
        <w:tc>
          <w:tcPr>
            <w:tcW w:w="6930" w:type="dxa"/>
            <w:tcBorders>
              <w:top w:val="single" w:color="4F81BD" w:sz="4" w:space="0"/>
              <w:bottom w:val="single" w:color="4F81BD" w:sz="4" w:space="0"/>
            </w:tcBorders>
            <w:shd w:val="clear" w:color="auto" w:fill="auto"/>
          </w:tcPr>
          <w:p w:rsidRPr="00D14360" w:rsidR="009F6BA2" w:rsidP="00E42FA6" w:rsidRDefault="009F6BA2" w14:paraId="5DDE9F9E" w14:textId="77777777">
            <w:pPr>
              <w:rPr>
                <w:rFonts w:ascii="Calibri Light" w:hAnsi="Calibri Light" w:cs="Calibri Light"/>
              </w:rPr>
            </w:pPr>
            <w:r w:rsidRPr="00D14360">
              <w:rPr>
                <w:rFonts w:ascii="Calibri Light" w:hAnsi="Calibri Light" w:cs="Calibri Light"/>
              </w:rPr>
              <w:t xml:space="preserve">HL7 C-CDA R2.1 </w:t>
            </w:r>
          </w:p>
        </w:tc>
      </w:tr>
      <w:tr w:rsidRPr="00C64922" w:rsidR="009F6BA2" w:rsidTr="004E29C8" w14:paraId="6D3A289D" w14:textId="77777777">
        <w:trPr>
          <w:trHeight w:val="620"/>
        </w:trPr>
        <w:tc>
          <w:tcPr>
            <w:tcW w:w="2312" w:type="dxa"/>
            <w:tcBorders>
              <w:right w:val="nil"/>
            </w:tcBorders>
            <w:shd w:val="clear" w:color="auto" w:fill="FFFFFF"/>
          </w:tcPr>
          <w:p w:rsidRPr="00D14360" w:rsidR="009F6BA2" w:rsidP="00E42FA6" w:rsidRDefault="009F6BA2" w14:paraId="13ACB6AC" w14:textId="77777777">
            <w:pPr>
              <w:rPr>
                <w:rFonts w:cs="Calibri"/>
                <w:b/>
                <w:bCs/>
              </w:rPr>
            </w:pPr>
            <w:r w:rsidRPr="00D14360">
              <w:rPr>
                <w:rFonts w:cs="Calibri"/>
                <w:b/>
                <w:bCs/>
              </w:rPr>
              <w:t>Purpose</w:t>
            </w:r>
          </w:p>
        </w:tc>
        <w:tc>
          <w:tcPr>
            <w:tcW w:w="6930" w:type="dxa"/>
            <w:shd w:val="clear" w:color="auto" w:fill="auto"/>
          </w:tcPr>
          <w:p w:rsidRPr="00D14360" w:rsidR="009F6BA2" w:rsidP="00D14360" w:rsidRDefault="009F6BA2" w14:paraId="63E898C8" w14:textId="77777777">
            <w:pPr>
              <w:pStyle w:val="ListBullet"/>
              <w:numPr>
                <w:ilvl w:val="0"/>
                <w:numId w:val="0"/>
              </w:numPr>
              <w:spacing w:line="240" w:lineRule="auto"/>
              <w:rPr>
                <w:rFonts w:ascii="Calibri Light" w:hAnsi="Calibri Light" w:cs="Calibri Light"/>
                <w:sz w:val="20"/>
                <w:szCs w:val="20"/>
              </w:rPr>
            </w:pPr>
            <w:r w:rsidRPr="00D14360">
              <w:rPr>
                <w:rFonts w:ascii="Calibri Light" w:hAnsi="Calibri Light" w:cs="Calibri Light"/>
                <w:sz w:val="20"/>
                <w:szCs w:val="20"/>
              </w:rPr>
              <w:t>This template reflects an ongoing concern on behalf of the provider who is managing the patient’s care.</w:t>
            </w:r>
          </w:p>
        </w:tc>
      </w:tr>
      <w:tr w:rsidRPr="00C64922" w:rsidR="009F6BA2" w:rsidTr="004E29C8" w14:paraId="1BFD4ABB" w14:textId="77777777">
        <w:trPr>
          <w:trHeight w:val="3329"/>
        </w:trPr>
        <w:tc>
          <w:tcPr>
            <w:tcW w:w="2312" w:type="dxa"/>
            <w:tcBorders>
              <w:top w:val="single" w:color="4F81BD" w:sz="4" w:space="0"/>
              <w:bottom w:val="single" w:color="4F81BD" w:sz="4" w:space="0"/>
              <w:right w:val="nil"/>
            </w:tcBorders>
            <w:shd w:val="clear" w:color="auto" w:fill="FFFFFF"/>
          </w:tcPr>
          <w:p w:rsidRPr="00D14360" w:rsidR="009F6BA2" w:rsidP="00E42FA6" w:rsidRDefault="009F6BA2" w14:paraId="6B3507D1" w14:textId="77777777">
            <w:pPr>
              <w:rPr>
                <w:rFonts w:cs="Calibri"/>
                <w:b/>
                <w:bCs/>
              </w:rPr>
            </w:pPr>
            <w:r w:rsidRPr="00D14360">
              <w:rPr>
                <w:rFonts w:cs="Calibri"/>
                <w:b/>
                <w:bCs/>
              </w:rPr>
              <w:t>ActStatus</w:t>
            </w:r>
          </w:p>
        </w:tc>
        <w:tc>
          <w:tcPr>
            <w:tcW w:w="6930" w:type="dxa"/>
            <w:tcBorders>
              <w:top w:val="single" w:color="4F81BD" w:sz="4" w:space="0"/>
              <w:bottom w:val="single" w:color="4F81BD" w:sz="4" w:space="0"/>
            </w:tcBorders>
            <w:shd w:val="clear" w:color="auto" w:fill="auto"/>
          </w:tcPr>
          <w:p w:rsidRPr="00D14360" w:rsidR="009F6BA2" w:rsidP="00E42FA6" w:rsidRDefault="009F6BA2" w14:paraId="6C79D5A2" w14:textId="77777777">
            <w:pPr>
              <w:rPr>
                <w:rFonts w:ascii="Calibri Light" w:hAnsi="Calibri Light" w:cs="Calibri Light"/>
              </w:rPr>
            </w:pPr>
            <w:r w:rsidRPr="00D14360">
              <w:rPr>
                <w:rFonts w:ascii="Calibri Light" w:hAnsi="Calibri Light" w:cs="Calibri Light"/>
              </w:rPr>
              <w:t>So long as the underlying allergy or intolerance is of ongoing concern and interest to the provider, the statusCode of the concern is “active”. Only when the underlying allergy or intolerance is no longer of concern is the statusCode of the Allergy Concern Act set to “completed</w:t>
            </w:r>
            <w:r w:rsidRPr="00D14360" w:rsidR="003B1C44">
              <w:rPr>
                <w:rFonts w:ascii="Calibri Light" w:hAnsi="Calibri Light" w:cs="Calibri Light"/>
              </w:rPr>
              <w:t>.</w:t>
            </w:r>
            <w:r w:rsidRPr="00D14360">
              <w:rPr>
                <w:rFonts w:ascii="Calibri Light" w:hAnsi="Calibri Light" w:cs="Calibri Light"/>
              </w:rPr>
              <w:t>”</w:t>
            </w:r>
          </w:p>
          <w:p w:rsidR="005C79A1" w:rsidP="00E42FA6" w:rsidRDefault="005C79A1" w14:paraId="2FC62E4D" w14:textId="77777777">
            <w:pPr>
              <w:rPr>
                <w:rFonts w:ascii="Calibri Light" w:hAnsi="Calibri Light" w:cs="Calibri Light"/>
              </w:rPr>
            </w:pPr>
          </w:p>
          <w:p w:rsidRPr="00D14360" w:rsidR="009F6BA2" w:rsidP="00E42FA6" w:rsidRDefault="009F6BA2" w14:paraId="190599AC" w14:textId="4455EF32">
            <w:pPr>
              <w:rPr>
                <w:rFonts w:ascii="Calibri Light" w:hAnsi="Calibri Light" w:cs="Calibri Light"/>
              </w:rPr>
            </w:pPr>
            <w:r w:rsidRPr="00D14360">
              <w:rPr>
                <w:rFonts w:ascii="Calibri Light" w:hAnsi="Calibri Light" w:cs="Calibri Light"/>
              </w:rPr>
              <w:t>The effectiveTime reflects the time that the underlying allergy or intolerance was felt to be a concern; it may or may not correspond to the effectiveTime of the observation associated with the actual allergic reaction experienced by the patient.</w:t>
            </w:r>
          </w:p>
          <w:p w:rsidR="005C79A1" w:rsidP="00E42FA6" w:rsidRDefault="005C79A1" w14:paraId="1A8C238F" w14:textId="77777777">
            <w:pPr>
              <w:rPr>
                <w:rFonts w:ascii="Calibri Light" w:hAnsi="Calibri Light" w:cs="Calibri Light"/>
              </w:rPr>
            </w:pPr>
          </w:p>
          <w:p w:rsidRPr="00D14360" w:rsidR="009F6BA2" w:rsidP="00E42FA6" w:rsidRDefault="009F6BA2" w14:paraId="06E50BAB" w14:textId="6A174A59">
            <w:pPr>
              <w:rPr>
                <w:rFonts w:ascii="Calibri Light" w:hAnsi="Calibri Light" w:cs="Calibri Light"/>
              </w:rPr>
            </w:pPr>
            <w:r w:rsidRPr="00D14360">
              <w:rPr>
                <w:rFonts w:ascii="Calibri Light" w:hAnsi="Calibri Light" w:cs="Calibri Light"/>
              </w:rPr>
              <w:t>The statusCode of the Allergy Concern Act is the status of the concern, whereas the effectiveTime of the nested Allergy - Intolerance Observation tells when the allergy or intolerance was experienced by the patient. The effectiveTime/low of the Allergy Concern Act asserts when the concern became active. The effectiveTime/high asserts when the concern was completed (</w:t>
            </w:r>
            <w:r w:rsidRPr="00AE350D">
              <w:rPr>
                <w:rFonts w:ascii="Calibri Light" w:hAnsi="Calibri Light" w:cs="Calibri Light"/>
                <w:i/>
                <w:iCs/>
              </w:rPr>
              <w:t>e.g.,</w:t>
            </w:r>
            <w:r w:rsidRPr="00D14360">
              <w:rPr>
                <w:rFonts w:ascii="Calibri Light" w:hAnsi="Calibri Light" w:cs="Calibri Light"/>
              </w:rPr>
              <w:t xml:space="preserve"> when the clinician deemed there is no longer any need to track the underlying allergy or intolerance).</w:t>
            </w:r>
          </w:p>
        </w:tc>
      </w:tr>
      <w:tr w:rsidRPr="00C64922" w:rsidR="009F6BA2" w:rsidTr="004E29C8" w14:paraId="30757B4D" w14:textId="77777777">
        <w:trPr>
          <w:trHeight w:val="341"/>
        </w:trPr>
        <w:tc>
          <w:tcPr>
            <w:tcW w:w="2312" w:type="dxa"/>
            <w:tcBorders>
              <w:top w:val="single" w:color="4F81BD" w:sz="4" w:space="0"/>
              <w:bottom w:val="single" w:color="4472C4" w:themeColor="accent1" w:sz="4" w:space="0"/>
              <w:right w:val="nil"/>
            </w:tcBorders>
            <w:shd w:val="clear" w:color="auto" w:fill="FFFFFF"/>
          </w:tcPr>
          <w:p w:rsidRPr="00D14360" w:rsidR="009F6BA2" w:rsidP="00E42FA6" w:rsidRDefault="009F6BA2" w14:paraId="5F28B6D5" w14:textId="77777777">
            <w:pPr>
              <w:rPr>
                <w:rFonts w:cs="Calibri"/>
                <w:b/>
                <w:bCs/>
              </w:rPr>
            </w:pPr>
            <w:r w:rsidRPr="00D14360">
              <w:rPr>
                <w:rFonts w:cs="Calibri"/>
                <w:b/>
                <w:bCs/>
              </w:rPr>
              <w:t>Negation</w:t>
            </w:r>
          </w:p>
        </w:tc>
        <w:tc>
          <w:tcPr>
            <w:tcW w:w="6930" w:type="dxa"/>
            <w:tcBorders>
              <w:top w:val="single" w:color="4F81BD" w:sz="4" w:space="0"/>
              <w:bottom w:val="single" w:color="4472C4" w:themeColor="accent1" w:sz="4" w:space="0"/>
            </w:tcBorders>
            <w:shd w:val="clear" w:color="auto" w:fill="auto"/>
          </w:tcPr>
          <w:p w:rsidRPr="00D14360" w:rsidR="009F6BA2" w:rsidP="00E42FA6" w:rsidRDefault="009F6BA2" w14:paraId="37FAED7C" w14:textId="77777777">
            <w:pPr>
              <w:rPr>
                <w:rFonts w:ascii="Calibri Light" w:hAnsi="Calibri Light"/>
              </w:rPr>
            </w:pPr>
            <w:r w:rsidRPr="00D14360">
              <w:rPr>
                <w:rFonts w:ascii="Calibri Light" w:hAnsi="Calibri Light"/>
              </w:rPr>
              <w:t>Not explicitly specified.</w:t>
            </w:r>
          </w:p>
        </w:tc>
      </w:tr>
      <w:tr w:rsidRPr="00C64922" w:rsidR="009F6BA2" w:rsidTr="004E29C8" w14:paraId="22B9E4F3" w14:textId="77777777">
        <w:tc>
          <w:tcPr>
            <w:tcW w:w="2312" w:type="dxa"/>
            <w:tcBorders>
              <w:top w:val="single" w:color="4472C4" w:themeColor="accent1" w:sz="4" w:space="0"/>
              <w:bottom w:val="single" w:color="4472C4" w:themeColor="accent1" w:sz="4" w:space="0"/>
              <w:right w:val="nil"/>
            </w:tcBorders>
            <w:shd w:val="clear" w:color="auto" w:fill="FFFFFF"/>
          </w:tcPr>
          <w:p w:rsidRPr="00D14360" w:rsidR="009F6BA2" w:rsidP="00E42FA6" w:rsidRDefault="009F6BA2" w14:paraId="06238DE1" w14:textId="77777777">
            <w:pPr>
              <w:rPr>
                <w:rFonts w:cs="Calibri"/>
                <w:b/>
                <w:bCs/>
              </w:rPr>
            </w:pPr>
            <w:r w:rsidRPr="00D14360">
              <w:rPr>
                <w:rFonts w:cs="Calibri"/>
                <w:b/>
                <w:bCs/>
              </w:rPr>
              <w:t>Other Considerations</w:t>
            </w:r>
          </w:p>
        </w:tc>
        <w:tc>
          <w:tcPr>
            <w:tcW w:w="6930" w:type="dxa"/>
            <w:tcBorders>
              <w:top w:val="single" w:color="4472C4" w:themeColor="accent1" w:sz="4" w:space="0"/>
              <w:bottom w:val="single" w:color="4472C4" w:themeColor="accent1" w:sz="4" w:space="0"/>
            </w:tcBorders>
            <w:shd w:val="clear" w:color="auto" w:fill="auto"/>
          </w:tcPr>
          <w:p w:rsidR="009F6BA2" w:rsidP="00D14360" w:rsidRDefault="009F6BA2" w14:paraId="73AE76C2" w14:textId="77777777">
            <w:pPr>
              <w:keepNext/>
              <w:rPr>
                <w:rFonts w:ascii="Calibri Light" w:hAnsi="Calibri Light" w:cs="Calibri Light"/>
              </w:rPr>
            </w:pPr>
            <w:r w:rsidRPr="00AD08FB">
              <w:rPr>
                <w:rFonts w:ascii="Calibri Light" w:hAnsi="Calibri Light" w:cs="Calibri Light"/>
              </w:rPr>
              <w:t>An Allergy Concern Act can contain one or more Allergy - Intolerance Observations (templateId .16.840.1.113883.10.20.22.4.7). In practice, most EHRs do not support this template design.  See best practice guidance below for implementers who do not support allergy concern tracking at this time.</w:t>
            </w:r>
          </w:p>
          <w:p w:rsidR="00F75DF2" w:rsidP="00D14360" w:rsidRDefault="00F75DF2" w14:paraId="64310993" w14:textId="77777777">
            <w:pPr>
              <w:keepNext/>
              <w:rPr>
                <w:rFonts w:ascii="Calibri Light" w:hAnsi="Calibri Light" w:cs="Calibri Light"/>
              </w:rPr>
            </w:pPr>
          </w:p>
          <w:p w:rsidRPr="00AD08FB" w:rsidR="00F75DF2" w:rsidP="007770C6" w:rsidRDefault="00F75DF2" w14:paraId="1D06A378" w14:textId="5CCA4711">
            <w:pPr>
              <w:rPr>
                <w:rFonts w:ascii="Calibri Light" w:hAnsi="Calibri Light" w:cs="Calibri Light"/>
              </w:rPr>
            </w:pPr>
            <w:r w:rsidRPr="00D14360">
              <w:rPr>
                <w:rFonts w:ascii="Calibri Light" w:hAnsi="Calibri Light" w:cs="Calibri Light"/>
              </w:rPr>
              <w:t xml:space="preserve">Visit </w:t>
            </w:r>
            <w:hyperlink w:history="1" r:id="rId54">
              <w:r w:rsidRPr="00D14360">
                <w:rPr>
                  <w:rStyle w:val="Hyperlink"/>
                  <w:rFonts w:ascii="Calibri Light" w:hAnsi="Calibri Light" w:cs="Calibri Light"/>
                </w:rPr>
                <w:t>HL7 CDA Example Search</w:t>
              </w:r>
            </w:hyperlink>
            <w:r>
              <w:rPr>
                <w:rStyle w:val="Hyperlink"/>
                <w:rFonts w:ascii="Calibri Light" w:hAnsi="Calibri Light" w:cs="Calibri Light"/>
              </w:rPr>
              <w:t xml:space="preserve"> </w:t>
            </w:r>
            <w:r w:rsidRPr="00AD08FB">
              <w:rPr>
                <w:rFonts w:ascii="Calibri Light" w:hAnsi="Calibri Light" w:cs="Calibri Light"/>
              </w:rPr>
              <w:t>for representing the expression “No Known Allergies”, “No Known Medication Allergies”.</w:t>
            </w:r>
            <w:r w:rsidRPr="00AD08FB">
              <w:rPr>
                <w:rStyle w:val="FootnoteReference"/>
                <w:rFonts w:ascii="Calibri Light" w:hAnsi="Calibri Light" w:cs="Calibri Light"/>
              </w:rPr>
              <w:footnoteReference w:id="122"/>
            </w:r>
            <w:r w:rsidRPr="00AD08FB">
              <w:rPr>
                <w:rFonts w:ascii="Calibri Light" w:hAnsi="Calibri Light" w:cs="Calibri Light"/>
              </w:rPr>
              <w:t xml:space="preserve"> </w:t>
            </w:r>
          </w:p>
        </w:tc>
      </w:tr>
      <w:tr w:rsidRPr="00C64922" w:rsidR="00C563F3" w:rsidTr="004E29C8" w14:paraId="06EA16EA" w14:textId="77777777">
        <w:tc>
          <w:tcPr>
            <w:tcW w:w="2312" w:type="dxa"/>
            <w:tcBorders>
              <w:top w:val="single" w:color="4472C4" w:themeColor="accent1" w:sz="4" w:space="0"/>
              <w:bottom w:val="single" w:color="4472C4" w:sz="4" w:space="0"/>
              <w:right w:val="nil"/>
            </w:tcBorders>
            <w:shd w:val="clear" w:color="auto" w:fill="FFFFFF"/>
          </w:tcPr>
          <w:p w:rsidRPr="00D14360" w:rsidR="00C563F3" w:rsidP="00C563F3" w:rsidRDefault="00C563F3" w14:paraId="5090F426" w14:textId="77777777">
            <w:pPr>
              <w:rPr>
                <w:rFonts w:cs="Calibri"/>
                <w:b/>
                <w:bCs/>
              </w:rPr>
            </w:pPr>
            <w:r w:rsidRPr="00D14360">
              <w:rPr>
                <w:rFonts w:cs="Calibri"/>
                <w:b/>
                <w:bCs/>
              </w:rPr>
              <w:t>Example</w:t>
            </w:r>
          </w:p>
        </w:tc>
        <w:tc>
          <w:tcPr>
            <w:tcW w:w="6930" w:type="dxa"/>
            <w:tcBorders>
              <w:top w:val="single" w:color="4472C4" w:themeColor="accent1" w:sz="4" w:space="0"/>
              <w:bottom w:val="single" w:color="4472C4" w:sz="4" w:space="0"/>
            </w:tcBorders>
            <w:shd w:val="clear" w:color="auto" w:fill="auto"/>
          </w:tcPr>
          <w:p w:rsidRPr="007770C6" w:rsidR="00C563F3" w:rsidP="00D14360" w:rsidRDefault="006B2DAF" w14:paraId="63F346A5" w14:textId="4972D0A6">
            <w:pPr>
              <w:keepNext/>
              <w:rPr>
                <w:rFonts w:ascii="Calibri Light" w:hAnsi="Calibri Light" w:cs="Calibri Light"/>
                <w:u w:val="single"/>
              </w:rPr>
            </w:pPr>
            <w:r w:rsidRPr="007770C6">
              <w:rPr>
                <w:rFonts w:ascii="Calibri Light" w:hAnsi="Calibri Light" w:cs="Calibri Light"/>
                <w:color w:val="0000FF"/>
                <w:u w:val="single"/>
              </w:rPr>
              <w:fldChar w:fldCharType="begin"/>
            </w:r>
            <w:r w:rsidRPr="007770C6">
              <w:rPr>
                <w:rFonts w:ascii="Calibri Light" w:hAnsi="Calibri Light" w:cs="Calibri Light"/>
                <w:color w:val="0000FF"/>
                <w:u w:val="single"/>
              </w:rPr>
              <w:instrText xml:space="preserve"> REF _Ref21875627 \h  \* MERGEFORMAT </w:instrText>
            </w:r>
            <w:r w:rsidRPr="007770C6">
              <w:rPr>
                <w:rFonts w:ascii="Calibri Light" w:hAnsi="Calibri Light" w:cs="Calibri Light"/>
                <w:color w:val="0000FF"/>
                <w:u w:val="single"/>
              </w:rPr>
            </w:r>
            <w:r w:rsidRPr="007770C6">
              <w:rPr>
                <w:rFonts w:ascii="Calibri Light" w:hAnsi="Calibri Light" w:cs="Calibri Light"/>
                <w:color w:val="0000FF"/>
                <w:u w:val="single"/>
              </w:rPr>
              <w:fldChar w:fldCharType="separate"/>
            </w:r>
            <w:r w:rsidRPr="00254B4A" w:rsidR="00DC1072">
              <w:rPr>
                <w:rFonts w:ascii="Calibri Light" w:hAnsi="Calibri Light" w:cs="Calibri Light"/>
                <w:color w:val="0000FF"/>
                <w:u w:val="single"/>
              </w:rPr>
              <w:t xml:space="preserve">Example </w:t>
            </w:r>
            <w:r w:rsidRPr="00254B4A" w:rsidR="00DC1072">
              <w:rPr>
                <w:rFonts w:ascii="Calibri Light" w:hAnsi="Calibri Light" w:cs="Calibri Light"/>
                <w:noProof/>
                <w:color w:val="0000FF"/>
                <w:u w:val="single"/>
              </w:rPr>
              <w:t>40</w:t>
            </w:r>
            <w:r w:rsidRPr="00254B4A" w:rsidR="00DC1072">
              <w:rPr>
                <w:rFonts w:ascii="Calibri Light" w:hAnsi="Calibri Light" w:cs="Calibri Light"/>
                <w:color w:val="0000FF"/>
                <w:u w:val="single"/>
              </w:rPr>
              <w:t>: Allergy concern for food allergy to eggs</w:t>
            </w:r>
            <w:r w:rsidRPr="007770C6">
              <w:rPr>
                <w:rFonts w:ascii="Calibri Light" w:hAnsi="Calibri Light" w:cs="Calibri Light"/>
                <w:color w:val="0000FF"/>
                <w:u w:val="single"/>
              </w:rPr>
              <w:fldChar w:fldCharType="end"/>
            </w:r>
          </w:p>
        </w:tc>
      </w:tr>
      <w:tr w:rsidRPr="00C64922" w:rsidR="006B2DAF" w:rsidTr="004E29C8" w14:paraId="440BDDB0" w14:textId="77777777">
        <w:tc>
          <w:tcPr>
            <w:tcW w:w="2312" w:type="dxa"/>
            <w:tcBorders>
              <w:top w:val="single" w:color="4472C4" w:sz="4" w:space="0"/>
              <w:bottom w:val="single" w:color="4472C4" w:sz="4" w:space="0"/>
              <w:right w:val="nil"/>
            </w:tcBorders>
            <w:shd w:val="clear" w:color="auto" w:fill="FFFFFF"/>
          </w:tcPr>
          <w:p w:rsidRPr="00D14360" w:rsidR="006B2DAF" w:rsidP="00C563F3" w:rsidRDefault="006B2DAF" w14:paraId="5D7DC2DB" w14:textId="77777777">
            <w:pPr>
              <w:rPr>
                <w:rFonts w:cs="Calibri"/>
                <w:b/>
                <w:bCs/>
              </w:rPr>
            </w:pPr>
            <w:r>
              <w:rPr>
                <w:rFonts w:cs="Calibri"/>
                <w:b/>
                <w:bCs/>
              </w:rPr>
              <w:t>Example</w:t>
            </w:r>
          </w:p>
        </w:tc>
        <w:tc>
          <w:tcPr>
            <w:tcW w:w="6930" w:type="dxa"/>
            <w:tcBorders>
              <w:top w:val="single" w:color="4472C4" w:sz="4" w:space="0"/>
              <w:bottom w:val="single" w:color="4472C4" w:sz="4" w:space="0"/>
            </w:tcBorders>
            <w:shd w:val="clear" w:color="auto" w:fill="auto"/>
          </w:tcPr>
          <w:p w:rsidRPr="00254B4A" w:rsidR="00DC1072" w:rsidP="00254B4A" w:rsidRDefault="006B2DAF" w14:paraId="1080F6A3" w14:textId="77777777">
            <w:pPr>
              <w:rPr>
                <w:rFonts w:ascii="Calibri Light" w:hAnsi="Calibri Light" w:cs="Calibri Light"/>
                <w:color w:val="0000FF"/>
                <w:u w:val="single"/>
              </w:rPr>
            </w:pPr>
            <w:r w:rsidRPr="007770C6">
              <w:rPr>
                <w:rFonts w:ascii="Calibri Light" w:hAnsi="Calibri Light" w:cs="Calibri Light"/>
                <w:color w:val="0000FF"/>
                <w:u w:val="single"/>
              </w:rPr>
              <w:fldChar w:fldCharType="begin"/>
            </w:r>
            <w:r w:rsidRPr="007770C6">
              <w:rPr>
                <w:rFonts w:ascii="Calibri Light" w:hAnsi="Calibri Light" w:cs="Calibri Light"/>
                <w:color w:val="0000FF"/>
                <w:u w:val="single"/>
              </w:rPr>
              <w:instrText xml:space="preserve"> REF _Ref21875636 \h  \* MERGEFORMAT </w:instrText>
            </w:r>
            <w:r w:rsidRPr="007770C6">
              <w:rPr>
                <w:rFonts w:ascii="Calibri Light" w:hAnsi="Calibri Light" w:cs="Calibri Light"/>
                <w:color w:val="0000FF"/>
                <w:u w:val="single"/>
              </w:rPr>
            </w:r>
            <w:r w:rsidRPr="007770C6">
              <w:rPr>
                <w:rFonts w:ascii="Calibri Light" w:hAnsi="Calibri Light" w:cs="Calibri Light"/>
                <w:color w:val="0000FF"/>
                <w:u w:val="single"/>
              </w:rPr>
              <w:fldChar w:fldCharType="separate"/>
            </w:r>
          </w:p>
          <w:p w:rsidRPr="00254B4A" w:rsidR="00DC1072" w:rsidP="00254B4A" w:rsidRDefault="00DC1072" w14:paraId="3E8281EA" w14:textId="77777777">
            <w:pPr>
              <w:rPr>
                <w:rFonts w:ascii="Calibri Light" w:hAnsi="Calibri Light" w:cs="Calibri Light"/>
                <w:color w:val="0000FF"/>
                <w:u w:val="single"/>
              </w:rPr>
            </w:pPr>
          </w:p>
          <w:p w:rsidRPr="00254B4A" w:rsidR="00DC1072" w:rsidP="00254B4A" w:rsidRDefault="00DC1072" w14:paraId="2FBEB86A" w14:textId="77777777">
            <w:pPr>
              <w:rPr>
                <w:rFonts w:ascii="Calibri Light" w:hAnsi="Calibri Light" w:cs="Calibri Light"/>
                <w:color w:val="0000FF"/>
                <w:u w:val="single"/>
              </w:rPr>
            </w:pPr>
          </w:p>
          <w:p w:rsidRPr="00254B4A" w:rsidR="00DC1072" w:rsidP="00254B4A" w:rsidRDefault="00DC1072" w14:paraId="42B57C25" w14:textId="77777777">
            <w:pPr>
              <w:keepNext/>
              <w:rPr>
                <w:rFonts w:ascii="Calibri Light" w:hAnsi="Calibri Light" w:cs="Calibri Light"/>
                <w:color w:val="0000FF"/>
                <w:u w:val="single"/>
              </w:rPr>
            </w:pPr>
          </w:p>
          <w:p w:rsidRPr="00AD08FB" w:rsidR="006B2DAF" w:rsidDel="00993B81" w:rsidP="00D14360" w:rsidRDefault="00DC1072" w14:paraId="3CA94013" w14:textId="10648643">
            <w:pPr>
              <w:keepNext/>
              <w:rPr>
                <w:rFonts w:ascii="Calibri Light" w:hAnsi="Calibri Light" w:cs="Calibri Light"/>
              </w:rPr>
            </w:pPr>
            <w:r w:rsidRPr="00254B4A">
              <w:rPr>
                <w:rFonts w:ascii="Calibri Light" w:hAnsi="Calibri Light" w:cs="Calibri Light"/>
                <w:color w:val="0000FF"/>
                <w:u w:val="single"/>
              </w:rPr>
              <w:t xml:space="preserve">Example </w:t>
            </w:r>
            <w:r w:rsidRPr="00254B4A">
              <w:rPr>
                <w:color w:val="0000FF"/>
                <w:u w:val="single"/>
              </w:rPr>
              <w:t>41: No</w:t>
            </w:r>
            <w:r>
              <w:t xml:space="preserve"> known allergies</w:t>
            </w:r>
            <w:r w:rsidRPr="007770C6" w:rsidR="006B2DAF">
              <w:rPr>
                <w:rFonts w:ascii="Calibri Light" w:hAnsi="Calibri Light" w:cs="Calibri Light"/>
                <w:color w:val="0000FF"/>
                <w:u w:val="single"/>
              </w:rPr>
              <w:fldChar w:fldCharType="end"/>
            </w:r>
          </w:p>
        </w:tc>
      </w:tr>
      <w:tr w:rsidRPr="00C64922" w:rsidR="00C17782" w:rsidTr="004E29C8" w14:paraId="5BE36055" w14:textId="77777777">
        <w:tc>
          <w:tcPr>
            <w:tcW w:w="2312" w:type="dxa"/>
            <w:tcBorders>
              <w:top w:val="single" w:color="4472C4" w:sz="4" w:space="0"/>
              <w:bottom w:val="single" w:color="4F81BD" w:sz="4" w:space="0"/>
              <w:right w:val="nil"/>
            </w:tcBorders>
            <w:shd w:val="clear" w:color="auto" w:fill="FFFFFF"/>
          </w:tcPr>
          <w:p w:rsidR="00C17782" w:rsidP="00C563F3" w:rsidRDefault="00C17782" w14:paraId="1644790A" w14:textId="77777777">
            <w:pPr>
              <w:rPr>
                <w:rFonts w:cs="Calibri"/>
                <w:b/>
                <w:bCs/>
              </w:rPr>
            </w:pPr>
            <w:r>
              <w:rPr>
                <w:rFonts w:cs="Calibri"/>
                <w:b/>
                <w:bCs/>
              </w:rPr>
              <w:t>Example</w:t>
            </w:r>
          </w:p>
        </w:tc>
        <w:tc>
          <w:tcPr>
            <w:tcW w:w="6930" w:type="dxa"/>
            <w:tcBorders>
              <w:top w:val="single" w:color="4472C4" w:sz="4" w:space="0"/>
              <w:bottom w:val="single" w:color="4F81BD" w:sz="4" w:space="0"/>
            </w:tcBorders>
            <w:shd w:val="clear" w:color="auto" w:fill="auto"/>
          </w:tcPr>
          <w:p w:rsidRPr="00AD08FB" w:rsidR="00C17782" w:rsidP="00D14360" w:rsidRDefault="00A46C09" w14:paraId="5BE42EC7" w14:textId="16C4EF75">
            <w:pPr>
              <w:keepNext/>
              <w:rPr>
                <w:rFonts w:ascii="Calibri Light" w:hAnsi="Calibri Light" w:cs="Calibri Light"/>
              </w:rPr>
            </w:pPr>
            <w:r w:rsidRPr="00D14360">
              <w:rPr>
                <w:rFonts w:ascii="Calibri Light" w:hAnsi="Calibri Light" w:cs="Calibri Light"/>
              </w:rPr>
              <w:t xml:space="preserve">Visit </w:t>
            </w:r>
            <w:hyperlink w:history="1" r:id="rId55">
              <w:r w:rsidRPr="00D14360">
                <w:rPr>
                  <w:rStyle w:val="Hyperlink"/>
                  <w:rFonts w:ascii="Calibri Light" w:hAnsi="Calibri Light" w:cs="Calibri Light"/>
                </w:rPr>
                <w:t>HL7 CDA Example Search</w:t>
              </w:r>
            </w:hyperlink>
            <w:r>
              <w:rPr>
                <w:rFonts w:ascii="Calibri Light" w:hAnsi="Calibri Light" w:cs="Calibri Light"/>
                <w:szCs w:val="18"/>
              </w:rPr>
              <w:t xml:space="preserve"> </w:t>
            </w:r>
            <w:r w:rsidRPr="00AD08FB" w:rsidR="00C17782">
              <w:rPr>
                <w:rFonts w:ascii="Calibri Light" w:hAnsi="Calibri Light" w:cs="Calibri Light"/>
              </w:rPr>
              <w:t xml:space="preserve">for additional examples showing allergies to specific medication. </w:t>
            </w:r>
          </w:p>
        </w:tc>
      </w:tr>
    </w:tbl>
    <w:p w:rsidRPr="00D14360" w:rsidR="007D3708" w:rsidP="007D3708" w:rsidRDefault="005C79A1" w14:paraId="3CF38721" w14:textId="79F91882">
      <w:pPr>
        <w:pStyle w:val="Caption"/>
        <w:rPr>
          <w:rFonts w:cs="Calibri"/>
        </w:rPr>
      </w:pPr>
      <w:r>
        <w:t xml:space="preserve">  </w:t>
      </w:r>
      <w:bookmarkStart w:name="_Toc118898833" w:id="1601"/>
      <w:bookmarkStart w:name="_Toc119940036" w:id="1602"/>
      <w:bookmarkStart w:name="_Toc135313067" w:id="1603"/>
      <w:r w:rsidRPr="00C64922" w:rsidR="007D3708">
        <w:t xml:space="preserve">Table </w:t>
      </w:r>
      <w:r>
        <w:fldChar w:fldCharType="begin"/>
      </w:r>
      <w:r>
        <w:instrText>SEQ Table \* ARABIC</w:instrText>
      </w:r>
      <w:r>
        <w:fldChar w:fldCharType="separate"/>
      </w:r>
      <w:r w:rsidR="00DC1072">
        <w:rPr>
          <w:noProof/>
        </w:rPr>
        <w:t>46</w:t>
      </w:r>
      <w:r>
        <w:fldChar w:fldCharType="end"/>
      </w:r>
      <w:r w:rsidRPr="00C64922" w:rsidR="007D3708">
        <w:t xml:space="preserve">: Allergy Concern </w:t>
      </w:r>
      <w:r w:rsidR="00852DED">
        <w:t>T</w:t>
      </w:r>
      <w:r w:rsidR="00993B81">
        <w:t>emplate</w:t>
      </w:r>
      <w:bookmarkEnd w:id="1601"/>
      <w:bookmarkEnd w:id="1602"/>
      <w:bookmarkEnd w:id="1603"/>
    </w:p>
    <w:p w:rsidRPr="00C64922" w:rsidR="007D3708" w:rsidP="007D3708" w:rsidRDefault="005A615D" w14:paraId="6593C631" w14:textId="77777777">
      <w:pPr>
        <w:pStyle w:val="Default"/>
      </w:pPr>
      <w:r w:rsidRPr="007770C6">
        <w:rPr>
          <w:sz w:val="20"/>
        </w:rPr>
        <w:t xml:space="preserve">When the designed clinical statement patterns do not match with the source information to be exchanged, it creates challenges for implementers.  The concern pattern has been a challenge for implementers because many EHR systems do not organize the source allergy data within the patient’s medical record in this way. </w:t>
      </w:r>
      <w:r w:rsidRPr="007770C6" w:rsidR="007D3708">
        <w:rPr>
          <w:sz w:val="20"/>
        </w:rPr>
        <w:t>Based on guidance resulting from the HL7 cross-workgroup collaborative review project where the HL7 Patient Care and Structured Documents workgroups jointly assessed issues with the Allergy Concern Act template, the following guidance was developed</w:t>
      </w:r>
      <w:r w:rsidRPr="007770C6" w:rsidR="009B30E1">
        <w:rPr>
          <w:sz w:val="20"/>
        </w:rPr>
        <w:t>.</w:t>
      </w:r>
      <w:r w:rsidRPr="00C64922" w:rsidR="007D3708">
        <w:rPr>
          <w:rStyle w:val="FootnoteReference"/>
        </w:rPr>
        <w:footnoteReference w:id="123"/>
      </w:r>
      <w:r w:rsidRPr="00C64922" w:rsidR="007D3708">
        <w:t xml:space="preserve"> </w:t>
      </w:r>
    </w:p>
    <w:p w:rsidRPr="00C64922" w:rsidR="007D3708" w:rsidP="007D3708" w:rsidRDefault="007D3708" w14:paraId="71273165" w14:textId="77777777">
      <w:pPr>
        <w:pStyle w:val="Default"/>
      </w:pP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9F6BA2" w:rsidTr="004E29C8" w14:paraId="24BD63C7" w14:textId="77777777">
        <w:trPr>
          <w:trHeight w:val="576"/>
        </w:trPr>
        <w:tc>
          <w:tcPr>
            <w:tcW w:w="683" w:type="dxa"/>
            <w:tcBorders>
              <w:right w:val="nil"/>
            </w:tcBorders>
            <w:shd w:val="clear" w:color="auto" w:fill="C6D9F1"/>
          </w:tcPr>
          <w:p w:rsidRPr="00C64922" w:rsidR="009F6BA2" w:rsidP="00E42FA6" w:rsidRDefault="00634398" w14:paraId="079EE99A" w14:textId="77777777">
            <w:pPr>
              <w:pStyle w:val="BodyText"/>
              <w:rPr>
                <w:noProof/>
              </w:rPr>
            </w:pPr>
            <w:r>
              <w:rPr>
                <w:noProof/>
              </w:rPr>
              <w:drawing>
                <wp:inline distT="0" distB="0" distL="0" distR="0" wp14:anchorId="3292C256" wp14:editId="78CF33C5">
                  <wp:extent cx="323215" cy="323215"/>
                  <wp:effectExtent l="0" t="0" r="0" b="635"/>
                  <wp:docPr id="20" name="Graphic 15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9"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7770C6" w:rsidR="009F6BA2" w:rsidP="00E42FA6" w:rsidRDefault="009F6BA2" w14:paraId="767480CC" w14:textId="77777777">
            <w:pPr>
              <w:pStyle w:val="Default"/>
              <w:rPr>
                <w:bCs/>
                <w:sz w:val="20"/>
              </w:rPr>
            </w:pPr>
            <w:r w:rsidRPr="007770C6">
              <w:rPr>
                <w:bCs/>
                <w:sz w:val="20"/>
              </w:rPr>
              <w:t xml:space="preserve">C-CDA Content Creators who do not natively support organizing a patient’s allergy/intolerance observations into collections associated with a tracked concern SHOULD use the following guidance: </w:t>
            </w:r>
          </w:p>
          <w:p w:rsidRPr="007770C6" w:rsidR="009F6BA2" w:rsidP="0054522C" w:rsidRDefault="009F6BA2" w14:paraId="6E7E19BA" w14:textId="77777777">
            <w:pPr>
              <w:pStyle w:val="Default"/>
              <w:numPr>
                <w:ilvl w:val="2"/>
                <w:numId w:val="16"/>
              </w:numPr>
              <w:ind w:left="720"/>
              <w:rPr>
                <w:bCs/>
                <w:sz w:val="20"/>
              </w:rPr>
            </w:pPr>
            <w:r w:rsidRPr="007770C6">
              <w:rPr>
                <w:bCs/>
                <w:sz w:val="20"/>
              </w:rPr>
              <w:t xml:space="preserve">Populate the Act.statusCode of the Allergy Concern Act to reflect the status of the clinical statement about the allergy/intolerance stored within the source system. </w:t>
            </w:r>
          </w:p>
          <w:p w:rsidRPr="007770C6" w:rsidR="009F6BA2" w:rsidP="0054522C" w:rsidRDefault="009F6BA2" w14:paraId="76ADEC14" w14:textId="77777777">
            <w:pPr>
              <w:pStyle w:val="Default"/>
              <w:numPr>
                <w:ilvl w:val="2"/>
                <w:numId w:val="16"/>
              </w:numPr>
              <w:ind w:left="720"/>
              <w:rPr>
                <w:bCs/>
                <w:sz w:val="20"/>
              </w:rPr>
            </w:pPr>
            <w:r w:rsidRPr="007770C6">
              <w:rPr>
                <w:bCs/>
                <w:sz w:val="20"/>
              </w:rPr>
              <w:t>Use nullFlavor=”NI” for the effectiveTime of the outer concern act wrapper.</w:t>
            </w:r>
          </w:p>
          <w:p w:rsidRPr="007770C6" w:rsidR="009F6BA2" w:rsidP="0054522C" w:rsidRDefault="009F6BA2" w14:paraId="0946B0AF" w14:textId="77777777">
            <w:pPr>
              <w:pStyle w:val="Default"/>
              <w:numPr>
                <w:ilvl w:val="2"/>
                <w:numId w:val="16"/>
              </w:numPr>
              <w:ind w:left="720"/>
              <w:rPr>
                <w:bCs/>
                <w:sz w:val="20"/>
              </w:rPr>
            </w:pPr>
            <w:r w:rsidRPr="007770C6">
              <w:rPr>
                <w:bCs/>
                <w:sz w:val="20"/>
              </w:rPr>
              <w:t>Do not populate the author participation template associated with the outer concern act wrapper.</w:t>
            </w:r>
          </w:p>
          <w:p w:rsidRPr="007770C6" w:rsidR="009F6BA2" w:rsidP="0054522C" w:rsidRDefault="009F6BA2" w14:paraId="77F4CEF6" w14:textId="2413D82B">
            <w:pPr>
              <w:pStyle w:val="Default"/>
              <w:numPr>
                <w:ilvl w:val="2"/>
                <w:numId w:val="16"/>
              </w:numPr>
              <w:ind w:left="720"/>
              <w:rPr>
                <w:bCs/>
                <w:sz w:val="20"/>
              </w:rPr>
            </w:pPr>
            <w:r w:rsidRPr="007770C6">
              <w:rPr>
                <w:bCs/>
                <w:sz w:val="20"/>
              </w:rPr>
              <w:t>Include a single Allergy-Intolerance Observation within the act wrapper.</w:t>
            </w:r>
          </w:p>
          <w:p w:rsidRPr="007770C6" w:rsidR="006C3BED" w:rsidP="007770C6" w:rsidRDefault="006C3BED" w14:paraId="2858B48D" w14:textId="7CFB86A8">
            <w:pPr>
              <w:pStyle w:val="Default"/>
              <w:numPr>
                <w:ilvl w:val="3"/>
                <w:numId w:val="16"/>
              </w:numPr>
              <w:tabs>
                <w:tab w:val="clear" w:pos="2880"/>
              </w:tabs>
              <w:ind w:left="1080"/>
              <w:rPr>
                <w:bCs/>
                <w:sz w:val="20"/>
              </w:rPr>
            </w:pPr>
            <w:r w:rsidRPr="007770C6">
              <w:rPr>
                <w:bCs/>
                <w:sz w:val="20"/>
              </w:rPr>
              <w:t>A future release of C-CDA will only allow the following within the act wrapper: only 1 entryRelationship of type REFR or COMP (1..1 entryRelationship of @typeCode=REFR OR @typeCode=COMP), and any number of supporting entryRelationships (0..* entryRelationship of @typeCode=SPRT)</w:t>
            </w:r>
          </w:p>
          <w:p w:rsidRPr="007770C6" w:rsidR="009F6BA2" w:rsidP="0054522C" w:rsidRDefault="009F6BA2" w14:paraId="05B4A5B6" w14:textId="5D3C2988">
            <w:pPr>
              <w:pStyle w:val="Default"/>
              <w:numPr>
                <w:ilvl w:val="2"/>
                <w:numId w:val="16"/>
              </w:numPr>
              <w:ind w:left="720"/>
              <w:rPr>
                <w:bCs/>
                <w:sz w:val="20"/>
              </w:rPr>
            </w:pPr>
            <w:r w:rsidRPr="007770C6">
              <w:rPr>
                <w:bCs/>
                <w:sz w:val="20"/>
              </w:rPr>
              <w:t xml:space="preserve">Populate the effectiveTime of the Allergy-Intolerance Observation with the </w:t>
            </w:r>
            <w:r w:rsidRPr="007770C6" w:rsidR="0088454D">
              <w:rPr>
                <w:bCs/>
                <w:sz w:val="20"/>
              </w:rPr>
              <w:t xml:space="preserve">clinically </w:t>
            </w:r>
            <w:r w:rsidRPr="007770C6">
              <w:rPr>
                <w:bCs/>
                <w:sz w:val="20"/>
              </w:rPr>
              <w:t>relevant time period associated with allergy/intolerance.</w:t>
            </w:r>
          </w:p>
          <w:p w:rsidRPr="007770C6" w:rsidR="009F6BA2" w:rsidP="0054522C" w:rsidRDefault="009F6BA2" w14:paraId="7E45F1C8" w14:textId="77777777">
            <w:pPr>
              <w:pStyle w:val="Default"/>
              <w:numPr>
                <w:ilvl w:val="2"/>
                <w:numId w:val="16"/>
              </w:numPr>
              <w:ind w:left="720"/>
              <w:rPr>
                <w:bCs/>
                <w:sz w:val="20"/>
              </w:rPr>
            </w:pPr>
            <w:r w:rsidRPr="007770C6">
              <w:rPr>
                <w:bCs/>
                <w:sz w:val="20"/>
              </w:rPr>
              <w:t>Include the author participation template associated with the Allergy-Intolerance Observation to record the person who documented the problem.</w:t>
            </w:r>
          </w:p>
          <w:p w:rsidRPr="007770C6" w:rsidR="00993B81" w:rsidP="0054522C" w:rsidRDefault="009F6BA2" w14:paraId="5C598E79" w14:textId="77777777">
            <w:pPr>
              <w:pStyle w:val="Default"/>
              <w:numPr>
                <w:ilvl w:val="2"/>
                <w:numId w:val="16"/>
              </w:numPr>
              <w:ind w:left="720"/>
              <w:rPr>
                <w:bCs/>
                <w:sz w:val="20"/>
              </w:rPr>
            </w:pPr>
            <w:r w:rsidRPr="007770C6">
              <w:rPr>
                <w:bCs/>
                <w:sz w:val="20"/>
              </w:rPr>
              <w:t>Use the performer associated with the Allergy-Intolerance Observation to record the person who identified or observed the allergy/intolerance.</w:t>
            </w:r>
          </w:p>
          <w:p w:rsidRPr="007770C6" w:rsidR="009F6BA2" w:rsidP="0054522C" w:rsidRDefault="009F6BA2" w14:paraId="72BBABDE" w14:textId="77777777">
            <w:pPr>
              <w:pStyle w:val="Default"/>
              <w:numPr>
                <w:ilvl w:val="2"/>
                <w:numId w:val="16"/>
              </w:numPr>
              <w:ind w:left="720"/>
              <w:rPr>
                <w:sz w:val="20"/>
              </w:rPr>
            </w:pPr>
            <w:r w:rsidRPr="007770C6">
              <w:rPr>
                <w:bCs/>
                <w:sz w:val="20"/>
              </w:rPr>
              <w:t xml:space="preserve">Use the Allergy Status Observation template to record the clinical status assigned to the allergy-intolerance. Note that clinical status is a judgement assigned by the performer of the observation. </w:t>
            </w:r>
            <w:r w:rsidRPr="007770C6">
              <w:rPr>
                <w:sz w:val="20"/>
              </w:rPr>
              <w:t xml:space="preserve"> </w:t>
            </w:r>
            <w:r w:rsidRPr="007770C6">
              <w:rPr>
                <w:b/>
                <w:sz w:val="20"/>
              </w:rPr>
              <w:t>[</w:t>
            </w:r>
            <w:r w:rsidRPr="007770C6" w:rsidR="00A46C09">
              <w:rPr>
                <w:b/>
                <w:sz w:val="20"/>
              </w:rPr>
              <w:t>BP-086</w:t>
            </w:r>
            <w:r w:rsidRPr="007770C6">
              <w:rPr>
                <w:b/>
                <w:sz w:val="20"/>
              </w:rPr>
              <w:t>]</w:t>
            </w:r>
          </w:p>
        </w:tc>
      </w:tr>
    </w:tbl>
    <w:p w:rsidR="007D3708" w:rsidP="007D3708" w:rsidRDefault="007D3708" w14:paraId="10A99426" w14:textId="77777777">
      <w:pPr>
        <w:pStyle w:val="NormalWeb"/>
        <w:spacing w:before="0" w:beforeAutospacing="0" w:after="120" w:afterAutospacing="0"/>
        <w:ind w:hanging="475"/>
        <w:rPr>
          <w:rFonts w:cs="Calibri"/>
          <w:b/>
          <w:bCs/>
          <w:color w:val="000000"/>
          <w:sz w:val="22"/>
          <w:szCs w:val="22"/>
        </w:rPr>
      </w:pPr>
    </w:p>
    <w:p w:rsidR="005A615D" w:rsidP="003A3D50" w:rsidRDefault="005A615D" w14:paraId="54A53AE3" w14:textId="0BFA3B5A">
      <w:pPr>
        <w:pStyle w:val="Caption"/>
        <w:keepNext/>
        <w:spacing w:after="0"/>
      </w:pPr>
      <w:bookmarkStart w:name="_Ref21875627" w:id="1604"/>
      <w:bookmarkStart w:name="_Toc118898761" w:id="1605"/>
      <w:bookmarkStart w:name="_Toc119939963" w:id="1606"/>
      <w:bookmarkStart w:name="_Toc135312995" w:id="1607"/>
      <w:r>
        <w:t xml:space="preserve">Example </w:t>
      </w:r>
      <w:r>
        <w:fldChar w:fldCharType="begin"/>
      </w:r>
      <w:r>
        <w:instrText>SEQ Example \* ARABIC</w:instrText>
      </w:r>
      <w:r>
        <w:fldChar w:fldCharType="separate"/>
      </w:r>
      <w:r w:rsidR="00DC1072">
        <w:rPr>
          <w:noProof/>
        </w:rPr>
        <w:t>40</w:t>
      </w:r>
      <w:r>
        <w:fldChar w:fldCharType="end"/>
      </w:r>
      <w:r>
        <w:t>: Allergy concern for food allergy to eggs</w:t>
      </w:r>
      <w:bookmarkEnd w:id="1604"/>
      <w:bookmarkEnd w:id="1605"/>
      <w:bookmarkEnd w:id="1606"/>
      <w:bookmarkEnd w:id="1607"/>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005A615D" w:rsidTr="00AD08FB" w14:paraId="388766E8" w14:textId="77777777">
        <w:tc>
          <w:tcPr>
            <w:tcW w:w="9576" w:type="dxa"/>
            <w:shd w:val="clear" w:color="auto" w:fill="auto"/>
          </w:tcPr>
          <w:p w:rsidRPr="00AD08FB" w:rsidR="00C17782" w:rsidP="00C17782" w:rsidRDefault="00C17782" w14:paraId="61D1026F" w14:textId="77777777">
            <w:pPr>
              <w:pStyle w:val="Default"/>
              <w:rPr>
                <w:rFonts w:ascii="Courier New" w:hAnsi="Courier New" w:cs="Courier New"/>
                <w:sz w:val="16"/>
                <w:szCs w:val="16"/>
              </w:rPr>
            </w:pPr>
            <w:r w:rsidRPr="00AD08FB">
              <w:rPr>
                <w:rFonts w:ascii="Courier New" w:hAnsi="Courier New" w:cs="Courier New"/>
                <w:sz w:val="16"/>
                <w:szCs w:val="16"/>
              </w:rPr>
              <w:t>&lt;section&gt;</w:t>
            </w:r>
          </w:p>
          <w:p w:rsidRPr="00AD08FB" w:rsidR="00C17782" w:rsidP="00C17782" w:rsidRDefault="00C17782" w14:paraId="2A5752B6" w14:textId="3C897AC5">
            <w:pPr>
              <w:pStyle w:val="Default"/>
              <w:rPr>
                <w:rFonts w:ascii="Courier New" w:hAnsi="Courier New" w:cs="Courier New"/>
                <w:sz w:val="16"/>
                <w:szCs w:val="16"/>
              </w:rPr>
            </w:pPr>
            <w:r w:rsidRPr="00AD08FB">
              <w:rPr>
                <w:rFonts w:ascii="Courier New" w:hAnsi="Courier New" w:cs="Courier New"/>
                <w:sz w:val="16"/>
                <w:szCs w:val="16"/>
              </w:rPr>
              <w:t xml:space="preserve">  &lt;!--  PLEASE REFER TO THE EXAMPLE TASK FORCE &lt;</w:t>
            </w:r>
            <w:r w:rsidRPr="00C20105" w:rsidR="00C20105">
              <w:rPr>
                <w:rFonts w:ascii="Courier New" w:hAnsi="Courier New" w:cs="Courier New"/>
                <w:sz w:val="16"/>
                <w:szCs w:val="16"/>
              </w:rPr>
              <w:t>https://cdasearch.hl7.org</w:t>
            </w:r>
            <w:r w:rsidRPr="00AD08FB">
              <w:rPr>
                <w:rFonts w:ascii="Courier New" w:hAnsi="Courier New" w:cs="Courier New"/>
                <w:sz w:val="16"/>
                <w:szCs w:val="16"/>
              </w:rPr>
              <w:t xml:space="preserve">/sections/Allergies&gt; PAGE FOR EXAMPLES TO   COMMON CHALLENGES WITH ENTRIES IN THIS SECTION  </w:t>
            </w:r>
            <w:r w:rsidRPr="005C79A1" w:rsidR="005C79A1">
              <w:rPr>
                <w:rFonts w:ascii="Wingdings" w:hAnsi="Wingdings" w:eastAsia="Wingdings" w:cs="Wingdings"/>
                <w:sz w:val="16"/>
                <w:szCs w:val="16"/>
              </w:rPr>
              <w:t>à</w:t>
            </w:r>
          </w:p>
          <w:p w:rsidRPr="00AD08FB" w:rsidR="00C17782" w:rsidP="00C17782" w:rsidRDefault="00C17782" w14:paraId="730CE9A7" w14:textId="1F1E9FE7">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Pr="00AD08FB" w:rsidR="008F3271">
              <w:rPr>
                <w:rFonts w:ascii="Courier New" w:hAnsi="Courier New" w:cs="Courier New"/>
                <w:sz w:val="16"/>
                <w:szCs w:val="16"/>
              </w:rPr>
              <w:t>.</w:t>
            </w:r>
            <w:r w:rsidR="008F3271">
              <w:rPr>
                <w:rFonts w:ascii="Courier New" w:hAnsi="Courier New" w:cs="Courier New"/>
                <w:sz w:val="16"/>
                <w:szCs w:val="16"/>
              </w:rPr>
              <w:t>2</w:t>
            </w:r>
            <w:r w:rsidRPr="00AD08FB" w:rsidR="008F3271">
              <w:rPr>
                <w:rFonts w:ascii="Courier New" w:hAnsi="Courier New" w:cs="Courier New"/>
                <w:sz w:val="16"/>
                <w:szCs w:val="16"/>
              </w:rPr>
              <w:t>.</w:t>
            </w:r>
            <w:r w:rsidRPr="00AD08FB">
              <w:rPr>
                <w:rFonts w:ascii="Courier New" w:hAnsi="Courier New" w:cs="Courier New"/>
                <w:sz w:val="16"/>
                <w:szCs w:val="16"/>
              </w:rPr>
              <w:t>6"/&gt;</w:t>
            </w:r>
          </w:p>
          <w:p w:rsidRPr="00AD08FB" w:rsidR="00C17782" w:rsidP="00C17782" w:rsidRDefault="00C17782" w14:paraId="516CAE31" w14:textId="1384DD26">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Pr="00AD08FB" w:rsidR="008F3271">
              <w:rPr>
                <w:rFonts w:ascii="Courier New" w:hAnsi="Courier New" w:cs="Courier New"/>
                <w:sz w:val="16"/>
                <w:szCs w:val="16"/>
              </w:rPr>
              <w:t>.</w:t>
            </w:r>
            <w:r w:rsidR="008F3271">
              <w:rPr>
                <w:rFonts w:ascii="Courier New" w:hAnsi="Courier New" w:cs="Courier New"/>
                <w:sz w:val="16"/>
                <w:szCs w:val="16"/>
              </w:rPr>
              <w:t>2</w:t>
            </w:r>
            <w:r w:rsidRPr="00AD08FB" w:rsidR="008F3271">
              <w:rPr>
                <w:rFonts w:ascii="Courier New" w:hAnsi="Courier New" w:cs="Courier New"/>
                <w:sz w:val="16"/>
                <w:szCs w:val="16"/>
              </w:rPr>
              <w:t>.</w:t>
            </w:r>
            <w:r w:rsidRPr="00AD08FB">
              <w:rPr>
                <w:rFonts w:ascii="Courier New" w:hAnsi="Courier New" w:cs="Courier New"/>
                <w:sz w:val="16"/>
                <w:szCs w:val="16"/>
              </w:rPr>
              <w:t>6" extensi</w:t>
            </w:r>
            <w:r w:rsidR="008F3271">
              <w:rPr>
                <w:rFonts w:ascii="Courier New" w:hAnsi="Courier New" w:cs="Courier New"/>
                <w:sz w:val="16"/>
                <w:szCs w:val="16"/>
              </w:rPr>
              <w:t>o</w:t>
            </w:r>
            <w:r w:rsidRPr="00AD08FB">
              <w:rPr>
                <w:rFonts w:ascii="Courier New" w:hAnsi="Courier New" w:cs="Courier New"/>
                <w:sz w:val="16"/>
                <w:szCs w:val="16"/>
              </w:rPr>
              <w:t>n="2015-08</w:t>
            </w:r>
            <w:r w:rsidR="008F3271">
              <w:rPr>
                <w:rFonts w:ascii="Courier New" w:hAnsi="Courier New" w:cs="Courier New"/>
                <w:sz w:val="16"/>
                <w:szCs w:val="16"/>
              </w:rPr>
              <w:t>-</w:t>
            </w:r>
            <w:r w:rsidRPr="00AD08FB">
              <w:rPr>
                <w:rFonts w:ascii="Courier New" w:hAnsi="Courier New" w:cs="Courier New"/>
                <w:sz w:val="16"/>
                <w:szCs w:val="16"/>
              </w:rPr>
              <w:t>01"/&gt;</w:t>
            </w:r>
          </w:p>
          <w:p w:rsidRPr="00AD08FB" w:rsidR="00C17782" w:rsidP="00C17782" w:rsidRDefault="00C17782" w14:paraId="516377D3" w14:textId="14E85AD6">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="2.16.840.1.113883.10.20.22.2</w:t>
            </w:r>
            <w:r w:rsidRPr="00AD08FB" w:rsidR="008F3271">
              <w:rPr>
                <w:rFonts w:ascii="Courier New" w:hAnsi="Courier New" w:cs="Courier New"/>
                <w:sz w:val="16"/>
                <w:szCs w:val="16"/>
              </w:rPr>
              <w:t>.</w:t>
            </w:r>
            <w:r w:rsidR="008F3271">
              <w:rPr>
                <w:rFonts w:ascii="Courier New" w:hAnsi="Courier New" w:cs="Courier New"/>
                <w:sz w:val="16"/>
                <w:szCs w:val="16"/>
              </w:rPr>
              <w:t>6</w:t>
            </w:r>
            <w:r w:rsidRPr="00AD08FB" w:rsidR="008F3271">
              <w:rPr>
                <w:rFonts w:ascii="Courier New" w:hAnsi="Courier New" w:cs="Courier New"/>
                <w:sz w:val="16"/>
                <w:szCs w:val="16"/>
              </w:rPr>
              <w:t>.</w:t>
            </w:r>
            <w:r w:rsidRPr="00AD08FB">
              <w:rPr>
                <w:rFonts w:ascii="Courier New" w:hAnsi="Courier New" w:cs="Courier New"/>
                <w:sz w:val="16"/>
                <w:szCs w:val="16"/>
              </w:rPr>
              <w:t>1"/&gt;</w:t>
            </w:r>
          </w:p>
          <w:p w:rsidRPr="00AD08FB" w:rsidR="00C17782" w:rsidP="00C17782" w:rsidRDefault="00C17782" w14:paraId="6FF8B450" w14:textId="668292C0">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="2.16.840.1.113883.10.20.22.2</w:t>
            </w:r>
            <w:r w:rsidRPr="00AD08FB" w:rsidR="008F3271">
              <w:rPr>
                <w:rFonts w:ascii="Courier New" w:hAnsi="Courier New" w:cs="Courier New"/>
                <w:sz w:val="16"/>
                <w:szCs w:val="16"/>
              </w:rPr>
              <w:t>.</w:t>
            </w:r>
            <w:r w:rsidR="008F3271">
              <w:rPr>
                <w:rFonts w:ascii="Courier New" w:hAnsi="Courier New" w:cs="Courier New"/>
                <w:sz w:val="16"/>
                <w:szCs w:val="16"/>
              </w:rPr>
              <w:t>6</w:t>
            </w:r>
            <w:r w:rsidRPr="00AD08FB" w:rsidR="008F3271">
              <w:rPr>
                <w:rFonts w:ascii="Courier New" w:hAnsi="Courier New" w:cs="Courier New"/>
                <w:sz w:val="16"/>
                <w:szCs w:val="16"/>
              </w:rPr>
              <w:t>.</w:t>
            </w:r>
            <w:r w:rsidRPr="00AD08FB">
              <w:rPr>
                <w:rFonts w:ascii="Courier New" w:hAnsi="Courier New" w:cs="Courier New"/>
                <w:sz w:val="16"/>
                <w:szCs w:val="16"/>
              </w:rPr>
              <w:t>1" extensi</w:t>
            </w:r>
            <w:r w:rsidR="008F3271">
              <w:rPr>
                <w:rFonts w:ascii="Courier New" w:hAnsi="Courier New" w:cs="Courier New"/>
                <w:sz w:val="16"/>
                <w:szCs w:val="16"/>
              </w:rPr>
              <w:t>o</w:t>
            </w:r>
            <w:r w:rsidRPr="00AD08FB">
              <w:rPr>
                <w:rFonts w:ascii="Courier New" w:hAnsi="Courier New" w:cs="Courier New"/>
                <w:sz w:val="16"/>
                <w:szCs w:val="16"/>
              </w:rPr>
              <w:t>n="2015-08</w:t>
            </w:r>
            <w:r w:rsidR="008F3271">
              <w:rPr>
                <w:rFonts w:ascii="Courier New" w:hAnsi="Courier New" w:cs="Courier New"/>
                <w:sz w:val="16"/>
                <w:szCs w:val="16"/>
              </w:rPr>
              <w:t>-</w:t>
            </w:r>
            <w:r w:rsidRPr="00AD08FB">
              <w:rPr>
                <w:rFonts w:ascii="Courier New" w:hAnsi="Courier New" w:cs="Courier New"/>
                <w:sz w:val="16"/>
                <w:szCs w:val="16"/>
              </w:rPr>
              <w:t>01"/&gt;</w:t>
            </w:r>
          </w:p>
          <w:p w:rsidRPr="00AD08FB" w:rsidR="00C17782" w:rsidP="00C17782" w:rsidRDefault="00C17782" w14:paraId="332A5906" w14:textId="7F44B388">
            <w:pPr>
              <w:pStyle w:val="Default"/>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="0937FF9A-00CE-11E6-B4C5-0050568B0</w:t>
            </w:r>
            <w:r w:rsidR="008F3271">
              <w:rPr>
                <w:rFonts w:ascii="Courier New" w:hAnsi="Courier New" w:cs="Courier New"/>
                <w:sz w:val="16"/>
                <w:szCs w:val="16"/>
              </w:rPr>
              <w:t>0</w:t>
            </w:r>
            <w:r w:rsidRPr="00AD08FB">
              <w:rPr>
                <w:rFonts w:ascii="Courier New" w:hAnsi="Courier New" w:cs="Courier New"/>
                <w:sz w:val="16"/>
                <w:szCs w:val="16"/>
              </w:rPr>
              <w:t>0B"/&gt;</w:t>
            </w:r>
          </w:p>
          <w:p w:rsidRPr="00AD08FB" w:rsidR="00C17782" w:rsidP="00C17782" w:rsidRDefault="00C17782" w14:paraId="7AA60DAC" w14:textId="60B61ABC">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8F3271">
              <w:rPr>
                <w:rFonts w:ascii="Courier New" w:hAnsi="Courier New" w:cs="Courier New"/>
                <w:sz w:val="16"/>
                <w:szCs w:val="16"/>
              </w:rPr>
              <w:t>d</w:t>
            </w:r>
            <w:r w:rsidRPr="00AD08FB">
              <w:rPr>
                <w:rFonts w:ascii="Courier New" w:hAnsi="Courier New" w:cs="Courier New"/>
                <w:sz w:val="16"/>
                <w:szCs w:val="16"/>
              </w:rPr>
              <w:t>e="4876</w:t>
            </w:r>
            <w:r w:rsidR="008F3271">
              <w:rPr>
                <w:rFonts w:ascii="Courier New" w:hAnsi="Courier New" w:cs="Courier New"/>
                <w:sz w:val="16"/>
                <w:szCs w:val="16"/>
              </w:rPr>
              <w:t>5</w:t>
            </w:r>
            <w:r w:rsidRPr="00AD08FB" w:rsidR="008F3271">
              <w:rPr>
                <w:rFonts w:ascii="Courier New" w:hAnsi="Courier New" w:cs="Courier New"/>
                <w:sz w:val="16"/>
                <w:szCs w:val="16"/>
              </w:rPr>
              <w:t>-</w:t>
            </w:r>
            <w:r w:rsidRPr="00AD08FB">
              <w:rPr>
                <w:rFonts w:ascii="Courier New" w:hAnsi="Courier New" w:cs="Courier New"/>
                <w:sz w:val="16"/>
                <w:szCs w:val="16"/>
              </w:rPr>
              <w:t>2" displayNa</w:t>
            </w:r>
            <w:r w:rsidR="008F3271">
              <w:rPr>
                <w:rFonts w:ascii="Courier New" w:hAnsi="Courier New" w:cs="Courier New"/>
                <w:sz w:val="16"/>
                <w:szCs w:val="16"/>
              </w:rPr>
              <w:t>m</w:t>
            </w:r>
            <w:r w:rsidRPr="00AD08FB">
              <w:rPr>
                <w:rFonts w:ascii="Courier New" w:hAnsi="Courier New" w:cs="Courier New"/>
                <w:sz w:val="16"/>
                <w:szCs w:val="16"/>
              </w:rPr>
              <w:t xml:space="preserve">e="Allergies &amp;amp;or adverse reactions </w:t>
            </w:r>
            <w:r w:rsidR="008F3271">
              <w:rPr>
                <w:rFonts w:ascii="Courier New" w:hAnsi="Courier New" w:cs="Courier New"/>
                <w:sz w:val="16"/>
                <w:szCs w:val="16"/>
              </w:rPr>
              <w:t>d</w:t>
            </w:r>
            <w:r w:rsidRPr="00AD08FB">
              <w:rPr>
                <w:rFonts w:ascii="Courier New" w:hAnsi="Courier New" w:cs="Courier New"/>
                <w:sz w:val="16"/>
                <w:szCs w:val="16"/>
              </w:rPr>
              <w:t>oc" codeSyst</w:t>
            </w:r>
            <w:r w:rsidR="008F3271">
              <w:rPr>
                <w:rFonts w:ascii="Courier New" w:hAnsi="Courier New" w:cs="Courier New"/>
                <w:sz w:val="16"/>
                <w:szCs w:val="16"/>
              </w:rPr>
              <w:t>e</w:t>
            </w:r>
            <w:r w:rsidRPr="00AD08FB">
              <w:rPr>
                <w:rFonts w:ascii="Courier New" w:hAnsi="Courier New" w:cs="Courier New"/>
                <w:sz w:val="16"/>
                <w:szCs w:val="16"/>
              </w:rPr>
              <w:t>m="2.16.840.1.113883</w:t>
            </w:r>
            <w:r w:rsidRPr="00AD08FB" w:rsidR="008F3271">
              <w:rPr>
                <w:rFonts w:ascii="Courier New" w:hAnsi="Courier New" w:cs="Courier New"/>
                <w:sz w:val="16"/>
                <w:szCs w:val="16"/>
              </w:rPr>
              <w:t>.</w:t>
            </w:r>
            <w:r w:rsidR="008F3271">
              <w:rPr>
                <w:rFonts w:ascii="Courier New" w:hAnsi="Courier New" w:cs="Courier New"/>
                <w:sz w:val="16"/>
                <w:szCs w:val="16"/>
              </w:rPr>
              <w:t>6</w:t>
            </w:r>
            <w:r w:rsidRPr="00AD08FB" w:rsidR="008F3271">
              <w:rPr>
                <w:rFonts w:ascii="Courier New" w:hAnsi="Courier New" w:cs="Courier New"/>
                <w:sz w:val="16"/>
                <w:szCs w:val="16"/>
              </w:rPr>
              <w:t>.</w:t>
            </w:r>
            <w:r w:rsidRPr="00AD08FB">
              <w:rPr>
                <w:rFonts w:ascii="Courier New" w:hAnsi="Courier New" w:cs="Courier New"/>
                <w:sz w:val="16"/>
                <w:szCs w:val="16"/>
              </w:rPr>
              <w:t>1"     codeSystemNa</w:t>
            </w:r>
            <w:r w:rsidR="003A1CC8">
              <w:rPr>
                <w:rFonts w:ascii="Courier New" w:hAnsi="Courier New" w:cs="Courier New"/>
                <w:sz w:val="16"/>
                <w:szCs w:val="16"/>
              </w:rPr>
              <w:t>m</w:t>
            </w:r>
            <w:r w:rsidRPr="00AD08FB">
              <w:rPr>
                <w:rFonts w:ascii="Courier New" w:hAnsi="Courier New" w:cs="Courier New"/>
                <w:sz w:val="16"/>
                <w:szCs w:val="16"/>
              </w:rPr>
              <w:t>e="LO</w:t>
            </w:r>
            <w:r w:rsidR="008F3271">
              <w:rPr>
                <w:rFonts w:ascii="Courier New" w:hAnsi="Courier New" w:cs="Courier New"/>
                <w:sz w:val="16"/>
                <w:szCs w:val="16"/>
              </w:rPr>
              <w:t>I</w:t>
            </w:r>
            <w:r w:rsidRPr="00AD08FB">
              <w:rPr>
                <w:rFonts w:ascii="Courier New" w:hAnsi="Courier New" w:cs="Courier New"/>
                <w:sz w:val="16"/>
                <w:szCs w:val="16"/>
              </w:rPr>
              <w:t>NC"/&gt;</w:t>
            </w:r>
          </w:p>
          <w:p w:rsidRPr="00AD08FB" w:rsidR="00C17782" w:rsidP="00C17782" w:rsidRDefault="00C17782" w14:paraId="4F677F29" w14:textId="77777777">
            <w:pPr>
              <w:pStyle w:val="Default"/>
              <w:rPr>
                <w:rFonts w:ascii="Courier New" w:hAnsi="Courier New" w:cs="Courier New"/>
                <w:sz w:val="16"/>
                <w:szCs w:val="16"/>
              </w:rPr>
            </w:pPr>
            <w:r w:rsidRPr="00AD08FB">
              <w:rPr>
                <w:rFonts w:ascii="Courier New" w:hAnsi="Courier New" w:cs="Courier New"/>
                <w:sz w:val="16"/>
                <w:szCs w:val="16"/>
              </w:rPr>
              <w:t xml:space="preserve">  &lt;title&gt;ALLERGIES&lt;/title&gt;</w:t>
            </w:r>
          </w:p>
          <w:p w:rsidRPr="00AD08FB" w:rsidR="00C17782" w:rsidP="00C17782" w:rsidRDefault="00C17782" w14:paraId="50863584" w14:textId="77777777">
            <w:pPr>
              <w:pStyle w:val="Default"/>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C17782" w:rsidRDefault="00C17782" w14:paraId="47BFD8D4" w14:textId="56FB1D86">
            <w:pPr>
              <w:pStyle w:val="Default"/>
              <w:rPr>
                <w:rFonts w:ascii="Courier New" w:hAnsi="Courier New" w:cs="Courier New"/>
                <w:sz w:val="16"/>
                <w:szCs w:val="16"/>
              </w:rPr>
            </w:pPr>
            <w:r w:rsidRPr="00AD08FB">
              <w:rPr>
                <w:rFonts w:ascii="Courier New" w:hAnsi="Courier New" w:cs="Courier New"/>
                <w:sz w:val="16"/>
                <w:szCs w:val="16"/>
              </w:rPr>
              <w:t xml:space="preserve">    &lt;table wid</w:t>
            </w:r>
            <w:r w:rsidR="008F3271">
              <w:rPr>
                <w:rFonts w:ascii="Courier New" w:hAnsi="Courier New" w:cs="Courier New"/>
                <w:sz w:val="16"/>
                <w:szCs w:val="16"/>
              </w:rPr>
              <w:t>t</w:t>
            </w:r>
            <w:r w:rsidRPr="00AD08FB">
              <w:rPr>
                <w:rFonts w:ascii="Courier New" w:hAnsi="Courier New" w:cs="Courier New"/>
                <w:sz w:val="16"/>
                <w:szCs w:val="16"/>
              </w:rPr>
              <w:t>h="1</w:t>
            </w:r>
            <w:r w:rsidR="008F3271">
              <w:rPr>
                <w:rFonts w:ascii="Courier New" w:hAnsi="Courier New" w:cs="Courier New"/>
                <w:sz w:val="16"/>
                <w:szCs w:val="16"/>
              </w:rPr>
              <w:t>0</w:t>
            </w:r>
            <w:r w:rsidRPr="00AD08FB">
              <w:rPr>
                <w:rFonts w:ascii="Courier New" w:hAnsi="Courier New" w:cs="Courier New"/>
                <w:sz w:val="16"/>
                <w:szCs w:val="16"/>
              </w:rPr>
              <w:t>0%"&gt;</w:t>
            </w:r>
          </w:p>
          <w:p w:rsidRPr="00AD08FB" w:rsidR="00C17782" w:rsidP="00C17782" w:rsidRDefault="00C17782" w14:paraId="25EE089F" w14:textId="77777777">
            <w:pPr>
              <w:pStyle w:val="Default"/>
              <w:rPr>
                <w:rFonts w:ascii="Courier New" w:hAnsi="Courier New" w:cs="Courier New"/>
                <w:sz w:val="16"/>
                <w:szCs w:val="16"/>
              </w:rPr>
            </w:pPr>
            <w:r w:rsidRPr="00AD08FB">
              <w:rPr>
                <w:rFonts w:ascii="Courier New" w:hAnsi="Courier New" w:cs="Courier New"/>
                <w:sz w:val="16"/>
                <w:szCs w:val="16"/>
              </w:rPr>
              <w:t xml:space="preserve">      &lt;thead&gt;</w:t>
            </w:r>
          </w:p>
          <w:p w:rsidRPr="00AD08FB" w:rsidR="00C17782" w:rsidP="00C17782" w:rsidRDefault="00C17782" w14:paraId="37CD79CE" w14:textId="77777777">
            <w:pPr>
              <w:pStyle w:val="Default"/>
              <w:rPr>
                <w:rFonts w:ascii="Courier New" w:hAnsi="Courier New" w:cs="Courier New"/>
                <w:sz w:val="16"/>
                <w:szCs w:val="16"/>
              </w:rPr>
            </w:pPr>
            <w:r w:rsidRPr="00AD08FB">
              <w:rPr>
                <w:rFonts w:ascii="Courier New" w:hAnsi="Courier New" w:cs="Courier New"/>
                <w:sz w:val="16"/>
                <w:szCs w:val="16"/>
              </w:rPr>
              <w:t xml:space="preserve">        &lt;tr&gt;</w:t>
            </w:r>
          </w:p>
          <w:p w:rsidRPr="00AD08FB" w:rsidR="00C17782" w:rsidP="00C17782" w:rsidRDefault="00C17782" w14:paraId="60C69698" w14:textId="77777777">
            <w:pPr>
              <w:pStyle w:val="Default"/>
              <w:rPr>
                <w:rFonts w:ascii="Courier New" w:hAnsi="Courier New" w:cs="Courier New"/>
                <w:sz w:val="16"/>
                <w:szCs w:val="16"/>
              </w:rPr>
            </w:pPr>
            <w:r w:rsidRPr="00AD08FB">
              <w:rPr>
                <w:rFonts w:ascii="Courier New" w:hAnsi="Courier New" w:cs="Courier New"/>
                <w:sz w:val="16"/>
                <w:szCs w:val="16"/>
              </w:rPr>
              <w:t xml:space="preserve">          &lt;th&gt;Concern Information | Tracked By&lt;/th&gt;</w:t>
            </w:r>
          </w:p>
          <w:p w:rsidRPr="00AD08FB" w:rsidR="00C17782" w:rsidP="00C17782" w:rsidRDefault="00C17782" w14:paraId="3D8C3F5A" w14:textId="7AA8762B">
            <w:pPr>
              <w:pStyle w:val="Default"/>
              <w:rPr>
                <w:rFonts w:ascii="Courier New" w:hAnsi="Courier New" w:cs="Courier New"/>
                <w:sz w:val="16"/>
                <w:szCs w:val="16"/>
              </w:rPr>
            </w:pPr>
            <w:r w:rsidRPr="00AD08FB">
              <w:rPr>
                <w:rFonts w:ascii="Courier New" w:hAnsi="Courier New" w:cs="Courier New"/>
                <w:sz w:val="16"/>
                <w:szCs w:val="16"/>
              </w:rPr>
              <w:t xml:space="preserve">          &lt;th&gt;Aller</w:t>
            </w:r>
            <w:r w:rsidR="008F3271">
              <w:rPr>
                <w:rFonts w:ascii="Courier New" w:hAnsi="Courier New" w:cs="Courier New"/>
                <w:sz w:val="16"/>
                <w:szCs w:val="16"/>
              </w:rPr>
              <w:t>g</w:t>
            </w:r>
            <w:r w:rsidRPr="00AD08FB">
              <w:rPr>
                <w:rFonts w:ascii="Courier New" w:hAnsi="Courier New" w:cs="Courier New"/>
                <w:sz w:val="16"/>
                <w:szCs w:val="16"/>
              </w:rPr>
              <w:t>y - Intolerance Information&lt;/th&gt;</w:t>
            </w:r>
          </w:p>
          <w:p w:rsidRPr="00AD08FB" w:rsidR="00C17782" w:rsidP="00C17782" w:rsidRDefault="00C17782" w14:paraId="48673C62" w14:textId="77777777">
            <w:pPr>
              <w:pStyle w:val="Default"/>
              <w:rPr>
                <w:rFonts w:ascii="Courier New" w:hAnsi="Courier New" w:cs="Courier New"/>
                <w:sz w:val="16"/>
                <w:szCs w:val="16"/>
              </w:rPr>
            </w:pPr>
            <w:r w:rsidRPr="00AD08FB">
              <w:rPr>
                <w:rFonts w:ascii="Courier New" w:hAnsi="Courier New" w:cs="Courier New"/>
                <w:sz w:val="16"/>
                <w:szCs w:val="16"/>
              </w:rPr>
              <w:t xml:space="preserve">        &lt;/tr&gt;</w:t>
            </w:r>
          </w:p>
          <w:p w:rsidRPr="00AD08FB" w:rsidR="00C17782" w:rsidP="00C17782" w:rsidRDefault="00C17782" w14:paraId="3B844987" w14:textId="77777777">
            <w:pPr>
              <w:pStyle w:val="Default"/>
              <w:rPr>
                <w:rFonts w:ascii="Courier New" w:hAnsi="Courier New" w:cs="Courier New"/>
                <w:sz w:val="16"/>
                <w:szCs w:val="16"/>
              </w:rPr>
            </w:pPr>
            <w:r w:rsidRPr="00AD08FB">
              <w:rPr>
                <w:rFonts w:ascii="Courier New" w:hAnsi="Courier New" w:cs="Courier New"/>
                <w:sz w:val="16"/>
                <w:szCs w:val="16"/>
              </w:rPr>
              <w:t xml:space="preserve">       &lt;/thead&gt;</w:t>
            </w:r>
          </w:p>
          <w:p w:rsidRPr="00AD08FB" w:rsidR="00C17782" w:rsidP="00C17782" w:rsidRDefault="00C17782" w14:paraId="5D059649" w14:textId="77777777">
            <w:pPr>
              <w:pStyle w:val="Default"/>
              <w:rPr>
                <w:rFonts w:ascii="Courier New" w:hAnsi="Courier New" w:cs="Courier New"/>
                <w:sz w:val="16"/>
                <w:szCs w:val="16"/>
              </w:rPr>
            </w:pPr>
            <w:r w:rsidRPr="00AD08FB">
              <w:rPr>
                <w:rFonts w:ascii="Courier New" w:hAnsi="Courier New" w:cs="Courier New"/>
                <w:sz w:val="16"/>
                <w:szCs w:val="16"/>
              </w:rPr>
              <w:t xml:space="preserve">       &lt;tbody&gt;</w:t>
            </w:r>
          </w:p>
          <w:p w:rsidRPr="00AD08FB" w:rsidR="00C17782" w:rsidP="00C17782" w:rsidRDefault="00C17782" w14:paraId="3A634AFB" w14:textId="0D4D92D2">
            <w:pPr>
              <w:pStyle w:val="Default"/>
              <w:rPr>
                <w:rFonts w:ascii="Courier New" w:hAnsi="Courier New" w:cs="Courier New"/>
                <w:sz w:val="16"/>
                <w:szCs w:val="16"/>
              </w:rPr>
            </w:pPr>
            <w:r w:rsidRPr="00AD08FB">
              <w:rPr>
                <w:rFonts w:ascii="Courier New" w:hAnsi="Courier New" w:cs="Courier New"/>
                <w:sz w:val="16"/>
                <w:szCs w:val="16"/>
              </w:rPr>
              <w:t xml:space="preserve">        &lt;tr </w:t>
            </w:r>
            <w:r w:rsidR="008F3271">
              <w:rPr>
                <w:rFonts w:ascii="Courier New" w:hAnsi="Courier New" w:cs="Courier New"/>
                <w:sz w:val="16"/>
                <w:szCs w:val="16"/>
              </w:rPr>
              <w:t>I</w:t>
            </w:r>
            <w:r w:rsidRPr="00AD08FB">
              <w:rPr>
                <w:rFonts w:ascii="Courier New" w:hAnsi="Courier New" w:cs="Courier New"/>
                <w:sz w:val="16"/>
                <w:szCs w:val="16"/>
              </w:rPr>
              <w:t>D="AllergyConcer</w:t>
            </w:r>
            <w:r w:rsidR="008F3271">
              <w:rPr>
                <w:rFonts w:ascii="Courier New" w:hAnsi="Courier New" w:cs="Courier New"/>
                <w:sz w:val="16"/>
                <w:szCs w:val="16"/>
              </w:rPr>
              <w:t>n</w:t>
            </w:r>
            <w:r w:rsidRPr="00AD08FB" w:rsidR="008F3271">
              <w:rPr>
                <w:rFonts w:ascii="Courier New" w:hAnsi="Courier New" w:cs="Courier New"/>
                <w:sz w:val="16"/>
                <w:szCs w:val="16"/>
              </w:rPr>
              <w:t>_</w:t>
            </w:r>
            <w:r w:rsidRPr="00AD08FB">
              <w:rPr>
                <w:rFonts w:ascii="Courier New" w:hAnsi="Courier New" w:cs="Courier New"/>
                <w:sz w:val="16"/>
                <w:szCs w:val="16"/>
              </w:rPr>
              <w:t>1" styleCo</w:t>
            </w:r>
            <w:r w:rsidR="008F3271">
              <w:rPr>
                <w:rFonts w:ascii="Courier New" w:hAnsi="Courier New" w:cs="Courier New"/>
                <w:sz w:val="16"/>
                <w:szCs w:val="16"/>
              </w:rPr>
              <w:t>d</w:t>
            </w:r>
            <w:r w:rsidRPr="00AD08FB">
              <w:rPr>
                <w:rFonts w:ascii="Courier New" w:hAnsi="Courier New" w:cs="Courier New"/>
                <w:sz w:val="16"/>
                <w:szCs w:val="16"/>
              </w:rPr>
              <w:t>e="norm</w:t>
            </w:r>
            <w:r w:rsidR="008F3271">
              <w:rPr>
                <w:rFonts w:ascii="Courier New" w:hAnsi="Courier New" w:cs="Courier New"/>
                <w:sz w:val="16"/>
                <w:szCs w:val="16"/>
              </w:rPr>
              <w:t>R</w:t>
            </w:r>
            <w:r w:rsidRPr="00AD08FB">
              <w:rPr>
                <w:rFonts w:ascii="Courier New" w:hAnsi="Courier New" w:cs="Courier New"/>
                <w:sz w:val="16"/>
                <w:szCs w:val="16"/>
              </w:rPr>
              <w:t>ow"&gt;</w:t>
            </w:r>
          </w:p>
          <w:p w:rsidRPr="00AD08FB" w:rsidR="00C17782" w:rsidP="00C17782" w:rsidRDefault="00C17782" w14:paraId="0E405E92"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w:t>
            </w:r>
          </w:p>
          <w:p w:rsidRPr="00AD08FB" w:rsidR="00C17782" w:rsidP="00C17782" w:rsidRDefault="00C17782" w14:paraId="5678C348" w14:textId="77777777">
            <w:pPr>
              <w:pStyle w:val="Default"/>
              <w:rPr>
                <w:rFonts w:ascii="Courier New" w:hAnsi="Courier New" w:cs="Courier New"/>
                <w:sz w:val="16"/>
                <w:szCs w:val="16"/>
              </w:rPr>
            </w:pPr>
            <w:r w:rsidRPr="00AD08FB">
              <w:rPr>
                <w:rFonts w:ascii="Courier New" w:hAnsi="Courier New" w:cs="Courier New"/>
                <w:sz w:val="16"/>
                <w:szCs w:val="16"/>
              </w:rPr>
              <w:t xml:space="preserve">            &lt;content&gt;Active (01/04/2014 - )&lt;/content&gt; |</w:t>
            </w:r>
          </w:p>
          <w:p w:rsidRPr="00AD08FB" w:rsidR="00C17782" w:rsidP="00C17782" w:rsidRDefault="00C17782" w14:paraId="71E87C7E" w14:textId="37DDD5F6">
            <w:pPr>
              <w:pStyle w:val="Default"/>
              <w:rPr>
                <w:rFonts w:ascii="Courier New" w:hAnsi="Courier New" w:cs="Courier New"/>
                <w:sz w:val="16"/>
                <w:szCs w:val="16"/>
              </w:rPr>
            </w:pPr>
            <w:r w:rsidRPr="00AD08FB">
              <w:rPr>
                <w:rFonts w:ascii="Courier New" w:hAnsi="Courier New" w:cs="Courier New"/>
                <w:sz w:val="16"/>
                <w:szCs w:val="16"/>
              </w:rPr>
              <w:t xml:space="preserve">            &lt;content&gt;(01/04/2019) H.Seven&lt;/content&gt;</w:t>
            </w:r>
          </w:p>
          <w:p w:rsidRPr="00AD08FB" w:rsidR="00C17782" w:rsidP="00C17782" w:rsidRDefault="00C17782" w14:paraId="7EFCD7B8"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w:t>
            </w:r>
          </w:p>
          <w:p w:rsidRPr="00AD08FB" w:rsidR="00C17782" w:rsidP="00C17782" w:rsidRDefault="00C17782" w14:paraId="44ECA80D"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w:t>
            </w:r>
          </w:p>
          <w:p w:rsidRPr="00AD08FB" w:rsidR="00C17782" w:rsidP="00C17782" w:rsidRDefault="00C17782" w14:paraId="45F7DE74" w14:textId="77777777">
            <w:pPr>
              <w:pStyle w:val="Default"/>
              <w:rPr>
                <w:rFonts w:ascii="Courier New" w:hAnsi="Courier New" w:cs="Courier New"/>
                <w:sz w:val="16"/>
                <w:szCs w:val="16"/>
              </w:rPr>
            </w:pPr>
            <w:r w:rsidRPr="00AD08FB">
              <w:rPr>
                <w:rFonts w:ascii="Courier New" w:hAnsi="Courier New" w:cs="Courier New"/>
                <w:sz w:val="16"/>
                <w:szCs w:val="16"/>
              </w:rPr>
              <w:t xml:space="preserve">            &lt;list&gt;</w:t>
            </w:r>
          </w:p>
          <w:p w:rsidRPr="00AD08FB" w:rsidR="00C17782" w:rsidP="00C17782" w:rsidRDefault="00C17782" w14:paraId="511DD8EA" w14:textId="77777777">
            <w:pPr>
              <w:pStyle w:val="Default"/>
              <w:rPr>
                <w:rFonts w:ascii="Courier New" w:hAnsi="Courier New" w:cs="Courier New"/>
                <w:sz w:val="16"/>
                <w:szCs w:val="16"/>
              </w:rPr>
            </w:pPr>
            <w:r w:rsidRPr="00AD08FB">
              <w:rPr>
                <w:rFonts w:ascii="Courier New" w:hAnsi="Courier New" w:cs="Courier New"/>
                <w:sz w:val="16"/>
                <w:szCs w:val="16"/>
              </w:rPr>
              <w:t xml:space="preserve">              &lt;item&gt;</w:t>
            </w:r>
          </w:p>
          <w:p w:rsidRPr="00AD08FB" w:rsidR="00C17782" w:rsidP="00C17782" w:rsidRDefault="00C17782" w14:paraId="01175B82" w14:textId="77777777">
            <w:pPr>
              <w:pStyle w:val="Default"/>
              <w:rPr>
                <w:rFonts w:ascii="Courier New" w:hAnsi="Courier New" w:cs="Courier New"/>
                <w:sz w:val="16"/>
                <w:szCs w:val="16"/>
              </w:rPr>
            </w:pPr>
            <w:r w:rsidRPr="00AD08FB">
              <w:rPr>
                <w:rFonts w:ascii="Courier New" w:hAnsi="Courier New" w:cs="Courier New"/>
                <w:sz w:val="16"/>
                <w:szCs w:val="16"/>
              </w:rPr>
              <w:t xml:space="preserve">                &lt;table&gt;</w:t>
            </w:r>
          </w:p>
          <w:p w:rsidRPr="00AD08FB" w:rsidR="00C17782" w:rsidP="00C17782" w:rsidRDefault="00C17782" w14:paraId="781E3D2D" w14:textId="77777777">
            <w:pPr>
              <w:pStyle w:val="Default"/>
              <w:rPr>
                <w:rFonts w:ascii="Courier New" w:hAnsi="Courier New" w:cs="Courier New"/>
                <w:sz w:val="16"/>
                <w:szCs w:val="16"/>
              </w:rPr>
            </w:pPr>
            <w:r w:rsidRPr="00AD08FB">
              <w:rPr>
                <w:rFonts w:ascii="Courier New" w:hAnsi="Courier New" w:cs="Courier New"/>
                <w:sz w:val="16"/>
                <w:szCs w:val="16"/>
              </w:rPr>
              <w:t xml:space="preserve">                  &lt;thead&gt;</w:t>
            </w:r>
          </w:p>
          <w:p w:rsidRPr="00AD08FB" w:rsidR="00C17782" w:rsidP="00C17782" w:rsidRDefault="00C17782" w14:paraId="3B1DD4F8" w14:textId="77777777">
            <w:pPr>
              <w:pStyle w:val="Default"/>
              <w:rPr>
                <w:rFonts w:ascii="Courier New" w:hAnsi="Courier New" w:cs="Courier New"/>
                <w:sz w:val="16"/>
                <w:szCs w:val="16"/>
              </w:rPr>
            </w:pPr>
            <w:r w:rsidRPr="00AD08FB">
              <w:rPr>
                <w:rFonts w:ascii="Courier New" w:hAnsi="Courier New" w:cs="Courier New"/>
                <w:sz w:val="16"/>
                <w:szCs w:val="16"/>
              </w:rPr>
              <w:t xml:space="preserve">                    &lt;tr&gt;</w:t>
            </w:r>
          </w:p>
          <w:p w:rsidRPr="00AD08FB" w:rsidR="00C17782" w:rsidP="00C17782" w:rsidRDefault="00C17782" w14:paraId="02800996" w14:textId="77777777">
            <w:pPr>
              <w:pStyle w:val="Default"/>
              <w:rPr>
                <w:rFonts w:ascii="Courier New" w:hAnsi="Courier New" w:cs="Courier New"/>
                <w:sz w:val="16"/>
                <w:szCs w:val="16"/>
              </w:rPr>
            </w:pPr>
            <w:r w:rsidRPr="00AD08FB">
              <w:rPr>
                <w:rFonts w:ascii="Courier New" w:hAnsi="Courier New" w:cs="Courier New"/>
                <w:sz w:val="16"/>
                <w:szCs w:val="16"/>
              </w:rPr>
              <w:t xml:space="preserve">                      &lt;th&gt;Allergy Type | Allergen&lt;br/&gt;&lt;/th&gt;</w:t>
            </w:r>
          </w:p>
          <w:p w:rsidRPr="00AD08FB" w:rsidR="00C17782" w:rsidP="00C17782" w:rsidRDefault="00C17782" w14:paraId="04FC6AA8" w14:textId="77777777">
            <w:pPr>
              <w:pStyle w:val="Default"/>
              <w:rPr>
                <w:rFonts w:ascii="Courier New" w:hAnsi="Courier New" w:cs="Courier New"/>
                <w:sz w:val="16"/>
                <w:szCs w:val="16"/>
              </w:rPr>
            </w:pPr>
            <w:r w:rsidRPr="00AD08FB">
              <w:rPr>
                <w:rFonts w:ascii="Courier New" w:hAnsi="Courier New" w:cs="Courier New"/>
                <w:sz w:val="16"/>
                <w:szCs w:val="16"/>
              </w:rPr>
              <w:t xml:space="preserve">                      &lt;th&gt;Criticality&lt;/th&gt;</w:t>
            </w:r>
          </w:p>
          <w:p w:rsidRPr="00AD08FB" w:rsidR="00C17782" w:rsidP="00C17782" w:rsidRDefault="00C17782" w14:paraId="6294541F" w14:textId="77777777">
            <w:pPr>
              <w:pStyle w:val="Default"/>
              <w:rPr>
                <w:rFonts w:ascii="Courier New" w:hAnsi="Courier New" w:cs="Courier New"/>
                <w:sz w:val="16"/>
                <w:szCs w:val="16"/>
              </w:rPr>
            </w:pPr>
            <w:r w:rsidRPr="00AD08FB">
              <w:rPr>
                <w:rFonts w:ascii="Courier New" w:hAnsi="Courier New" w:cs="Courier New"/>
                <w:sz w:val="16"/>
                <w:szCs w:val="16"/>
              </w:rPr>
              <w:t xml:space="preserve">                      &lt;th&gt;Reaction | Severity&lt;br/&gt;&lt;/th&gt;</w:t>
            </w:r>
          </w:p>
          <w:p w:rsidRPr="00AD08FB" w:rsidR="00C17782" w:rsidP="00C17782" w:rsidRDefault="00C17782" w14:paraId="6F6C16B8" w14:textId="77777777">
            <w:pPr>
              <w:pStyle w:val="Default"/>
              <w:rPr>
                <w:rFonts w:ascii="Courier New" w:hAnsi="Courier New" w:cs="Courier New"/>
                <w:sz w:val="16"/>
                <w:szCs w:val="16"/>
              </w:rPr>
            </w:pPr>
            <w:r w:rsidRPr="00AD08FB">
              <w:rPr>
                <w:rFonts w:ascii="Courier New" w:hAnsi="Courier New" w:cs="Courier New"/>
                <w:sz w:val="16"/>
                <w:szCs w:val="16"/>
              </w:rPr>
              <w:t xml:space="preserve">                      &lt;th&gt;Time Frame&lt;/th&gt;</w:t>
            </w:r>
          </w:p>
          <w:p w:rsidRPr="00AD08FB" w:rsidR="00C17782" w:rsidP="00C17782" w:rsidRDefault="00C17782" w14:paraId="20B09039" w14:textId="77777777">
            <w:pPr>
              <w:pStyle w:val="Default"/>
              <w:rPr>
                <w:rFonts w:ascii="Courier New" w:hAnsi="Courier New" w:cs="Courier New"/>
                <w:sz w:val="16"/>
                <w:szCs w:val="16"/>
              </w:rPr>
            </w:pPr>
            <w:r w:rsidRPr="00AD08FB">
              <w:rPr>
                <w:rFonts w:ascii="Courier New" w:hAnsi="Courier New" w:cs="Courier New"/>
                <w:sz w:val="16"/>
                <w:szCs w:val="16"/>
              </w:rPr>
              <w:t xml:space="preserve">                      &lt;th&gt;Clinical Status&lt;/th&gt;</w:t>
            </w:r>
          </w:p>
          <w:p w:rsidRPr="00AD08FB" w:rsidR="00C17782" w:rsidP="00C17782" w:rsidRDefault="00C17782" w14:paraId="3099AC74" w14:textId="77777777">
            <w:pPr>
              <w:pStyle w:val="Default"/>
              <w:rPr>
                <w:rFonts w:ascii="Courier New" w:hAnsi="Courier New" w:cs="Courier New"/>
                <w:sz w:val="16"/>
                <w:szCs w:val="16"/>
              </w:rPr>
            </w:pPr>
            <w:r w:rsidRPr="00AD08FB">
              <w:rPr>
                <w:rFonts w:ascii="Courier New" w:hAnsi="Courier New" w:cs="Courier New"/>
                <w:sz w:val="16"/>
                <w:szCs w:val="16"/>
              </w:rPr>
              <w:t xml:space="preserve">                      &lt;th&gt;Documented By&lt;/th&gt;</w:t>
            </w:r>
          </w:p>
          <w:p w:rsidRPr="00AD08FB" w:rsidR="00C17782" w:rsidP="00C17782" w:rsidRDefault="00C17782" w14:paraId="1279BE80" w14:textId="77777777">
            <w:pPr>
              <w:pStyle w:val="Default"/>
              <w:rPr>
                <w:rFonts w:ascii="Courier New" w:hAnsi="Courier New" w:cs="Courier New"/>
                <w:sz w:val="16"/>
                <w:szCs w:val="16"/>
              </w:rPr>
            </w:pPr>
            <w:r w:rsidRPr="00AD08FB">
              <w:rPr>
                <w:rFonts w:ascii="Courier New" w:hAnsi="Courier New" w:cs="Courier New"/>
                <w:sz w:val="16"/>
                <w:szCs w:val="16"/>
              </w:rPr>
              <w:t xml:space="preserve">                     &lt;/tr&gt;</w:t>
            </w:r>
          </w:p>
          <w:p w:rsidRPr="00AD08FB" w:rsidR="00C17782" w:rsidP="00C17782" w:rsidRDefault="00C17782" w14:paraId="638DFE9A" w14:textId="77777777">
            <w:pPr>
              <w:pStyle w:val="Default"/>
              <w:rPr>
                <w:rFonts w:ascii="Courier New" w:hAnsi="Courier New" w:cs="Courier New"/>
                <w:sz w:val="16"/>
                <w:szCs w:val="16"/>
              </w:rPr>
            </w:pPr>
            <w:r w:rsidRPr="00AD08FB">
              <w:rPr>
                <w:rFonts w:ascii="Courier New" w:hAnsi="Courier New" w:cs="Courier New"/>
                <w:sz w:val="16"/>
                <w:szCs w:val="16"/>
              </w:rPr>
              <w:t xml:space="preserve">                   &lt;/thead&gt;</w:t>
            </w:r>
          </w:p>
          <w:p w:rsidRPr="00AD08FB" w:rsidR="00C17782" w:rsidP="00C17782" w:rsidRDefault="00C17782" w14:paraId="596D4C6F" w14:textId="77777777">
            <w:pPr>
              <w:pStyle w:val="Default"/>
              <w:rPr>
                <w:rFonts w:ascii="Courier New" w:hAnsi="Courier New" w:cs="Courier New"/>
                <w:sz w:val="16"/>
                <w:szCs w:val="16"/>
              </w:rPr>
            </w:pPr>
            <w:r w:rsidRPr="00AD08FB">
              <w:rPr>
                <w:rFonts w:ascii="Courier New" w:hAnsi="Courier New" w:cs="Courier New"/>
                <w:sz w:val="16"/>
                <w:szCs w:val="16"/>
              </w:rPr>
              <w:t xml:space="preserve">                   &lt;tbody&gt;</w:t>
            </w:r>
          </w:p>
          <w:p w:rsidRPr="00AD08FB" w:rsidR="00C17782" w:rsidP="00C17782" w:rsidRDefault="00C17782" w14:paraId="511A2D24" w14:textId="288AFEDC">
            <w:pPr>
              <w:pStyle w:val="Default"/>
              <w:rPr>
                <w:rFonts w:ascii="Courier New" w:hAnsi="Courier New" w:cs="Courier New"/>
                <w:sz w:val="16"/>
                <w:szCs w:val="16"/>
              </w:rPr>
            </w:pPr>
            <w:r w:rsidRPr="00AD08FB">
              <w:rPr>
                <w:rFonts w:ascii="Courier New" w:hAnsi="Courier New" w:cs="Courier New"/>
                <w:sz w:val="16"/>
                <w:szCs w:val="16"/>
              </w:rPr>
              <w:t xml:space="preserve">                     &lt;tr </w:t>
            </w:r>
            <w:r w:rsidR="008F3271">
              <w:rPr>
                <w:rFonts w:ascii="Courier New" w:hAnsi="Courier New" w:cs="Courier New"/>
                <w:sz w:val="16"/>
                <w:szCs w:val="16"/>
              </w:rPr>
              <w:t>I</w:t>
            </w:r>
            <w:r w:rsidRPr="00AD08FB">
              <w:rPr>
                <w:rFonts w:ascii="Courier New" w:hAnsi="Courier New" w:cs="Courier New"/>
                <w:sz w:val="16"/>
                <w:szCs w:val="16"/>
              </w:rPr>
              <w:t>D="AllergyConcern_1_Allerg</w:t>
            </w:r>
            <w:r w:rsidR="008F3271">
              <w:rPr>
                <w:rFonts w:ascii="Courier New" w:hAnsi="Courier New" w:cs="Courier New"/>
                <w:sz w:val="16"/>
                <w:szCs w:val="16"/>
              </w:rPr>
              <w:t>n</w:t>
            </w:r>
            <w:r w:rsidRPr="00AD08FB" w:rsidR="008F3271">
              <w:rPr>
                <w:rFonts w:ascii="Courier New" w:hAnsi="Courier New" w:cs="Courier New"/>
                <w:sz w:val="16"/>
                <w:szCs w:val="16"/>
              </w:rPr>
              <w:t>_</w:t>
            </w:r>
            <w:r w:rsidRPr="00AD08FB">
              <w:rPr>
                <w:rFonts w:ascii="Courier New" w:hAnsi="Courier New" w:cs="Courier New"/>
                <w:sz w:val="16"/>
                <w:szCs w:val="16"/>
              </w:rPr>
              <w:t>1"&gt;</w:t>
            </w:r>
          </w:p>
          <w:p w:rsidRPr="00AD08FB" w:rsidR="00C17782" w:rsidP="00C17782" w:rsidRDefault="00C17782" w14:paraId="7442B0B7"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&lt;td&gt;&lt;content&gt;Food allergy&lt;/content&gt; | </w:t>
            </w:r>
          </w:p>
          <w:p w:rsidRPr="00AD08FB" w:rsidR="00C17782" w:rsidP="00C17782" w:rsidRDefault="00C17782" w14:paraId="3D82593D" w14:textId="4BAA6231">
            <w:pPr>
              <w:pStyle w:val="Default"/>
              <w:rPr>
                <w:rFonts w:ascii="Courier New" w:hAnsi="Courier New" w:cs="Courier New"/>
                <w:sz w:val="16"/>
                <w:szCs w:val="16"/>
              </w:rPr>
            </w:pPr>
            <w:r w:rsidRPr="00AD08FB">
              <w:rPr>
                <w:rFonts w:ascii="Courier New" w:hAnsi="Courier New" w:cs="Courier New"/>
                <w:sz w:val="16"/>
                <w:szCs w:val="16"/>
              </w:rPr>
              <w:t xml:space="preserve">                           &lt;content styleCo</w:t>
            </w:r>
            <w:r w:rsidR="008F3271">
              <w:rPr>
                <w:rFonts w:ascii="Courier New" w:hAnsi="Courier New" w:cs="Courier New"/>
                <w:sz w:val="16"/>
                <w:szCs w:val="16"/>
              </w:rPr>
              <w:t>d</w:t>
            </w:r>
            <w:r w:rsidRPr="00AD08FB">
              <w:rPr>
                <w:rFonts w:ascii="Courier New" w:hAnsi="Courier New" w:cs="Courier New"/>
                <w:sz w:val="16"/>
                <w:szCs w:val="16"/>
              </w:rPr>
              <w:t>e="B</w:t>
            </w:r>
            <w:r w:rsidR="008F3271">
              <w:rPr>
                <w:rFonts w:ascii="Courier New" w:hAnsi="Courier New" w:cs="Courier New"/>
                <w:sz w:val="16"/>
                <w:szCs w:val="16"/>
              </w:rPr>
              <w:t>o</w:t>
            </w:r>
            <w:r w:rsidRPr="00AD08FB">
              <w:rPr>
                <w:rFonts w:ascii="Courier New" w:hAnsi="Courier New" w:cs="Courier New"/>
                <w:sz w:val="16"/>
                <w:szCs w:val="16"/>
              </w:rPr>
              <w:t xml:space="preserve">ld" </w:t>
            </w:r>
            <w:r w:rsidR="008F3271">
              <w:rPr>
                <w:rFonts w:ascii="Courier New" w:hAnsi="Courier New" w:cs="Courier New"/>
                <w:sz w:val="16"/>
                <w:szCs w:val="16"/>
              </w:rPr>
              <w:t>I</w:t>
            </w:r>
            <w:r w:rsidRPr="00AD08FB">
              <w:rPr>
                <w:rFonts w:ascii="Courier New" w:hAnsi="Courier New" w:cs="Courier New"/>
                <w:sz w:val="16"/>
                <w:szCs w:val="16"/>
              </w:rPr>
              <w:t>D="AllergyConcern_1_Allerge</w:t>
            </w:r>
            <w:r w:rsidR="00054B1D">
              <w:rPr>
                <w:rFonts w:ascii="Courier New" w:hAnsi="Courier New" w:cs="Courier New"/>
                <w:sz w:val="16"/>
                <w:szCs w:val="16"/>
              </w:rPr>
              <w:t>n</w:t>
            </w:r>
            <w:r w:rsidRPr="00AD08FB" w:rsidR="00054B1D">
              <w:rPr>
                <w:rFonts w:ascii="Courier New" w:hAnsi="Courier New" w:cs="Courier New"/>
                <w:sz w:val="16"/>
                <w:szCs w:val="16"/>
              </w:rPr>
              <w:t>_</w:t>
            </w:r>
            <w:r w:rsidRPr="00AD08FB">
              <w:rPr>
                <w:rFonts w:ascii="Courier New" w:hAnsi="Courier New" w:cs="Courier New"/>
                <w:sz w:val="16"/>
                <w:szCs w:val="16"/>
              </w:rPr>
              <w:t>1"&gt;Egg&lt;/content&gt;</w:t>
            </w:r>
          </w:p>
          <w:p w:rsidRPr="00AD08FB" w:rsidR="00C17782" w:rsidP="00C17782" w:rsidRDefault="00C17782" w14:paraId="4CA63D45"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w:t>
            </w:r>
          </w:p>
          <w:p w:rsidRPr="00AD08FB" w:rsidR="00C17782" w:rsidP="00C17782" w:rsidRDefault="00C17782" w14:paraId="20895E2E"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w:t>
            </w:r>
          </w:p>
          <w:p w:rsidRPr="00AD08FB" w:rsidR="00C17782" w:rsidP="00C17782" w:rsidRDefault="00C17782" w14:paraId="50EEC395" w14:textId="3D02AFB0">
            <w:pPr>
              <w:pStyle w:val="Default"/>
              <w:rPr>
                <w:rFonts w:ascii="Courier New" w:hAnsi="Courier New" w:cs="Courier New"/>
                <w:sz w:val="16"/>
                <w:szCs w:val="16"/>
              </w:rPr>
            </w:pPr>
            <w:r w:rsidRPr="00AD08FB">
              <w:rPr>
                <w:rFonts w:ascii="Courier New" w:hAnsi="Courier New" w:cs="Courier New"/>
                <w:sz w:val="16"/>
                <w:szCs w:val="16"/>
              </w:rPr>
              <w:t xml:space="preserve">                         &lt;content </w:t>
            </w:r>
            <w:r w:rsidR="008F3271">
              <w:rPr>
                <w:rFonts w:ascii="Courier New" w:hAnsi="Courier New" w:cs="Courier New"/>
                <w:sz w:val="16"/>
                <w:szCs w:val="16"/>
              </w:rPr>
              <w:t>I</w:t>
            </w:r>
            <w:r w:rsidRPr="00AD08FB">
              <w:rPr>
                <w:rFonts w:ascii="Courier New" w:hAnsi="Courier New" w:cs="Courier New"/>
                <w:sz w:val="16"/>
                <w:szCs w:val="16"/>
              </w:rPr>
              <w:t>D="AllergyConcern_1_Criticalit</w:t>
            </w:r>
            <w:r w:rsidR="008F3271">
              <w:rPr>
                <w:rFonts w:ascii="Courier New" w:hAnsi="Courier New" w:cs="Courier New"/>
                <w:sz w:val="16"/>
                <w:szCs w:val="16"/>
              </w:rPr>
              <w:t>y</w:t>
            </w:r>
            <w:r w:rsidRPr="00AD08FB" w:rsidR="008F3271">
              <w:rPr>
                <w:rFonts w:ascii="Courier New" w:hAnsi="Courier New" w:cs="Courier New"/>
                <w:sz w:val="16"/>
                <w:szCs w:val="16"/>
              </w:rPr>
              <w:t>_</w:t>
            </w:r>
            <w:r w:rsidRPr="00AD08FB">
              <w:rPr>
                <w:rFonts w:ascii="Courier New" w:hAnsi="Courier New" w:cs="Courier New"/>
                <w:sz w:val="16"/>
                <w:szCs w:val="16"/>
              </w:rPr>
              <w:t>1"&gt;High Criticality&lt;/content&gt;</w:t>
            </w:r>
          </w:p>
          <w:p w:rsidRPr="00AD08FB" w:rsidR="00C17782" w:rsidP="00C17782" w:rsidRDefault="00C17782" w14:paraId="72D1FFCC"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w:t>
            </w:r>
          </w:p>
          <w:p w:rsidRPr="00AD08FB" w:rsidR="00C17782" w:rsidP="00C17782" w:rsidRDefault="00C17782" w14:paraId="7D4F18B0"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w:t>
            </w:r>
          </w:p>
          <w:p w:rsidRPr="00AD08FB" w:rsidR="00C17782" w:rsidP="00C17782" w:rsidRDefault="00C17782" w14:paraId="5E730136" w14:textId="0506FA50">
            <w:pPr>
              <w:pStyle w:val="Default"/>
              <w:rPr>
                <w:rFonts w:ascii="Courier New" w:hAnsi="Courier New" w:cs="Courier New"/>
                <w:sz w:val="16"/>
                <w:szCs w:val="16"/>
              </w:rPr>
            </w:pPr>
            <w:r w:rsidRPr="00AD08FB">
              <w:rPr>
                <w:rFonts w:ascii="Courier New" w:hAnsi="Courier New" w:cs="Courier New"/>
                <w:sz w:val="16"/>
                <w:szCs w:val="16"/>
              </w:rPr>
              <w:t xml:space="preserve">                         &lt;content </w:t>
            </w:r>
            <w:r w:rsidR="008F3271">
              <w:rPr>
                <w:rFonts w:ascii="Courier New" w:hAnsi="Courier New" w:cs="Courier New"/>
                <w:sz w:val="16"/>
                <w:szCs w:val="16"/>
              </w:rPr>
              <w:t>I</w:t>
            </w:r>
            <w:r w:rsidRPr="00AD08FB">
              <w:rPr>
                <w:rFonts w:ascii="Courier New" w:hAnsi="Courier New" w:cs="Courier New"/>
                <w:sz w:val="16"/>
                <w:szCs w:val="16"/>
              </w:rPr>
              <w:t>D="AllergyConcern_1_Reactio</w:t>
            </w:r>
            <w:r w:rsidR="008F3271">
              <w:rPr>
                <w:rFonts w:ascii="Courier New" w:hAnsi="Courier New" w:cs="Courier New"/>
                <w:sz w:val="16"/>
                <w:szCs w:val="16"/>
              </w:rPr>
              <w:t>n</w:t>
            </w:r>
            <w:r w:rsidRPr="00AD08FB" w:rsidR="008F3271">
              <w:rPr>
                <w:rFonts w:ascii="Courier New" w:hAnsi="Courier New" w:cs="Courier New"/>
                <w:sz w:val="16"/>
                <w:szCs w:val="16"/>
              </w:rPr>
              <w:t>_</w:t>
            </w:r>
            <w:r w:rsidRPr="00AD08FB">
              <w:rPr>
                <w:rFonts w:ascii="Courier New" w:hAnsi="Courier New" w:cs="Courier New"/>
                <w:sz w:val="16"/>
                <w:szCs w:val="16"/>
              </w:rPr>
              <w:t xml:space="preserve">1"&gt;Hives&lt;/content&gt; | </w:t>
            </w:r>
          </w:p>
          <w:p w:rsidRPr="00AD08FB" w:rsidR="00C17782" w:rsidP="00C17782" w:rsidRDefault="00C17782" w14:paraId="7D025665" w14:textId="01D2732F">
            <w:pPr>
              <w:pStyle w:val="Default"/>
              <w:rPr>
                <w:rFonts w:ascii="Courier New" w:hAnsi="Courier New" w:cs="Courier New"/>
                <w:sz w:val="16"/>
                <w:szCs w:val="16"/>
              </w:rPr>
            </w:pPr>
            <w:r w:rsidRPr="00AD08FB">
              <w:rPr>
                <w:rFonts w:ascii="Courier New" w:hAnsi="Courier New" w:cs="Courier New"/>
                <w:sz w:val="16"/>
                <w:szCs w:val="16"/>
              </w:rPr>
              <w:t xml:space="preserve">                         &lt;content </w:t>
            </w:r>
            <w:r w:rsidR="00054B1D">
              <w:rPr>
                <w:rFonts w:ascii="Courier New" w:hAnsi="Courier New" w:cs="Courier New"/>
                <w:sz w:val="16"/>
                <w:szCs w:val="16"/>
              </w:rPr>
              <w:t>I</w:t>
            </w:r>
            <w:r w:rsidRPr="00AD08FB">
              <w:rPr>
                <w:rFonts w:ascii="Courier New" w:hAnsi="Courier New" w:cs="Courier New"/>
                <w:sz w:val="16"/>
                <w:szCs w:val="16"/>
              </w:rPr>
              <w:t>D="AllergyConcern_1_ReacSeverit</w:t>
            </w:r>
            <w:r w:rsidR="008F3271">
              <w:rPr>
                <w:rFonts w:ascii="Courier New" w:hAnsi="Courier New" w:cs="Courier New"/>
                <w:sz w:val="16"/>
                <w:szCs w:val="16"/>
              </w:rPr>
              <w:t>y</w:t>
            </w:r>
            <w:r w:rsidRPr="00AD08FB" w:rsidR="008F3271">
              <w:rPr>
                <w:rFonts w:ascii="Courier New" w:hAnsi="Courier New" w:cs="Courier New"/>
                <w:sz w:val="16"/>
                <w:szCs w:val="16"/>
              </w:rPr>
              <w:t>_</w:t>
            </w:r>
            <w:r w:rsidRPr="00AD08FB">
              <w:rPr>
                <w:rFonts w:ascii="Courier New" w:hAnsi="Courier New" w:cs="Courier New"/>
                <w:sz w:val="16"/>
                <w:szCs w:val="16"/>
              </w:rPr>
              <w:t>1"&gt;Moderate&lt;/content&gt;</w:t>
            </w:r>
          </w:p>
          <w:p w:rsidRPr="00AD08FB" w:rsidR="00C17782" w:rsidP="00C17782" w:rsidRDefault="00C17782" w14:paraId="5DB96277"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w:t>
            </w:r>
          </w:p>
          <w:p w:rsidRPr="00AD08FB" w:rsidR="00C17782" w:rsidP="00C17782" w:rsidRDefault="00C17782" w14:paraId="2C036026"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w:t>
            </w:r>
          </w:p>
          <w:p w:rsidRPr="00AD08FB" w:rsidR="00C17782" w:rsidP="00C17782" w:rsidRDefault="00C17782" w14:paraId="188C6162" w14:textId="77777777">
            <w:pPr>
              <w:pStyle w:val="Default"/>
              <w:rPr>
                <w:rFonts w:ascii="Courier New" w:hAnsi="Courier New" w:cs="Courier New"/>
                <w:sz w:val="16"/>
                <w:szCs w:val="16"/>
              </w:rPr>
            </w:pPr>
            <w:r w:rsidRPr="00AD08FB">
              <w:rPr>
                <w:rFonts w:ascii="Courier New" w:hAnsi="Courier New" w:cs="Courier New"/>
                <w:sz w:val="16"/>
                <w:szCs w:val="16"/>
              </w:rPr>
              <w:t xml:space="preserve">                          &lt;content&gt;(1998)&lt;/content&gt;</w:t>
            </w:r>
          </w:p>
          <w:p w:rsidRPr="00AD08FB" w:rsidR="00C17782" w:rsidP="00C17782" w:rsidRDefault="00C17782" w14:paraId="5C809C54"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w:t>
            </w:r>
          </w:p>
          <w:p w:rsidRPr="00AD08FB" w:rsidR="00C17782" w:rsidP="00C17782" w:rsidRDefault="00C17782" w14:paraId="4CFA3767"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w:t>
            </w:r>
          </w:p>
          <w:p w:rsidRPr="00AD08FB" w:rsidR="00C17782" w:rsidP="00C17782" w:rsidRDefault="00C17782" w14:paraId="362C520B" w14:textId="77777777">
            <w:pPr>
              <w:pStyle w:val="Default"/>
              <w:rPr>
                <w:rFonts w:ascii="Courier New" w:hAnsi="Courier New" w:cs="Courier New"/>
                <w:sz w:val="16"/>
                <w:szCs w:val="16"/>
              </w:rPr>
            </w:pPr>
            <w:r w:rsidRPr="00AD08FB">
              <w:rPr>
                <w:rFonts w:ascii="Courier New" w:hAnsi="Courier New" w:cs="Courier New"/>
                <w:sz w:val="16"/>
                <w:szCs w:val="16"/>
              </w:rPr>
              <w:t xml:space="preserve">                          &lt;content&gt;Active&lt;/content&gt;</w:t>
            </w:r>
          </w:p>
          <w:p w:rsidRPr="00AD08FB" w:rsidR="00C17782" w:rsidP="00C17782" w:rsidRDefault="00C17782" w14:paraId="5D5451DA"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w:t>
            </w:r>
          </w:p>
          <w:p w:rsidRPr="00AD08FB" w:rsidR="00C17782" w:rsidP="00C17782" w:rsidRDefault="00C17782" w14:paraId="06D4FA94"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w:t>
            </w:r>
          </w:p>
          <w:p w:rsidRPr="00AD08FB" w:rsidR="00C17782" w:rsidP="00C17782" w:rsidRDefault="00C17782" w14:paraId="339DC633" w14:textId="77777777">
            <w:pPr>
              <w:pStyle w:val="Default"/>
              <w:rPr>
                <w:rFonts w:ascii="Courier New" w:hAnsi="Courier New" w:cs="Courier New"/>
                <w:sz w:val="16"/>
                <w:szCs w:val="16"/>
              </w:rPr>
            </w:pPr>
            <w:r w:rsidRPr="00AD08FB">
              <w:rPr>
                <w:rFonts w:ascii="Courier New" w:hAnsi="Courier New" w:cs="Courier New"/>
                <w:sz w:val="16"/>
                <w:szCs w:val="16"/>
              </w:rPr>
              <w:t xml:space="preserve">                          &lt;content&gt;H.Provider&lt;/content&gt;</w:t>
            </w:r>
          </w:p>
          <w:p w:rsidRPr="00AD08FB" w:rsidR="00C17782" w:rsidP="00C17782" w:rsidRDefault="00C17782" w14:paraId="46C9627A" w14:textId="77777777">
            <w:pPr>
              <w:pStyle w:val="Default"/>
              <w:rPr>
                <w:rFonts w:ascii="Courier New" w:hAnsi="Courier New" w:cs="Courier New"/>
                <w:sz w:val="16"/>
                <w:szCs w:val="16"/>
              </w:rPr>
            </w:pPr>
            <w:r w:rsidRPr="00AD08FB">
              <w:rPr>
                <w:rFonts w:ascii="Courier New" w:hAnsi="Courier New" w:cs="Courier New"/>
                <w:sz w:val="16"/>
                <w:szCs w:val="16"/>
              </w:rPr>
              <w:t xml:space="preserve">                          &lt;content&gt;(01/04/2014)&lt;/content&gt;</w:t>
            </w:r>
          </w:p>
          <w:p w:rsidRPr="00AD08FB" w:rsidR="00C17782" w:rsidP="00C17782" w:rsidRDefault="00C17782" w14:paraId="36D3B4E4"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w:t>
            </w:r>
          </w:p>
          <w:p w:rsidRPr="00AD08FB" w:rsidR="00C17782" w:rsidP="00C17782" w:rsidRDefault="00C17782" w14:paraId="72CF6F1C" w14:textId="77777777">
            <w:pPr>
              <w:pStyle w:val="Default"/>
              <w:rPr>
                <w:rFonts w:ascii="Courier New" w:hAnsi="Courier New" w:cs="Courier New"/>
                <w:sz w:val="16"/>
                <w:szCs w:val="16"/>
              </w:rPr>
            </w:pPr>
            <w:r w:rsidRPr="00AD08FB">
              <w:rPr>
                <w:rFonts w:ascii="Courier New" w:hAnsi="Courier New" w:cs="Courier New"/>
                <w:sz w:val="16"/>
                <w:szCs w:val="16"/>
              </w:rPr>
              <w:t xml:space="preserve">                     &lt;/tr&gt;</w:t>
            </w:r>
          </w:p>
          <w:p w:rsidRPr="00AD08FB" w:rsidR="00C17782" w:rsidP="00C17782" w:rsidRDefault="00C17782" w14:paraId="1AE66EAC" w14:textId="77777777">
            <w:pPr>
              <w:pStyle w:val="Default"/>
              <w:rPr>
                <w:rFonts w:ascii="Courier New" w:hAnsi="Courier New" w:cs="Courier New"/>
                <w:sz w:val="16"/>
                <w:szCs w:val="16"/>
              </w:rPr>
            </w:pPr>
            <w:r w:rsidRPr="00AD08FB">
              <w:rPr>
                <w:rFonts w:ascii="Courier New" w:hAnsi="Courier New" w:cs="Courier New"/>
                <w:sz w:val="16"/>
                <w:szCs w:val="16"/>
              </w:rPr>
              <w:t xml:space="preserve">                   &lt;/tbody&gt;</w:t>
            </w:r>
          </w:p>
          <w:p w:rsidRPr="00AD08FB" w:rsidR="00C17782" w:rsidP="00C17782" w:rsidRDefault="00C17782" w14:paraId="15308CBC" w14:textId="77777777">
            <w:pPr>
              <w:pStyle w:val="Default"/>
              <w:rPr>
                <w:rFonts w:ascii="Courier New" w:hAnsi="Courier New" w:cs="Courier New"/>
                <w:sz w:val="16"/>
                <w:szCs w:val="16"/>
              </w:rPr>
            </w:pPr>
            <w:r w:rsidRPr="00AD08FB">
              <w:rPr>
                <w:rFonts w:ascii="Courier New" w:hAnsi="Courier New" w:cs="Courier New"/>
                <w:sz w:val="16"/>
                <w:szCs w:val="16"/>
              </w:rPr>
              <w:t xml:space="preserve">                 &lt;/table&gt;</w:t>
            </w:r>
          </w:p>
          <w:p w:rsidRPr="00AD08FB" w:rsidR="00C17782" w:rsidP="00C17782" w:rsidRDefault="00C17782" w14:paraId="0293D062" w14:textId="77777777">
            <w:pPr>
              <w:pStyle w:val="Default"/>
              <w:rPr>
                <w:rFonts w:ascii="Courier New" w:hAnsi="Courier New" w:cs="Courier New"/>
                <w:sz w:val="16"/>
                <w:szCs w:val="16"/>
              </w:rPr>
            </w:pPr>
            <w:r w:rsidRPr="00AD08FB">
              <w:rPr>
                <w:rFonts w:ascii="Courier New" w:hAnsi="Courier New" w:cs="Courier New"/>
                <w:sz w:val="16"/>
                <w:szCs w:val="16"/>
              </w:rPr>
              <w:t xml:space="preserve">               &lt;/item&gt;</w:t>
            </w:r>
          </w:p>
          <w:p w:rsidRPr="00AD08FB" w:rsidR="00C17782" w:rsidP="00C17782" w:rsidRDefault="00C17782" w14:paraId="7BADE909" w14:textId="77777777">
            <w:pPr>
              <w:pStyle w:val="Default"/>
              <w:rPr>
                <w:rFonts w:ascii="Courier New" w:hAnsi="Courier New" w:cs="Courier New"/>
                <w:sz w:val="16"/>
                <w:szCs w:val="16"/>
              </w:rPr>
            </w:pPr>
            <w:r w:rsidRPr="00AD08FB">
              <w:rPr>
                <w:rFonts w:ascii="Courier New" w:hAnsi="Courier New" w:cs="Courier New"/>
                <w:sz w:val="16"/>
                <w:szCs w:val="16"/>
              </w:rPr>
              <w:t xml:space="preserve">             &lt;/list&gt;</w:t>
            </w:r>
          </w:p>
          <w:p w:rsidRPr="00AD08FB" w:rsidR="00C17782" w:rsidP="00C17782" w:rsidRDefault="00C17782" w14:paraId="59D1E945"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w:t>
            </w:r>
          </w:p>
          <w:p w:rsidRPr="00AD08FB" w:rsidR="00C17782" w:rsidP="00C17782" w:rsidRDefault="00C17782" w14:paraId="64EED54E" w14:textId="77777777">
            <w:pPr>
              <w:pStyle w:val="Default"/>
              <w:rPr>
                <w:rFonts w:ascii="Courier New" w:hAnsi="Courier New" w:cs="Courier New"/>
                <w:sz w:val="16"/>
                <w:szCs w:val="16"/>
              </w:rPr>
            </w:pPr>
            <w:r w:rsidRPr="00AD08FB">
              <w:rPr>
                <w:rFonts w:ascii="Courier New" w:hAnsi="Courier New" w:cs="Courier New"/>
                <w:sz w:val="16"/>
                <w:szCs w:val="16"/>
              </w:rPr>
              <w:t xml:space="preserve">         &lt;/tr&gt;</w:t>
            </w:r>
          </w:p>
          <w:p w:rsidRPr="00AD08FB" w:rsidR="00C17782" w:rsidP="00C17782" w:rsidRDefault="00C17782" w14:paraId="3979F7FD" w14:textId="77777777">
            <w:pPr>
              <w:pStyle w:val="Default"/>
              <w:rPr>
                <w:rFonts w:ascii="Courier New" w:hAnsi="Courier New" w:cs="Courier New"/>
                <w:sz w:val="16"/>
                <w:szCs w:val="16"/>
              </w:rPr>
            </w:pPr>
            <w:r w:rsidRPr="00AD08FB">
              <w:rPr>
                <w:rFonts w:ascii="Courier New" w:hAnsi="Courier New" w:cs="Courier New"/>
                <w:sz w:val="16"/>
                <w:szCs w:val="16"/>
              </w:rPr>
              <w:t xml:space="preserve">       &lt;/tbody&gt;</w:t>
            </w:r>
          </w:p>
          <w:p w:rsidRPr="00AD08FB" w:rsidR="00C17782" w:rsidP="00C17782" w:rsidRDefault="00C17782" w14:paraId="172B78E8" w14:textId="77777777">
            <w:pPr>
              <w:pStyle w:val="Default"/>
              <w:rPr>
                <w:rFonts w:ascii="Courier New" w:hAnsi="Courier New" w:cs="Courier New"/>
                <w:sz w:val="16"/>
                <w:szCs w:val="16"/>
              </w:rPr>
            </w:pPr>
            <w:r w:rsidRPr="00AD08FB">
              <w:rPr>
                <w:rFonts w:ascii="Courier New" w:hAnsi="Courier New" w:cs="Courier New"/>
                <w:sz w:val="16"/>
                <w:szCs w:val="16"/>
              </w:rPr>
              <w:t xml:space="preserve">      &lt;/table&gt;</w:t>
            </w:r>
          </w:p>
          <w:p w:rsidRPr="00AD08FB" w:rsidR="00C17782" w:rsidP="00C17782" w:rsidRDefault="00C17782" w14:paraId="79CA2782" w14:textId="77777777">
            <w:pPr>
              <w:pStyle w:val="Default"/>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C17782" w:rsidRDefault="00C17782" w14:paraId="5B5A8E27" w14:textId="7BE14A28">
            <w:pPr>
              <w:pStyle w:val="Default"/>
              <w:rPr>
                <w:rFonts w:ascii="Courier New" w:hAnsi="Courier New" w:cs="Courier New"/>
                <w:sz w:val="16"/>
                <w:szCs w:val="16"/>
              </w:rPr>
            </w:pPr>
            <w:r w:rsidRPr="00AD08FB">
              <w:rPr>
                <w:rFonts w:ascii="Courier New" w:hAnsi="Courier New" w:cs="Courier New"/>
                <w:sz w:val="16"/>
                <w:szCs w:val="16"/>
              </w:rPr>
              <w:t xml:space="preserve">     &lt;entry typeCo</w:t>
            </w:r>
            <w:r w:rsidR="008F3271">
              <w:rPr>
                <w:rFonts w:ascii="Courier New" w:hAnsi="Courier New" w:cs="Courier New"/>
                <w:sz w:val="16"/>
                <w:szCs w:val="16"/>
              </w:rPr>
              <w:t>d</w:t>
            </w:r>
            <w:r w:rsidRPr="00AD08FB">
              <w:rPr>
                <w:rFonts w:ascii="Courier New" w:hAnsi="Courier New" w:cs="Courier New"/>
                <w:sz w:val="16"/>
                <w:szCs w:val="16"/>
              </w:rPr>
              <w:t>e="D</w:t>
            </w:r>
            <w:r w:rsidR="008F3271">
              <w:rPr>
                <w:rFonts w:ascii="Courier New" w:hAnsi="Courier New" w:cs="Courier New"/>
                <w:sz w:val="16"/>
                <w:szCs w:val="16"/>
              </w:rPr>
              <w:t>R</w:t>
            </w:r>
            <w:r w:rsidRPr="00AD08FB">
              <w:rPr>
                <w:rFonts w:ascii="Courier New" w:hAnsi="Courier New" w:cs="Courier New"/>
                <w:sz w:val="16"/>
                <w:szCs w:val="16"/>
              </w:rPr>
              <w:t>IV"&gt;</w:t>
            </w:r>
          </w:p>
          <w:p w:rsidRPr="00AD08FB" w:rsidR="00C17782" w:rsidP="00C17782" w:rsidRDefault="00C17782" w14:paraId="3C0C459C" w14:textId="072B08EF">
            <w:pPr>
              <w:pStyle w:val="Default"/>
              <w:rPr>
                <w:rFonts w:ascii="Courier New" w:hAnsi="Courier New" w:cs="Courier New"/>
                <w:sz w:val="16"/>
                <w:szCs w:val="16"/>
              </w:rPr>
            </w:pPr>
            <w:r w:rsidRPr="00AD08FB">
              <w:rPr>
                <w:rFonts w:ascii="Courier New" w:hAnsi="Courier New" w:cs="Courier New"/>
                <w:sz w:val="16"/>
                <w:szCs w:val="16"/>
              </w:rPr>
              <w:t xml:space="preserve">       &lt;act classCo</w:t>
            </w:r>
            <w:r w:rsidR="008F3271">
              <w:rPr>
                <w:rFonts w:ascii="Courier New" w:hAnsi="Courier New" w:cs="Courier New"/>
                <w:sz w:val="16"/>
                <w:szCs w:val="16"/>
              </w:rPr>
              <w:t>d</w:t>
            </w:r>
            <w:r w:rsidRPr="00AD08FB">
              <w:rPr>
                <w:rFonts w:ascii="Courier New" w:hAnsi="Courier New" w:cs="Courier New"/>
                <w:sz w:val="16"/>
                <w:szCs w:val="16"/>
              </w:rPr>
              <w:t>e</w:t>
            </w:r>
            <w:r w:rsidRPr="00AD08FB" w:rsidR="008F3271">
              <w:rPr>
                <w:rFonts w:ascii="Courier New" w:hAnsi="Courier New" w:cs="Courier New"/>
                <w:sz w:val="16"/>
                <w:szCs w:val="16"/>
              </w:rPr>
              <w:t>="</w:t>
            </w:r>
            <w:r w:rsidR="008F3271">
              <w:rPr>
                <w:rFonts w:ascii="Courier New" w:hAnsi="Courier New" w:cs="Courier New"/>
                <w:sz w:val="16"/>
                <w:szCs w:val="16"/>
              </w:rPr>
              <w:t>A</w:t>
            </w:r>
            <w:r w:rsidRPr="00AD08FB">
              <w:rPr>
                <w:rFonts w:ascii="Courier New" w:hAnsi="Courier New" w:cs="Courier New"/>
                <w:sz w:val="16"/>
                <w:szCs w:val="16"/>
              </w:rPr>
              <w:t>CT" moodCo</w:t>
            </w:r>
            <w:r w:rsidR="008F3271">
              <w:rPr>
                <w:rFonts w:ascii="Courier New" w:hAnsi="Courier New" w:cs="Courier New"/>
                <w:sz w:val="16"/>
                <w:szCs w:val="16"/>
              </w:rPr>
              <w:t>d</w:t>
            </w:r>
            <w:r w:rsidRPr="00AD08FB">
              <w:rPr>
                <w:rFonts w:ascii="Courier New" w:hAnsi="Courier New" w:cs="Courier New"/>
                <w:sz w:val="16"/>
                <w:szCs w:val="16"/>
              </w:rPr>
              <w:t>e</w:t>
            </w:r>
            <w:r w:rsidRPr="00AD08FB" w:rsidR="008F3271">
              <w:rPr>
                <w:rFonts w:ascii="Courier New" w:hAnsi="Courier New" w:cs="Courier New"/>
                <w:sz w:val="16"/>
                <w:szCs w:val="16"/>
              </w:rPr>
              <w:t>="</w:t>
            </w:r>
            <w:r w:rsidR="008F3271">
              <w:rPr>
                <w:rFonts w:ascii="Courier New" w:hAnsi="Courier New" w:cs="Courier New"/>
                <w:sz w:val="16"/>
                <w:szCs w:val="16"/>
              </w:rPr>
              <w:t>E</w:t>
            </w:r>
            <w:r w:rsidRPr="00AD08FB">
              <w:rPr>
                <w:rFonts w:ascii="Courier New" w:hAnsi="Courier New" w:cs="Courier New"/>
                <w:sz w:val="16"/>
                <w:szCs w:val="16"/>
              </w:rPr>
              <w:t>VN"&gt;</w:t>
            </w:r>
          </w:p>
          <w:p w:rsidRPr="00AD08FB" w:rsidR="00C17782" w:rsidP="00C17782" w:rsidRDefault="00C17782" w14:paraId="3DD74A8A" w14:textId="77777777">
            <w:pPr>
              <w:pStyle w:val="Default"/>
              <w:rPr>
                <w:rFonts w:ascii="Courier New" w:hAnsi="Courier New" w:cs="Courier New"/>
                <w:sz w:val="16"/>
                <w:szCs w:val="16"/>
              </w:rPr>
            </w:pPr>
            <w:r w:rsidRPr="00AD08FB">
              <w:rPr>
                <w:rFonts w:ascii="Courier New" w:hAnsi="Courier New" w:cs="Courier New"/>
                <w:sz w:val="16"/>
                <w:szCs w:val="16"/>
              </w:rPr>
              <w:t xml:space="preserve">         &lt;!-- ** Allergy Concern act ** --&gt;</w:t>
            </w:r>
          </w:p>
          <w:p w:rsidRPr="00AD08FB" w:rsidR="00C17782" w:rsidP="00C17782" w:rsidRDefault="00C17782" w14:paraId="075353F2" w14:textId="7E058C01">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8F3271">
              <w:rPr>
                <w:rFonts w:ascii="Courier New" w:hAnsi="Courier New" w:cs="Courier New"/>
                <w:sz w:val="16"/>
                <w:szCs w:val="16"/>
              </w:rPr>
              <w:t>.</w:t>
            </w:r>
            <w:r w:rsidRPr="00AD08FB">
              <w:rPr>
                <w:rFonts w:ascii="Courier New" w:hAnsi="Courier New" w:cs="Courier New"/>
                <w:sz w:val="16"/>
                <w:szCs w:val="16"/>
              </w:rPr>
              <w:t>30"/&gt;</w:t>
            </w:r>
          </w:p>
          <w:p w:rsidRPr="00AD08FB" w:rsidR="00C17782" w:rsidP="00C17782" w:rsidRDefault="00C17782" w14:paraId="22C82D27" w14:textId="252AD161">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8F3271">
              <w:rPr>
                <w:rFonts w:ascii="Courier New" w:hAnsi="Courier New" w:cs="Courier New"/>
                <w:sz w:val="16"/>
                <w:szCs w:val="16"/>
              </w:rPr>
              <w:t>.</w:t>
            </w:r>
            <w:r w:rsidRPr="00AD08FB">
              <w:rPr>
                <w:rFonts w:ascii="Courier New" w:hAnsi="Courier New" w:cs="Courier New"/>
                <w:sz w:val="16"/>
                <w:szCs w:val="16"/>
              </w:rPr>
              <w:t>30" extensi</w:t>
            </w:r>
            <w:r w:rsidR="008F3271">
              <w:rPr>
                <w:rFonts w:ascii="Courier New" w:hAnsi="Courier New" w:cs="Courier New"/>
                <w:sz w:val="16"/>
                <w:szCs w:val="16"/>
              </w:rPr>
              <w:t>o</w:t>
            </w:r>
            <w:r w:rsidRPr="00AD08FB">
              <w:rPr>
                <w:rFonts w:ascii="Courier New" w:hAnsi="Courier New" w:cs="Courier New"/>
                <w:sz w:val="16"/>
                <w:szCs w:val="16"/>
              </w:rPr>
              <w:t>n="2015-08</w:t>
            </w:r>
            <w:r w:rsidR="008F3271">
              <w:rPr>
                <w:rFonts w:ascii="Courier New" w:hAnsi="Courier New" w:cs="Courier New"/>
                <w:sz w:val="16"/>
                <w:szCs w:val="16"/>
              </w:rPr>
              <w:t>-</w:t>
            </w:r>
            <w:r w:rsidRPr="00AD08FB">
              <w:rPr>
                <w:rFonts w:ascii="Courier New" w:hAnsi="Courier New" w:cs="Courier New"/>
                <w:sz w:val="16"/>
                <w:szCs w:val="16"/>
              </w:rPr>
              <w:t>01"/&gt;</w:t>
            </w:r>
          </w:p>
          <w:p w:rsidRPr="00AD08FB" w:rsidR="00C17782" w:rsidP="00C17782" w:rsidRDefault="00C17782" w14:paraId="7478FA85" w14:textId="0F019D10">
            <w:pPr>
              <w:pStyle w:val="Default"/>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="0fffb34f-c1e0-47c2-92af-c414a3ff2</w:t>
            </w:r>
            <w:r w:rsidR="00022F4D">
              <w:rPr>
                <w:rFonts w:ascii="Courier New" w:hAnsi="Courier New" w:cs="Courier New"/>
                <w:sz w:val="16"/>
                <w:szCs w:val="16"/>
              </w:rPr>
              <w:t>1</w:t>
            </w:r>
            <w:r w:rsidRPr="00AD08FB">
              <w:rPr>
                <w:rFonts w:ascii="Courier New" w:hAnsi="Courier New" w:cs="Courier New"/>
                <w:sz w:val="16"/>
                <w:szCs w:val="16"/>
              </w:rPr>
              <w:t>ec"/&gt;</w:t>
            </w:r>
          </w:p>
          <w:p w:rsidRPr="00AD08FB" w:rsidR="00C17782" w:rsidP="00C17782" w:rsidRDefault="00C17782" w14:paraId="602FB9D9" w14:textId="7AEA45A3">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022F4D">
              <w:rPr>
                <w:rFonts w:ascii="Courier New" w:hAnsi="Courier New" w:cs="Courier New"/>
                <w:sz w:val="16"/>
                <w:szCs w:val="16"/>
              </w:rPr>
              <w:t>d</w:t>
            </w:r>
            <w:r w:rsidRPr="00AD08FB">
              <w:rPr>
                <w:rFonts w:ascii="Courier New" w:hAnsi="Courier New" w:cs="Courier New"/>
                <w:sz w:val="16"/>
                <w:szCs w:val="16"/>
              </w:rPr>
              <w:t>e="C</w:t>
            </w:r>
            <w:r w:rsidR="00022F4D">
              <w:rPr>
                <w:rFonts w:ascii="Courier New" w:hAnsi="Courier New" w:cs="Courier New"/>
                <w:sz w:val="16"/>
                <w:szCs w:val="16"/>
              </w:rPr>
              <w:t>O</w:t>
            </w:r>
            <w:r w:rsidRPr="00AD08FB">
              <w:rPr>
                <w:rFonts w:ascii="Courier New" w:hAnsi="Courier New" w:cs="Courier New"/>
                <w:sz w:val="16"/>
                <w:szCs w:val="16"/>
              </w:rPr>
              <w:t>NC" codeSyst</w:t>
            </w:r>
            <w:r w:rsidR="00022F4D">
              <w:rPr>
                <w:rFonts w:ascii="Courier New" w:hAnsi="Courier New" w:cs="Courier New"/>
                <w:sz w:val="16"/>
                <w:szCs w:val="16"/>
              </w:rPr>
              <w:t>e</w:t>
            </w:r>
            <w:r w:rsidRPr="00AD08FB">
              <w:rPr>
                <w:rFonts w:ascii="Courier New" w:hAnsi="Courier New" w:cs="Courier New"/>
                <w:sz w:val="16"/>
                <w:szCs w:val="16"/>
              </w:rPr>
              <w:t>m="2.16.840.1.113883</w:t>
            </w:r>
            <w:r w:rsidRPr="00AD08FB" w:rsidR="00022F4D">
              <w:rPr>
                <w:rFonts w:ascii="Courier New" w:hAnsi="Courier New" w:cs="Courier New"/>
                <w:sz w:val="16"/>
                <w:szCs w:val="16"/>
              </w:rPr>
              <w:t>.</w:t>
            </w:r>
            <w:r w:rsidR="00022F4D">
              <w:rPr>
                <w:rFonts w:ascii="Courier New" w:hAnsi="Courier New" w:cs="Courier New"/>
                <w:sz w:val="16"/>
                <w:szCs w:val="16"/>
              </w:rPr>
              <w:t>5</w:t>
            </w:r>
            <w:r w:rsidRPr="00AD08FB" w:rsidR="00022F4D">
              <w:rPr>
                <w:rFonts w:ascii="Courier New" w:hAnsi="Courier New" w:cs="Courier New"/>
                <w:sz w:val="16"/>
                <w:szCs w:val="16"/>
              </w:rPr>
              <w:t>.</w:t>
            </w:r>
            <w:r w:rsidRPr="00AD08FB">
              <w:rPr>
                <w:rFonts w:ascii="Courier New" w:hAnsi="Courier New" w:cs="Courier New"/>
                <w:sz w:val="16"/>
                <w:szCs w:val="16"/>
              </w:rPr>
              <w:t>6"/&gt;</w:t>
            </w:r>
          </w:p>
          <w:p w:rsidRPr="00AD08FB" w:rsidR="00C17782" w:rsidP="00C17782" w:rsidRDefault="00C17782" w14:paraId="21F9ABA6" w14:textId="77777777">
            <w:pPr>
              <w:pStyle w:val="Default"/>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C17782" w:rsidRDefault="00C17782" w14:paraId="023AD5C7" w14:textId="1FE098CB">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022F4D">
              <w:rPr>
                <w:rFonts w:ascii="Courier New" w:hAnsi="Courier New" w:cs="Courier New"/>
                <w:sz w:val="16"/>
                <w:szCs w:val="16"/>
              </w:rPr>
              <w:t>u</w:t>
            </w:r>
            <w:r w:rsidRPr="00AD08FB">
              <w:rPr>
                <w:rFonts w:ascii="Courier New" w:hAnsi="Courier New" w:cs="Courier New"/>
                <w:sz w:val="16"/>
                <w:szCs w:val="16"/>
              </w:rPr>
              <w:t>e="#AllergyConcer</w:t>
            </w:r>
            <w:r w:rsidR="00022F4D">
              <w:rPr>
                <w:rFonts w:ascii="Courier New" w:hAnsi="Courier New" w:cs="Courier New"/>
                <w:sz w:val="16"/>
                <w:szCs w:val="16"/>
              </w:rPr>
              <w:t>n</w:t>
            </w:r>
            <w:r w:rsidRPr="00AD08FB" w:rsidR="00022F4D">
              <w:rPr>
                <w:rFonts w:ascii="Courier New" w:hAnsi="Courier New" w:cs="Courier New"/>
                <w:sz w:val="16"/>
                <w:szCs w:val="16"/>
              </w:rPr>
              <w:t>_</w:t>
            </w:r>
            <w:r w:rsidRPr="00AD08FB">
              <w:rPr>
                <w:rFonts w:ascii="Courier New" w:hAnsi="Courier New" w:cs="Courier New"/>
                <w:sz w:val="16"/>
                <w:szCs w:val="16"/>
              </w:rPr>
              <w:t>1"/&gt;</w:t>
            </w:r>
          </w:p>
          <w:p w:rsidRPr="00AD08FB" w:rsidR="00C17782" w:rsidP="00C17782" w:rsidRDefault="00C17782" w14:paraId="2627D7EF" w14:textId="77777777">
            <w:pPr>
              <w:pStyle w:val="Default"/>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C17782" w:rsidRDefault="00C17782" w14:paraId="6193BED8" w14:textId="2227DD84">
            <w:pPr>
              <w:pStyle w:val="Default"/>
              <w:rPr>
                <w:rFonts w:ascii="Courier New" w:hAnsi="Courier New" w:cs="Courier New"/>
                <w:sz w:val="16"/>
                <w:szCs w:val="16"/>
              </w:rPr>
            </w:pPr>
            <w:r w:rsidRPr="00AD08FB">
              <w:rPr>
                <w:rFonts w:ascii="Courier New" w:hAnsi="Courier New" w:cs="Courier New"/>
                <w:sz w:val="16"/>
                <w:szCs w:val="16"/>
              </w:rPr>
              <w:t xml:space="preserve">         &lt;statusCode co</w:t>
            </w:r>
            <w:r w:rsidR="00022F4D">
              <w:rPr>
                <w:rFonts w:ascii="Courier New" w:hAnsi="Courier New" w:cs="Courier New"/>
                <w:sz w:val="16"/>
                <w:szCs w:val="16"/>
              </w:rPr>
              <w:t>d</w:t>
            </w:r>
            <w:r w:rsidRPr="00AD08FB">
              <w:rPr>
                <w:rFonts w:ascii="Courier New" w:hAnsi="Courier New" w:cs="Courier New"/>
                <w:sz w:val="16"/>
                <w:szCs w:val="16"/>
              </w:rPr>
              <w:t>e="act</w:t>
            </w:r>
            <w:r w:rsidR="00022F4D">
              <w:rPr>
                <w:rFonts w:ascii="Courier New" w:hAnsi="Courier New" w:cs="Courier New"/>
                <w:sz w:val="16"/>
                <w:szCs w:val="16"/>
              </w:rPr>
              <w:t>i</w:t>
            </w:r>
            <w:r w:rsidRPr="00AD08FB">
              <w:rPr>
                <w:rFonts w:ascii="Courier New" w:hAnsi="Courier New" w:cs="Courier New"/>
                <w:sz w:val="16"/>
                <w:szCs w:val="16"/>
              </w:rPr>
              <w:t>ve"/&gt;</w:t>
            </w:r>
          </w:p>
          <w:p w:rsidRPr="00AD08FB" w:rsidR="00C17782" w:rsidP="00C17782" w:rsidRDefault="00C17782" w14:paraId="7C0D5F33" w14:textId="6D872044">
            <w:pPr>
              <w:pStyle w:val="Default"/>
              <w:rPr>
                <w:rFonts w:ascii="Courier New" w:hAnsi="Courier New" w:cs="Courier New"/>
                <w:sz w:val="16"/>
                <w:szCs w:val="16"/>
              </w:rPr>
            </w:pPr>
            <w:r w:rsidRPr="00AD08FB">
              <w:rPr>
                <w:rFonts w:ascii="Courier New" w:hAnsi="Courier New" w:cs="Courier New"/>
                <w:sz w:val="16"/>
                <w:szCs w:val="16"/>
              </w:rPr>
              <w:t xml:space="preserve">        </w:t>
            </w:r>
            <w:r w:rsidR="00523CA2">
              <w:rPr>
                <w:rFonts w:ascii="Courier New" w:hAnsi="Courier New" w:cs="Courier New"/>
                <w:sz w:val="16"/>
                <w:szCs w:val="16"/>
              </w:rPr>
              <w:t>&lt;!</w:t>
            </w:r>
            <w:r w:rsidRPr="00AD08FB" w:rsidR="00523CA2">
              <w:rPr>
                <w:rFonts w:ascii="Courier New" w:hAnsi="Courier New" w:cs="Courier New"/>
                <w:sz w:val="16"/>
                <w:szCs w:val="16"/>
              </w:rPr>
              <w:t xml:space="preserve">-- </w:t>
            </w:r>
            <w:r w:rsidRPr="00AD08FB">
              <w:rPr>
                <w:rFonts w:ascii="Courier New" w:hAnsi="Courier New" w:cs="Courier New"/>
                <w:sz w:val="16"/>
                <w:szCs w:val="16"/>
              </w:rPr>
              <w:t>This is the time stamp for when the allergy was first documented as a concern--&gt;</w:t>
            </w:r>
          </w:p>
          <w:p w:rsidRPr="00AD08FB" w:rsidR="00C17782" w:rsidP="00C17782" w:rsidRDefault="00C17782" w14:paraId="280A1599" w14:textId="77777777">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rsidRPr="00AD08FB" w:rsidR="00C17782" w:rsidP="00C17782" w:rsidRDefault="00C17782" w14:paraId="25EB61FB" w14:textId="0146D624">
            <w:pPr>
              <w:pStyle w:val="Default"/>
              <w:rPr>
                <w:rFonts w:ascii="Courier New" w:hAnsi="Courier New" w:cs="Courier New"/>
                <w:sz w:val="16"/>
                <w:szCs w:val="16"/>
              </w:rPr>
            </w:pPr>
            <w:r w:rsidRPr="00AD08FB">
              <w:rPr>
                <w:rFonts w:ascii="Courier New" w:hAnsi="Courier New" w:cs="Courier New"/>
                <w:sz w:val="16"/>
                <w:szCs w:val="16"/>
              </w:rPr>
              <w:t xml:space="preserve">           &lt;low val</w:t>
            </w:r>
            <w:r w:rsidR="00022F4D">
              <w:rPr>
                <w:rFonts w:ascii="Courier New" w:hAnsi="Courier New" w:cs="Courier New"/>
                <w:sz w:val="16"/>
                <w:szCs w:val="16"/>
              </w:rPr>
              <w:t>u</w:t>
            </w:r>
            <w:r w:rsidRPr="00AD08FB">
              <w:rPr>
                <w:rFonts w:ascii="Courier New" w:hAnsi="Courier New" w:cs="Courier New"/>
                <w:sz w:val="16"/>
                <w:szCs w:val="16"/>
              </w:rPr>
              <w:t>e="20140104123506-0</w:t>
            </w:r>
            <w:r w:rsidR="00022F4D">
              <w:rPr>
                <w:rFonts w:ascii="Courier New" w:hAnsi="Courier New" w:cs="Courier New"/>
                <w:sz w:val="16"/>
                <w:szCs w:val="16"/>
              </w:rPr>
              <w:t>8</w:t>
            </w:r>
            <w:r w:rsidRPr="00AD08FB">
              <w:rPr>
                <w:rFonts w:ascii="Courier New" w:hAnsi="Courier New" w:cs="Courier New"/>
                <w:sz w:val="16"/>
                <w:szCs w:val="16"/>
              </w:rPr>
              <w:t>00"/&gt;</w:t>
            </w:r>
          </w:p>
          <w:p w:rsidRPr="00AD08FB" w:rsidR="00C17782" w:rsidP="00C17782" w:rsidRDefault="00C17782" w14:paraId="521A9407" w14:textId="77777777">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rsidRPr="00AD08FB" w:rsidR="00C17782" w:rsidP="00C17782" w:rsidRDefault="00C17782" w14:paraId="60ADB312" w14:textId="77777777">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rsidRPr="00AD08FB" w:rsidR="00C17782" w:rsidP="00C17782" w:rsidRDefault="00C17782" w14:paraId="02BBB447" w14:textId="34694DF0">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Pr="00AD08FB" w:rsidR="00022F4D">
              <w:rPr>
                <w:rFonts w:ascii="Courier New" w:hAnsi="Courier New" w:cs="Courier New"/>
                <w:sz w:val="16"/>
                <w:szCs w:val="16"/>
              </w:rPr>
              <w:t>.</w:t>
            </w:r>
            <w:r w:rsidR="00022F4D">
              <w:rPr>
                <w:rFonts w:ascii="Courier New" w:hAnsi="Courier New" w:cs="Courier New"/>
                <w:sz w:val="16"/>
                <w:szCs w:val="16"/>
              </w:rPr>
              <w:t>1</w:t>
            </w:r>
            <w:r w:rsidRPr="00AD08FB">
              <w:rPr>
                <w:rFonts w:ascii="Courier New" w:hAnsi="Courier New" w:cs="Courier New"/>
                <w:sz w:val="16"/>
                <w:szCs w:val="16"/>
              </w:rPr>
              <w:t>19"/&gt;</w:t>
            </w:r>
          </w:p>
          <w:p w:rsidRPr="00AD08FB" w:rsidR="00C17782" w:rsidP="00C17782" w:rsidRDefault="00C17782" w14:paraId="75FFA922" w14:textId="101E89C3">
            <w:pPr>
              <w:pStyle w:val="Default"/>
              <w:rPr>
                <w:rFonts w:ascii="Courier New" w:hAnsi="Courier New" w:cs="Courier New"/>
                <w:sz w:val="16"/>
                <w:szCs w:val="16"/>
              </w:rPr>
            </w:pPr>
            <w:r w:rsidRPr="00AD08FB">
              <w:rPr>
                <w:rFonts w:ascii="Courier New" w:hAnsi="Courier New" w:cs="Courier New"/>
                <w:sz w:val="16"/>
                <w:szCs w:val="16"/>
              </w:rPr>
              <w:t xml:space="preserve">           &lt;time val</w:t>
            </w:r>
            <w:r w:rsidR="00022F4D">
              <w:rPr>
                <w:rFonts w:ascii="Courier New" w:hAnsi="Courier New" w:cs="Courier New"/>
                <w:sz w:val="16"/>
                <w:szCs w:val="16"/>
              </w:rPr>
              <w:t>8</w:t>
            </w:r>
            <w:r w:rsidRPr="00AD08FB">
              <w:rPr>
                <w:rFonts w:ascii="Courier New" w:hAnsi="Courier New" w:cs="Courier New"/>
                <w:sz w:val="16"/>
                <w:szCs w:val="16"/>
              </w:rPr>
              <w:t>e="20140</w:t>
            </w:r>
            <w:r w:rsidR="00022F4D">
              <w:rPr>
                <w:rFonts w:ascii="Courier New" w:hAnsi="Courier New" w:cs="Courier New"/>
                <w:sz w:val="16"/>
                <w:szCs w:val="16"/>
              </w:rPr>
              <w:t>1</w:t>
            </w:r>
            <w:r w:rsidRPr="00AD08FB">
              <w:rPr>
                <w:rFonts w:ascii="Courier New" w:hAnsi="Courier New" w:cs="Courier New"/>
                <w:sz w:val="16"/>
                <w:szCs w:val="16"/>
              </w:rPr>
              <w:t>04"/&gt;</w:t>
            </w:r>
          </w:p>
          <w:p w:rsidRPr="00AD08FB" w:rsidR="00C17782" w:rsidP="00C17782" w:rsidRDefault="00C17782" w14:paraId="6C087709" w14:textId="77777777">
            <w:pPr>
              <w:pStyle w:val="Default"/>
              <w:rPr>
                <w:rFonts w:ascii="Courier New" w:hAnsi="Courier New" w:cs="Courier New"/>
                <w:sz w:val="16"/>
                <w:szCs w:val="16"/>
              </w:rPr>
            </w:pPr>
            <w:r w:rsidRPr="00AD08FB">
              <w:rPr>
                <w:rFonts w:ascii="Courier New" w:hAnsi="Courier New" w:cs="Courier New"/>
                <w:sz w:val="16"/>
                <w:szCs w:val="16"/>
              </w:rPr>
              <w:t xml:space="preserve">           &lt;assignedAuthor&gt;</w:t>
            </w:r>
          </w:p>
          <w:p w:rsidRPr="00AD08FB" w:rsidR="00C17782" w:rsidP="00C17782" w:rsidRDefault="00C17782" w14:paraId="1BCB8497" w14:textId="2FC0FB92">
            <w:pPr>
              <w:pStyle w:val="Default"/>
              <w:rPr>
                <w:rFonts w:ascii="Courier New" w:hAnsi="Courier New" w:cs="Courier New"/>
                <w:sz w:val="16"/>
                <w:szCs w:val="16"/>
              </w:rPr>
            </w:pPr>
            <w:r w:rsidRPr="00AD08FB">
              <w:rPr>
                <w:rFonts w:ascii="Courier New" w:hAnsi="Courier New" w:cs="Courier New"/>
                <w:sz w:val="16"/>
                <w:szCs w:val="16"/>
              </w:rPr>
              <w:t xml:space="preserve">             &lt;id extensi</w:t>
            </w:r>
            <w:r w:rsidR="00022F4D">
              <w:rPr>
                <w:rFonts w:ascii="Courier New" w:hAnsi="Courier New" w:cs="Courier New"/>
                <w:sz w:val="16"/>
                <w:szCs w:val="16"/>
              </w:rPr>
              <w:t>o</w:t>
            </w:r>
            <w:r w:rsidRPr="00AD08FB">
              <w:rPr>
                <w:rFonts w:ascii="Courier New" w:hAnsi="Courier New" w:cs="Courier New"/>
                <w:sz w:val="16"/>
                <w:szCs w:val="16"/>
              </w:rPr>
              <w:t>n="99999</w:t>
            </w:r>
            <w:r w:rsidR="00523CA2">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r w:rsidRPr="00AD08FB">
              <w:rPr>
                <w:rFonts w:ascii="Courier New" w:hAnsi="Courier New" w:cs="Courier New"/>
                <w:sz w:val="16"/>
                <w:szCs w:val="16"/>
              </w:rPr>
              <w:t>="2.16.840.1.113883</w:t>
            </w:r>
            <w:r w:rsidRPr="00AD08FB" w:rsidR="00523CA2">
              <w:rPr>
                <w:rFonts w:ascii="Courier New" w:hAnsi="Courier New" w:cs="Courier New"/>
                <w:sz w:val="16"/>
                <w:szCs w:val="16"/>
              </w:rPr>
              <w:t>.</w:t>
            </w:r>
            <w:r w:rsidR="00523CA2">
              <w:rPr>
                <w:rFonts w:ascii="Courier New" w:hAnsi="Courier New" w:cs="Courier New"/>
                <w:sz w:val="16"/>
                <w:szCs w:val="16"/>
              </w:rPr>
              <w:t>4</w:t>
            </w:r>
            <w:r w:rsidRPr="00AD08FB" w:rsidR="00523CA2">
              <w:rPr>
                <w:rFonts w:ascii="Courier New" w:hAnsi="Courier New" w:cs="Courier New"/>
                <w:sz w:val="16"/>
                <w:szCs w:val="16"/>
              </w:rPr>
              <w:t>.</w:t>
            </w:r>
            <w:r w:rsidRPr="00AD08FB">
              <w:rPr>
                <w:rFonts w:ascii="Courier New" w:hAnsi="Courier New" w:cs="Courier New"/>
                <w:sz w:val="16"/>
                <w:szCs w:val="16"/>
              </w:rPr>
              <w:t>6"/&gt;</w:t>
            </w:r>
          </w:p>
          <w:p w:rsidRPr="00AD08FB" w:rsidR="00C17782" w:rsidP="00C17782" w:rsidRDefault="00C17782" w14:paraId="69AA531E" w14:textId="7CFE8FF6">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523CA2">
              <w:rPr>
                <w:rFonts w:ascii="Courier New" w:hAnsi="Courier New" w:cs="Courier New"/>
                <w:sz w:val="16"/>
                <w:szCs w:val="16"/>
              </w:rPr>
              <w:t>d</w:t>
            </w:r>
            <w:r w:rsidRPr="00AD08FB">
              <w:rPr>
                <w:rFonts w:ascii="Courier New" w:hAnsi="Courier New" w:cs="Courier New"/>
                <w:sz w:val="16"/>
                <w:szCs w:val="16"/>
              </w:rPr>
              <w:t>e="207Q000</w:t>
            </w:r>
            <w:r w:rsidR="00523CA2">
              <w:rPr>
                <w:rFonts w:ascii="Courier New" w:hAnsi="Courier New" w:cs="Courier New"/>
                <w:sz w:val="16"/>
                <w:szCs w:val="16"/>
              </w:rPr>
              <w:t>0</w:t>
            </w:r>
            <w:r w:rsidRPr="00AD08FB">
              <w:rPr>
                <w:rFonts w:ascii="Courier New" w:hAnsi="Courier New" w:cs="Courier New"/>
                <w:sz w:val="16"/>
                <w:szCs w:val="16"/>
              </w:rPr>
              <w:t>0X" codeSyst</w:t>
            </w:r>
            <w:r w:rsidR="00054B1D">
              <w:rPr>
                <w:rFonts w:ascii="Courier New" w:hAnsi="Courier New" w:cs="Courier New"/>
                <w:sz w:val="16"/>
                <w:szCs w:val="16"/>
              </w:rPr>
              <w:t>e</w:t>
            </w:r>
            <w:r w:rsidRPr="00AD08FB">
              <w:rPr>
                <w:rFonts w:ascii="Courier New" w:hAnsi="Courier New" w:cs="Courier New"/>
                <w:sz w:val="16"/>
                <w:szCs w:val="16"/>
              </w:rPr>
              <w:t>m="2.16.840.1.113883.6</w:t>
            </w:r>
            <w:r w:rsidRPr="00AD08FB" w:rsidR="00523CA2">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01" codeSystemNa</w:t>
            </w:r>
            <w:r w:rsidR="00523CA2">
              <w:rPr>
                <w:rFonts w:ascii="Courier New" w:hAnsi="Courier New" w:cs="Courier New"/>
                <w:sz w:val="16"/>
                <w:szCs w:val="16"/>
              </w:rPr>
              <w:t>m</w:t>
            </w:r>
            <w:r w:rsidRPr="00AD08FB">
              <w:rPr>
                <w:rFonts w:ascii="Courier New" w:hAnsi="Courier New" w:cs="Courier New"/>
                <w:sz w:val="16"/>
                <w:szCs w:val="16"/>
              </w:rPr>
              <w:t>e="Health Care Provider Taxon</w:t>
            </w:r>
            <w:r w:rsidR="00523CA2">
              <w:rPr>
                <w:rFonts w:ascii="Courier New" w:hAnsi="Courier New" w:cs="Courier New"/>
                <w:sz w:val="16"/>
                <w:szCs w:val="16"/>
              </w:rPr>
              <w:t>o</w:t>
            </w:r>
            <w:r w:rsidRPr="00AD08FB">
              <w:rPr>
                <w:rFonts w:ascii="Courier New" w:hAnsi="Courier New" w:cs="Courier New"/>
                <w:sz w:val="16"/>
                <w:szCs w:val="16"/>
              </w:rPr>
              <w:t>my" displayNa</w:t>
            </w:r>
            <w:r w:rsidR="00523CA2">
              <w:rPr>
                <w:rFonts w:ascii="Courier New" w:hAnsi="Courier New" w:cs="Courier New"/>
                <w:sz w:val="16"/>
                <w:szCs w:val="16"/>
              </w:rPr>
              <w:t>m</w:t>
            </w:r>
            <w:r w:rsidRPr="00AD08FB">
              <w:rPr>
                <w:rFonts w:ascii="Courier New" w:hAnsi="Courier New" w:cs="Courier New"/>
                <w:sz w:val="16"/>
                <w:szCs w:val="16"/>
              </w:rPr>
              <w:t>e="Family medic</w:t>
            </w:r>
            <w:r w:rsidR="00523CA2">
              <w:rPr>
                <w:rFonts w:ascii="Courier New" w:hAnsi="Courier New" w:cs="Courier New"/>
                <w:sz w:val="16"/>
                <w:szCs w:val="16"/>
              </w:rPr>
              <w:t>n</w:t>
            </w:r>
            <w:r w:rsidRPr="00AD08FB">
              <w:rPr>
                <w:rFonts w:ascii="Courier New" w:hAnsi="Courier New" w:cs="Courier New"/>
                <w:sz w:val="16"/>
                <w:szCs w:val="16"/>
              </w:rPr>
              <w:t>ne"/&gt;</w:t>
            </w:r>
          </w:p>
          <w:p w:rsidRPr="00AD08FB" w:rsidR="00C17782" w:rsidP="00C17782" w:rsidRDefault="00C17782" w14:paraId="4643A3EE" w14:textId="738CD11B">
            <w:pPr>
              <w:pStyle w:val="Default"/>
              <w:rPr>
                <w:rFonts w:ascii="Courier New" w:hAnsi="Courier New" w:cs="Courier New"/>
                <w:sz w:val="16"/>
                <w:szCs w:val="16"/>
              </w:rPr>
            </w:pPr>
            <w:r w:rsidRPr="00AD08FB">
              <w:rPr>
                <w:rFonts w:ascii="Courier New" w:hAnsi="Courier New" w:cs="Courier New"/>
                <w:sz w:val="16"/>
                <w:szCs w:val="16"/>
              </w:rPr>
              <w:t xml:space="preserve">             &lt;telecom u</w:t>
            </w:r>
            <w:r w:rsidR="00523CA2">
              <w:rPr>
                <w:rFonts w:ascii="Courier New" w:hAnsi="Courier New" w:cs="Courier New"/>
                <w:sz w:val="16"/>
                <w:szCs w:val="16"/>
              </w:rPr>
              <w:t>s</w:t>
            </w:r>
            <w:r w:rsidRPr="00AD08FB">
              <w:rPr>
                <w:rFonts w:ascii="Courier New" w:hAnsi="Courier New" w:cs="Courier New"/>
                <w:sz w:val="16"/>
                <w:szCs w:val="16"/>
              </w:rPr>
              <w:t>e</w:t>
            </w:r>
            <w:r w:rsidRPr="00AD08FB" w:rsidR="00523CA2">
              <w:rPr>
                <w:rFonts w:ascii="Courier New" w:hAnsi="Courier New" w:cs="Courier New"/>
                <w:sz w:val="16"/>
                <w:szCs w:val="16"/>
              </w:rPr>
              <w:t>=</w:t>
            </w:r>
            <w:r w:rsidR="00523CA2">
              <w:rPr>
                <w:rFonts w:ascii="Courier New" w:hAnsi="Courier New" w:cs="Courier New"/>
                <w:sz w:val="16"/>
                <w:szCs w:val="16"/>
              </w:rPr>
              <w:t>"</w:t>
            </w:r>
            <w:r w:rsidRPr="00AD08FB">
              <w:rPr>
                <w:rFonts w:ascii="Courier New" w:hAnsi="Courier New" w:cs="Courier New"/>
                <w:sz w:val="16"/>
                <w:szCs w:val="16"/>
              </w:rPr>
              <w:t>WP" val</w:t>
            </w:r>
            <w:r w:rsidR="00523CA2">
              <w:rPr>
                <w:rFonts w:ascii="Courier New" w:hAnsi="Courier New" w:cs="Courier New"/>
                <w:sz w:val="16"/>
                <w:szCs w:val="16"/>
              </w:rPr>
              <w:t>u</w:t>
            </w:r>
            <w:r w:rsidRPr="00AD08FB">
              <w:rPr>
                <w:rFonts w:ascii="Courier New" w:hAnsi="Courier New" w:cs="Courier New"/>
                <w:sz w:val="16"/>
                <w:szCs w:val="16"/>
              </w:rPr>
              <w:t>e="tel:555-555-1</w:t>
            </w:r>
            <w:r w:rsidR="00523CA2">
              <w:rPr>
                <w:rFonts w:ascii="Courier New" w:hAnsi="Courier New" w:cs="Courier New"/>
                <w:sz w:val="16"/>
                <w:szCs w:val="16"/>
              </w:rPr>
              <w:t>0</w:t>
            </w:r>
            <w:r w:rsidRPr="00AD08FB">
              <w:rPr>
                <w:rFonts w:ascii="Courier New" w:hAnsi="Courier New" w:cs="Courier New"/>
                <w:sz w:val="16"/>
                <w:szCs w:val="16"/>
              </w:rPr>
              <w:t>02"/&gt;</w:t>
            </w:r>
          </w:p>
          <w:p w:rsidRPr="00AD08FB" w:rsidR="00C17782" w:rsidP="00C17782" w:rsidRDefault="00C17782" w14:paraId="2BF4A8DF" w14:textId="77777777">
            <w:pPr>
              <w:pStyle w:val="Default"/>
              <w:rPr>
                <w:rFonts w:ascii="Courier New" w:hAnsi="Courier New" w:cs="Courier New"/>
                <w:sz w:val="16"/>
                <w:szCs w:val="16"/>
              </w:rPr>
            </w:pPr>
            <w:r w:rsidRPr="00AD08FB">
              <w:rPr>
                <w:rFonts w:ascii="Courier New" w:hAnsi="Courier New" w:cs="Courier New"/>
                <w:sz w:val="16"/>
                <w:szCs w:val="16"/>
              </w:rPr>
              <w:t xml:space="preserve">             &lt;assignedPerson&gt;</w:t>
            </w:r>
          </w:p>
          <w:p w:rsidRPr="00AD08FB" w:rsidR="00C17782" w:rsidP="00C17782" w:rsidRDefault="00C17782" w14:paraId="63FF2A75" w14:textId="77777777">
            <w:pPr>
              <w:pStyle w:val="Default"/>
              <w:rPr>
                <w:rFonts w:ascii="Courier New" w:hAnsi="Courier New" w:cs="Courier New"/>
                <w:sz w:val="16"/>
                <w:szCs w:val="16"/>
              </w:rPr>
            </w:pPr>
            <w:r w:rsidRPr="00AD08FB">
              <w:rPr>
                <w:rFonts w:ascii="Courier New" w:hAnsi="Courier New" w:cs="Courier New"/>
                <w:sz w:val="16"/>
                <w:szCs w:val="16"/>
              </w:rPr>
              <w:t xml:space="preserve">               &lt;name&gt;</w:t>
            </w:r>
          </w:p>
          <w:p w:rsidRPr="00AD08FB" w:rsidR="00C17782" w:rsidP="00C17782" w:rsidRDefault="00C17782" w14:paraId="4F0CB43A" w14:textId="77777777">
            <w:pPr>
              <w:pStyle w:val="Default"/>
              <w:rPr>
                <w:rFonts w:ascii="Courier New" w:hAnsi="Courier New" w:cs="Courier New"/>
                <w:sz w:val="16"/>
                <w:szCs w:val="16"/>
              </w:rPr>
            </w:pPr>
            <w:r w:rsidRPr="00AD08FB">
              <w:rPr>
                <w:rFonts w:ascii="Courier New" w:hAnsi="Courier New" w:cs="Courier New"/>
                <w:sz w:val="16"/>
                <w:szCs w:val="16"/>
              </w:rPr>
              <w:t xml:space="preserve">                 &lt;given&gt;Henry&lt;/given&gt;</w:t>
            </w:r>
          </w:p>
          <w:p w:rsidRPr="00AD08FB" w:rsidR="00C17782" w:rsidP="00C17782" w:rsidRDefault="00C17782" w14:paraId="356AFA39" w14:textId="77777777">
            <w:pPr>
              <w:pStyle w:val="Default"/>
              <w:rPr>
                <w:rFonts w:ascii="Courier New" w:hAnsi="Courier New" w:cs="Courier New"/>
                <w:sz w:val="16"/>
                <w:szCs w:val="16"/>
              </w:rPr>
            </w:pPr>
            <w:r w:rsidRPr="00AD08FB">
              <w:rPr>
                <w:rFonts w:ascii="Courier New" w:hAnsi="Courier New" w:cs="Courier New"/>
                <w:sz w:val="16"/>
                <w:szCs w:val="16"/>
              </w:rPr>
              <w:t xml:space="preserve">                 &lt;family&gt;Seven&lt;/family&gt;</w:t>
            </w:r>
          </w:p>
          <w:p w:rsidRPr="00AD08FB" w:rsidR="00C17782" w:rsidP="00C17782" w:rsidRDefault="00C17782" w14:paraId="640E3EC9" w14:textId="77777777">
            <w:pPr>
              <w:pStyle w:val="Default"/>
              <w:rPr>
                <w:rFonts w:ascii="Courier New" w:hAnsi="Courier New" w:cs="Courier New"/>
                <w:sz w:val="16"/>
                <w:szCs w:val="16"/>
              </w:rPr>
            </w:pPr>
            <w:r w:rsidRPr="00AD08FB">
              <w:rPr>
                <w:rFonts w:ascii="Courier New" w:hAnsi="Courier New" w:cs="Courier New"/>
                <w:sz w:val="16"/>
                <w:szCs w:val="16"/>
              </w:rPr>
              <w:t xml:space="preserve">               &lt;/name&gt;</w:t>
            </w:r>
          </w:p>
          <w:p w:rsidRPr="00AD08FB" w:rsidR="00C17782" w:rsidP="00C17782" w:rsidRDefault="00C17782" w14:paraId="118B9C4F" w14:textId="77777777">
            <w:pPr>
              <w:pStyle w:val="Default"/>
              <w:rPr>
                <w:rFonts w:ascii="Courier New" w:hAnsi="Courier New" w:cs="Courier New"/>
                <w:sz w:val="16"/>
                <w:szCs w:val="16"/>
              </w:rPr>
            </w:pPr>
            <w:r w:rsidRPr="00AD08FB">
              <w:rPr>
                <w:rFonts w:ascii="Courier New" w:hAnsi="Courier New" w:cs="Courier New"/>
                <w:sz w:val="16"/>
                <w:szCs w:val="16"/>
              </w:rPr>
              <w:t xml:space="preserve">              &lt;/assignedPerson&gt;</w:t>
            </w:r>
          </w:p>
          <w:p w:rsidRPr="00AD08FB" w:rsidR="00C17782" w:rsidP="00C17782" w:rsidRDefault="00C17782" w14:paraId="33F83CC5" w14:textId="77777777">
            <w:pPr>
              <w:pStyle w:val="Default"/>
              <w:rPr>
                <w:rFonts w:ascii="Courier New" w:hAnsi="Courier New" w:cs="Courier New"/>
                <w:sz w:val="16"/>
                <w:szCs w:val="16"/>
              </w:rPr>
            </w:pPr>
            <w:r w:rsidRPr="00AD08FB">
              <w:rPr>
                <w:rFonts w:ascii="Courier New" w:hAnsi="Courier New" w:cs="Courier New"/>
                <w:sz w:val="16"/>
                <w:szCs w:val="16"/>
              </w:rPr>
              <w:t xml:space="preserve">             &lt;/assignedAuthor&gt;</w:t>
            </w:r>
          </w:p>
          <w:p w:rsidRPr="00AD08FB" w:rsidR="00C17782" w:rsidP="00C17782" w:rsidRDefault="00C17782" w14:paraId="554022A3" w14:textId="77777777">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rsidRPr="00AD08FB" w:rsidR="00C17782" w:rsidP="00C17782" w:rsidRDefault="00C17782" w14:paraId="187DB596" w14:textId="17C10FCE">
            <w:pPr>
              <w:pStyle w:val="Default"/>
              <w:rPr>
                <w:rFonts w:ascii="Courier New" w:hAnsi="Courier New" w:cs="Courier New"/>
                <w:sz w:val="16"/>
                <w:szCs w:val="16"/>
              </w:rPr>
            </w:pPr>
            <w:r w:rsidRPr="00AD08FB">
              <w:rPr>
                <w:rFonts w:ascii="Courier New" w:hAnsi="Courier New" w:cs="Courier New"/>
                <w:sz w:val="16"/>
                <w:szCs w:val="16"/>
              </w:rPr>
              <w:t xml:space="preserve">            &lt;entryRelationship typeCo</w:t>
            </w:r>
            <w:r w:rsidR="00523CA2">
              <w:rPr>
                <w:rFonts w:ascii="Courier New" w:hAnsi="Courier New" w:cs="Courier New"/>
                <w:sz w:val="16"/>
                <w:szCs w:val="16"/>
              </w:rPr>
              <w:t>d</w:t>
            </w:r>
            <w:r w:rsidRPr="00AD08FB">
              <w:rPr>
                <w:rFonts w:ascii="Courier New" w:hAnsi="Courier New" w:cs="Courier New"/>
                <w:sz w:val="16"/>
                <w:szCs w:val="16"/>
              </w:rPr>
              <w:t>e="S</w:t>
            </w:r>
            <w:r w:rsidR="00523CA2">
              <w:rPr>
                <w:rFonts w:ascii="Courier New" w:hAnsi="Courier New" w:cs="Courier New"/>
                <w:sz w:val="16"/>
                <w:szCs w:val="16"/>
              </w:rPr>
              <w:t>U</w:t>
            </w:r>
            <w:r w:rsidRPr="00AD08FB">
              <w:rPr>
                <w:rFonts w:ascii="Courier New" w:hAnsi="Courier New" w:cs="Courier New"/>
                <w:sz w:val="16"/>
                <w:szCs w:val="16"/>
              </w:rPr>
              <w:t>BJ"&gt;</w:t>
            </w:r>
          </w:p>
          <w:p w:rsidRPr="00AD08FB" w:rsidR="00C17782" w:rsidP="00C17782" w:rsidRDefault="00C17782" w14:paraId="29AC0453" w14:textId="528FCDB6">
            <w:pPr>
              <w:pStyle w:val="Default"/>
              <w:rPr>
                <w:rFonts w:ascii="Courier New" w:hAnsi="Courier New" w:cs="Courier New"/>
                <w:sz w:val="16"/>
                <w:szCs w:val="16"/>
              </w:rPr>
            </w:pPr>
            <w:r w:rsidRPr="00AD08FB">
              <w:rPr>
                <w:rFonts w:ascii="Courier New" w:hAnsi="Courier New" w:cs="Courier New"/>
                <w:sz w:val="16"/>
                <w:szCs w:val="16"/>
              </w:rPr>
              <w:t xml:space="preserve">            &lt;observation classCo</w:t>
            </w:r>
            <w:r w:rsidR="00523CA2">
              <w:rPr>
                <w:rFonts w:ascii="Courier New" w:hAnsi="Courier New" w:cs="Courier New"/>
                <w:sz w:val="16"/>
                <w:szCs w:val="16"/>
              </w:rPr>
              <w:t>d</w:t>
            </w:r>
            <w:r w:rsidRPr="00AD08FB">
              <w:rPr>
                <w:rFonts w:ascii="Courier New" w:hAnsi="Courier New" w:cs="Courier New"/>
                <w:sz w:val="16"/>
                <w:szCs w:val="16"/>
              </w:rPr>
              <w:t>e</w:t>
            </w:r>
            <w:r w:rsidRPr="00AD08FB" w:rsidR="00523CA2">
              <w:rPr>
                <w:rFonts w:ascii="Courier New" w:hAnsi="Courier New" w:cs="Courier New"/>
                <w:sz w:val="16"/>
                <w:szCs w:val="16"/>
              </w:rPr>
              <w:t>="</w:t>
            </w:r>
            <w:r w:rsidR="00523CA2">
              <w:rPr>
                <w:rFonts w:ascii="Courier New" w:hAnsi="Courier New" w:cs="Courier New"/>
                <w:sz w:val="16"/>
                <w:szCs w:val="16"/>
              </w:rPr>
              <w:t>O</w:t>
            </w:r>
            <w:r w:rsidRPr="00AD08FB">
              <w:rPr>
                <w:rFonts w:ascii="Courier New" w:hAnsi="Courier New" w:cs="Courier New"/>
                <w:sz w:val="16"/>
                <w:szCs w:val="16"/>
              </w:rPr>
              <w:t>BS" moodCo</w:t>
            </w:r>
            <w:r w:rsidR="00523CA2">
              <w:rPr>
                <w:rFonts w:ascii="Courier New" w:hAnsi="Courier New" w:cs="Courier New"/>
                <w:sz w:val="16"/>
                <w:szCs w:val="16"/>
              </w:rPr>
              <w:t>d</w:t>
            </w:r>
            <w:r w:rsidRPr="00AD08FB">
              <w:rPr>
                <w:rFonts w:ascii="Courier New" w:hAnsi="Courier New" w:cs="Courier New"/>
                <w:sz w:val="16"/>
                <w:szCs w:val="16"/>
              </w:rPr>
              <w:t>e</w:t>
            </w:r>
            <w:r w:rsidRPr="00AD08FB" w:rsidR="00523CA2">
              <w:rPr>
                <w:rFonts w:ascii="Courier New" w:hAnsi="Courier New" w:cs="Courier New"/>
                <w:sz w:val="16"/>
                <w:szCs w:val="16"/>
              </w:rPr>
              <w:t>="</w:t>
            </w:r>
            <w:r w:rsidR="00523CA2">
              <w:rPr>
                <w:rFonts w:ascii="Courier New" w:hAnsi="Courier New" w:cs="Courier New"/>
                <w:sz w:val="16"/>
                <w:szCs w:val="16"/>
              </w:rPr>
              <w:t>E</w:t>
            </w:r>
            <w:r w:rsidRPr="00AD08FB">
              <w:rPr>
                <w:rFonts w:ascii="Courier New" w:hAnsi="Courier New" w:cs="Courier New"/>
                <w:sz w:val="16"/>
                <w:szCs w:val="16"/>
              </w:rPr>
              <w:t>VN"&gt;</w:t>
            </w:r>
          </w:p>
          <w:p w:rsidRPr="00AD08FB" w:rsidR="00C17782" w:rsidP="00C17782" w:rsidRDefault="00C17782" w14:paraId="472EACE8" w14:textId="5F8B4A8F">
            <w:pPr>
              <w:pStyle w:val="Default"/>
              <w:rPr>
                <w:rFonts w:ascii="Courier New" w:hAnsi="Courier New" w:cs="Courier New"/>
                <w:sz w:val="16"/>
                <w:szCs w:val="16"/>
              </w:rPr>
            </w:pPr>
            <w:r w:rsidRPr="00AD08FB">
              <w:rPr>
                <w:rFonts w:ascii="Courier New" w:hAnsi="Courier New" w:cs="Courier New"/>
                <w:sz w:val="16"/>
                <w:szCs w:val="16"/>
              </w:rPr>
              <w:t xml:space="preserve">             </w:t>
            </w:r>
            <w:r w:rsidR="00523CA2">
              <w:rPr>
                <w:rFonts w:ascii="Courier New" w:hAnsi="Courier New" w:cs="Courier New"/>
                <w:sz w:val="16"/>
                <w:szCs w:val="16"/>
              </w:rPr>
              <w:t>&lt;!</w:t>
            </w:r>
            <w:r w:rsidRPr="00AD08FB" w:rsidR="00523CA2">
              <w:rPr>
                <w:rFonts w:ascii="Courier New" w:hAnsi="Courier New" w:cs="Courier New"/>
                <w:sz w:val="16"/>
                <w:szCs w:val="16"/>
              </w:rPr>
              <w:t xml:space="preserve">-- </w:t>
            </w:r>
            <w:r w:rsidRPr="00AD08FB">
              <w:rPr>
                <w:rFonts w:ascii="Courier New" w:hAnsi="Courier New" w:cs="Courier New"/>
                <w:sz w:val="16"/>
                <w:szCs w:val="16"/>
              </w:rPr>
              <w:t>allergy observation template --&gt;</w:t>
            </w:r>
          </w:p>
          <w:p w:rsidRPr="00AD08FB" w:rsidR="00C17782" w:rsidP="00C17782" w:rsidRDefault="00C17782" w14:paraId="64AC286E" w14:textId="1FDE1943">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Pr="00AD08FB" w:rsidR="00523CA2">
              <w:rPr>
                <w:rFonts w:ascii="Courier New" w:hAnsi="Courier New" w:cs="Courier New"/>
                <w:sz w:val="16"/>
                <w:szCs w:val="16"/>
              </w:rPr>
              <w:t>.</w:t>
            </w:r>
            <w:r w:rsidR="00523CA2">
              <w:rPr>
                <w:rFonts w:ascii="Courier New" w:hAnsi="Courier New" w:cs="Courier New"/>
                <w:sz w:val="16"/>
                <w:szCs w:val="16"/>
              </w:rPr>
              <w:t>4</w:t>
            </w:r>
            <w:r w:rsidRPr="00AD08FB" w:rsidR="00523CA2">
              <w:rPr>
                <w:rFonts w:ascii="Courier New" w:hAnsi="Courier New" w:cs="Courier New"/>
                <w:sz w:val="16"/>
                <w:szCs w:val="16"/>
              </w:rPr>
              <w:t>.</w:t>
            </w:r>
            <w:r w:rsidRPr="00AD08FB">
              <w:rPr>
                <w:rFonts w:ascii="Courier New" w:hAnsi="Courier New" w:cs="Courier New"/>
                <w:sz w:val="16"/>
                <w:szCs w:val="16"/>
              </w:rPr>
              <w:t>7"/&gt;</w:t>
            </w:r>
          </w:p>
          <w:p w:rsidRPr="00AD08FB" w:rsidR="00C17782" w:rsidP="00C17782" w:rsidRDefault="00C17782" w14:paraId="3B97F03C" w14:textId="5A91AEED">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Pr="00AD08FB" w:rsidR="00523CA2">
              <w:rPr>
                <w:rFonts w:ascii="Courier New" w:hAnsi="Courier New" w:cs="Courier New"/>
                <w:sz w:val="16"/>
                <w:szCs w:val="16"/>
              </w:rPr>
              <w:t>.</w:t>
            </w:r>
            <w:r w:rsidR="00523CA2">
              <w:rPr>
                <w:rFonts w:ascii="Courier New" w:hAnsi="Courier New" w:cs="Courier New"/>
                <w:sz w:val="16"/>
                <w:szCs w:val="16"/>
              </w:rPr>
              <w:t>4</w:t>
            </w:r>
            <w:r w:rsidRPr="00AD08FB" w:rsidR="00523CA2">
              <w:rPr>
                <w:rFonts w:ascii="Courier New" w:hAnsi="Courier New" w:cs="Courier New"/>
                <w:sz w:val="16"/>
                <w:szCs w:val="16"/>
              </w:rPr>
              <w:t>.</w:t>
            </w:r>
            <w:r w:rsidRPr="00AD08FB">
              <w:rPr>
                <w:rFonts w:ascii="Courier New" w:hAnsi="Courier New" w:cs="Courier New"/>
                <w:sz w:val="16"/>
                <w:szCs w:val="16"/>
              </w:rPr>
              <w:t>7" extensi</w:t>
            </w:r>
            <w:r w:rsidR="00523CA2">
              <w:rPr>
                <w:rFonts w:ascii="Courier New" w:hAnsi="Courier New" w:cs="Courier New"/>
                <w:sz w:val="16"/>
                <w:szCs w:val="16"/>
              </w:rPr>
              <w:t>o</w:t>
            </w:r>
            <w:r w:rsidRPr="00AD08FB">
              <w:rPr>
                <w:rFonts w:ascii="Courier New" w:hAnsi="Courier New" w:cs="Courier New"/>
                <w:sz w:val="16"/>
                <w:szCs w:val="16"/>
              </w:rPr>
              <w:t>n="2014-06</w:t>
            </w:r>
            <w:r w:rsidR="00523CA2">
              <w:rPr>
                <w:rFonts w:ascii="Courier New" w:hAnsi="Courier New" w:cs="Courier New"/>
                <w:sz w:val="16"/>
                <w:szCs w:val="16"/>
              </w:rPr>
              <w:t>-</w:t>
            </w:r>
            <w:r w:rsidRPr="00AD08FB">
              <w:rPr>
                <w:rFonts w:ascii="Courier New" w:hAnsi="Courier New" w:cs="Courier New"/>
                <w:sz w:val="16"/>
                <w:szCs w:val="16"/>
              </w:rPr>
              <w:t>09"/&gt;</w:t>
            </w:r>
          </w:p>
          <w:p w:rsidRPr="00AD08FB" w:rsidR="00C17782" w:rsidP="00C17782" w:rsidRDefault="00C17782" w14:paraId="4EE7F354" w14:textId="019243D8">
            <w:pPr>
              <w:pStyle w:val="Default"/>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="0fffb34f-c1e0-47c2-92af-c414a3ff2</w:t>
            </w:r>
            <w:r w:rsidR="00523CA2">
              <w:rPr>
                <w:rFonts w:ascii="Courier New" w:hAnsi="Courier New" w:cs="Courier New"/>
                <w:sz w:val="16"/>
                <w:szCs w:val="16"/>
              </w:rPr>
              <w:t>1</w:t>
            </w:r>
            <w:r w:rsidRPr="00AD08FB">
              <w:rPr>
                <w:rFonts w:ascii="Courier New" w:hAnsi="Courier New" w:cs="Courier New"/>
                <w:sz w:val="16"/>
                <w:szCs w:val="16"/>
              </w:rPr>
              <w:t>ec"/&gt;</w:t>
            </w:r>
          </w:p>
          <w:p w:rsidRPr="00AD08FB" w:rsidR="00C17782" w:rsidP="00C17782" w:rsidRDefault="00C17782" w14:paraId="336ECCEF" w14:textId="3961122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054B1D">
              <w:rPr>
                <w:rFonts w:ascii="Courier New" w:hAnsi="Courier New" w:cs="Courier New"/>
                <w:sz w:val="16"/>
                <w:szCs w:val="16"/>
              </w:rPr>
              <w:t>d</w:t>
            </w:r>
            <w:r w:rsidRPr="00AD08FB">
              <w:rPr>
                <w:rFonts w:ascii="Courier New" w:hAnsi="Courier New" w:cs="Courier New"/>
                <w:sz w:val="16"/>
                <w:szCs w:val="16"/>
              </w:rPr>
              <w:t>e="ASSERT</w:t>
            </w:r>
            <w:r w:rsidR="00523CA2">
              <w:rPr>
                <w:rFonts w:ascii="Courier New" w:hAnsi="Courier New" w:cs="Courier New"/>
                <w:sz w:val="16"/>
                <w:szCs w:val="16"/>
              </w:rPr>
              <w:t>I</w:t>
            </w:r>
            <w:r w:rsidRPr="00AD08FB">
              <w:rPr>
                <w:rFonts w:ascii="Courier New" w:hAnsi="Courier New" w:cs="Courier New"/>
                <w:sz w:val="16"/>
                <w:szCs w:val="16"/>
              </w:rPr>
              <w:t>ON" codeSyst</w:t>
            </w:r>
            <w:r w:rsidR="00523CA2">
              <w:rPr>
                <w:rFonts w:ascii="Courier New" w:hAnsi="Courier New" w:cs="Courier New"/>
                <w:sz w:val="16"/>
                <w:szCs w:val="16"/>
              </w:rPr>
              <w:t>e</w:t>
            </w:r>
            <w:r w:rsidRPr="00AD08FB">
              <w:rPr>
                <w:rFonts w:ascii="Courier New" w:hAnsi="Courier New" w:cs="Courier New"/>
                <w:sz w:val="16"/>
                <w:szCs w:val="16"/>
              </w:rPr>
              <w:t>m="2.16.840.1.113883</w:t>
            </w:r>
            <w:r w:rsidRPr="00AD08FB" w:rsidR="00523CA2">
              <w:rPr>
                <w:rFonts w:ascii="Courier New" w:hAnsi="Courier New" w:cs="Courier New"/>
                <w:sz w:val="16"/>
                <w:szCs w:val="16"/>
              </w:rPr>
              <w:t>.</w:t>
            </w:r>
            <w:r w:rsidR="00523CA2">
              <w:rPr>
                <w:rFonts w:ascii="Courier New" w:hAnsi="Courier New" w:cs="Courier New"/>
                <w:sz w:val="16"/>
                <w:szCs w:val="16"/>
              </w:rPr>
              <w:t>5</w:t>
            </w:r>
            <w:r w:rsidRPr="00AD08FB" w:rsidR="00523CA2">
              <w:rPr>
                <w:rFonts w:ascii="Courier New" w:hAnsi="Courier New" w:cs="Courier New"/>
                <w:sz w:val="16"/>
                <w:szCs w:val="16"/>
              </w:rPr>
              <w:t>.</w:t>
            </w:r>
            <w:r w:rsidRPr="00AD08FB">
              <w:rPr>
                <w:rFonts w:ascii="Courier New" w:hAnsi="Courier New" w:cs="Courier New"/>
                <w:sz w:val="16"/>
                <w:szCs w:val="16"/>
              </w:rPr>
              <w:t>4"/&gt;</w:t>
            </w:r>
          </w:p>
          <w:p w:rsidRPr="00AD08FB" w:rsidR="00C17782" w:rsidP="00C17782" w:rsidRDefault="00C17782" w14:paraId="3CB8CA7C" w14:textId="77777777">
            <w:pPr>
              <w:pStyle w:val="Default"/>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C17782" w:rsidRDefault="00C17782" w14:paraId="183CD2D6" w14:textId="1DF145A9">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523CA2">
              <w:rPr>
                <w:rFonts w:ascii="Courier New" w:hAnsi="Courier New" w:cs="Courier New"/>
                <w:sz w:val="16"/>
                <w:szCs w:val="16"/>
              </w:rPr>
              <w:t>u</w:t>
            </w:r>
            <w:r w:rsidRPr="00AD08FB">
              <w:rPr>
                <w:rFonts w:ascii="Courier New" w:hAnsi="Courier New" w:cs="Courier New"/>
                <w:sz w:val="16"/>
                <w:szCs w:val="16"/>
              </w:rPr>
              <w:t>e="#AllergyConcern_1_Allerg</w:t>
            </w:r>
            <w:r w:rsidR="00523CA2">
              <w:rPr>
                <w:rFonts w:ascii="Courier New" w:hAnsi="Courier New" w:cs="Courier New"/>
                <w:sz w:val="16"/>
                <w:szCs w:val="16"/>
              </w:rPr>
              <w:t>y</w:t>
            </w:r>
            <w:r w:rsidRPr="00AD08FB" w:rsidR="00523CA2">
              <w:rPr>
                <w:rFonts w:ascii="Courier New" w:hAnsi="Courier New" w:cs="Courier New"/>
                <w:sz w:val="16"/>
                <w:szCs w:val="16"/>
              </w:rPr>
              <w:t>_</w:t>
            </w:r>
            <w:r w:rsidRPr="00AD08FB">
              <w:rPr>
                <w:rFonts w:ascii="Courier New" w:hAnsi="Courier New" w:cs="Courier New"/>
                <w:sz w:val="16"/>
                <w:szCs w:val="16"/>
              </w:rPr>
              <w:t>1"/&gt;</w:t>
            </w:r>
          </w:p>
          <w:p w:rsidRPr="00AD08FB" w:rsidR="00C17782" w:rsidP="00C17782" w:rsidRDefault="00C17782" w14:paraId="707122C6" w14:textId="77777777">
            <w:pPr>
              <w:pStyle w:val="Default"/>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C17782" w:rsidRDefault="00C17782" w14:paraId="3F4FE743" w14:textId="3D985146">
            <w:pPr>
              <w:pStyle w:val="Default"/>
              <w:rPr>
                <w:rFonts w:ascii="Courier New" w:hAnsi="Courier New" w:cs="Courier New"/>
                <w:sz w:val="16"/>
                <w:szCs w:val="16"/>
              </w:rPr>
            </w:pPr>
            <w:r w:rsidRPr="00AD08FB">
              <w:rPr>
                <w:rFonts w:ascii="Courier New" w:hAnsi="Courier New" w:cs="Courier New"/>
                <w:sz w:val="16"/>
                <w:szCs w:val="16"/>
              </w:rPr>
              <w:t xml:space="preserve">              &lt;statusCode co</w:t>
            </w:r>
            <w:r w:rsidR="00523CA2">
              <w:rPr>
                <w:rFonts w:ascii="Courier New" w:hAnsi="Courier New" w:cs="Courier New"/>
                <w:sz w:val="16"/>
                <w:szCs w:val="16"/>
              </w:rPr>
              <w:t>d</w:t>
            </w:r>
            <w:r w:rsidRPr="00AD08FB">
              <w:rPr>
                <w:rFonts w:ascii="Courier New" w:hAnsi="Courier New" w:cs="Courier New"/>
                <w:sz w:val="16"/>
                <w:szCs w:val="16"/>
              </w:rPr>
              <w:t>e="comple</w:t>
            </w:r>
            <w:r w:rsidR="00523CA2">
              <w:rPr>
                <w:rFonts w:ascii="Courier New" w:hAnsi="Courier New" w:cs="Courier New"/>
                <w:sz w:val="16"/>
                <w:szCs w:val="16"/>
              </w:rPr>
              <w:t>t</w:t>
            </w:r>
            <w:r w:rsidRPr="00AD08FB">
              <w:rPr>
                <w:rFonts w:ascii="Courier New" w:hAnsi="Courier New" w:cs="Courier New"/>
                <w:sz w:val="16"/>
                <w:szCs w:val="16"/>
              </w:rPr>
              <w:t>ed"/&gt;</w:t>
            </w:r>
          </w:p>
          <w:p w:rsidRPr="00AD08FB" w:rsidR="00C17782" w:rsidP="00C17782" w:rsidRDefault="00C17782" w14:paraId="7767CD61" w14:textId="681223C4">
            <w:pPr>
              <w:pStyle w:val="Default"/>
              <w:rPr>
                <w:rFonts w:ascii="Courier New" w:hAnsi="Courier New" w:cs="Courier New"/>
                <w:sz w:val="16"/>
                <w:szCs w:val="16"/>
              </w:rPr>
            </w:pPr>
            <w:r w:rsidRPr="00AD08FB">
              <w:rPr>
                <w:rFonts w:ascii="Courier New" w:hAnsi="Courier New" w:cs="Courier New"/>
                <w:sz w:val="16"/>
                <w:szCs w:val="16"/>
              </w:rPr>
              <w:t xml:space="preserve">             </w:t>
            </w:r>
            <w:r w:rsidR="00523CA2">
              <w:rPr>
                <w:rFonts w:ascii="Courier New" w:hAnsi="Courier New" w:cs="Courier New"/>
                <w:sz w:val="16"/>
                <w:szCs w:val="16"/>
              </w:rPr>
              <w:t>&lt;!</w:t>
            </w:r>
            <w:r w:rsidRPr="00AD08FB" w:rsidR="00523CA2">
              <w:rPr>
                <w:rFonts w:ascii="Courier New" w:hAnsi="Courier New" w:cs="Courier New"/>
                <w:sz w:val="16"/>
                <w:szCs w:val="16"/>
              </w:rPr>
              <w:t xml:space="preserve">-- </w:t>
            </w:r>
            <w:r w:rsidRPr="00AD08FB">
              <w:rPr>
                <w:rFonts w:ascii="Courier New" w:hAnsi="Courier New" w:cs="Courier New"/>
                <w:sz w:val="16"/>
                <w:szCs w:val="16"/>
              </w:rPr>
              <w:t xml:space="preserve">This is the time stamp for the </w:t>
            </w:r>
            <w:r w:rsidR="0088454D">
              <w:rPr>
                <w:rFonts w:ascii="Courier New" w:hAnsi="Courier New" w:cs="Courier New"/>
                <w:sz w:val="16"/>
                <w:szCs w:val="16"/>
              </w:rPr>
              <w:t>clinical</w:t>
            </w:r>
            <w:r w:rsidRPr="00AD08FB" w:rsidR="0088454D">
              <w:rPr>
                <w:rFonts w:ascii="Courier New" w:hAnsi="Courier New" w:cs="Courier New"/>
                <w:sz w:val="16"/>
                <w:szCs w:val="16"/>
              </w:rPr>
              <w:t xml:space="preserve"> </w:t>
            </w:r>
            <w:r w:rsidRPr="00AD08FB">
              <w:rPr>
                <w:rFonts w:ascii="Courier New" w:hAnsi="Courier New" w:cs="Courier New"/>
                <w:sz w:val="16"/>
                <w:szCs w:val="16"/>
              </w:rPr>
              <w:t>onset of the allergy. --&gt;</w:t>
            </w:r>
          </w:p>
          <w:p w:rsidRPr="00AD08FB" w:rsidR="00C17782" w:rsidP="00C17782" w:rsidRDefault="00C17782" w14:paraId="643EEC7C" w14:textId="037171AC">
            <w:pPr>
              <w:pStyle w:val="Default"/>
              <w:rPr>
                <w:rFonts w:ascii="Courier New" w:hAnsi="Courier New" w:cs="Courier New"/>
                <w:sz w:val="16"/>
                <w:szCs w:val="16"/>
              </w:rPr>
            </w:pPr>
            <w:r w:rsidRPr="00AD08FB">
              <w:rPr>
                <w:rFonts w:ascii="Courier New" w:hAnsi="Courier New" w:cs="Courier New"/>
                <w:sz w:val="16"/>
                <w:szCs w:val="16"/>
              </w:rPr>
              <w:t xml:space="preserve">             </w:t>
            </w:r>
            <w:r w:rsidR="00523CA2">
              <w:rPr>
                <w:rFonts w:ascii="Courier New" w:hAnsi="Courier New" w:cs="Courier New"/>
                <w:sz w:val="16"/>
                <w:szCs w:val="16"/>
              </w:rPr>
              <w:t>&lt;!</w:t>
            </w:r>
            <w:r w:rsidRPr="00AD08FB" w:rsidR="00523CA2">
              <w:rPr>
                <w:rFonts w:ascii="Courier New" w:hAnsi="Courier New" w:cs="Courier New"/>
                <w:sz w:val="16"/>
                <w:szCs w:val="16"/>
              </w:rPr>
              <w:t xml:space="preserve">-- </w:t>
            </w:r>
            <w:r w:rsidRPr="00AD08FB">
              <w:rPr>
                <w:rFonts w:ascii="Courier New" w:hAnsi="Courier New" w:cs="Courier New"/>
                <w:sz w:val="16"/>
                <w:szCs w:val="16"/>
              </w:rPr>
              <w:t>Just the year is shown since a specific month and date was not reported --&gt;</w:t>
            </w:r>
          </w:p>
          <w:p w:rsidRPr="00AD08FB" w:rsidR="00C17782" w:rsidP="00C17782" w:rsidRDefault="00C17782" w14:paraId="5D0340C3" w14:textId="77777777">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rsidRPr="00AD08FB" w:rsidR="00C17782" w:rsidP="00C17782" w:rsidRDefault="00C17782" w14:paraId="60D8725F" w14:textId="6FD191DC">
            <w:pPr>
              <w:pStyle w:val="Default"/>
              <w:rPr>
                <w:rFonts w:ascii="Courier New" w:hAnsi="Courier New" w:cs="Courier New"/>
                <w:sz w:val="16"/>
                <w:szCs w:val="16"/>
              </w:rPr>
            </w:pPr>
            <w:r w:rsidRPr="00AD08FB">
              <w:rPr>
                <w:rFonts w:ascii="Courier New" w:hAnsi="Courier New" w:cs="Courier New"/>
                <w:sz w:val="16"/>
                <w:szCs w:val="16"/>
              </w:rPr>
              <w:t xml:space="preserve">                &lt;low val</w:t>
            </w:r>
            <w:r w:rsidR="00523CA2">
              <w:rPr>
                <w:rFonts w:ascii="Courier New" w:hAnsi="Courier New" w:cs="Courier New"/>
                <w:sz w:val="16"/>
                <w:szCs w:val="16"/>
              </w:rPr>
              <w:t>u</w:t>
            </w:r>
            <w:r w:rsidRPr="00AD08FB">
              <w:rPr>
                <w:rFonts w:ascii="Courier New" w:hAnsi="Courier New" w:cs="Courier New"/>
                <w:sz w:val="16"/>
                <w:szCs w:val="16"/>
              </w:rPr>
              <w:t>e="1</w:t>
            </w:r>
            <w:r w:rsidR="00523CA2">
              <w:rPr>
                <w:rFonts w:ascii="Courier New" w:hAnsi="Courier New" w:cs="Courier New"/>
                <w:sz w:val="16"/>
                <w:szCs w:val="16"/>
              </w:rPr>
              <w:t>9</w:t>
            </w:r>
            <w:r w:rsidRPr="00AD08FB">
              <w:rPr>
                <w:rFonts w:ascii="Courier New" w:hAnsi="Courier New" w:cs="Courier New"/>
                <w:sz w:val="16"/>
                <w:szCs w:val="16"/>
              </w:rPr>
              <w:t>98"/&gt;</w:t>
            </w:r>
          </w:p>
          <w:p w:rsidRPr="00AD08FB" w:rsidR="00C17782" w:rsidP="00C17782" w:rsidRDefault="00C17782" w14:paraId="6AA8982D" w14:textId="77777777">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rsidRPr="00AD08FB" w:rsidR="00C17782" w:rsidP="00C17782" w:rsidRDefault="00C17782" w14:paraId="60E2E53D" w14:textId="7C0D9DC2">
            <w:pPr>
              <w:pStyle w:val="Default"/>
              <w:rPr>
                <w:rFonts w:ascii="Courier New" w:hAnsi="Courier New" w:cs="Courier New"/>
                <w:sz w:val="16"/>
                <w:szCs w:val="16"/>
              </w:rPr>
            </w:pPr>
            <w:r w:rsidRPr="00AD08FB">
              <w:rPr>
                <w:rFonts w:ascii="Courier New" w:hAnsi="Courier New" w:cs="Courier New"/>
                <w:sz w:val="16"/>
                <w:szCs w:val="16"/>
              </w:rPr>
              <w:t xml:space="preserve">             </w:t>
            </w:r>
            <w:r w:rsidR="00523CA2">
              <w:rPr>
                <w:rFonts w:ascii="Courier New" w:hAnsi="Courier New" w:cs="Courier New"/>
                <w:sz w:val="16"/>
                <w:szCs w:val="16"/>
              </w:rPr>
              <w:t>&lt;!</w:t>
            </w:r>
            <w:r w:rsidRPr="00AD08FB" w:rsidR="00523CA2">
              <w:rPr>
                <w:rFonts w:ascii="Courier New" w:hAnsi="Courier New" w:cs="Courier New"/>
                <w:sz w:val="16"/>
                <w:szCs w:val="16"/>
              </w:rPr>
              <w:t xml:space="preserve">-- </w:t>
            </w:r>
            <w:r w:rsidRPr="00AD08FB">
              <w:rPr>
                <w:rFonts w:ascii="Courier New" w:hAnsi="Courier New" w:cs="Courier New"/>
                <w:sz w:val="16"/>
                <w:szCs w:val="16"/>
              </w:rPr>
              <w:t>This specifies that the allergy is to a food in contrast to other allergies (drug) --&gt;</w:t>
            </w:r>
          </w:p>
          <w:p w:rsidRPr="00AD08FB" w:rsidR="00C17782" w:rsidP="00C17782" w:rsidRDefault="00C17782" w14:paraId="7B814EC4" w14:textId="56FF0088">
            <w:pPr>
              <w:pStyle w:val="Default"/>
              <w:rPr>
                <w:rFonts w:ascii="Courier New" w:hAnsi="Courier New" w:cs="Courier New"/>
                <w:sz w:val="16"/>
                <w:szCs w:val="16"/>
              </w:rPr>
            </w:pPr>
            <w:r w:rsidRPr="00AD08FB">
              <w:rPr>
                <w:rFonts w:ascii="Courier New" w:hAnsi="Courier New" w:cs="Courier New"/>
                <w:sz w:val="16"/>
                <w:szCs w:val="16"/>
              </w:rPr>
              <w:t xml:space="preserve">              &lt;value xsi:ty</w:t>
            </w:r>
            <w:r w:rsidR="00523CA2">
              <w:rPr>
                <w:rFonts w:ascii="Courier New" w:hAnsi="Courier New" w:cs="Courier New"/>
                <w:sz w:val="16"/>
                <w:szCs w:val="16"/>
              </w:rPr>
              <w:t>p</w:t>
            </w:r>
            <w:r w:rsidRPr="00AD08FB">
              <w:rPr>
                <w:rFonts w:ascii="Courier New" w:hAnsi="Courier New" w:cs="Courier New"/>
                <w:sz w:val="16"/>
                <w:szCs w:val="16"/>
              </w:rPr>
              <w:t>e</w:t>
            </w:r>
            <w:r w:rsidRPr="00AD08FB" w:rsidR="003A1CC8">
              <w:rPr>
                <w:rFonts w:ascii="Courier New" w:hAnsi="Courier New" w:cs="Courier New"/>
                <w:sz w:val="16"/>
                <w:szCs w:val="16"/>
              </w:rPr>
              <w:t>=</w:t>
            </w:r>
            <w:r w:rsidR="003A1CC8">
              <w:rPr>
                <w:rFonts w:ascii="Courier New" w:hAnsi="Courier New" w:cs="Courier New"/>
                <w:sz w:val="16"/>
                <w:szCs w:val="16"/>
              </w:rPr>
              <w:t>"</w:t>
            </w:r>
            <w:r w:rsidRPr="00AD08FB">
              <w:rPr>
                <w:rFonts w:ascii="Courier New" w:hAnsi="Courier New" w:cs="Courier New"/>
                <w:sz w:val="16"/>
                <w:szCs w:val="16"/>
              </w:rPr>
              <w:t>CD" co</w:t>
            </w:r>
            <w:r w:rsidR="00523CA2">
              <w:rPr>
                <w:rFonts w:ascii="Courier New" w:hAnsi="Courier New" w:cs="Courier New"/>
                <w:sz w:val="16"/>
                <w:szCs w:val="16"/>
              </w:rPr>
              <w:t>d</w:t>
            </w:r>
            <w:r w:rsidRPr="00AD08FB">
              <w:rPr>
                <w:rFonts w:ascii="Courier New" w:hAnsi="Courier New" w:cs="Courier New"/>
                <w:sz w:val="16"/>
                <w:szCs w:val="16"/>
              </w:rPr>
              <w:t>e="414285</w:t>
            </w:r>
            <w:r w:rsidR="00523CA2">
              <w:rPr>
                <w:rFonts w:ascii="Courier New" w:hAnsi="Courier New" w:cs="Courier New"/>
                <w:sz w:val="16"/>
                <w:szCs w:val="16"/>
              </w:rPr>
              <w:t>0</w:t>
            </w:r>
            <w:r w:rsidRPr="00AD08FB">
              <w:rPr>
                <w:rFonts w:ascii="Courier New" w:hAnsi="Courier New" w:cs="Courier New"/>
                <w:sz w:val="16"/>
                <w:szCs w:val="16"/>
              </w:rPr>
              <w:t>01" displayNa</w:t>
            </w:r>
            <w:r w:rsidR="00523CA2">
              <w:rPr>
                <w:rFonts w:ascii="Courier New" w:hAnsi="Courier New" w:cs="Courier New"/>
                <w:sz w:val="16"/>
                <w:szCs w:val="16"/>
              </w:rPr>
              <w:t>m</w:t>
            </w:r>
            <w:r w:rsidRPr="00AD08FB">
              <w:rPr>
                <w:rFonts w:ascii="Courier New" w:hAnsi="Courier New" w:cs="Courier New"/>
                <w:sz w:val="16"/>
                <w:szCs w:val="16"/>
              </w:rPr>
              <w:t>e="Food allergy (disord</w:t>
            </w:r>
            <w:r w:rsidR="00523CA2">
              <w:rPr>
                <w:rFonts w:ascii="Courier New" w:hAnsi="Courier New" w:cs="Courier New"/>
                <w:sz w:val="16"/>
                <w:szCs w:val="16"/>
              </w:rPr>
              <w:t>o</w:t>
            </w:r>
            <w:r w:rsidRPr="00AD08FB">
              <w:rPr>
                <w:rFonts w:ascii="Courier New" w:hAnsi="Courier New" w:cs="Courier New"/>
                <w:sz w:val="16"/>
                <w:szCs w:val="16"/>
              </w:rPr>
              <w:t>r)" codeSyst</w:t>
            </w:r>
            <w:r w:rsidR="00523CA2">
              <w:rPr>
                <w:rFonts w:ascii="Courier New" w:hAnsi="Courier New" w:cs="Courier New"/>
                <w:sz w:val="16"/>
                <w:szCs w:val="16"/>
              </w:rPr>
              <w:t>e</w:t>
            </w:r>
            <w:r w:rsidRPr="00AD08FB">
              <w:rPr>
                <w:rFonts w:ascii="Courier New" w:hAnsi="Courier New" w:cs="Courier New"/>
                <w:sz w:val="16"/>
                <w:szCs w:val="16"/>
              </w:rPr>
              <w:t>m="2.16.840.1.113883.6</w:t>
            </w:r>
            <w:r w:rsidR="00523CA2">
              <w:rPr>
                <w:rFonts w:ascii="Courier New" w:hAnsi="Courier New" w:cs="Courier New"/>
                <w:sz w:val="16"/>
                <w:szCs w:val="16"/>
              </w:rPr>
              <w:t>.</w:t>
            </w:r>
            <w:r w:rsidRPr="00AD08FB">
              <w:rPr>
                <w:rFonts w:ascii="Courier New" w:hAnsi="Courier New" w:cs="Courier New"/>
                <w:sz w:val="16"/>
                <w:szCs w:val="16"/>
              </w:rPr>
              <w:t>96" codeSystemNa</w:t>
            </w:r>
            <w:r w:rsidR="00523CA2">
              <w:rPr>
                <w:rFonts w:ascii="Courier New" w:hAnsi="Courier New" w:cs="Courier New"/>
                <w:sz w:val="16"/>
                <w:szCs w:val="16"/>
              </w:rPr>
              <w:t>m</w:t>
            </w:r>
            <w:r w:rsidRPr="00AD08FB">
              <w:rPr>
                <w:rFonts w:ascii="Courier New" w:hAnsi="Courier New" w:cs="Courier New"/>
                <w:sz w:val="16"/>
                <w:szCs w:val="16"/>
              </w:rPr>
              <w:t>e="SNOMED</w:t>
            </w:r>
            <w:r w:rsidR="00523CA2">
              <w:rPr>
                <w:rFonts w:ascii="Courier New" w:hAnsi="Courier New" w:cs="Courier New"/>
                <w:sz w:val="16"/>
                <w:szCs w:val="16"/>
              </w:rPr>
              <w:t xml:space="preserve"> </w:t>
            </w:r>
            <w:r w:rsidRPr="00AD08FB">
              <w:rPr>
                <w:rFonts w:ascii="Courier New" w:hAnsi="Courier New" w:cs="Courier New"/>
                <w:sz w:val="16"/>
                <w:szCs w:val="16"/>
              </w:rPr>
              <w:t>CT"/&gt;</w:t>
            </w:r>
          </w:p>
          <w:p w:rsidRPr="00AD08FB" w:rsidR="00C17782" w:rsidP="00C17782" w:rsidRDefault="00C17782" w14:paraId="2AB7ADD7" w14:textId="77777777">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rsidRPr="00AD08FB" w:rsidR="00C17782" w:rsidP="00C17782" w:rsidRDefault="00C17782" w14:paraId="6394D5AA" w14:textId="2A0BEE8D">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Pr="00AD08FB" w:rsidR="00523CA2">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19"/&gt;</w:t>
            </w:r>
          </w:p>
          <w:p w:rsidRPr="00AD08FB" w:rsidR="00C17782" w:rsidP="00C17782" w:rsidRDefault="00C17782" w14:paraId="5FD5BC50" w14:textId="628FC915">
            <w:pPr>
              <w:pStyle w:val="Default"/>
              <w:rPr>
                <w:rFonts w:ascii="Courier New" w:hAnsi="Courier New" w:cs="Courier New"/>
                <w:sz w:val="16"/>
                <w:szCs w:val="16"/>
              </w:rPr>
            </w:pPr>
            <w:r w:rsidRPr="00AD08FB">
              <w:rPr>
                <w:rFonts w:ascii="Courier New" w:hAnsi="Courier New" w:cs="Courier New"/>
                <w:sz w:val="16"/>
                <w:szCs w:val="16"/>
              </w:rPr>
              <w:t xml:space="preserve">                &lt;time val</w:t>
            </w:r>
            <w:r w:rsidR="00523CA2">
              <w:rPr>
                <w:rFonts w:ascii="Courier New" w:hAnsi="Courier New" w:cs="Courier New"/>
                <w:sz w:val="16"/>
                <w:szCs w:val="16"/>
              </w:rPr>
              <w:t>u</w:t>
            </w:r>
            <w:r w:rsidRPr="00AD08FB">
              <w:rPr>
                <w:rFonts w:ascii="Courier New" w:hAnsi="Courier New" w:cs="Courier New"/>
                <w:sz w:val="16"/>
                <w:szCs w:val="16"/>
              </w:rPr>
              <w:t>e="20140</w:t>
            </w:r>
            <w:r w:rsidR="00523CA2">
              <w:rPr>
                <w:rFonts w:ascii="Courier New" w:hAnsi="Courier New" w:cs="Courier New"/>
                <w:sz w:val="16"/>
                <w:szCs w:val="16"/>
              </w:rPr>
              <w:t>1</w:t>
            </w:r>
            <w:r w:rsidRPr="00AD08FB">
              <w:rPr>
                <w:rFonts w:ascii="Courier New" w:hAnsi="Courier New" w:cs="Courier New"/>
                <w:sz w:val="16"/>
                <w:szCs w:val="16"/>
              </w:rPr>
              <w:t>04"/&gt;</w:t>
            </w:r>
          </w:p>
          <w:p w:rsidRPr="00AD08FB" w:rsidR="00C17782" w:rsidP="00C17782" w:rsidRDefault="00C17782" w14:paraId="25A635EF" w14:textId="77777777">
            <w:pPr>
              <w:pStyle w:val="Default"/>
              <w:rPr>
                <w:rFonts w:ascii="Courier New" w:hAnsi="Courier New" w:cs="Courier New"/>
                <w:sz w:val="16"/>
                <w:szCs w:val="16"/>
              </w:rPr>
            </w:pPr>
            <w:r w:rsidRPr="00AD08FB">
              <w:rPr>
                <w:rFonts w:ascii="Courier New" w:hAnsi="Courier New" w:cs="Courier New"/>
                <w:sz w:val="16"/>
                <w:szCs w:val="16"/>
              </w:rPr>
              <w:t xml:space="preserve">                &lt;assignedAuthor&gt;</w:t>
            </w:r>
          </w:p>
          <w:p w:rsidRPr="00AD08FB" w:rsidR="00C17782" w:rsidP="00C17782" w:rsidRDefault="00C17782" w14:paraId="746FE8BD" w14:textId="01974F3B">
            <w:pPr>
              <w:pStyle w:val="Default"/>
              <w:rPr>
                <w:rFonts w:ascii="Courier New" w:hAnsi="Courier New" w:cs="Courier New"/>
                <w:sz w:val="16"/>
                <w:szCs w:val="16"/>
              </w:rPr>
            </w:pPr>
            <w:r w:rsidRPr="00AD08FB">
              <w:rPr>
                <w:rFonts w:ascii="Courier New" w:hAnsi="Courier New" w:cs="Courier New"/>
                <w:sz w:val="16"/>
                <w:szCs w:val="16"/>
              </w:rPr>
              <w:t xml:space="preserve">                  &lt;id extensi</w:t>
            </w:r>
            <w:r w:rsidR="00523CA2">
              <w:rPr>
                <w:rFonts w:ascii="Courier New" w:hAnsi="Courier New" w:cs="Courier New"/>
                <w:sz w:val="16"/>
                <w:szCs w:val="16"/>
              </w:rPr>
              <w:t>o</w:t>
            </w:r>
            <w:r w:rsidRPr="00AD08FB">
              <w:rPr>
                <w:rFonts w:ascii="Courier New" w:hAnsi="Courier New" w:cs="Courier New"/>
                <w:sz w:val="16"/>
                <w:szCs w:val="16"/>
              </w:rPr>
              <w:t>n="99999</w:t>
            </w:r>
            <w:r w:rsidR="00523CA2">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r w:rsidRPr="00AD08FB">
              <w:rPr>
                <w:rFonts w:ascii="Courier New" w:hAnsi="Courier New" w:cs="Courier New"/>
                <w:sz w:val="16"/>
                <w:szCs w:val="16"/>
              </w:rPr>
              <w:t>="2.16.840.1.113883</w:t>
            </w:r>
            <w:r w:rsidRPr="00AD08FB" w:rsidR="00523CA2">
              <w:rPr>
                <w:rFonts w:ascii="Courier New" w:hAnsi="Courier New" w:cs="Courier New"/>
                <w:sz w:val="16"/>
                <w:szCs w:val="16"/>
              </w:rPr>
              <w:t>.</w:t>
            </w:r>
            <w:r w:rsidR="00523CA2">
              <w:rPr>
                <w:rFonts w:ascii="Courier New" w:hAnsi="Courier New" w:cs="Courier New"/>
                <w:sz w:val="16"/>
                <w:szCs w:val="16"/>
              </w:rPr>
              <w:t>4</w:t>
            </w:r>
            <w:r w:rsidRPr="00AD08FB" w:rsidR="00523CA2">
              <w:rPr>
                <w:rFonts w:ascii="Courier New" w:hAnsi="Courier New" w:cs="Courier New"/>
                <w:sz w:val="16"/>
                <w:szCs w:val="16"/>
              </w:rPr>
              <w:t>.</w:t>
            </w:r>
            <w:r w:rsidRPr="00AD08FB">
              <w:rPr>
                <w:rFonts w:ascii="Courier New" w:hAnsi="Courier New" w:cs="Courier New"/>
                <w:sz w:val="16"/>
                <w:szCs w:val="16"/>
              </w:rPr>
              <w:t>6"/&gt;</w:t>
            </w:r>
          </w:p>
          <w:p w:rsidRPr="00AD08FB" w:rsidR="00C17782" w:rsidP="00C17782" w:rsidRDefault="00C17782" w14:paraId="04408F7A" w14:textId="1E7839A0">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054B1D">
              <w:rPr>
                <w:rFonts w:ascii="Courier New" w:hAnsi="Courier New" w:cs="Courier New"/>
                <w:sz w:val="16"/>
                <w:szCs w:val="16"/>
              </w:rPr>
              <w:t>d</w:t>
            </w:r>
            <w:r w:rsidRPr="00AD08FB">
              <w:rPr>
                <w:rFonts w:ascii="Courier New" w:hAnsi="Courier New" w:cs="Courier New"/>
                <w:sz w:val="16"/>
                <w:szCs w:val="16"/>
              </w:rPr>
              <w:t>e="207Q000</w:t>
            </w:r>
            <w:r w:rsidR="00523CA2">
              <w:rPr>
                <w:rFonts w:ascii="Courier New" w:hAnsi="Courier New" w:cs="Courier New"/>
                <w:sz w:val="16"/>
                <w:szCs w:val="16"/>
              </w:rPr>
              <w:t>0</w:t>
            </w:r>
            <w:r w:rsidRPr="00AD08FB">
              <w:rPr>
                <w:rFonts w:ascii="Courier New" w:hAnsi="Courier New" w:cs="Courier New"/>
                <w:sz w:val="16"/>
                <w:szCs w:val="16"/>
              </w:rPr>
              <w:t>0X" codeSyst</w:t>
            </w:r>
            <w:r w:rsidR="00054B1D">
              <w:rPr>
                <w:rFonts w:ascii="Courier New" w:hAnsi="Courier New" w:cs="Courier New"/>
                <w:sz w:val="16"/>
                <w:szCs w:val="16"/>
              </w:rPr>
              <w:t>e</w:t>
            </w:r>
            <w:r w:rsidRPr="00AD08FB">
              <w:rPr>
                <w:rFonts w:ascii="Courier New" w:hAnsi="Courier New" w:cs="Courier New"/>
                <w:sz w:val="16"/>
                <w:szCs w:val="16"/>
              </w:rPr>
              <w:t>m="2.16.840.1.113883.6</w:t>
            </w:r>
            <w:r w:rsidRPr="00AD08FB" w:rsidR="00523CA2">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01" codeSystemNa</w:t>
            </w:r>
            <w:r w:rsidR="00523CA2">
              <w:rPr>
                <w:rFonts w:ascii="Courier New" w:hAnsi="Courier New" w:cs="Courier New"/>
                <w:sz w:val="16"/>
                <w:szCs w:val="16"/>
              </w:rPr>
              <w:t>m</w:t>
            </w:r>
            <w:r w:rsidRPr="00AD08FB">
              <w:rPr>
                <w:rFonts w:ascii="Courier New" w:hAnsi="Courier New" w:cs="Courier New"/>
                <w:sz w:val="16"/>
                <w:szCs w:val="16"/>
              </w:rPr>
              <w:t>e="Health Care Provider Taxon</w:t>
            </w:r>
            <w:r w:rsidR="00523CA2">
              <w:rPr>
                <w:rFonts w:ascii="Courier New" w:hAnsi="Courier New" w:cs="Courier New"/>
                <w:sz w:val="16"/>
                <w:szCs w:val="16"/>
              </w:rPr>
              <w:t>o</w:t>
            </w:r>
            <w:r w:rsidRPr="00AD08FB">
              <w:rPr>
                <w:rFonts w:ascii="Courier New" w:hAnsi="Courier New" w:cs="Courier New"/>
                <w:sz w:val="16"/>
                <w:szCs w:val="16"/>
              </w:rPr>
              <w:t>my" displayNa</w:t>
            </w:r>
            <w:r w:rsidR="00523CA2">
              <w:rPr>
                <w:rFonts w:ascii="Courier New" w:hAnsi="Courier New" w:cs="Courier New"/>
                <w:sz w:val="16"/>
                <w:szCs w:val="16"/>
              </w:rPr>
              <w:t>m</w:t>
            </w:r>
            <w:r w:rsidRPr="00AD08FB">
              <w:rPr>
                <w:rFonts w:ascii="Courier New" w:hAnsi="Courier New" w:cs="Courier New"/>
                <w:sz w:val="16"/>
                <w:szCs w:val="16"/>
              </w:rPr>
              <w:t>e="Family Medic</w:t>
            </w:r>
            <w:r w:rsidR="00523CA2">
              <w:rPr>
                <w:rFonts w:ascii="Courier New" w:hAnsi="Courier New" w:cs="Courier New"/>
                <w:sz w:val="16"/>
                <w:szCs w:val="16"/>
              </w:rPr>
              <w:t>i</w:t>
            </w:r>
            <w:r w:rsidRPr="00AD08FB">
              <w:rPr>
                <w:rFonts w:ascii="Courier New" w:hAnsi="Courier New" w:cs="Courier New"/>
                <w:sz w:val="16"/>
                <w:szCs w:val="16"/>
              </w:rPr>
              <w:t>ne"/&gt;</w:t>
            </w:r>
          </w:p>
          <w:p w:rsidRPr="00AD08FB" w:rsidR="00C17782" w:rsidP="00C17782" w:rsidRDefault="00C17782" w14:paraId="3BCCF5B1" w14:textId="2D09434B">
            <w:pPr>
              <w:pStyle w:val="Default"/>
              <w:rPr>
                <w:rFonts w:ascii="Courier New" w:hAnsi="Courier New" w:cs="Courier New"/>
                <w:sz w:val="16"/>
                <w:szCs w:val="16"/>
              </w:rPr>
            </w:pPr>
            <w:r w:rsidRPr="00AD08FB">
              <w:rPr>
                <w:rFonts w:ascii="Courier New" w:hAnsi="Courier New" w:cs="Courier New"/>
                <w:sz w:val="16"/>
                <w:szCs w:val="16"/>
              </w:rPr>
              <w:t xml:space="preserve">                  &lt;telecom u</w:t>
            </w:r>
            <w:r w:rsidR="00523CA2">
              <w:rPr>
                <w:rFonts w:ascii="Courier New" w:hAnsi="Courier New" w:cs="Courier New"/>
                <w:sz w:val="16"/>
                <w:szCs w:val="16"/>
              </w:rPr>
              <w:t>s</w:t>
            </w:r>
            <w:r w:rsidRPr="00AD08FB">
              <w:rPr>
                <w:rFonts w:ascii="Courier New" w:hAnsi="Courier New" w:cs="Courier New"/>
                <w:sz w:val="16"/>
                <w:szCs w:val="16"/>
              </w:rPr>
              <w:t>e</w:t>
            </w:r>
            <w:r w:rsidRPr="00AD08FB" w:rsidR="003A1CC8">
              <w:rPr>
                <w:rFonts w:ascii="Courier New" w:hAnsi="Courier New" w:cs="Courier New"/>
                <w:sz w:val="16"/>
                <w:szCs w:val="16"/>
              </w:rPr>
              <w:t>=</w:t>
            </w:r>
            <w:r w:rsidR="003A1CC8">
              <w:rPr>
                <w:rFonts w:ascii="Courier New" w:hAnsi="Courier New" w:cs="Courier New"/>
                <w:sz w:val="16"/>
                <w:szCs w:val="16"/>
              </w:rPr>
              <w:t>"</w:t>
            </w:r>
            <w:r w:rsidRPr="00AD08FB">
              <w:rPr>
                <w:rFonts w:ascii="Courier New" w:hAnsi="Courier New" w:cs="Courier New"/>
                <w:sz w:val="16"/>
                <w:szCs w:val="16"/>
              </w:rPr>
              <w:t>WP" val</w:t>
            </w:r>
            <w:r w:rsidR="005146B3">
              <w:rPr>
                <w:rFonts w:ascii="Courier New" w:hAnsi="Courier New" w:cs="Courier New"/>
                <w:sz w:val="16"/>
                <w:szCs w:val="16"/>
              </w:rPr>
              <w:t>u</w:t>
            </w:r>
            <w:r w:rsidRPr="00AD08FB">
              <w:rPr>
                <w:rFonts w:ascii="Courier New" w:hAnsi="Courier New" w:cs="Courier New"/>
                <w:sz w:val="16"/>
                <w:szCs w:val="16"/>
              </w:rPr>
              <w:t>e="tel:555-555-1</w:t>
            </w:r>
            <w:r w:rsidR="005146B3">
              <w:rPr>
                <w:rFonts w:ascii="Courier New" w:hAnsi="Courier New" w:cs="Courier New"/>
                <w:sz w:val="16"/>
                <w:szCs w:val="16"/>
              </w:rPr>
              <w:t>0</w:t>
            </w:r>
            <w:r w:rsidRPr="00AD08FB">
              <w:rPr>
                <w:rFonts w:ascii="Courier New" w:hAnsi="Courier New" w:cs="Courier New"/>
                <w:sz w:val="16"/>
                <w:szCs w:val="16"/>
              </w:rPr>
              <w:t>02"/&gt;</w:t>
            </w:r>
          </w:p>
          <w:p w:rsidRPr="00AD08FB" w:rsidR="00C17782" w:rsidP="00C17782" w:rsidRDefault="00C17782" w14:paraId="40FA4DE2" w14:textId="77777777">
            <w:pPr>
              <w:pStyle w:val="Default"/>
              <w:rPr>
                <w:rFonts w:ascii="Courier New" w:hAnsi="Courier New" w:cs="Courier New"/>
                <w:sz w:val="16"/>
                <w:szCs w:val="16"/>
              </w:rPr>
            </w:pPr>
            <w:r w:rsidRPr="00AD08FB">
              <w:rPr>
                <w:rFonts w:ascii="Courier New" w:hAnsi="Courier New" w:cs="Courier New"/>
                <w:sz w:val="16"/>
                <w:szCs w:val="16"/>
              </w:rPr>
              <w:t xml:space="preserve">                 &lt;assignedPerson&gt;</w:t>
            </w:r>
          </w:p>
          <w:p w:rsidRPr="00AD08FB" w:rsidR="00C17782" w:rsidP="00C17782" w:rsidRDefault="00C17782" w14:paraId="5D8AB4FC" w14:textId="77777777">
            <w:pPr>
              <w:pStyle w:val="Default"/>
              <w:rPr>
                <w:rFonts w:ascii="Courier New" w:hAnsi="Courier New" w:cs="Courier New"/>
                <w:sz w:val="16"/>
                <w:szCs w:val="16"/>
              </w:rPr>
            </w:pPr>
            <w:r w:rsidRPr="00AD08FB">
              <w:rPr>
                <w:rFonts w:ascii="Courier New" w:hAnsi="Courier New" w:cs="Courier New"/>
                <w:sz w:val="16"/>
                <w:szCs w:val="16"/>
              </w:rPr>
              <w:t xml:space="preserve">                  &lt;name&gt;</w:t>
            </w:r>
          </w:p>
          <w:p w:rsidRPr="00AD08FB" w:rsidR="00C17782" w:rsidP="00C17782" w:rsidRDefault="00C17782" w14:paraId="2D4E183E" w14:textId="77777777">
            <w:pPr>
              <w:pStyle w:val="Default"/>
              <w:rPr>
                <w:rFonts w:ascii="Courier New" w:hAnsi="Courier New" w:cs="Courier New"/>
                <w:sz w:val="16"/>
                <w:szCs w:val="16"/>
              </w:rPr>
            </w:pPr>
            <w:r w:rsidRPr="00AD08FB">
              <w:rPr>
                <w:rFonts w:ascii="Courier New" w:hAnsi="Courier New" w:cs="Courier New"/>
                <w:sz w:val="16"/>
                <w:szCs w:val="16"/>
              </w:rPr>
              <w:t xml:space="preserve">                   &lt;given&gt;Henry&lt;/given&gt;</w:t>
            </w:r>
          </w:p>
          <w:p w:rsidRPr="00AD08FB" w:rsidR="00C17782" w:rsidP="00C17782" w:rsidRDefault="00C17782" w14:paraId="2804BD32" w14:textId="77777777">
            <w:pPr>
              <w:pStyle w:val="Default"/>
              <w:rPr>
                <w:rFonts w:ascii="Courier New" w:hAnsi="Courier New" w:cs="Courier New"/>
                <w:sz w:val="16"/>
                <w:szCs w:val="16"/>
              </w:rPr>
            </w:pPr>
            <w:r w:rsidRPr="00AD08FB">
              <w:rPr>
                <w:rFonts w:ascii="Courier New" w:hAnsi="Courier New" w:cs="Courier New"/>
                <w:sz w:val="16"/>
                <w:szCs w:val="16"/>
              </w:rPr>
              <w:t xml:space="preserve">                   &lt;family&gt;Seven&lt;/family&gt;</w:t>
            </w:r>
          </w:p>
          <w:p w:rsidRPr="00AD08FB" w:rsidR="00C17782" w:rsidP="00C17782" w:rsidRDefault="00C17782" w14:paraId="58DAE341" w14:textId="77777777">
            <w:pPr>
              <w:pStyle w:val="Default"/>
              <w:rPr>
                <w:rFonts w:ascii="Courier New" w:hAnsi="Courier New" w:cs="Courier New"/>
                <w:sz w:val="16"/>
                <w:szCs w:val="16"/>
              </w:rPr>
            </w:pPr>
            <w:r w:rsidRPr="00AD08FB">
              <w:rPr>
                <w:rFonts w:ascii="Courier New" w:hAnsi="Courier New" w:cs="Courier New"/>
                <w:sz w:val="16"/>
                <w:szCs w:val="16"/>
              </w:rPr>
              <w:t xml:space="preserve">                  &lt;/name&gt;</w:t>
            </w:r>
          </w:p>
          <w:p w:rsidRPr="00AD08FB" w:rsidR="00C17782" w:rsidP="00C17782" w:rsidRDefault="00C17782" w14:paraId="604D2860" w14:textId="77777777">
            <w:pPr>
              <w:pStyle w:val="Default"/>
              <w:rPr>
                <w:rFonts w:ascii="Courier New" w:hAnsi="Courier New" w:cs="Courier New"/>
                <w:sz w:val="16"/>
                <w:szCs w:val="16"/>
              </w:rPr>
            </w:pPr>
            <w:r w:rsidRPr="00AD08FB">
              <w:rPr>
                <w:rFonts w:ascii="Courier New" w:hAnsi="Courier New" w:cs="Courier New"/>
                <w:sz w:val="16"/>
                <w:szCs w:val="16"/>
              </w:rPr>
              <w:t xml:space="preserve">                 &lt;/assignedPerson&gt;</w:t>
            </w:r>
          </w:p>
          <w:p w:rsidRPr="00AD08FB" w:rsidR="00C17782" w:rsidP="00C17782" w:rsidRDefault="00C17782" w14:paraId="0B12DD12" w14:textId="77777777">
            <w:pPr>
              <w:pStyle w:val="Default"/>
              <w:rPr>
                <w:rFonts w:ascii="Courier New" w:hAnsi="Courier New" w:cs="Courier New"/>
                <w:sz w:val="16"/>
                <w:szCs w:val="16"/>
              </w:rPr>
            </w:pPr>
            <w:r w:rsidRPr="00AD08FB">
              <w:rPr>
                <w:rFonts w:ascii="Courier New" w:hAnsi="Courier New" w:cs="Courier New"/>
                <w:sz w:val="16"/>
                <w:szCs w:val="16"/>
              </w:rPr>
              <w:t xml:space="preserve">                &lt;/assignedAuthor&gt;</w:t>
            </w:r>
          </w:p>
          <w:p w:rsidRPr="00AD08FB" w:rsidR="00C17782" w:rsidP="00C17782" w:rsidRDefault="00C17782" w14:paraId="6DB7A81E" w14:textId="77777777">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rsidRPr="00AD08FB" w:rsidR="00C17782" w:rsidP="00C17782" w:rsidRDefault="00C17782" w14:paraId="39B98A06" w14:textId="368F6CD0">
            <w:pPr>
              <w:pStyle w:val="Default"/>
              <w:rPr>
                <w:rFonts w:ascii="Courier New" w:hAnsi="Courier New" w:cs="Courier New"/>
                <w:sz w:val="16"/>
                <w:szCs w:val="16"/>
              </w:rPr>
            </w:pPr>
            <w:r w:rsidRPr="00AD08FB">
              <w:rPr>
                <w:rFonts w:ascii="Courier New" w:hAnsi="Courier New" w:cs="Courier New"/>
                <w:sz w:val="16"/>
                <w:szCs w:val="16"/>
              </w:rPr>
              <w:t xml:space="preserve">              </w:t>
            </w:r>
            <w:r w:rsidR="005146B3">
              <w:rPr>
                <w:rFonts w:ascii="Courier New" w:hAnsi="Courier New" w:cs="Courier New"/>
                <w:sz w:val="16"/>
                <w:szCs w:val="16"/>
              </w:rPr>
              <w:t>&lt;!</w:t>
            </w:r>
            <w:r w:rsidRPr="00AD08FB" w:rsidR="005146B3">
              <w:rPr>
                <w:rFonts w:ascii="Courier New" w:hAnsi="Courier New" w:cs="Courier New"/>
                <w:sz w:val="16"/>
                <w:szCs w:val="16"/>
              </w:rPr>
              <w:t xml:space="preserve">-- </w:t>
            </w:r>
            <w:r w:rsidRPr="00AD08FB">
              <w:rPr>
                <w:rFonts w:ascii="Courier New" w:hAnsi="Courier New" w:cs="Courier New"/>
                <w:sz w:val="16"/>
                <w:szCs w:val="16"/>
              </w:rPr>
              <w:t>In C-CDA R2.1 the participant is required. --&gt;</w:t>
            </w:r>
          </w:p>
          <w:p w:rsidRPr="00AD08FB" w:rsidR="00C17782" w:rsidP="00C17782" w:rsidRDefault="00C17782" w14:paraId="1DF0DD3A" w14:textId="561C9F37">
            <w:pPr>
              <w:pStyle w:val="Default"/>
              <w:rPr>
                <w:rFonts w:ascii="Courier New" w:hAnsi="Courier New" w:cs="Courier New"/>
                <w:sz w:val="16"/>
                <w:szCs w:val="16"/>
              </w:rPr>
            </w:pPr>
            <w:r w:rsidRPr="00AD08FB">
              <w:rPr>
                <w:rFonts w:ascii="Courier New" w:hAnsi="Courier New" w:cs="Courier New"/>
                <w:sz w:val="16"/>
                <w:szCs w:val="16"/>
              </w:rPr>
              <w:t xml:space="preserve">               &lt;participant typeCo</w:t>
            </w:r>
            <w:r w:rsidR="003A1CC8">
              <w:rPr>
                <w:rFonts w:ascii="Courier New" w:hAnsi="Courier New" w:cs="Courier New"/>
                <w:sz w:val="16"/>
                <w:szCs w:val="16"/>
              </w:rPr>
              <w:t>d</w:t>
            </w:r>
            <w:r w:rsidRPr="00AD08FB">
              <w:rPr>
                <w:rFonts w:ascii="Courier New" w:hAnsi="Courier New" w:cs="Courier New"/>
                <w:sz w:val="16"/>
                <w:szCs w:val="16"/>
              </w:rPr>
              <w:t>e</w:t>
            </w:r>
            <w:r w:rsidRPr="00AD08FB" w:rsidR="003A1CC8">
              <w:rPr>
                <w:rFonts w:ascii="Courier New" w:hAnsi="Courier New" w:cs="Courier New"/>
                <w:sz w:val="16"/>
                <w:szCs w:val="16"/>
              </w:rPr>
              <w:t>="</w:t>
            </w:r>
            <w:r w:rsidR="003A1CC8">
              <w:rPr>
                <w:rFonts w:ascii="Courier New" w:hAnsi="Courier New" w:cs="Courier New"/>
                <w:sz w:val="16"/>
                <w:szCs w:val="16"/>
              </w:rPr>
              <w:t>C</w:t>
            </w:r>
            <w:r w:rsidRPr="00AD08FB">
              <w:rPr>
                <w:rFonts w:ascii="Courier New" w:hAnsi="Courier New" w:cs="Courier New"/>
                <w:sz w:val="16"/>
                <w:szCs w:val="16"/>
              </w:rPr>
              <w:t>SM"&gt;</w:t>
            </w:r>
          </w:p>
          <w:p w:rsidRPr="00AD08FB" w:rsidR="00C17782" w:rsidP="00C17782" w:rsidRDefault="00C17782" w14:paraId="3C63B3C4" w14:textId="73187094">
            <w:pPr>
              <w:pStyle w:val="Default"/>
              <w:rPr>
                <w:rFonts w:ascii="Courier New" w:hAnsi="Courier New" w:cs="Courier New"/>
                <w:sz w:val="16"/>
                <w:szCs w:val="16"/>
              </w:rPr>
            </w:pPr>
            <w:r w:rsidRPr="00AD08FB">
              <w:rPr>
                <w:rFonts w:ascii="Courier New" w:hAnsi="Courier New" w:cs="Courier New"/>
                <w:sz w:val="16"/>
                <w:szCs w:val="16"/>
              </w:rPr>
              <w:t xml:space="preserve">                 &lt;participantRole classCo</w:t>
            </w:r>
            <w:r w:rsidR="003A1CC8">
              <w:rPr>
                <w:rFonts w:ascii="Courier New" w:hAnsi="Courier New" w:cs="Courier New"/>
                <w:sz w:val="16"/>
                <w:szCs w:val="16"/>
              </w:rPr>
              <w:t>d</w:t>
            </w:r>
            <w:r w:rsidRPr="00AD08FB">
              <w:rPr>
                <w:rFonts w:ascii="Courier New" w:hAnsi="Courier New" w:cs="Courier New"/>
                <w:sz w:val="16"/>
                <w:szCs w:val="16"/>
              </w:rPr>
              <w:t>e="M</w:t>
            </w:r>
            <w:r w:rsidR="003A1CC8">
              <w:rPr>
                <w:rFonts w:ascii="Courier New" w:hAnsi="Courier New" w:cs="Courier New"/>
                <w:sz w:val="16"/>
                <w:szCs w:val="16"/>
              </w:rPr>
              <w:t>A</w:t>
            </w:r>
            <w:r w:rsidRPr="00AD08FB">
              <w:rPr>
                <w:rFonts w:ascii="Courier New" w:hAnsi="Courier New" w:cs="Courier New"/>
                <w:sz w:val="16"/>
                <w:szCs w:val="16"/>
              </w:rPr>
              <w:t>NU"&gt;</w:t>
            </w:r>
          </w:p>
          <w:p w:rsidRPr="00AD08FB" w:rsidR="00C17782" w:rsidP="00C17782" w:rsidRDefault="00C17782" w14:paraId="57F43ACC" w14:textId="25DB239F">
            <w:pPr>
              <w:pStyle w:val="Default"/>
              <w:rPr>
                <w:rFonts w:ascii="Courier New" w:hAnsi="Courier New" w:cs="Courier New"/>
                <w:sz w:val="16"/>
                <w:szCs w:val="16"/>
              </w:rPr>
            </w:pPr>
            <w:r w:rsidRPr="00AD08FB">
              <w:rPr>
                <w:rFonts w:ascii="Courier New" w:hAnsi="Courier New" w:cs="Courier New"/>
                <w:sz w:val="16"/>
                <w:szCs w:val="16"/>
              </w:rPr>
              <w:t xml:space="preserve">                   &lt;playingEntity classCo</w:t>
            </w:r>
            <w:r w:rsidR="003A1CC8">
              <w:rPr>
                <w:rFonts w:ascii="Courier New" w:hAnsi="Courier New" w:cs="Courier New"/>
                <w:sz w:val="16"/>
                <w:szCs w:val="16"/>
              </w:rPr>
              <w:t>d</w:t>
            </w:r>
            <w:r w:rsidRPr="00AD08FB">
              <w:rPr>
                <w:rFonts w:ascii="Courier New" w:hAnsi="Courier New" w:cs="Courier New"/>
                <w:sz w:val="16"/>
                <w:szCs w:val="16"/>
              </w:rPr>
              <w:t>e="M</w:t>
            </w:r>
            <w:r w:rsidR="003A1CC8">
              <w:rPr>
                <w:rFonts w:ascii="Courier New" w:hAnsi="Courier New" w:cs="Courier New"/>
                <w:sz w:val="16"/>
                <w:szCs w:val="16"/>
              </w:rPr>
              <w:t>M</w:t>
            </w:r>
            <w:r w:rsidRPr="00AD08FB">
              <w:rPr>
                <w:rFonts w:ascii="Courier New" w:hAnsi="Courier New" w:cs="Courier New"/>
                <w:sz w:val="16"/>
                <w:szCs w:val="16"/>
              </w:rPr>
              <w:t>AT"&gt;</w:t>
            </w:r>
          </w:p>
          <w:p w:rsidRPr="00AD08FB" w:rsidR="00C17782" w:rsidP="00C17782" w:rsidRDefault="00C17782" w14:paraId="4F8080B8" w14:textId="06862B14">
            <w:pPr>
              <w:pStyle w:val="Default"/>
              <w:rPr>
                <w:rFonts w:ascii="Courier New" w:hAnsi="Courier New" w:cs="Courier New"/>
                <w:sz w:val="16"/>
                <w:szCs w:val="16"/>
              </w:rPr>
            </w:pPr>
            <w:r w:rsidRPr="00AD08FB">
              <w:rPr>
                <w:rFonts w:ascii="Courier New" w:hAnsi="Courier New" w:cs="Courier New"/>
                <w:sz w:val="16"/>
                <w:szCs w:val="16"/>
              </w:rPr>
              <w:t xml:space="preserve">                  </w:t>
            </w:r>
            <w:r w:rsidR="005146B3">
              <w:rPr>
                <w:rFonts w:ascii="Courier New" w:hAnsi="Courier New" w:cs="Courier New"/>
                <w:sz w:val="16"/>
                <w:szCs w:val="16"/>
              </w:rPr>
              <w:t>&lt;!</w:t>
            </w:r>
            <w:r w:rsidRPr="00AD08FB" w:rsidR="005146B3">
              <w:rPr>
                <w:rFonts w:ascii="Courier New" w:hAnsi="Courier New" w:cs="Courier New"/>
                <w:sz w:val="16"/>
                <w:szCs w:val="16"/>
              </w:rPr>
              <w:t xml:space="preserve">-- </w:t>
            </w:r>
            <w:r w:rsidRPr="00AD08FB">
              <w:rPr>
                <w:rFonts w:ascii="Courier New" w:hAnsi="Courier New" w:cs="Courier New"/>
                <w:sz w:val="16"/>
                <w:szCs w:val="16"/>
              </w:rPr>
              <w:t xml:space="preserve">The agent responsible for an allergy or adverse reaction is not always a manufactured material (for example, food allergies), </w:t>
            </w:r>
          </w:p>
          <w:p w:rsidRPr="00AD08FB" w:rsidR="00C17782" w:rsidP="00C17782" w:rsidRDefault="00C17782" w14:paraId="0FD7002B" w14:textId="77777777">
            <w:pPr>
              <w:pStyle w:val="Default"/>
              <w:rPr>
                <w:rFonts w:ascii="Courier New" w:hAnsi="Courier New" w:cs="Courier New"/>
                <w:sz w:val="16"/>
                <w:szCs w:val="16"/>
              </w:rPr>
            </w:pPr>
            <w:r w:rsidRPr="00AD08FB">
              <w:rPr>
                <w:rFonts w:ascii="Courier New" w:hAnsi="Courier New" w:cs="Courier New"/>
                <w:sz w:val="16"/>
                <w:szCs w:val="16"/>
              </w:rPr>
              <w:t xml:space="preserve">nor is it necessarily consumed. The following constraints reflect limitations in the base CDA R2 specification, </w:t>
            </w:r>
          </w:p>
          <w:p w:rsidRPr="00AD08FB" w:rsidR="00C17782" w:rsidP="00C17782" w:rsidRDefault="00C17782" w14:paraId="462E259F" w14:textId="642F648C">
            <w:pPr>
              <w:pStyle w:val="Default"/>
              <w:rPr>
                <w:rFonts w:ascii="Courier New" w:hAnsi="Courier New" w:cs="Courier New"/>
                <w:sz w:val="16"/>
                <w:szCs w:val="16"/>
              </w:rPr>
            </w:pPr>
            <w:r w:rsidRPr="00AD08FB">
              <w:rPr>
                <w:rFonts w:ascii="Courier New" w:hAnsi="Courier New" w:cs="Courier New"/>
                <w:sz w:val="16"/>
                <w:szCs w:val="16"/>
              </w:rPr>
              <w:t>and should be used to represent any type of responsible agent, i.e., use playingEntity classCode</w:t>
            </w:r>
            <w:r w:rsidR="005C79A1">
              <w:rPr>
                <w:rFonts w:ascii="Courier New" w:hAnsi="Courier New" w:cs="Courier New"/>
                <w:sz w:val="16"/>
                <w:szCs w:val="16"/>
              </w:rPr>
              <w:t>“</w:t>
            </w:r>
            <w:r w:rsidRPr="00AD08FB">
              <w:rPr>
                <w:rFonts w:ascii="Courier New" w:hAnsi="Courier New" w:cs="Courier New"/>
                <w:sz w:val="16"/>
                <w:szCs w:val="16"/>
              </w:rPr>
              <w:t>= "M</w:t>
            </w:r>
            <w:r w:rsidR="003A1CC8">
              <w:rPr>
                <w:rFonts w:ascii="Courier New" w:hAnsi="Courier New" w:cs="Courier New"/>
                <w:sz w:val="16"/>
                <w:szCs w:val="16"/>
              </w:rPr>
              <w:t>M</w:t>
            </w:r>
            <w:r w:rsidRPr="00AD08FB">
              <w:rPr>
                <w:rFonts w:ascii="Courier New" w:hAnsi="Courier New" w:cs="Courier New"/>
                <w:sz w:val="16"/>
                <w:szCs w:val="16"/>
              </w:rPr>
              <w:t xml:space="preserve">AT" for all agents, </w:t>
            </w:r>
          </w:p>
          <w:p w:rsidRPr="00AD08FB" w:rsidR="00C17782" w:rsidP="00C17782" w:rsidRDefault="00C17782" w14:paraId="300707BD" w14:textId="4662E735">
            <w:pPr>
              <w:pStyle w:val="Default"/>
              <w:rPr>
                <w:rFonts w:ascii="Courier New" w:hAnsi="Courier New" w:cs="Courier New"/>
                <w:sz w:val="16"/>
                <w:szCs w:val="16"/>
              </w:rPr>
            </w:pPr>
            <w:r w:rsidRPr="00AD08FB">
              <w:rPr>
                <w:rFonts w:ascii="Courier New" w:hAnsi="Courier New" w:cs="Courier New"/>
                <w:sz w:val="16"/>
                <w:szCs w:val="16"/>
              </w:rPr>
              <w:t xml:space="preserve">manufactured or not. </w:t>
            </w:r>
            <w:r w:rsidRPr="00AD08FB" w:rsidR="005146B3">
              <w:rPr>
                <w:rFonts w:ascii="Courier New" w:hAnsi="Courier New" w:cs="Courier New"/>
                <w:sz w:val="16"/>
                <w:szCs w:val="16"/>
              </w:rPr>
              <w:t>--&gt;</w:t>
            </w:r>
            <w:r w:rsidR="005146B3">
              <w:rPr>
                <w:rFonts w:ascii="Courier New" w:hAnsi="Courier New" w:cs="Courier New"/>
                <w:sz w:val="16"/>
                <w:szCs w:val="16"/>
              </w:rPr>
              <w:t>&lt;!</w:t>
            </w:r>
            <w:r w:rsidRPr="00AD08FB" w:rsidR="005146B3">
              <w:rPr>
                <w:rFonts w:ascii="Courier New" w:hAnsi="Courier New" w:cs="Courier New"/>
                <w:sz w:val="16"/>
                <w:szCs w:val="16"/>
              </w:rPr>
              <w:t xml:space="preserve">-- </w:t>
            </w:r>
          </w:p>
          <w:p w:rsidRPr="00AD08FB" w:rsidR="00C17782" w:rsidP="00C17782" w:rsidRDefault="00C17782" w14:paraId="18C0AE83" w14:textId="77777777">
            <w:pPr>
              <w:pStyle w:val="Default"/>
              <w:rPr>
                <w:rFonts w:ascii="Courier New" w:hAnsi="Courier New" w:cs="Courier New"/>
                <w:sz w:val="16"/>
                <w:szCs w:val="16"/>
              </w:rPr>
            </w:pPr>
            <w:r w:rsidRPr="00AD08FB">
              <w:rPr>
                <w:rFonts w:ascii="Courier New" w:hAnsi="Courier New" w:cs="Courier New"/>
                <w:sz w:val="16"/>
                <w:szCs w:val="16"/>
              </w:rPr>
              <w:t>... the expectation for use is that the chosen concept identifier for a substance should be appropriately specific and drawn from the available code systems in the following priority order: NDFRT, then RXNORM, then SNOMEDCT. UNII was in an earlier version of this grouping value set but has been removed due to lack of industry use</w:t>
            </w:r>
          </w:p>
          <w:p w:rsidRPr="00AD08FB" w:rsidR="00C17782" w:rsidP="00C17782" w:rsidRDefault="00C17782" w14:paraId="32F38AB1" w14:textId="77777777">
            <w:pPr>
              <w:pStyle w:val="Default"/>
              <w:rPr>
                <w:rFonts w:ascii="Courier New" w:hAnsi="Courier New" w:cs="Courier New"/>
                <w:sz w:val="16"/>
                <w:szCs w:val="16"/>
              </w:rPr>
            </w:pPr>
            <w:r w:rsidRPr="00AD08FB">
              <w:rPr>
                <w:rFonts w:ascii="Courier New" w:hAnsi="Courier New" w:cs="Courier New"/>
                <w:sz w:val="16"/>
                <w:szCs w:val="16"/>
              </w:rPr>
              <w:t>--&gt;</w:t>
            </w:r>
          </w:p>
          <w:p w:rsidRPr="00AD08FB" w:rsidR="00C17782" w:rsidP="00C17782" w:rsidRDefault="00C17782" w14:paraId="441C7D7F" w14:textId="116A0FB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5146B3">
              <w:rPr>
                <w:rFonts w:ascii="Courier New" w:hAnsi="Courier New" w:cs="Courier New"/>
                <w:sz w:val="16"/>
                <w:szCs w:val="16"/>
              </w:rPr>
              <w:t>d</w:t>
            </w:r>
            <w:r w:rsidRPr="00AD08FB">
              <w:rPr>
                <w:rFonts w:ascii="Courier New" w:hAnsi="Courier New" w:cs="Courier New"/>
                <w:sz w:val="16"/>
                <w:szCs w:val="16"/>
              </w:rPr>
              <w:t>e="102263</w:t>
            </w:r>
            <w:r w:rsidR="005146B3">
              <w:rPr>
                <w:rFonts w:ascii="Courier New" w:hAnsi="Courier New" w:cs="Courier New"/>
                <w:sz w:val="16"/>
                <w:szCs w:val="16"/>
              </w:rPr>
              <w:t>0</w:t>
            </w:r>
            <w:r w:rsidRPr="00AD08FB">
              <w:rPr>
                <w:rFonts w:ascii="Courier New" w:hAnsi="Courier New" w:cs="Courier New"/>
                <w:sz w:val="16"/>
                <w:szCs w:val="16"/>
              </w:rPr>
              <w:t>04" displayNa</w:t>
            </w:r>
            <w:r w:rsidR="005146B3">
              <w:rPr>
                <w:rFonts w:ascii="Courier New" w:hAnsi="Courier New" w:cs="Courier New"/>
                <w:sz w:val="16"/>
                <w:szCs w:val="16"/>
              </w:rPr>
              <w:t>m</w:t>
            </w:r>
            <w:r w:rsidRPr="00AD08FB">
              <w:rPr>
                <w:rFonts w:ascii="Courier New" w:hAnsi="Courier New" w:cs="Courier New"/>
                <w:sz w:val="16"/>
                <w:szCs w:val="16"/>
              </w:rPr>
              <w:t>e="Eggs (edib</w:t>
            </w:r>
            <w:r w:rsidR="005146B3">
              <w:rPr>
                <w:rFonts w:ascii="Courier New" w:hAnsi="Courier New" w:cs="Courier New"/>
                <w:sz w:val="16"/>
                <w:szCs w:val="16"/>
              </w:rPr>
              <w:t>l</w:t>
            </w:r>
            <w:r w:rsidRPr="00AD08FB">
              <w:rPr>
                <w:rFonts w:ascii="Courier New" w:hAnsi="Courier New" w:cs="Courier New"/>
                <w:sz w:val="16"/>
                <w:szCs w:val="16"/>
              </w:rPr>
              <w:t xml:space="preserve">e)" </w:t>
            </w:r>
          </w:p>
          <w:p w:rsidRPr="00AD08FB" w:rsidR="00C17782" w:rsidP="00C17782" w:rsidRDefault="00C17782" w14:paraId="140738C5" w14:textId="22ECA8BA">
            <w:pPr>
              <w:pStyle w:val="Default"/>
              <w:rPr>
                <w:rFonts w:ascii="Courier New" w:hAnsi="Courier New" w:cs="Courier New"/>
                <w:sz w:val="16"/>
                <w:szCs w:val="16"/>
              </w:rPr>
            </w:pPr>
            <w:r w:rsidRPr="00AD08FB">
              <w:rPr>
                <w:rFonts w:ascii="Courier New" w:hAnsi="Courier New" w:cs="Courier New"/>
                <w:sz w:val="16"/>
                <w:szCs w:val="16"/>
              </w:rPr>
              <w:t>codeSyst</w:t>
            </w:r>
            <w:r w:rsidR="005146B3">
              <w:rPr>
                <w:rFonts w:ascii="Courier New" w:hAnsi="Courier New" w:cs="Courier New"/>
                <w:sz w:val="16"/>
                <w:szCs w:val="16"/>
              </w:rPr>
              <w:t>e</w:t>
            </w:r>
            <w:r w:rsidRPr="00AD08FB">
              <w:rPr>
                <w:rFonts w:ascii="Courier New" w:hAnsi="Courier New" w:cs="Courier New"/>
                <w:sz w:val="16"/>
                <w:szCs w:val="16"/>
              </w:rPr>
              <w:t>m="2.16.840.1.113883.6</w:t>
            </w:r>
            <w:r w:rsidR="005146B3">
              <w:rPr>
                <w:rFonts w:ascii="Courier New" w:hAnsi="Courier New" w:cs="Courier New"/>
                <w:sz w:val="16"/>
                <w:szCs w:val="16"/>
              </w:rPr>
              <w:t>.</w:t>
            </w:r>
            <w:r w:rsidRPr="00AD08FB">
              <w:rPr>
                <w:rFonts w:ascii="Courier New" w:hAnsi="Courier New" w:cs="Courier New"/>
                <w:sz w:val="16"/>
                <w:szCs w:val="16"/>
              </w:rPr>
              <w:t>96" codeSystemNa</w:t>
            </w:r>
            <w:r w:rsidR="005146B3">
              <w:rPr>
                <w:rFonts w:ascii="Courier New" w:hAnsi="Courier New" w:cs="Courier New"/>
                <w:sz w:val="16"/>
                <w:szCs w:val="16"/>
              </w:rPr>
              <w:t>m</w:t>
            </w:r>
            <w:r w:rsidRPr="00AD08FB">
              <w:rPr>
                <w:rFonts w:ascii="Courier New" w:hAnsi="Courier New" w:cs="Courier New"/>
                <w:sz w:val="16"/>
                <w:szCs w:val="16"/>
              </w:rPr>
              <w:t>e="SNOMED</w:t>
            </w:r>
            <w:r w:rsidR="005146B3">
              <w:rPr>
                <w:rFonts w:ascii="Courier New" w:hAnsi="Courier New" w:cs="Courier New"/>
                <w:sz w:val="16"/>
                <w:szCs w:val="16"/>
              </w:rPr>
              <w:t xml:space="preserve"> </w:t>
            </w:r>
            <w:r w:rsidRPr="00AD08FB">
              <w:rPr>
                <w:rFonts w:ascii="Courier New" w:hAnsi="Courier New" w:cs="Courier New"/>
                <w:sz w:val="16"/>
                <w:szCs w:val="16"/>
              </w:rPr>
              <w:t>CT"&gt;</w:t>
            </w:r>
          </w:p>
          <w:p w:rsidRPr="00AD08FB" w:rsidR="00C17782" w:rsidP="00C17782" w:rsidRDefault="00C17782" w14:paraId="7419A9EA" w14:textId="77777777">
            <w:pPr>
              <w:pStyle w:val="Default"/>
              <w:rPr>
                <w:rFonts w:ascii="Courier New" w:hAnsi="Courier New" w:cs="Courier New"/>
                <w:sz w:val="16"/>
                <w:szCs w:val="16"/>
              </w:rPr>
            </w:pPr>
            <w:r w:rsidRPr="00AD08FB">
              <w:rPr>
                <w:rFonts w:ascii="Courier New" w:hAnsi="Courier New" w:cs="Courier New"/>
                <w:sz w:val="16"/>
                <w:szCs w:val="16"/>
              </w:rPr>
              <w:t xml:space="preserve">                      &lt;originalText&gt;</w:t>
            </w:r>
          </w:p>
          <w:p w:rsidRPr="00AD08FB" w:rsidR="00C17782" w:rsidP="00C17782" w:rsidRDefault="00C17782" w14:paraId="179879BC" w14:textId="63A828D4">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5146B3">
              <w:rPr>
                <w:rFonts w:ascii="Courier New" w:hAnsi="Courier New" w:cs="Courier New"/>
                <w:sz w:val="16"/>
                <w:szCs w:val="16"/>
              </w:rPr>
              <w:t>u</w:t>
            </w:r>
            <w:r w:rsidRPr="00AD08FB">
              <w:rPr>
                <w:rFonts w:ascii="Courier New" w:hAnsi="Courier New" w:cs="Courier New"/>
                <w:sz w:val="16"/>
                <w:szCs w:val="16"/>
              </w:rPr>
              <w:t>e="#AllergyConcern_1_Allerge</w:t>
            </w:r>
            <w:r w:rsidR="005146B3">
              <w:rPr>
                <w:rFonts w:ascii="Courier New" w:hAnsi="Courier New" w:cs="Courier New"/>
                <w:sz w:val="16"/>
                <w:szCs w:val="16"/>
              </w:rPr>
              <w:t>n</w:t>
            </w:r>
            <w:r w:rsidRPr="00AD08FB" w:rsidR="005146B3">
              <w:rPr>
                <w:rFonts w:ascii="Courier New" w:hAnsi="Courier New" w:cs="Courier New"/>
                <w:sz w:val="16"/>
                <w:szCs w:val="16"/>
              </w:rPr>
              <w:t>_</w:t>
            </w:r>
            <w:r w:rsidRPr="00AD08FB">
              <w:rPr>
                <w:rFonts w:ascii="Courier New" w:hAnsi="Courier New" w:cs="Courier New"/>
                <w:sz w:val="16"/>
                <w:szCs w:val="16"/>
              </w:rPr>
              <w:t>1"/&gt;</w:t>
            </w:r>
          </w:p>
          <w:p w:rsidRPr="00AD08FB" w:rsidR="00C17782" w:rsidP="00C17782" w:rsidRDefault="00C17782" w14:paraId="4F82E15C" w14:textId="77777777">
            <w:pPr>
              <w:pStyle w:val="Default"/>
              <w:rPr>
                <w:rFonts w:ascii="Courier New" w:hAnsi="Courier New" w:cs="Courier New"/>
                <w:sz w:val="16"/>
                <w:szCs w:val="16"/>
              </w:rPr>
            </w:pPr>
            <w:r w:rsidRPr="00AD08FB">
              <w:rPr>
                <w:rFonts w:ascii="Courier New" w:hAnsi="Courier New" w:cs="Courier New"/>
                <w:sz w:val="16"/>
                <w:szCs w:val="16"/>
              </w:rPr>
              <w:t xml:space="preserve">                      &lt;/originalText&gt;</w:t>
            </w:r>
          </w:p>
          <w:p w:rsidRPr="00AD08FB" w:rsidR="00C17782" w:rsidP="00C17782" w:rsidRDefault="00C17782" w14:paraId="6B0C6BDF" w14:textId="77777777">
            <w:pPr>
              <w:pStyle w:val="Default"/>
              <w:rPr>
                <w:rFonts w:ascii="Courier New" w:hAnsi="Courier New" w:cs="Courier New"/>
                <w:sz w:val="16"/>
                <w:szCs w:val="16"/>
              </w:rPr>
            </w:pPr>
            <w:r w:rsidRPr="00AD08FB">
              <w:rPr>
                <w:rFonts w:ascii="Courier New" w:hAnsi="Courier New" w:cs="Courier New"/>
                <w:sz w:val="16"/>
                <w:szCs w:val="16"/>
              </w:rPr>
              <w:t xml:space="preserve">                     &lt;/code&gt;</w:t>
            </w:r>
          </w:p>
          <w:p w:rsidRPr="00AD08FB" w:rsidR="00C17782" w:rsidP="00C17782" w:rsidRDefault="00C17782" w14:paraId="569347F7" w14:textId="77777777">
            <w:pPr>
              <w:pStyle w:val="Default"/>
              <w:rPr>
                <w:rFonts w:ascii="Courier New" w:hAnsi="Courier New" w:cs="Courier New"/>
                <w:sz w:val="16"/>
                <w:szCs w:val="16"/>
              </w:rPr>
            </w:pPr>
            <w:r w:rsidRPr="00AD08FB">
              <w:rPr>
                <w:rFonts w:ascii="Courier New" w:hAnsi="Courier New" w:cs="Courier New"/>
                <w:sz w:val="16"/>
                <w:szCs w:val="16"/>
              </w:rPr>
              <w:t xml:space="preserve">                    &lt;/playingEntity&gt;</w:t>
            </w:r>
          </w:p>
          <w:p w:rsidRPr="00AD08FB" w:rsidR="00C17782" w:rsidP="00C17782" w:rsidRDefault="00C17782" w14:paraId="6B3CB59B" w14:textId="77777777">
            <w:pPr>
              <w:pStyle w:val="Default"/>
              <w:rPr>
                <w:rFonts w:ascii="Courier New" w:hAnsi="Courier New" w:cs="Courier New"/>
                <w:sz w:val="16"/>
                <w:szCs w:val="16"/>
              </w:rPr>
            </w:pPr>
            <w:r w:rsidRPr="00AD08FB">
              <w:rPr>
                <w:rFonts w:ascii="Courier New" w:hAnsi="Courier New" w:cs="Courier New"/>
                <w:sz w:val="16"/>
                <w:szCs w:val="16"/>
              </w:rPr>
              <w:t xml:space="preserve">                  &lt;/participantRole&gt;</w:t>
            </w:r>
          </w:p>
          <w:p w:rsidRPr="00AD08FB" w:rsidR="00C17782" w:rsidP="00C17782" w:rsidRDefault="00C17782" w14:paraId="130FE436" w14:textId="77777777">
            <w:pPr>
              <w:pStyle w:val="Default"/>
              <w:rPr>
                <w:rFonts w:ascii="Courier New" w:hAnsi="Courier New" w:cs="Courier New"/>
                <w:sz w:val="16"/>
                <w:szCs w:val="16"/>
              </w:rPr>
            </w:pPr>
            <w:r w:rsidRPr="00AD08FB">
              <w:rPr>
                <w:rFonts w:ascii="Courier New" w:hAnsi="Courier New" w:cs="Courier New"/>
                <w:sz w:val="16"/>
                <w:szCs w:val="16"/>
              </w:rPr>
              <w:t xml:space="preserve">                &lt;/participant&gt;</w:t>
            </w:r>
          </w:p>
          <w:p w:rsidRPr="00AD08FB" w:rsidR="00C17782" w:rsidP="00C17782" w:rsidRDefault="00C17782" w14:paraId="63B2AA7B" w14:textId="2075E889">
            <w:pPr>
              <w:pStyle w:val="Default"/>
              <w:rPr>
                <w:rFonts w:ascii="Courier New" w:hAnsi="Courier New" w:cs="Courier New"/>
                <w:sz w:val="16"/>
                <w:szCs w:val="16"/>
              </w:rPr>
            </w:pPr>
            <w:r w:rsidRPr="00AD08FB">
              <w:rPr>
                <w:rFonts w:ascii="Courier New" w:hAnsi="Courier New" w:cs="Courier New"/>
                <w:sz w:val="16"/>
                <w:szCs w:val="16"/>
              </w:rPr>
              <w:t xml:space="preserve">                &lt;entryRelationship typeCo</w:t>
            </w:r>
            <w:r w:rsidR="005146B3">
              <w:rPr>
                <w:rFonts w:ascii="Courier New" w:hAnsi="Courier New" w:cs="Courier New"/>
                <w:sz w:val="16"/>
                <w:szCs w:val="16"/>
              </w:rPr>
              <w:t>d</w:t>
            </w:r>
            <w:r w:rsidRPr="00AD08FB">
              <w:rPr>
                <w:rFonts w:ascii="Courier New" w:hAnsi="Courier New" w:cs="Courier New"/>
                <w:sz w:val="16"/>
                <w:szCs w:val="16"/>
              </w:rPr>
              <w:t>e="S</w:t>
            </w:r>
            <w:r w:rsidR="005146B3">
              <w:rPr>
                <w:rFonts w:ascii="Courier New" w:hAnsi="Courier New" w:cs="Courier New"/>
                <w:sz w:val="16"/>
                <w:szCs w:val="16"/>
              </w:rPr>
              <w:t>U</w:t>
            </w:r>
            <w:r w:rsidRPr="00AD08FB">
              <w:rPr>
                <w:rFonts w:ascii="Courier New" w:hAnsi="Courier New" w:cs="Courier New"/>
                <w:sz w:val="16"/>
                <w:szCs w:val="16"/>
              </w:rPr>
              <w:t>BJ" inversionI</w:t>
            </w:r>
            <w:r w:rsidR="005146B3">
              <w:rPr>
                <w:rFonts w:ascii="Courier New" w:hAnsi="Courier New" w:cs="Courier New"/>
                <w:sz w:val="16"/>
                <w:szCs w:val="16"/>
              </w:rPr>
              <w:t>n</w:t>
            </w:r>
            <w:r w:rsidRPr="00AD08FB">
              <w:rPr>
                <w:rFonts w:ascii="Courier New" w:hAnsi="Courier New" w:cs="Courier New"/>
                <w:sz w:val="16"/>
                <w:szCs w:val="16"/>
              </w:rPr>
              <w:t>d="t</w:t>
            </w:r>
            <w:r w:rsidR="005146B3">
              <w:rPr>
                <w:rFonts w:ascii="Courier New" w:hAnsi="Courier New" w:cs="Courier New"/>
                <w:sz w:val="16"/>
                <w:szCs w:val="16"/>
              </w:rPr>
              <w:t>r</w:t>
            </w:r>
            <w:r w:rsidRPr="00AD08FB">
              <w:rPr>
                <w:rFonts w:ascii="Courier New" w:hAnsi="Courier New" w:cs="Courier New"/>
                <w:sz w:val="16"/>
                <w:szCs w:val="16"/>
              </w:rPr>
              <w:t>ue"&gt;</w:t>
            </w:r>
          </w:p>
          <w:p w:rsidRPr="00AD08FB" w:rsidR="00C17782" w:rsidP="00C17782" w:rsidRDefault="00C17782" w14:paraId="584319BB" w14:textId="4CD0D159">
            <w:pPr>
              <w:pStyle w:val="Default"/>
              <w:rPr>
                <w:rFonts w:ascii="Courier New" w:hAnsi="Courier New" w:cs="Courier New"/>
                <w:sz w:val="16"/>
                <w:szCs w:val="16"/>
              </w:rPr>
            </w:pPr>
            <w:r w:rsidRPr="00AD08FB">
              <w:rPr>
                <w:rFonts w:ascii="Courier New" w:hAnsi="Courier New" w:cs="Courier New"/>
                <w:sz w:val="16"/>
                <w:szCs w:val="16"/>
              </w:rPr>
              <w:t xml:space="preserve">                  &lt;observation classCo</w:t>
            </w:r>
            <w:r w:rsidR="005146B3">
              <w:rPr>
                <w:rFonts w:ascii="Courier New" w:hAnsi="Courier New" w:cs="Courier New"/>
                <w:sz w:val="16"/>
                <w:szCs w:val="16"/>
              </w:rPr>
              <w:t>d</w:t>
            </w:r>
            <w:r w:rsidRPr="00AD08FB">
              <w:rPr>
                <w:rFonts w:ascii="Courier New" w:hAnsi="Courier New" w:cs="Courier New"/>
                <w:sz w:val="16"/>
                <w:szCs w:val="16"/>
              </w:rPr>
              <w:t>e</w:t>
            </w:r>
            <w:r w:rsidRPr="00AD08FB" w:rsidR="005146B3">
              <w:rPr>
                <w:rFonts w:ascii="Courier New" w:hAnsi="Courier New" w:cs="Courier New"/>
                <w:sz w:val="16"/>
                <w:szCs w:val="16"/>
              </w:rPr>
              <w:t>="</w:t>
            </w:r>
            <w:r w:rsidR="005146B3">
              <w:rPr>
                <w:rFonts w:ascii="Courier New" w:hAnsi="Courier New" w:cs="Courier New"/>
                <w:sz w:val="16"/>
                <w:szCs w:val="16"/>
              </w:rPr>
              <w:t>O</w:t>
            </w:r>
            <w:r w:rsidRPr="00AD08FB">
              <w:rPr>
                <w:rFonts w:ascii="Courier New" w:hAnsi="Courier New" w:cs="Courier New"/>
                <w:sz w:val="16"/>
                <w:szCs w:val="16"/>
              </w:rPr>
              <w:t>BS" moodCo</w:t>
            </w:r>
            <w:r w:rsidR="005146B3">
              <w:rPr>
                <w:rFonts w:ascii="Courier New" w:hAnsi="Courier New" w:cs="Courier New"/>
                <w:sz w:val="16"/>
                <w:szCs w:val="16"/>
              </w:rPr>
              <w:t>d</w:t>
            </w:r>
            <w:r w:rsidRPr="00AD08FB">
              <w:rPr>
                <w:rFonts w:ascii="Courier New" w:hAnsi="Courier New" w:cs="Courier New"/>
                <w:sz w:val="16"/>
                <w:szCs w:val="16"/>
              </w:rPr>
              <w:t>e</w:t>
            </w:r>
            <w:r w:rsidRPr="00AD08FB" w:rsidR="005146B3">
              <w:rPr>
                <w:rFonts w:ascii="Courier New" w:hAnsi="Courier New" w:cs="Courier New"/>
                <w:sz w:val="16"/>
                <w:szCs w:val="16"/>
              </w:rPr>
              <w:t>="</w:t>
            </w:r>
            <w:r w:rsidR="005146B3">
              <w:rPr>
                <w:rFonts w:ascii="Courier New" w:hAnsi="Courier New" w:cs="Courier New"/>
                <w:sz w:val="16"/>
                <w:szCs w:val="16"/>
              </w:rPr>
              <w:t>E</w:t>
            </w:r>
            <w:r w:rsidRPr="00AD08FB">
              <w:rPr>
                <w:rFonts w:ascii="Courier New" w:hAnsi="Courier New" w:cs="Courier New"/>
                <w:sz w:val="16"/>
                <w:szCs w:val="16"/>
              </w:rPr>
              <w:t>VN"&gt;</w:t>
            </w:r>
          </w:p>
          <w:p w:rsidRPr="00AD08FB" w:rsidR="00C17782" w:rsidP="00C17782" w:rsidRDefault="00C17782" w14:paraId="213F0E1A" w14:textId="585FC590">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Pr="00AD08FB" w:rsidR="005146B3">
              <w:rPr>
                <w:rFonts w:ascii="Courier New" w:hAnsi="Courier New" w:cs="Courier New"/>
                <w:sz w:val="16"/>
                <w:szCs w:val="16"/>
              </w:rPr>
              <w:t>.</w:t>
            </w:r>
            <w:r w:rsidR="005146B3">
              <w:rPr>
                <w:rFonts w:ascii="Courier New" w:hAnsi="Courier New" w:cs="Courier New"/>
                <w:sz w:val="16"/>
                <w:szCs w:val="16"/>
              </w:rPr>
              <w:t>1</w:t>
            </w:r>
            <w:r w:rsidRPr="00AD08FB">
              <w:rPr>
                <w:rFonts w:ascii="Courier New" w:hAnsi="Courier New" w:cs="Courier New"/>
                <w:sz w:val="16"/>
                <w:szCs w:val="16"/>
              </w:rPr>
              <w:t>45"/&gt;</w:t>
            </w:r>
          </w:p>
          <w:p w:rsidRPr="00AD08FB" w:rsidR="00C17782" w:rsidP="00C17782" w:rsidRDefault="00C17782" w14:paraId="0B0CB5E5" w14:textId="7D333EFB">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5146B3">
              <w:rPr>
                <w:rFonts w:ascii="Courier New" w:hAnsi="Courier New" w:cs="Courier New"/>
                <w:sz w:val="16"/>
                <w:szCs w:val="16"/>
              </w:rPr>
              <w:t>d</w:t>
            </w:r>
            <w:r w:rsidRPr="00AD08FB">
              <w:rPr>
                <w:rFonts w:ascii="Courier New" w:hAnsi="Courier New" w:cs="Courier New"/>
                <w:sz w:val="16"/>
                <w:szCs w:val="16"/>
              </w:rPr>
              <w:t>e="8260</w:t>
            </w:r>
            <w:r w:rsidR="005146B3">
              <w:rPr>
                <w:rFonts w:ascii="Courier New" w:hAnsi="Courier New" w:cs="Courier New"/>
                <w:sz w:val="16"/>
                <w:szCs w:val="16"/>
              </w:rPr>
              <w:t>6</w:t>
            </w:r>
            <w:r w:rsidRPr="00AD08FB" w:rsidR="005146B3">
              <w:rPr>
                <w:rFonts w:ascii="Courier New" w:hAnsi="Courier New" w:cs="Courier New"/>
                <w:sz w:val="16"/>
                <w:szCs w:val="16"/>
              </w:rPr>
              <w:t>-</w:t>
            </w:r>
            <w:r w:rsidRPr="00AD08FB">
              <w:rPr>
                <w:rFonts w:ascii="Courier New" w:hAnsi="Courier New" w:cs="Courier New"/>
                <w:sz w:val="16"/>
                <w:szCs w:val="16"/>
              </w:rPr>
              <w:t>5" codeSyst</w:t>
            </w:r>
            <w:r w:rsidR="005146B3">
              <w:rPr>
                <w:rFonts w:ascii="Courier New" w:hAnsi="Courier New" w:cs="Courier New"/>
                <w:sz w:val="16"/>
                <w:szCs w:val="16"/>
              </w:rPr>
              <w:t>e</w:t>
            </w:r>
            <w:r w:rsidRPr="00AD08FB">
              <w:rPr>
                <w:rFonts w:ascii="Courier New" w:hAnsi="Courier New" w:cs="Courier New"/>
                <w:sz w:val="16"/>
                <w:szCs w:val="16"/>
              </w:rPr>
              <w:t>m="2.16.840.1.113883.</w:t>
            </w:r>
            <w:r w:rsidR="005146B3">
              <w:rPr>
                <w:rFonts w:ascii="Courier New" w:hAnsi="Courier New" w:cs="Courier New"/>
                <w:sz w:val="16"/>
                <w:szCs w:val="16"/>
              </w:rPr>
              <w:t>6</w:t>
            </w:r>
            <w:r w:rsidRPr="00AD08FB">
              <w:rPr>
                <w:rFonts w:ascii="Courier New" w:hAnsi="Courier New" w:cs="Courier New"/>
                <w:sz w:val="16"/>
                <w:szCs w:val="16"/>
              </w:rPr>
              <w:t>.1"</w:t>
            </w:r>
          </w:p>
          <w:p w:rsidRPr="00AD08FB" w:rsidR="00C17782" w:rsidP="00C17782" w:rsidRDefault="00C17782" w14:paraId="01AAB962" w14:textId="61645A71">
            <w:pPr>
              <w:pStyle w:val="Default"/>
              <w:rPr>
                <w:rFonts w:ascii="Courier New" w:hAnsi="Courier New" w:cs="Courier New"/>
                <w:sz w:val="16"/>
                <w:szCs w:val="16"/>
              </w:rPr>
            </w:pPr>
            <w:r w:rsidRPr="00AD08FB">
              <w:rPr>
                <w:rFonts w:ascii="Courier New" w:hAnsi="Courier New" w:cs="Courier New"/>
                <w:sz w:val="16"/>
                <w:szCs w:val="16"/>
              </w:rPr>
              <w:t xml:space="preserve">                    displayNa</w:t>
            </w:r>
            <w:r w:rsidR="005146B3">
              <w:rPr>
                <w:rFonts w:ascii="Courier New" w:hAnsi="Courier New" w:cs="Courier New"/>
                <w:sz w:val="16"/>
                <w:szCs w:val="16"/>
              </w:rPr>
              <w:t>m</w:t>
            </w:r>
            <w:r w:rsidRPr="00AD08FB">
              <w:rPr>
                <w:rFonts w:ascii="Courier New" w:hAnsi="Courier New" w:cs="Courier New"/>
                <w:sz w:val="16"/>
                <w:szCs w:val="16"/>
              </w:rPr>
              <w:t>e="Critical</w:t>
            </w:r>
            <w:r w:rsidR="005146B3">
              <w:rPr>
                <w:rFonts w:ascii="Courier New" w:hAnsi="Courier New" w:cs="Courier New"/>
                <w:sz w:val="16"/>
                <w:szCs w:val="16"/>
              </w:rPr>
              <w:t>i</w:t>
            </w:r>
            <w:r w:rsidRPr="00AD08FB">
              <w:rPr>
                <w:rFonts w:ascii="Courier New" w:hAnsi="Courier New" w:cs="Courier New"/>
                <w:sz w:val="16"/>
                <w:szCs w:val="16"/>
              </w:rPr>
              <w:t>ty" /&gt;</w:t>
            </w:r>
          </w:p>
          <w:p w:rsidRPr="00AD08FB" w:rsidR="00C17782" w:rsidP="00C17782" w:rsidRDefault="00C17782" w14:paraId="0D969801" w14:textId="77777777">
            <w:pPr>
              <w:pStyle w:val="Default"/>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C17782" w:rsidRDefault="00C17782" w14:paraId="65522911" w14:textId="74BD272F">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5146B3">
              <w:rPr>
                <w:rFonts w:ascii="Courier New" w:hAnsi="Courier New" w:cs="Courier New"/>
                <w:sz w:val="16"/>
                <w:szCs w:val="16"/>
              </w:rPr>
              <w:t>u</w:t>
            </w:r>
            <w:r w:rsidRPr="00AD08FB">
              <w:rPr>
                <w:rFonts w:ascii="Courier New" w:hAnsi="Courier New" w:cs="Courier New"/>
                <w:sz w:val="16"/>
                <w:szCs w:val="16"/>
              </w:rPr>
              <w:t>e="#AllergyConcern_1_Criticalit</w:t>
            </w:r>
            <w:r w:rsidR="005146B3">
              <w:rPr>
                <w:rFonts w:ascii="Courier New" w:hAnsi="Courier New" w:cs="Courier New"/>
                <w:sz w:val="16"/>
                <w:szCs w:val="16"/>
              </w:rPr>
              <w:t>y</w:t>
            </w:r>
            <w:r w:rsidRPr="00AD08FB" w:rsidR="005146B3">
              <w:rPr>
                <w:rFonts w:ascii="Courier New" w:hAnsi="Courier New" w:cs="Courier New"/>
                <w:sz w:val="16"/>
                <w:szCs w:val="16"/>
              </w:rPr>
              <w:t>_</w:t>
            </w:r>
            <w:r w:rsidRPr="00AD08FB">
              <w:rPr>
                <w:rFonts w:ascii="Courier New" w:hAnsi="Courier New" w:cs="Courier New"/>
                <w:sz w:val="16"/>
                <w:szCs w:val="16"/>
              </w:rPr>
              <w:t>1"/&gt;</w:t>
            </w:r>
          </w:p>
          <w:p w:rsidRPr="00AD08FB" w:rsidR="00C17782" w:rsidP="00C17782" w:rsidRDefault="00C17782" w14:paraId="1BFE65B1" w14:textId="77777777">
            <w:pPr>
              <w:pStyle w:val="Default"/>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C17782" w:rsidRDefault="00C17782" w14:paraId="098FFC17" w14:textId="52FC8BC8">
            <w:pPr>
              <w:pStyle w:val="Default"/>
              <w:rPr>
                <w:rFonts w:ascii="Courier New" w:hAnsi="Courier New" w:cs="Courier New"/>
                <w:sz w:val="16"/>
                <w:szCs w:val="16"/>
              </w:rPr>
            </w:pPr>
            <w:r w:rsidRPr="00AD08FB">
              <w:rPr>
                <w:rFonts w:ascii="Courier New" w:hAnsi="Courier New" w:cs="Courier New"/>
                <w:sz w:val="16"/>
                <w:szCs w:val="16"/>
              </w:rPr>
              <w:t xml:space="preserve">                 &lt;statusCode co</w:t>
            </w:r>
            <w:r w:rsidR="005146B3">
              <w:rPr>
                <w:rFonts w:ascii="Courier New" w:hAnsi="Courier New" w:cs="Courier New"/>
                <w:sz w:val="16"/>
                <w:szCs w:val="16"/>
              </w:rPr>
              <w:t>d</w:t>
            </w:r>
            <w:r w:rsidRPr="00AD08FB">
              <w:rPr>
                <w:rFonts w:ascii="Courier New" w:hAnsi="Courier New" w:cs="Courier New"/>
                <w:sz w:val="16"/>
                <w:szCs w:val="16"/>
              </w:rPr>
              <w:t>e="comple</w:t>
            </w:r>
            <w:r w:rsidR="005146B3">
              <w:rPr>
                <w:rFonts w:ascii="Courier New" w:hAnsi="Courier New" w:cs="Courier New"/>
                <w:sz w:val="16"/>
                <w:szCs w:val="16"/>
              </w:rPr>
              <w:t>t</w:t>
            </w:r>
            <w:r w:rsidRPr="00AD08FB">
              <w:rPr>
                <w:rFonts w:ascii="Courier New" w:hAnsi="Courier New" w:cs="Courier New"/>
                <w:sz w:val="16"/>
                <w:szCs w:val="16"/>
              </w:rPr>
              <w:t>ed"/&gt;</w:t>
            </w:r>
          </w:p>
          <w:p w:rsidRPr="00AD08FB" w:rsidR="00C17782" w:rsidP="00C17782" w:rsidRDefault="00C17782" w14:paraId="73C6A816" w14:textId="7A689BCC">
            <w:pPr>
              <w:pStyle w:val="Default"/>
              <w:rPr>
                <w:rFonts w:ascii="Courier New" w:hAnsi="Courier New" w:cs="Courier New"/>
                <w:sz w:val="16"/>
                <w:szCs w:val="16"/>
              </w:rPr>
            </w:pPr>
            <w:r w:rsidRPr="00AD08FB">
              <w:rPr>
                <w:rFonts w:ascii="Courier New" w:hAnsi="Courier New" w:cs="Courier New"/>
                <w:sz w:val="16"/>
                <w:szCs w:val="16"/>
              </w:rPr>
              <w:t xml:space="preserve">                 &lt;value xsi:ty</w:t>
            </w:r>
            <w:r w:rsidR="005146B3">
              <w:rPr>
                <w:rFonts w:ascii="Courier New" w:hAnsi="Courier New" w:cs="Courier New"/>
                <w:sz w:val="16"/>
                <w:szCs w:val="16"/>
              </w:rPr>
              <w:t>p</w:t>
            </w:r>
            <w:r w:rsidRPr="00AD08FB">
              <w:rPr>
                <w:rFonts w:ascii="Courier New" w:hAnsi="Courier New" w:cs="Courier New"/>
                <w:sz w:val="16"/>
                <w:szCs w:val="16"/>
              </w:rPr>
              <w:t>e</w:t>
            </w:r>
            <w:r w:rsidRPr="00AD08FB" w:rsidR="005146B3">
              <w:rPr>
                <w:rFonts w:ascii="Courier New" w:hAnsi="Courier New" w:cs="Courier New"/>
                <w:sz w:val="16"/>
                <w:szCs w:val="16"/>
              </w:rPr>
              <w:t>=</w:t>
            </w:r>
            <w:r w:rsidR="005146B3">
              <w:rPr>
                <w:rFonts w:ascii="Courier New" w:hAnsi="Courier New" w:cs="Courier New"/>
                <w:sz w:val="16"/>
                <w:szCs w:val="16"/>
              </w:rPr>
              <w:t>"</w:t>
            </w:r>
            <w:r w:rsidRPr="00AD08FB">
              <w:rPr>
                <w:rFonts w:ascii="Courier New" w:hAnsi="Courier New" w:cs="Courier New"/>
                <w:sz w:val="16"/>
                <w:szCs w:val="16"/>
              </w:rPr>
              <w:t>CD" co</w:t>
            </w:r>
            <w:r w:rsidR="005146B3">
              <w:rPr>
                <w:rFonts w:ascii="Courier New" w:hAnsi="Courier New" w:cs="Courier New"/>
                <w:sz w:val="16"/>
                <w:szCs w:val="16"/>
              </w:rPr>
              <w:t>d</w:t>
            </w:r>
            <w:r w:rsidRPr="00AD08FB">
              <w:rPr>
                <w:rFonts w:ascii="Courier New" w:hAnsi="Courier New" w:cs="Courier New"/>
                <w:sz w:val="16"/>
                <w:szCs w:val="16"/>
              </w:rPr>
              <w:t>e="CR</w:t>
            </w:r>
            <w:r w:rsidR="005146B3">
              <w:rPr>
                <w:rFonts w:ascii="Courier New" w:hAnsi="Courier New" w:cs="Courier New"/>
                <w:sz w:val="16"/>
                <w:szCs w:val="16"/>
              </w:rPr>
              <w:t>I</w:t>
            </w:r>
            <w:r w:rsidRPr="00AD08FB">
              <w:rPr>
                <w:rFonts w:ascii="Courier New" w:hAnsi="Courier New" w:cs="Courier New"/>
                <w:sz w:val="16"/>
                <w:szCs w:val="16"/>
              </w:rPr>
              <w:t>TH" displayNa</w:t>
            </w:r>
            <w:r w:rsidR="005146B3">
              <w:rPr>
                <w:rFonts w:ascii="Courier New" w:hAnsi="Courier New" w:cs="Courier New"/>
                <w:sz w:val="16"/>
                <w:szCs w:val="16"/>
              </w:rPr>
              <w:t>m</w:t>
            </w:r>
            <w:r w:rsidRPr="00AD08FB">
              <w:rPr>
                <w:rFonts w:ascii="Courier New" w:hAnsi="Courier New" w:cs="Courier New"/>
                <w:sz w:val="16"/>
                <w:szCs w:val="16"/>
              </w:rPr>
              <w:t>e="High Critical</w:t>
            </w:r>
            <w:r w:rsidR="005146B3">
              <w:rPr>
                <w:rFonts w:ascii="Courier New" w:hAnsi="Courier New" w:cs="Courier New"/>
                <w:sz w:val="16"/>
                <w:szCs w:val="16"/>
              </w:rPr>
              <w:t>i</w:t>
            </w:r>
            <w:r w:rsidRPr="00AD08FB">
              <w:rPr>
                <w:rFonts w:ascii="Courier New" w:hAnsi="Courier New" w:cs="Courier New"/>
                <w:sz w:val="16"/>
                <w:szCs w:val="16"/>
              </w:rPr>
              <w:t>ty" codeSyst</w:t>
            </w:r>
            <w:r w:rsidR="005146B3">
              <w:rPr>
                <w:rFonts w:ascii="Courier New" w:hAnsi="Courier New" w:cs="Courier New"/>
                <w:sz w:val="16"/>
                <w:szCs w:val="16"/>
              </w:rPr>
              <w:t>e</w:t>
            </w:r>
            <w:r w:rsidRPr="00AD08FB">
              <w:rPr>
                <w:rFonts w:ascii="Courier New" w:hAnsi="Courier New" w:cs="Courier New"/>
                <w:sz w:val="16"/>
                <w:szCs w:val="16"/>
              </w:rPr>
              <w:t>m="2.16.840.1.113883.5.1</w:t>
            </w:r>
            <w:r w:rsidR="005146B3">
              <w:rPr>
                <w:rFonts w:ascii="Courier New" w:hAnsi="Courier New" w:cs="Courier New"/>
                <w:sz w:val="16"/>
                <w:szCs w:val="16"/>
              </w:rPr>
              <w:t>.</w:t>
            </w:r>
            <w:r w:rsidRPr="00AD08FB">
              <w:rPr>
                <w:rFonts w:ascii="Courier New" w:hAnsi="Courier New" w:cs="Courier New"/>
                <w:sz w:val="16"/>
                <w:szCs w:val="16"/>
              </w:rPr>
              <w:t>63"</w:t>
            </w:r>
          </w:p>
          <w:p w:rsidRPr="00AD08FB" w:rsidR="00C17782" w:rsidP="00C17782" w:rsidRDefault="00C17782" w14:paraId="272B5ADD" w14:textId="6E433F22">
            <w:pPr>
              <w:pStyle w:val="Default"/>
              <w:rPr>
                <w:rFonts w:ascii="Courier New" w:hAnsi="Courier New" w:cs="Courier New"/>
                <w:sz w:val="16"/>
                <w:szCs w:val="16"/>
              </w:rPr>
            </w:pPr>
            <w:r w:rsidRPr="00AD08FB">
              <w:rPr>
                <w:rFonts w:ascii="Courier New" w:hAnsi="Courier New" w:cs="Courier New"/>
                <w:sz w:val="16"/>
                <w:szCs w:val="16"/>
              </w:rPr>
              <w:tab/>
            </w:r>
            <w:r w:rsidRPr="00AD08FB">
              <w:rPr>
                <w:rFonts w:ascii="Courier New" w:hAnsi="Courier New" w:cs="Courier New"/>
                <w:sz w:val="16"/>
                <w:szCs w:val="16"/>
              </w:rPr>
              <w:t xml:space="preserve">              codeSystemNa</w:t>
            </w:r>
            <w:r w:rsidR="005146B3">
              <w:rPr>
                <w:rFonts w:ascii="Courier New" w:hAnsi="Courier New" w:cs="Courier New"/>
                <w:sz w:val="16"/>
                <w:szCs w:val="16"/>
              </w:rPr>
              <w:t>m</w:t>
            </w:r>
            <w:r w:rsidRPr="00AD08FB">
              <w:rPr>
                <w:rFonts w:ascii="Courier New" w:hAnsi="Courier New" w:cs="Courier New"/>
                <w:sz w:val="16"/>
                <w:szCs w:val="16"/>
              </w:rPr>
              <w:t>e="HL7ObservationVa</w:t>
            </w:r>
            <w:r w:rsidR="005146B3">
              <w:rPr>
                <w:rFonts w:ascii="Courier New" w:hAnsi="Courier New" w:cs="Courier New"/>
                <w:sz w:val="16"/>
                <w:szCs w:val="16"/>
              </w:rPr>
              <w:t>l</w:t>
            </w:r>
            <w:r w:rsidRPr="00AD08FB">
              <w:rPr>
                <w:rFonts w:ascii="Courier New" w:hAnsi="Courier New" w:cs="Courier New"/>
                <w:sz w:val="16"/>
                <w:szCs w:val="16"/>
              </w:rPr>
              <w:t>ue"/&gt;</w:t>
            </w:r>
          </w:p>
          <w:p w:rsidRPr="00AD08FB" w:rsidR="00C17782" w:rsidP="00C17782" w:rsidRDefault="00C17782" w14:paraId="4549A853" w14:textId="77777777">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rsidRPr="00AD08FB" w:rsidR="00C17782" w:rsidP="00C17782" w:rsidRDefault="00C17782" w14:paraId="35CB6267" w14:textId="77777777">
            <w:pPr>
              <w:pStyle w:val="Default"/>
              <w:rPr>
                <w:rFonts w:ascii="Courier New" w:hAnsi="Courier New" w:cs="Courier New"/>
                <w:sz w:val="16"/>
                <w:szCs w:val="16"/>
              </w:rPr>
            </w:pPr>
            <w:r w:rsidRPr="00AD08FB">
              <w:rPr>
                <w:rFonts w:ascii="Courier New" w:hAnsi="Courier New" w:cs="Courier New"/>
                <w:sz w:val="16"/>
                <w:szCs w:val="16"/>
              </w:rPr>
              <w:t xml:space="preserve">               &lt;/entryRelationship&gt;</w:t>
            </w:r>
          </w:p>
          <w:p w:rsidRPr="00AD08FB" w:rsidR="00C17782" w:rsidP="00C17782" w:rsidRDefault="00C17782" w14:paraId="568AD29F" w14:textId="7D72C044">
            <w:pPr>
              <w:pStyle w:val="Default"/>
              <w:rPr>
                <w:rFonts w:ascii="Courier New" w:hAnsi="Courier New" w:cs="Courier New"/>
                <w:sz w:val="16"/>
                <w:szCs w:val="16"/>
              </w:rPr>
            </w:pPr>
            <w:r w:rsidRPr="00AD08FB">
              <w:rPr>
                <w:rFonts w:ascii="Courier New" w:hAnsi="Courier New" w:cs="Courier New"/>
                <w:sz w:val="16"/>
                <w:szCs w:val="16"/>
              </w:rPr>
              <w:t xml:space="preserve">               &lt;entryRelationship typeCo</w:t>
            </w:r>
            <w:r w:rsidR="005146B3">
              <w:rPr>
                <w:rFonts w:ascii="Courier New" w:hAnsi="Courier New" w:cs="Courier New"/>
                <w:sz w:val="16"/>
                <w:szCs w:val="16"/>
              </w:rPr>
              <w:t>d</w:t>
            </w:r>
            <w:r w:rsidRPr="00AD08FB">
              <w:rPr>
                <w:rFonts w:ascii="Courier New" w:hAnsi="Courier New" w:cs="Courier New"/>
                <w:sz w:val="16"/>
                <w:szCs w:val="16"/>
              </w:rPr>
              <w:t>e="M</w:t>
            </w:r>
            <w:r w:rsidR="005146B3">
              <w:rPr>
                <w:rFonts w:ascii="Courier New" w:hAnsi="Courier New" w:cs="Courier New"/>
                <w:sz w:val="16"/>
                <w:szCs w:val="16"/>
              </w:rPr>
              <w:t>F</w:t>
            </w:r>
            <w:r w:rsidRPr="00AD08FB">
              <w:rPr>
                <w:rFonts w:ascii="Courier New" w:hAnsi="Courier New" w:cs="Courier New"/>
                <w:sz w:val="16"/>
                <w:szCs w:val="16"/>
              </w:rPr>
              <w:t>ST" inversionI</w:t>
            </w:r>
            <w:r w:rsidR="005146B3">
              <w:rPr>
                <w:rFonts w:ascii="Courier New" w:hAnsi="Courier New" w:cs="Courier New"/>
                <w:sz w:val="16"/>
                <w:szCs w:val="16"/>
              </w:rPr>
              <w:t>n</w:t>
            </w:r>
            <w:r w:rsidRPr="00AD08FB">
              <w:rPr>
                <w:rFonts w:ascii="Courier New" w:hAnsi="Courier New" w:cs="Courier New"/>
                <w:sz w:val="16"/>
                <w:szCs w:val="16"/>
              </w:rPr>
              <w:t>d="t</w:t>
            </w:r>
            <w:r w:rsidR="005146B3">
              <w:rPr>
                <w:rFonts w:ascii="Courier New" w:hAnsi="Courier New" w:cs="Courier New"/>
                <w:sz w:val="16"/>
                <w:szCs w:val="16"/>
              </w:rPr>
              <w:t>r</w:t>
            </w:r>
            <w:r w:rsidRPr="00AD08FB">
              <w:rPr>
                <w:rFonts w:ascii="Courier New" w:hAnsi="Courier New" w:cs="Courier New"/>
                <w:sz w:val="16"/>
                <w:szCs w:val="16"/>
              </w:rPr>
              <w:t>ue"&gt;</w:t>
            </w:r>
          </w:p>
          <w:p w:rsidRPr="00AD08FB" w:rsidR="00C17782" w:rsidP="00C17782" w:rsidRDefault="00C17782" w14:paraId="26BF095C" w14:textId="0F654E04">
            <w:pPr>
              <w:pStyle w:val="Default"/>
              <w:rPr>
                <w:rFonts w:ascii="Courier New" w:hAnsi="Courier New" w:cs="Courier New"/>
                <w:sz w:val="16"/>
                <w:szCs w:val="16"/>
              </w:rPr>
            </w:pPr>
            <w:r w:rsidRPr="00AD08FB">
              <w:rPr>
                <w:rFonts w:ascii="Courier New" w:hAnsi="Courier New" w:cs="Courier New"/>
                <w:sz w:val="16"/>
                <w:szCs w:val="16"/>
              </w:rPr>
              <w:t xml:space="preserve">                 &lt;observation classCo</w:t>
            </w:r>
            <w:r w:rsidR="005146B3">
              <w:rPr>
                <w:rFonts w:ascii="Courier New" w:hAnsi="Courier New" w:cs="Courier New"/>
                <w:sz w:val="16"/>
                <w:szCs w:val="16"/>
              </w:rPr>
              <w:t>d</w:t>
            </w:r>
            <w:r w:rsidRPr="00AD08FB">
              <w:rPr>
                <w:rFonts w:ascii="Courier New" w:hAnsi="Courier New" w:cs="Courier New"/>
                <w:sz w:val="16"/>
                <w:szCs w:val="16"/>
              </w:rPr>
              <w:t>e</w:t>
            </w:r>
            <w:r w:rsidRPr="00AD08FB" w:rsidR="005146B3">
              <w:rPr>
                <w:rFonts w:ascii="Courier New" w:hAnsi="Courier New" w:cs="Courier New"/>
                <w:sz w:val="16"/>
                <w:szCs w:val="16"/>
              </w:rPr>
              <w:t>="</w:t>
            </w:r>
            <w:r w:rsidR="005146B3">
              <w:rPr>
                <w:rFonts w:ascii="Courier New" w:hAnsi="Courier New" w:cs="Courier New"/>
                <w:sz w:val="16"/>
                <w:szCs w:val="16"/>
              </w:rPr>
              <w:t>O</w:t>
            </w:r>
            <w:r w:rsidRPr="00AD08FB">
              <w:rPr>
                <w:rFonts w:ascii="Courier New" w:hAnsi="Courier New" w:cs="Courier New"/>
                <w:sz w:val="16"/>
                <w:szCs w:val="16"/>
              </w:rPr>
              <w:t>BS" moodCo</w:t>
            </w:r>
            <w:r w:rsidR="005146B3">
              <w:rPr>
                <w:rFonts w:ascii="Courier New" w:hAnsi="Courier New" w:cs="Courier New"/>
                <w:sz w:val="16"/>
                <w:szCs w:val="16"/>
              </w:rPr>
              <w:t>d</w:t>
            </w:r>
            <w:r w:rsidRPr="00AD08FB">
              <w:rPr>
                <w:rFonts w:ascii="Courier New" w:hAnsi="Courier New" w:cs="Courier New"/>
                <w:sz w:val="16"/>
                <w:szCs w:val="16"/>
              </w:rPr>
              <w:t>e</w:t>
            </w:r>
            <w:r w:rsidRPr="00AD08FB" w:rsidR="005146B3">
              <w:rPr>
                <w:rFonts w:ascii="Courier New" w:hAnsi="Courier New" w:cs="Courier New"/>
                <w:sz w:val="16"/>
                <w:szCs w:val="16"/>
              </w:rPr>
              <w:t>="</w:t>
            </w:r>
            <w:r w:rsidR="005146B3">
              <w:rPr>
                <w:rFonts w:ascii="Courier New" w:hAnsi="Courier New" w:cs="Courier New"/>
                <w:sz w:val="16"/>
                <w:szCs w:val="16"/>
              </w:rPr>
              <w:t>E</w:t>
            </w:r>
            <w:r w:rsidRPr="00AD08FB">
              <w:rPr>
                <w:rFonts w:ascii="Courier New" w:hAnsi="Courier New" w:cs="Courier New"/>
                <w:sz w:val="16"/>
                <w:szCs w:val="16"/>
              </w:rPr>
              <w:t>VN"&gt;</w:t>
            </w:r>
          </w:p>
          <w:p w:rsidRPr="00AD08FB" w:rsidR="00C17782" w:rsidP="00C17782" w:rsidRDefault="00C17782" w14:paraId="09D6E1F8" w14:textId="038C8506">
            <w:pPr>
              <w:pStyle w:val="Default"/>
              <w:rPr>
                <w:rFonts w:ascii="Courier New" w:hAnsi="Courier New" w:cs="Courier New"/>
                <w:sz w:val="16"/>
                <w:szCs w:val="16"/>
              </w:rPr>
            </w:pPr>
            <w:r w:rsidRPr="00AD08FB">
              <w:rPr>
                <w:rFonts w:ascii="Courier New" w:hAnsi="Courier New" w:cs="Courier New"/>
                <w:sz w:val="16"/>
                <w:szCs w:val="16"/>
              </w:rPr>
              <w:t xml:space="preserve">                </w:t>
            </w:r>
            <w:r w:rsidR="005C79A1">
              <w:rPr>
                <w:rFonts w:ascii="Courier New" w:hAnsi="Courier New" w:cs="Courier New"/>
                <w:sz w:val="16"/>
                <w:szCs w:val="16"/>
              </w:rPr>
              <w:t>—</w:t>
            </w:r>
            <w:r w:rsidRPr="00AD08FB">
              <w:rPr>
                <w:rFonts w:ascii="Courier New" w:hAnsi="Courier New" w:cs="Courier New"/>
                <w:sz w:val="16"/>
                <w:szCs w:val="16"/>
              </w:rPr>
              <w:t>-- Reaction Observation template --&gt;</w:t>
            </w:r>
          </w:p>
          <w:p w:rsidRPr="00AD08FB" w:rsidR="00C17782" w:rsidP="00C17782" w:rsidRDefault="00C17782" w14:paraId="13A7AEE1" w14:textId="41697401">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Pr="00AD08FB" w:rsidR="005146B3">
              <w:rPr>
                <w:rFonts w:ascii="Courier New" w:hAnsi="Courier New" w:cs="Courier New"/>
                <w:sz w:val="16"/>
                <w:szCs w:val="16"/>
              </w:rPr>
              <w:t>.</w:t>
            </w:r>
            <w:r w:rsidR="005146B3">
              <w:rPr>
                <w:rFonts w:ascii="Courier New" w:hAnsi="Courier New" w:cs="Courier New"/>
                <w:sz w:val="16"/>
                <w:szCs w:val="16"/>
              </w:rPr>
              <w:t>4</w:t>
            </w:r>
            <w:r w:rsidRPr="00AD08FB" w:rsidR="005146B3">
              <w:rPr>
                <w:rFonts w:ascii="Courier New" w:hAnsi="Courier New" w:cs="Courier New"/>
                <w:sz w:val="16"/>
                <w:szCs w:val="16"/>
              </w:rPr>
              <w:t>.</w:t>
            </w:r>
            <w:r w:rsidRPr="00AD08FB">
              <w:rPr>
                <w:rFonts w:ascii="Courier New" w:hAnsi="Courier New" w:cs="Courier New"/>
                <w:sz w:val="16"/>
                <w:szCs w:val="16"/>
              </w:rPr>
              <w:t>9"/&gt;</w:t>
            </w:r>
          </w:p>
          <w:p w:rsidRPr="00AD08FB" w:rsidR="00C17782" w:rsidP="00C17782" w:rsidRDefault="00C17782" w14:paraId="22ECA1AA" w14:textId="281696A4">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Pr="00AD08FB" w:rsidR="005146B3">
              <w:rPr>
                <w:rFonts w:ascii="Courier New" w:hAnsi="Courier New" w:cs="Courier New"/>
                <w:sz w:val="16"/>
                <w:szCs w:val="16"/>
              </w:rPr>
              <w:t>.</w:t>
            </w:r>
            <w:r w:rsidR="005146B3">
              <w:rPr>
                <w:rFonts w:ascii="Courier New" w:hAnsi="Courier New" w:cs="Courier New"/>
                <w:sz w:val="16"/>
                <w:szCs w:val="16"/>
              </w:rPr>
              <w:t>4</w:t>
            </w:r>
            <w:r w:rsidRPr="00AD08FB" w:rsidR="005146B3">
              <w:rPr>
                <w:rFonts w:ascii="Courier New" w:hAnsi="Courier New" w:cs="Courier New"/>
                <w:sz w:val="16"/>
                <w:szCs w:val="16"/>
              </w:rPr>
              <w:t>.</w:t>
            </w:r>
            <w:r w:rsidRPr="00AD08FB">
              <w:rPr>
                <w:rFonts w:ascii="Courier New" w:hAnsi="Courier New" w:cs="Courier New"/>
                <w:sz w:val="16"/>
                <w:szCs w:val="16"/>
              </w:rPr>
              <w:t>9" extensi</w:t>
            </w:r>
            <w:r w:rsidR="005146B3">
              <w:rPr>
                <w:rFonts w:ascii="Courier New" w:hAnsi="Courier New" w:cs="Courier New"/>
                <w:sz w:val="16"/>
                <w:szCs w:val="16"/>
              </w:rPr>
              <w:t>o</w:t>
            </w:r>
            <w:r w:rsidRPr="00AD08FB">
              <w:rPr>
                <w:rFonts w:ascii="Courier New" w:hAnsi="Courier New" w:cs="Courier New"/>
                <w:sz w:val="16"/>
                <w:szCs w:val="16"/>
              </w:rPr>
              <w:t>n="2014-06</w:t>
            </w:r>
            <w:r w:rsidR="005146B3">
              <w:rPr>
                <w:rFonts w:ascii="Courier New" w:hAnsi="Courier New" w:cs="Courier New"/>
                <w:sz w:val="16"/>
                <w:szCs w:val="16"/>
              </w:rPr>
              <w:t>-</w:t>
            </w:r>
            <w:r w:rsidRPr="00AD08FB">
              <w:rPr>
                <w:rFonts w:ascii="Courier New" w:hAnsi="Courier New" w:cs="Courier New"/>
                <w:sz w:val="16"/>
                <w:szCs w:val="16"/>
              </w:rPr>
              <w:t>09"/&gt;</w:t>
            </w:r>
          </w:p>
          <w:p w:rsidRPr="00AD08FB" w:rsidR="00C17782" w:rsidP="00C17782" w:rsidRDefault="00C17782" w14:paraId="6B02CBE0" w14:textId="66EEB654">
            <w:pPr>
              <w:pStyle w:val="Default"/>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="d89ce431-e0f1-4f8d-a81f-489b6ed91</w:t>
            </w:r>
            <w:r w:rsidR="005146B3">
              <w:rPr>
                <w:rFonts w:ascii="Courier New" w:hAnsi="Courier New" w:cs="Courier New"/>
                <w:sz w:val="16"/>
                <w:szCs w:val="16"/>
              </w:rPr>
              <w:t>f</w:t>
            </w:r>
            <w:r w:rsidRPr="00AD08FB">
              <w:rPr>
                <w:rFonts w:ascii="Courier New" w:hAnsi="Courier New" w:cs="Courier New"/>
                <w:sz w:val="16"/>
                <w:szCs w:val="16"/>
              </w:rPr>
              <w:t>09"/&gt;</w:t>
            </w:r>
          </w:p>
          <w:p w:rsidRPr="00AD08FB" w:rsidR="00C17782" w:rsidP="00C17782" w:rsidRDefault="00C17782" w14:paraId="65543766" w14:textId="1938F729">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5146B3">
              <w:rPr>
                <w:rFonts w:ascii="Courier New" w:hAnsi="Courier New" w:cs="Courier New"/>
                <w:sz w:val="16"/>
                <w:szCs w:val="16"/>
              </w:rPr>
              <w:t>d</w:t>
            </w:r>
            <w:r w:rsidRPr="00AD08FB">
              <w:rPr>
                <w:rFonts w:ascii="Courier New" w:hAnsi="Courier New" w:cs="Courier New"/>
                <w:sz w:val="16"/>
                <w:szCs w:val="16"/>
              </w:rPr>
              <w:t>e="ASSERT</w:t>
            </w:r>
            <w:r w:rsidR="005146B3">
              <w:rPr>
                <w:rFonts w:ascii="Courier New" w:hAnsi="Courier New" w:cs="Courier New"/>
                <w:sz w:val="16"/>
                <w:szCs w:val="16"/>
              </w:rPr>
              <w:t>I</w:t>
            </w:r>
            <w:r w:rsidRPr="00AD08FB">
              <w:rPr>
                <w:rFonts w:ascii="Courier New" w:hAnsi="Courier New" w:cs="Courier New"/>
                <w:sz w:val="16"/>
                <w:szCs w:val="16"/>
              </w:rPr>
              <w:t>ON" codeSyst</w:t>
            </w:r>
            <w:r w:rsidR="005146B3">
              <w:rPr>
                <w:rFonts w:ascii="Courier New" w:hAnsi="Courier New" w:cs="Courier New"/>
                <w:sz w:val="16"/>
                <w:szCs w:val="16"/>
              </w:rPr>
              <w:t>e</w:t>
            </w:r>
            <w:r w:rsidRPr="00AD08FB">
              <w:rPr>
                <w:rFonts w:ascii="Courier New" w:hAnsi="Courier New" w:cs="Courier New"/>
                <w:sz w:val="16"/>
                <w:szCs w:val="16"/>
              </w:rPr>
              <w:t>m="2.16.840.1.113883</w:t>
            </w:r>
            <w:r w:rsidRPr="00AD08FB" w:rsidR="005146B3">
              <w:rPr>
                <w:rFonts w:ascii="Courier New" w:hAnsi="Courier New" w:cs="Courier New"/>
                <w:sz w:val="16"/>
                <w:szCs w:val="16"/>
              </w:rPr>
              <w:t>.</w:t>
            </w:r>
            <w:r w:rsidR="005146B3">
              <w:rPr>
                <w:rFonts w:ascii="Courier New" w:hAnsi="Courier New" w:cs="Courier New"/>
                <w:sz w:val="16"/>
                <w:szCs w:val="16"/>
              </w:rPr>
              <w:t>5</w:t>
            </w:r>
            <w:r w:rsidRPr="00AD08FB" w:rsidR="005146B3">
              <w:rPr>
                <w:rFonts w:ascii="Courier New" w:hAnsi="Courier New" w:cs="Courier New"/>
                <w:sz w:val="16"/>
                <w:szCs w:val="16"/>
              </w:rPr>
              <w:t>.</w:t>
            </w:r>
            <w:r w:rsidRPr="00AD08FB">
              <w:rPr>
                <w:rFonts w:ascii="Courier New" w:hAnsi="Courier New" w:cs="Courier New"/>
                <w:sz w:val="16"/>
                <w:szCs w:val="16"/>
              </w:rPr>
              <w:t>4"/&gt;</w:t>
            </w:r>
          </w:p>
          <w:p w:rsidRPr="00AD08FB" w:rsidR="00C17782" w:rsidP="00C17782" w:rsidRDefault="00C17782" w14:paraId="6ADE3AF7" w14:textId="77777777">
            <w:pPr>
              <w:pStyle w:val="Default"/>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C17782" w:rsidRDefault="00C17782" w14:paraId="6A88F9AF" w14:textId="02895779">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5146B3">
              <w:rPr>
                <w:rFonts w:ascii="Courier New" w:hAnsi="Courier New" w:cs="Courier New"/>
                <w:sz w:val="16"/>
                <w:szCs w:val="16"/>
              </w:rPr>
              <w:t>u</w:t>
            </w:r>
            <w:r w:rsidRPr="00AD08FB">
              <w:rPr>
                <w:rFonts w:ascii="Courier New" w:hAnsi="Courier New" w:cs="Courier New"/>
                <w:sz w:val="16"/>
                <w:szCs w:val="16"/>
              </w:rPr>
              <w:t>e="#AllergyConcern_1_Reactio</w:t>
            </w:r>
            <w:r w:rsidR="005146B3">
              <w:rPr>
                <w:rFonts w:ascii="Courier New" w:hAnsi="Courier New" w:cs="Courier New"/>
                <w:sz w:val="16"/>
                <w:szCs w:val="16"/>
              </w:rPr>
              <w:t>n</w:t>
            </w:r>
            <w:r w:rsidRPr="00AD08FB" w:rsidR="005146B3">
              <w:rPr>
                <w:rFonts w:ascii="Courier New" w:hAnsi="Courier New" w:cs="Courier New"/>
                <w:sz w:val="16"/>
                <w:szCs w:val="16"/>
              </w:rPr>
              <w:t>_</w:t>
            </w:r>
            <w:r w:rsidRPr="00AD08FB">
              <w:rPr>
                <w:rFonts w:ascii="Courier New" w:hAnsi="Courier New" w:cs="Courier New"/>
                <w:sz w:val="16"/>
                <w:szCs w:val="16"/>
              </w:rPr>
              <w:t>1"/&gt;</w:t>
            </w:r>
          </w:p>
          <w:p w:rsidRPr="00AD08FB" w:rsidR="00C17782" w:rsidP="00C17782" w:rsidRDefault="00C17782" w14:paraId="23DF9467" w14:textId="77777777">
            <w:pPr>
              <w:pStyle w:val="Default"/>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C17782" w:rsidRDefault="00C17782" w14:paraId="534D077D" w14:textId="54B1877D">
            <w:pPr>
              <w:pStyle w:val="Default"/>
              <w:rPr>
                <w:rFonts w:ascii="Courier New" w:hAnsi="Courier New" w:cs="Courier New"/>
                <w:sz w:val="16"/>
                <w:szCs w:val="16"/>
              </w:rPr>
            </w:pPr>
            <w:r w:rsidRPr="00AD08FB">
              <w:rPr>
                <w:rFonts w:ascii="Courier New" w:hAnsi="Courier New" w:cs="Courier New"/>
                <w:sz w:val="16"/>
                <w:szCs w:val="16"/>
              </w:rPr>
              <w:t xml:space="preserve">                 &lt;statusCode co</w:t>
            </w:r>
            <w:r w:rsidR="005146B3">
              <w:rPr>
                <w:rFonts w:ascii="Courier New" w:hAnsi="Courier New" w:cs="Courier New"/>
                <w:sz w:val="16"/>
                <w:szCs w:val="16"/>
              </w:rPr>
              <w:t>d</w:t>
            </w:r>
            <w:r w:rsidRPr="00AD08FB">
              <w:rPr>
                <w:rFonts w:ascii="Courier New" w:hAnsi="Courier New" w:cs="Courier New"/>
                <w:sz w:val="16"/>
                <w:szCs w:val="16"/>
              </w:rPr>
              <w:t>e="comple</w:t>
            </w:r>
            <w:r w:rsidR="005146B3">
              <w:rPr>
                <w:rFonts w:ascii="Courier New" w:hAnsi="Courier New" w:cs="Courier New"/>
                <w:sz w:val="16"/>
                <w:szCs w:val="16"/>
              </w:rPr>
              <w:t>t</w:t>
            </w:r>
            <w:r w:rsidRPr="00AD08FB">
              <w:rPr>
                <w:rFonts w:ascii="Courier New" w:hAnsi="Courier New" w:cs="Courier New"/>
                <w:sz w:val="16"/>
                <w:szCs w:val="16"/>
              </w:rPr>
              <w:t>ed"/&gt;</w:t>
            </w:r>
          </w:p>
          <w:p w:rsidRPr="00AD08FB" w:rsidR="00C17782" w:rsidP="00C17782" w:rsidRDefault="00C17782" w14:paraId="4D25189B" w14:textId="77777777">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rsidRPr="00AD08FB" w:rsidR="00C17782" w:rsidP="00C17782" w:rsidRDefault="00C17782" w14:paraId="232DD61D" w14:textId="718A2896">
            <w:pPr>
              <w:pStyle w:val="Default"/>
              <w:rPr>
                <w:rFonts w:ascii="Courier New" w:hAnsi="Courier New" w:cs="Courier New"/>
                <w:sz w:val="16"/>
                <w:szCs w:val="16"/>
              </w:rPr>
            </w:pPr>
            <w:r w:rsidRPr="00AD08FB">
              <w:rPr>
                <w:rFonts w:ascii="Courier New" w:hAnsi="Courier New" w:cs="Courier New"/>
                <w:sz w:val="16"/>
                <w:szCs w:val="16"/>
              </w:rPr>
              <w:t xml:space="preserve">                   &lt;low val</w:t>
            </w:r>
            <w:r w:rsidR="005146B3">
              <w:rPr>
                <w:rFonts w:ascii="Courier New" w:hAnsi="Courier New" w:cs="Courier New"/>
                <w:sz w:val="16"/>
                <w:szCs w:val="16"/>
              </w:rPr>
              <w:t>u</w:t>
            </w:r>
            <w:r w:rsidRPr="00AD08FB">
              <w:rPr>
                <w:rFonts w:ascii="Courier New" w:hAnsi="Courier New" w:cs="Courier New"/>
                <w:sz w:val="16"/>
                <w:szCs w:val="16"/>
              </w:rPr>
              <w:t>e="1</w:t>
            </w:r>
            <w:r w:rsidR="005146B3">
              <w:rPr>
                <w:rFonts w:ascii="Courier New" w:hAnsi="Courier New" w:cs="Courier New"/>
                <w:sz w:val="16"/>
                <w:szCs w:val="16"/>
              </w:rPr>
              <w:t>9</w:t>
            </w:r>
            <w:r w:rsidRPr="00AD08FB">
              <w:rPr>
                <w:rFonts w:ascii="Courier New" w:hAnsi="Courier New" w:cs="Courier New"/>
                <w:sz w:val="16"/>
                <w:szCs w:val="16"/>
              </w:rPr>
              <w:t>98"/&gt;</w:t>
            </w:r>
          </w:p>
          <w:p w:rsidRPr="00AD08FB" w:rsidR="00C17782" w:rsidP="00C17782" w:rsidRDefault="00C17782" w14:paraId="307BEE47" w14:textId="44BD1511">
            <w:pPr>
              <w:pStyle w:val="Default"/>
              <w:rPr>
                <w:rFonts w:ascii="Courier New" w:hAnsi="Courier New" w:cs="Courier New"/>
                <w:sz w:val="16"/>
                <w:szCs w:val="16"/>
              </w:rPr>
            </w:pPr>
            <w:r w:rsidRPr="00AD08FB">
              <w:rPr>
                <w:rFonts w:ascii="Courier New" w:hAnsi="Courier New" w:cs="Courier New"/>
                <w:sz w:val="16"/>
                <w:szCs w:val="16"/>
              </w:rPr>
              <w:t xml:space="preserve">                   &lt;high nullFlav</w:t>
            </w:r>
            <w:r w:rsidR="005146B3">
              <w:rPr>
                <w:rFonts w:ascii="Courier New" w:hAnsi="Courier New" w:cs="Courier New"/>
                <w:sz w:val="16"/>
                <w:szCs w:val="16"/>
              </w:rPr>
              <w:t>o</w:t>
            </w:r>
            <w:r w:rsidRPr="00AD08FB">
              <w:rPr>
                <w:rFonts w:ascii="Courier New" w:hAnsi="Courier New" w:cs="Courier New"/>
                <w:sz w:val="16"/>
                <w:szCs w:val="16"/>
              </w:rPr>
              <w:t>r</w:t>
            </w:r>
            <w:r w:rsidRPr="00AD08FB" w:rsidR="005146B3">
              <w:rPr>
                <w:rFonts w:ascii="Courier New" w:hAnsi="Courier New" w:cs="Courier New"/>
                <w:sz w:val="16"/>
                <w:szCs w:val="16"/>
              </w:rPr>
              <w:t>="</w:t>
            </w:r>
            <w:r w:rsidR="005146B3">
              <w:rPr>
                <w:rFonts w:ascii="Courier New" w:hAnsi="Courier New" w:cs="Courier New"/>
                <w:sz w:val="16"/>
                <w:szCs w:val="16"/>
              </w:rPr>
              <w:t>U</w:t>
            </w:r>
            <w:r w:rsidRPr="00AD08FB">
              <w:rPr>
                <w:rFonts w:ascii="Courier New" w:hAnsi="Courier New" w:cs="Courier New"/>
                <w:sz w:val="16"/>
                <w:szCs w:val="16"/>
              </w:rPr>
              <w:t>NK"/&gt;</w:t>
            </w:r>
          </w:p>
          <w:p w:rsidRPr="00AD08FB" w:rsidR="00C17782" w:rsidP="00C17782" w:rsidRDefault="00C17782" w14:paraId="1D70E82C" w14:textId="77777777">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rsidRPr="00AD08FB" w:rsidR="00C17782" w:rsidP="00C17782" w:rsidRDefault="00C17782" w14:paraId="0F879350" w14:textId="4884F36C">
            <w:pPr>
              <w:pStyle w:val="Default"/>
              <w:rPr>
                <w:rFonts w:ascii="Courier New" w:hAnsi="Courier New" w:cs="Courier New"/>
                <w:sz w:val="16"/>
                <w:szCs w:val="16"/>
              </w:rPr>
            </w:pPr>
            <w:r w:rsidRPr="00AD08FB">
              <w:rPr>
                <w:rFonts w:ascii="Courier New" w:hAnsi="Courier New" w:cs="Courier New"/>
                <w:sz w:val="16"/>
                <w:szCs w:val="16"/>
              </w:rPr>
              <w:t xml:space="preserve">                  &lt;value xsi:ty</w:t>
            </w:r>
            <w:r w:rsidR="005146B3">
              <w:rPr>
                <w:rFonts w:ascii="Courier New" w:hAnsi="Courier New" w:cs="Courier New"/>
                <w:sz w:val="16"/>
                <w:szCs w:val="16"/>
              </w:rPr>
              <w:t>p</w:t>
            </w:r>
            <w:r w:rsidRPr="00AD08FB">
              <w:rPr>
                <w:rFonts w:ascii="Courier New" w:hAnsi="Courier New" w:cs="Courier New"/>
                <w:sz w:val="16"/>
                <w:szCs w:val="16"/>
              </w:rPr>
              <w:t>e</w:t>
            </w:r>
            <w:r w:rsidRPr="00AD08FB" w:rsidR="005146B3">
              <w:rPr>
                <w:rFonts w:ascii="Courier New" w:hAnsi="Courier New" w:cs="Courier New"/>
                <w:sz w:val="16"/>
                <w:szCs w:val="16"/>
              </w:rPr>
              <w:t>=</w:t>
            </w:r>
            <w:r w:rsidR="005146B3">
              <w:rPr>
                <w:rFonts w:ascii="Courier New" w:hAnsi="Courier New" w:cs="Courier New"/>
                <w:sz w:val="16"/>
                <w:szCs w:val="16"/>
              </w:rPr>
              <w:t>"</w:t>
            </w:r>
            <w:r w:rsidRPr="00AD08FB">
              <w:rPr>
                <w:rFonts w:ascii="Courier New" w:hAnsi="Courier New" w:cs="Courier New"/>
                <w:sz w:val="16"/>
                <w:szCs w:val="16"/>
              </w:rPr>
              <w:t>CD" co</w:t>
            </w:r>
            <w:r w:rsidR="005146B3">
              <w:rPr>
                <w:rFonts w:ascii="Courier New" w:hAnsi="Courier New" w:cs="Courier New"/>
                <w:sz w:val="16"/>
                <w:szCs w:val="16"/>
              </w:rPr>
              <w:t>d</w:t>
            </w:r>
            <w:r w:rsidRPr="00AD08FB">
              <w:rPr>
                <w:rFonts w:ascii="Courier New" w:hAnsi="Courier New" w:cs="Courier New"/>
                <w:sz w:val="16"/>
                <w:szCs w:val="16"/>
              </w:rPr>
              <w:t>e="247472</w:t>
            </w:r>
            <w:r w:rsidR="005146B3">
              <w:rPr>
                <w:rFonts w:ascii="Courier New" w:hAnsi="Courier New" w:cs="Courier New"/>
                <w:sz w:val="16"/>
                <w:szCs w:val="16"/>
              </w:rPr>
              <w:t>0</w:t>
            </w:r>
            <w:r w:rsidRPr="00AD08FB">
              <w:rPr>
                <w:rFonts w:ascii="Courier New" w:hAnsi="Courier New" w:cs="Courier New"/>
                <w:sz w:val="16"/>
                <w:szCs w:val="16"/>
              </w:rPr>
              <w:t>04" codeSyst</w:t>
            </w:r>
            <w:r w:rsidR="005146B3">
              <w:rPr>
                <w:rFonts w:ascii="Courier New" w:hAnsi="Courier New" w:cs="Courier New"/>
                <w:sz w:val="16"/>
                <w:szCs w:val="16"/>
              </w:rPr>
              <w:t>e</w:t>
            </w:r>
            <w:r w:rsidRPr="00AD08FB">
              <w:rPr>
                <w:rFonts w:ascii="Courier New" w:hAnsi="Courier New" w:cs="Courier New"/>
                <w:sz w:val="16"/>
                <w:szCs w:val="16"/>
              </w:rPr>
              <w:t>m="2.16.840.1.113883.6</w:t>
            </w:r>
            <w:r w:rsidR="00163B36">
              <w:rPr>
                <w:rFonts w:ascii="Courier New" w:hAnsi="Courier New" w:cs="Courier New"/>
                <w:sz w:val="16"/>
                <w:szCs w:val="16"/>
              </w:rPr>
              <w:t>.</w:t>
            </w:r>
            <w:r w:rsidRPr="00AD08FB">
              <w:rPr>
                <w:rFonts w:ascii="Courier New" w:hAnsi="Courier New" w:cs="Courier New"/>
                <w:sz w:val="16"/>
                <w:szCs w:val="16"/>
              </w:rPr>
              <w:t>96" codeSystemNa</w:t>
            </w:r>
            <w:r w:rsidR="00163B36">
              <w:rPr>
                <w:rFonts w:ascii="Courier New" w:hAnsi="Courier New" w:cs="Courier New"/>
                <w:sz w:val="16"/>
                <w:szCs w:val="16"/>
              </w:rPr>
              <w:t>e</w:t>
            </w:r>
            <w:r w:rsidRPr="00AD08FB">
              <w:rPr>
                <w:rFonts w:ascii="Courier New" w:hAnsi="Courier New" w:cs="Courier New"/>
                <w:sz w:val="16"/>
                <w:szCs w:val="16"/>
              </w:rPr>
              <w:t>e="SNOMED</w:t>
            </w:r>
            <w:r w:rsidR="00163B36">
              <w:rPr>
                <w:rFonts w:ascii="Courier New" w:hAnsi="Courier New" w:cs="Courier New"/>
                <w:sz w:val="16"/>
                <w:szCs w:val="16"/>
              </w:rPr>
              <w:t xml:space="preserve"> </w:t>
            </w:r>
            <w:r w:rsidRPr="00AD08FB">
              <w:rPr>
                <w:rFonts w:ascii="Courier New" w:hAnsi="Courier New" w:cs="Courier New"/>
                <w:sz w:val="16"/>
                <w:szCs w:val="16"/>
              </w:rPr>
              <w:t>CT"                      displayNa</w:t>
            </w:r>
            <w:r w:rsidR="00163B36">
              <w:rPr>
                <w:rFonts w:ascii="Courier New" w:hAnsi="Courier New" w:cs="Courier New"/>
                <w:sz w:val="16"/>
                <w:szCs w:val="16"/>
              </w:rPr>
              <w:t>m</w:t>
            </w:r>
            <w:r w:rsidRPr="00AD08FB">
              <w:rPr>
                <w:rFonts w:ascii="Courier New" w:hAnsi="Courier New" w:cs="Courier New"/>
                <w:sz w:val="16"/>
                <w:szCs w:val="16"/>
              </w:rPr>
              <w:t>e="Hi</w:t>
            </w:r>
            <w:r w:rsidR="00163B36">
              <w:rPr>
                <w:rFonts w:ascii="Courier New" w:hAnsi="Courier New" w:cs="Courier New"/>
                <w:sz w:val="16"/>
                <w:szCs w:val="16"/>
              </w:rPr>
              <w:t>v</w:t>
            </w:r>
            <w:r w:rsidRPr="00AD08FB">
              <w:rPr>
                <w:rFonts w:ascii="Courier New" w:hAnsi="Courier New" w:cs="Courier New"/>
                <w:sz w:val="16"/>
                <w:szCs w:val="16"/>
              </w:rPr>
              <w:t>es"/&gt;</w:t>
            </w:r>
          </w:p>
          <w:p w:rsidRPr="00AD08FB" w:rsidR="00C17782" w:rsidP="00C17782" w:rsidRDefault="00C17782" w14:paraId="5F2B27CC" w14:textId="7D2D6C0F">
            <w:pPr>
              <w:pStyle w:val="Default"/>
              <w:rPr>
                <w:rFonts w:ascii="Courier New" w:hAnsi="Courier New" w:cs="Courier New"/>
                <w:sz w:val="16"/>
                <w:szCs w:val="16"/>
              </w:rPr>
            </w:pPr>
            <w:r w:rsidRPr="00AD08FB">
              <w:rPr>
                <w:rFonts w:ascii="Courier New" w:hAnsi="Courier New" w:cs="Courier New"/>
                <w:sz w:val="16"/>
                <w:szCs w:val="16"/>
              </w:rPr>
              <w:t xml:space="preserve">                  &lt;entryRelationship typeCo</w:t>
            </w:r>
            <w:r w:rsidR="00163B36">
              <w:rPr>
                <w:rFonts w:ascii="Courier New" w:hAnsi="Courier New" w:cs="Courier New"/>
                <w:sz w:val="16"/>
                <w:szCs w:val="16"/>
              </w:rPr>
              <w:t>d</w:t>
            </w:r>
            <w:r w:rsidRPr="00AD08FB">
              <w:rPr>
                <w:rFonts w:ascii="Courier New" w:hAnsi="Courier New" w:cs="Courier New"/>
                <w:sz w:val="16"/>
                <w:szCs w:val="16"/>
              </w:rPr>
              <w:t>e="S</w:t>
            </w:r>
            <w:r w:rsidR="00163B36">
              <w:rPr>
                <w:rFonts w:ascii="Courier New" w:hAnsi="Courier New" w:cs="Courier New"/>
                <w:sz w:val="16"/>
                <w:szCs w:val="16"/>
              </w:rPr>
              <w:t>U</w:t>
            </w:r>
            <w:r w:rsidRPr="00AD08FB">
              <w:rPr>
                <w:rFonts w:ascii="Courier New" w:hAnsi="Courier New" w:cs="Courier New"/>
                <w:sz w:val="16"/>
                <w:szCs w:val="16"/>
              </w:rPr>
              <w:t>BJ" inversionI</w:t>
            </w:r>
            <w:r w:rsidR="00163B36">
              <w:rPr>
                <w:rFonts w:ascii="Courier New" w:hAnsi="Courier New" w:cs="Courier New"/>
                <w:sz w:val="16"/>
                <w:szCs w:val="16"/>
              </w:rPr>
              <w:t>n</w:t>
            </w:r>
            <w:r w:rsidRPr="00AD08FB">
              <w:rPr>
                <w:rFonts w:ascii="Courier New" w:hAnsi="Courier New" w:cs="Courier New"/>
                <w:sz w:val="16"/>
                <w:szCs w:val="16"/>
              </w:rPr>
              <w:t>d="t</w:t>
            </w:r>
            <w:r w:rsidR="00163B36">
              <w:rPr>
                <w:rFonts w:ascii="Courier New" w:hAnsi="Courier New" w:cs="Courier New"/>
                <w:sz w:val="16"/>
                <w:szCs w:val="16"/>
              </w:rPr>
              <w:t>r</w:t>
            </w:r>
            <w:r w:rsidRPr="00AD08FB">
              <w:rPr>
                <w:rFonts w:ascii="Courier New" w:hAnsi="Courier New" w:cs="Courier New"/>
                <w:sz w:val="16"/>
                <w:szCs w:val="16"/>
              </w:rPr>
              <w:t>ue"&gt;</w:t>
            </w:r>
          </w:p>
          <w:p w:rsidRPr="00AD08FB" w:rsidR="00C17782" w:rsidP="00C17782" w:rsidRDefault="00C17782" w14:paraId="15A29EBE" w14:textId="277E898F">
            <w:pPr>
              <w:pStyle w:val="Default"/>
              <w:rPr>
                <w:rFonts w:ascii="Courier New" w:hAnsi="Courier New" w:cs="Courier New"/>
                <w:sz w:val="16"/>
                <w:szCs w:val="16"/>
              </w:rPr>
            </w:pPr>
            <w:r w:rsidRPr="00AD08FB">
              <w:rPr>
                <w:rFonts w:ascii="Courier New" w:hAnsi="Courier New" w:cs="Courier New"/>
                <w:sz w:val="16"/>
                <w:szCs w:val="16"/>
              </w:rPr>
              <w:t xml:space="preserve">                     &lt;observation classCo</w:t>
            </w:r>
            <w:r w:rsidR="00163B36">
              <w:rPr>
                <w:rFonts w:ascii="Courier New" w:hAnsi="Courier New" w:cs="Courier New"/>
                <w:sz w:val="16"/>
                <w:szCs w:val="16"/>
              </w:rPr>
              <w:t>d</w:t>
            </w:r>
            <w:r w:rsidRPr="00AD08FB">
              <w:rPr>
                <w:rFonts w:ascii="Courier New" w:hAnsi="Courier New" w:cs="Courier New"/>
                <w:sz w:val="16"/>
                <w:szCs w:val="16"/>
              </w:rPr>
              <w:t>e</w:t>
            </w:r>
            <w:r w:rsidRPr="00AD08FB" w:rsidR="00163B36">
              <w:rPr>
                <w:rFonts w:ascii="Courier New" w:hAnsi="Courier New" w:cs="Courier New"/>
                <w:sz w:val="16"/>
                <w:szCs w:val="16"/>
              </w:rPr>
              <w:t>="</w:t>
            </w:r>
            <w:r w:rsidR="00163B36">
              <w:rPr>
                <w:rFonts w:ascii="Courier New" w:hAnsi="Courier New" w:cs="Courier New"/>
                <w:sz w:val="16"/>
                <w:szCs w:val="16"/>
              </w:rPr>
              <w:t>O</w:t>
            </w:r>
            <w:r w:rsidRPr="00AD08FB">
              <w:rPr>
                <w:rFonts w:ascii="Courier New" w:hAnsi="Courier New" w:cs="Courier New"/>
                <w:sz w:val="16"/>
                <w:szCs w:val="16"/>
              </w:rPr>
              <w:t>BS" moodCo</w:t>
            </w:r>
            <w:r w:rsidR="00163B36">
              <w:rPr>
                <w:rFonts w:ascii="Courier New" w:hAnsi="Courier New" w:cs="Courier New"/>
                <w:sz w:val="16"/>
                <w:szCs w:val="16"/>
              </w:rPr>
              <w:t>d</w:t>
            </w:r>
            <w:r w:rsidRPr="00AD08FB">
              <w:rPr>
                <w:rFonts w:ascii="Courier New" w:hAnsi="Courier New" w:cs="Courier New"/>
                <w:sz w:val="16"/>
                <w:szCs w:val="16"/>
              </w:rPr>
              <w:t>e</w:t>
            </w:r>
            <w:r w:rsidRPr="00AD08FB" w:rsidR="00163B36">
              <w:rPr>
                <w:rFonts w:ascii="Courier New" w:hAnsi="Courier New" w:cs="Courier New"/>
                <w:sz w:val="16"/>
                <w:szCs w:val="16"/>
              </w:rPr>
              <w:t>="</w:t>
            </w:r>
            <w:r w:rsidR="00163B36">
              <w:rPr>
                <w:rFonts w:ascii="Courier New" w:hAnsi="Courier New" w:cs="Courier New"/>
                <w:sz w:val="16"/>
                <w:szCs w:val="16"/>
              </w:rPr>
              <w:t>E</w:t>
            </w:r>
            <w:r w:rsidRPr="00AD08FB">
              <w:rPr>
                <w:rFonts w:ascii="Courier New" w:hAnsi="Courier New" w:cs="Courier New"/>
                <w:sz w:val="16"/>
                <w:szCs w:val="16"/>
              </w:rPr>
              <w:t>VN"&gt;</w:t>
            </w:r>
          </w:p>
          <w:p w:rsidRPr="00AD08FB" w:rsidR="00C17782" w:rsidP="00C17782" w:rsidRDefault="00C17782" w14:paraId="1AB0AC80" w14:textId="47292071">
            <w:pPr>
              <w:pStyle w:val="Default"/>
              <w:rPr>
                <w:rFonts w:ascii="Courier New" w:hAnsi="Courier New" w:cs="Courier New"/>
                <w:sz w:val="16"/>
                <w:szCs w:val="16"/>
              </w:rPr>
            </w:pPr>
            <w:r w:rsidRPr="00AD08FB">
              <w:rPr>
                <w:rFonts w:ascii="Courier New" w:hAnsi="Courier New" w:cs="Courier New"/>
                <w:sz w:val="16"/>
                <w:szCs w:val="16"/>
              </w:rPr>
              <w:t xml:space="preserve">                    </w:t>
            </w:r>
            <w:r w:rsidR="005C79A1">
              <w:rPr>
                <w:rFonts w:ascii="Courier New" w:hAnsi="Courier New" w:cs="Courier New"/>
                <w:sz w:val="16"/>
                <w:szCs w:val="16"/>
              </w:rPr>
              <w:t>—</w:t>
            </w:r>
            <w:r w:rsidRPr="00AD08FB">
              <w:rPr>
                <w:rFonts w:ascii="Courier New" w:hAnsi="Courier New" w:cs="Courier New"/>
                <w:sz w:val="16"/>
                <w:szCs w:val="16"/>
              </w:rPr>
              <w:t>-- Severity Observation template --&gt;</w:t>
            </w:r>
          </w:p>
          <w:p w:rsidRPr="00AD08FB" w:rsidR="00C17782" w:rsidP="00C17782" w:rsidRDefault="00C17782" w14:paraId="06D67D4D" w14:textId="13681E65">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Pr="00AD08FB" w:rsidR="00163B36">
              <w:rPr>
                <w:rFonts w:ascii="Courier New" w:hAnsi="Courier New" w:cs="Courier New"/>
                <w:sz w:val="16"/>
                <w:szCs w:val="16"/>
              </w:rPr>
              <w:t>.</w:t>
            </w:r>
            <w:r w:rsidR="00163B36">
              <w:rPr>
                <w:rFonts w:ascii="Courier New" w:hAnsi="Courier New" w:cs="Courier New"/>
                <w:sz w:val="16"/>
                <w:szCs w:val="16"/>
              </w:rPr>
              <w:t>4</w:t>
            </w:r>
            <w:r w:rsidRPr="00AD08FB" w:rsidR="00163B36">
              <w:rPr>
                <w:rFonts w:ascii="Courier New" w:hAnsi="Courier New" w:cs="Courier New"/>
                <w:sz w:val="16"/>
                <w:szCs w:val="16"/>
              </w:rPr>
              <w:t>.</w:t>
            </w:r>
            <w:r w:rsidRPr="00AD08FB">
              <w:rPr>
                <w:rFonts w:ascii="Courier New" w:hAnsi="Courier New" w:cs="Courier New"/>
                <w:sz w:val="16"/>
                <w:szCs w:val="16"/>
              </w:rPr>
              <w:t>8"/&gt;</w:t>
            </w:r>
          </w:p>
          <w:p w:rsidRPr="00AD08FB" w:rsidR="00C17782" w:rsidP="00C17782" w:rsidRDefault="00C17782" w14:paraId="6D919B6E" w14:textId="0157163F">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Pr="00AD08FB" w:rsidR="00163B36">
              <w:rPr>
                <w:rFonts w:ascii="Courier New" w:hAnsi="Courier New" w:cs="Courier New"/>
                <w:sz w:val="16"/>
                <w:szCs w:val="16"/>
              </w:rPr>
              <w:t>.</w:t>
            </w:r>
            <w:r w:rsidR="00163B36">
              <w:rPr>
                <w:rFonts w:ascii="Courier New" w:hAnsi="Courier New" w:cs="Courier New"/>
                <w:sz w:val="16"/>
                <w:szCs w:val="16"/>
              </w:rPr>
              <w:t>4</w:t>
            </w:r>
            <w:r w:rsidRPr="00AD08FB" w:rsidR="00163B36">
              <w:rPr>
                <w:rFonts w:ascii="Courier New" w:hAnsi="Courier New" w:cs="Courier New"/>
                <w:sz w:val="16"/>
                <w:szCs w:val="16"/>
              </w:rPr>
              <w:t>.</w:t>
            </w:r>
            <w:r w:rsidRPr="00AD08FB">
              <w:rPr>
                <w:rFonts w:ascii="Courier New" w:hAnsi="Courier New" w:cs="Courier New"/>
                <w:sz w:val="16"/>
                <w:szCs w:val="16"/>
              </w:rPr>
              <w:t>8" extensi</w:t>
            </w:r>
            <w:r w:rsidR="00163B36">
              <w:rPr>
                <w:rFonts w:ascii="Courier New" w:hAnsi="Courier New" w:cs="Courier New"/>
                <w:sz w:val="16"/>
                <w:szCs w:val="16"/>
              </w:rPr>
              <w:t>o</w:t>
            </w:r>
            <w:r w:rsidRPr="00AD08FB">
              <w:rPr>
                <w:rFonts w:ascii="Courier New" w:hAnsi="Courier New" w:cs="Courier New"/>
                <w:sz w:val="16"/>
                <w:szCs w:val="16"/>
              </w:rPr>
              <w:t>n="2014-06</w:t>
            </w:r>
            <w:r w:rsidR="00163B36">
              <w:rPr>
                <w:rFonts w:ascii="Courier New" w:hAnsi="Courier New" w:cs="Courier New"/>
                <w:sz w:val="16"/>
                <w:szCs w:val="16"/>
              </w:rPr>
              <w:t>-</w:t>
            </w:r>
            <w:r w:rsidRPr="00AD08FB">
              <w:rPr>
                <w:rFonts w:ascii="Courier New" w:hAnsi="Courier New" w:cs="Courier New"/>
                <w:sz w:val="16"/>
                <w:szCs w:val="16"/>
              </w:rPr>
              <w:t>09"/&gt;</w:t>
            </w:r>
          </w:p>
          <w:p w:rsidRPr="00AD08FB" w:rsidR="00C17782" w:rsidP="00C17782" w:rsidRDefault="00C17782" w14:paraId="0604CE77" w14:textId="2CDDF00B">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163B36">
              <w:rPr>
                <w:rFonts w:ascii="Courier New" w:hAnsi="Courier New" w:cs="Courier New"/>
                <w:sz w:val="16"/>
                <w:szCs w:val="16"/>
              </w:rPr>
              <w:t>d</w:t>
            </w:r>
            <w:r w:rsidRPr="00AD08FB">
              <w:rPr>
                <w:rFonts w:ascii="Courier New" w:hAnsi="Courier New" w:cs="Courier New"/>
                <w:sz w:val="16"/>
                <w:szCs w:val="16"/>
              </w:rPr>
              <w:t>e</w:t>
            </w:r>
            <w:r w:rsidRPr="00AD08FB" w:rsidR="00163B36">
              <w:rPr>
                <w:rFonts w:ascii="Courier New" w:hAnsi="Courier New" w:cs="Courier New"/>
                <w:sz w:val="16"/>
                <w:szCs w:val="16"/>
              </w:rPr>
              <w:t>="</w:t>
            </w:r>
            <w:r w:rsidR="00163B36">
              <w:rPr>
                <w:rFonts w:ascii="Courier New" w:hAnsi="Courier New" w:cs="Courier New"/>
                <w:sz w:val="16"/>
                <w:szCs w:val="16"/>
              </w:rPr>
              <w:t>S</w:t>
            </w:r>
            <w:r w:rsidRPr="00AD08FB">
              <w:rPr>
                <w:rFonts w:ascii="Courier New" w:hAnsi="Courier New" w:cs="Courier New"/>
                <w:sz w:val="16"/>
                <w:szCs w:val="16"/>
              </w:rPr>
              <w:t>EV" codeSyst</w:t>
            </w:r>
            <w:r w:rsidR="00163B36">
              <w:rPr>
                <w:rFonts w:ascii="Courier New" w:hAnsi="Courier New" w:cs="Courier New"/>
                <w:sz w:val="16"/>
                <w:szCs w:val="16"/>
              </w:rPr>
              <w:t>e</w:t>
            </w:r>
            <w:r w:rsidRPr="00AD08FB">
              <w:rPr>
                <w:rFonts w:ascii="Courier New" w:hAnsi="Courier New" w:cs="Courier New"/>
                <w:sz w:val="16"/>
                <w:szCs w:val="16"/>
              </w:rPr>
              <w:t>m="2.16.840.1.113883</w:t>
            </w:r>
            <w:r w:rsidRPr="00AD08FB" w:rsidR="00163B36">
              <w:rPr>
                <w:rFonts w:ascii="Courier New" w:hAnsi="Courier New" w:cs="Courier New"/>
                <w:sz w:val="16"/>
                <w:szCs w:val="16"/>
              </w:rPr>
              <w:t>.</w:t>
            </w:r>
            <w:r w:rsidR="00163B36">
              <w:rPr>
                <w:rFonts w:ascii="Courier New" w:hAnsi="Courier New" w:cs="Courier New"/>
                <w:sz w:val="16"/>
                <w:szCs w:val="16"/>
              </w:rPr>
              <w:t>5</w:t>
            </w:r>
            <w:r w:rsidRPr="00AD08FB" w:rsidR="00163B36">
              <w:rPr>
                <w:rFonts w:ascii="Courier New" w:hAnsi="Courier New" w:cs="Courier New"/>
                <w:sz w:val="16"/>
                <w:szCs w:val="16"/>
              </w:rPr>
              <w:t>.</w:t>
            </w:r>
            <w:r w:rsidRPr="00AD08FB">
              <w:rPr>
                <w:rFonts w:ascii="Courier New" w:hAnsi="Courier New" w:cs="Courier New"/>
                <w:sz w:val="16"/>
                <w:szCs w:val="16"/>
              </w:rPr>
              <w:t>4" codeSystemNa</w:t>
            </w:r>
            <w:r w:rsidR="00163B36">
              <w:rPr>
                <w:rFonts w:ascii="Courier New" w:hAnsi="Courier New" w:cs="Courier New"/>
                <w:sz w:val="16"/>
                <w:szCs w:val="16"/>
              </w:rPr>
              <w:t>m</w:t>
            </w:r>
            <w:r w:rsidRPr="00AD08FB">
              <w:rPr>
                <w:rFonts w:ascii="Courier New" w:hAnsi="Courier New" w:cs="Courier New"/>
                <w:sz w:val="16"/>
                <w:szCs w:val="16"/>
              </w:rPr>
              <w:t>e="ActC</w:t>
            </w:r>
            <w:r w:rsidR="00163B36">
              <w:rPr>
                <w:rFonts w:ascii="Courier New" w:hAnsi="Courier New" w:cs="Courier New"/>
                <w:sz w:val="16"/>
                <w:szCs w:val="16"/>
              </w:rPr>
              <w:t>o</w:t>
            </w:r>
            <w:r w:rsidRPr="00AD08FB">
              <w:rPr>
                <w:rFonts w:ascii="Courier New" w:hAnsi="Courier New" w:cs="Courier New"/>
                <w:sz w:val="16"/>
                <w:szCs w:val="16"/>
              </w:rPr>
              <w:t>de"/&gt;</w:t>
            </w:r>
          </w:p>
          <w:p w:rsidRPr="00AD08FB" w:rsidR="00C17782" w:rsidP="00C17782" w:rsidRDefault="00C17782" w14:paraId="01715652" w14:textId="77777777">
            <w:pPr>
              <w:pStyle w:val="Default"/>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C17782" w:rsidRDefault="00C17782" w14:paraId="740925E8" w14:textId="6BD24889">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163B36">
              <w:rPr>
                <w:rFonts w:ascii="Courier New" w:hAnsi="Courier New" w:cs="Courier New"/>
                <w:sz w:val="16"/>
                <w:szCs w:val="16"/>
              </w:rPr>
              <w:t>u</w:t>
            </w:r>
            <w:r w:rsidRPr="00AD08FB">
              <w:rPr>
                <w:rFonts w:ascii="Courier New" w:hAnsi="Courier New" w:cs="Courier New"/>
                <w:sz w:val="16"/>
                <w:szCs w:val="16"/>
              </w:rPr>
              <w:t>e="#AllergyConcern_1_ReacSeverit</w:t>
            </w:r>
            <w:r w:rsidR="00163B36">
              <w:rPr>
                <w:rFonts w:ascii="Courier New" w:hAnsi="Courier New" w:cs="Courier New"/>
                <w:sz w:val="16"/>
                <w:szCs w:val="16"/>
              </w:rPr>
              <w:t>y</w:t>
            </w:r>
            <w:r w:rsidRPr="00AD08FB" w:rsidR="00163B36">
              <w:rPr>
                <w:rFonts w:ascii="Courier New" w:hAnsi="Courier New" w:cs="Courier New"/>
                <w:sz w:val="16"/>
                <w:szCs w:val="16"/>
              </w:rPr>
              <w:t>_</w:t>
            </w:r>
            <w:r w:rsidRPr="00AD08FB">
              <w:rPr>
                <w:rFonts w:ascii="Courier New" w:hAnsi="Courier New" w:cs="Courier New"/>
                <w:sz w:val="16"/>
                <w:szCs w:val="16"/>
              </w:rPr>
              <w:t>1"/&gt;</w:t>
            </w:r>
          </w:p>
          <w:p w:rsidRPr="00AD08FB" w:rsidR="00C17782" w:rsidP="00C17782" w:rsidRDefault="00C17782" w14:paraId="1E00363D" w14:textId="77777777">
            <w:pPr>
              <w:pStyle w:val="Default"/>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C17782" w:rsidRDefault="00C17782" w14:paraId="092D720B" w14:textId="0F08DCA7">
            <w:pPr>
              <w:pStyle w:val="Default"/>
              <w:rPr>
                <w:rFonts w:ascii="Courier New" w:hAnsi="Courier New" w:cs="Courier New"/>
                <w:sz w:val="16"/>
                <w:szCs w:val="16"/>
              </w:rPr>
            </w:pPr>
            <w:r w:rsidRPr="00AD08FB">
              <w:rPr>
                <w:rFonts w:ascii="Courier New" w:hAnsi="Courier New" w:cs="Courier New"/>
                <w:sz w:val="16"/>
                <w:szCs w:val="16"/>
              </w:rPr>
              <w:t xml:space="preserve">                     &lt;statusCode co</w:t>
            </w:r>
            <w:r w:rsidR="00163B36">
              <w:rPr>
                <w:rFonts w:ascii="Courier New" w:hAnsi="Courier New" w:cs="Courier New"/>
                <w:sz w:val="16"/>
                <w:szCs w:val="16"/>
              </w:rPr>
              <w:t>d</w:t>
            </w:r>
            <w:r w:rsidRPr="00AD08FB">
              <w:rPr>
                <w:rFonts w:ascii="Courier New" w:hAnsi="Courier New" w:cs="Courier New"/>
                <w:sz w:val="16"/>
                <w:szCs w:val="16"/>
              </w:rPr>
              <w:t>e="comple</w:t>
            </w:r>
            <w:r w:rsidR="00163B36">
              <w:rPr>
                <w:rFonts w:ascii="Courier New" w:hAnsi="Courier New" w:cs="Courier New"/>
                <w:sz w:val="16"/>
                <w:szCs w:val="16"/>
              </w:rPr>
              <w:t>t</w:t>
            </w:r>
            <w:r w:rsidRPr="00AD08FB">
              <w:rPr>
                <w:rFonts w:ascii="Courier New" w:hAnsi="Courier New" w:cs="Courier New"/>
                <w:sz w:val="16"/>
                <w:szCs w:val="16"/>
              </w:rPr>
              <w:t>ed"/&gt;</w:t>
            </w:r>
          </w:p>
          <w:p w:rsidRPr="00AD08FB" w:rsidR="00C17782" w:rsidP="00C17782" w:rsidRDefault="00C17782" w14:paraId="2F7CC618" w14:textId="1A3F1150">
            <w:pPr>
              <w:pStyle w:val="Default"/>
              <w:rPr>
                <w:rFonts w:ascii="Courier New" w:hAnsi="Courier New" w:cs="Courier New"/>
                <w:sz w:val="16"/>
                <w:szCs w:val="16"/>
              </w:rPr>
            </w:pPr>
            <w:r w:rsidRPr="00AD08FB">
              <w:rPr>
                <w:rFonts w:ascii="Courier New" w:hAnsi="Courier New" w:cs="Courier New"/>
                <w:sz w:val="16"/>
                <w:szCs w:val="16"/>
              </w:rPr>
              <w:t xml:space="preserve">                     &lt;value xsi:ty</w:t>
            </w:r>
            <w:r w:rsidR="00163B36">
              <w:rPr>
                <w:rFonts w:ascii="Courier New" w:hAnsi="Courier New" w:cs="Courier New"/>
                <w:sz w:val="16"/>
                <w:szCs w:val="16"/>
              </w:rPr>
              <w:t>p</w:t>
            </w:r>
            <w:r w:rsidRPr="00AD08FB">
              <w:rPr>
                <w:rFonts w:ascii="Courier New" w:hAnsi="Courier New" w:cs="Courier New"/>
                <w:sz w:val="16"/>
                <w:szCs w:val="16"/>
              </w:rPr>
              <w:t>e</w:t>
            </w:r>
            <w:r w:rsidRPr="00AD08FB" w:rsidR="00163B36">
              <w:rPr>
                <w:rFonts w:ascii="Courier New" w:hAnsi="Courier New" w:cs="Courier New"/>
                <w:sz w:val="16"/>
                <w:szCs w:val="16"/>
              </w:rPr>
              <w:t>=</w:t>
            </w:r>
            <w:r w:rsidR="00163B36">
              <w:rPr>
                <w:rFonts w:ascii="Courier New" w:hAnsi="Courier New" w:cs="Courier New"/>
                <w:sz w:val="16"/>
                <w:szCs w:val="16"/>
              </w:rPr>
              <w:t>"</w:t>
            </w:r>
            <w:r w:rsidRPr="00AD08FB">
              <w:rPr>
                <w:rFonts w:ascii="Courier New" w:hAnsi="Courier New" w:cs="Courier New"/>
                <w:sz w:val="16"/>
                <w:szCs w:val="16"/>
              </w:rPr>
              <w:t>CD" co</w:t>
            </w:r>
            <w:r w:rsidR="00163B36">
              <w:rPr>
                <w:rFonts w:ascii="Courier New" w:hAnsi="Courier New" w:cs="Courier New"/>
                <w:sz w:val="16"/>
                <w:szCs w:val="16"/>
              </w:rPr>
              <w:t>d</w:t>
            </w:r>
            <w:r w:rsidRPr="00AD08FB">
              <w:rPr>
                <w:rFonts w:ascii="Courier New" w:hAnsi="Courier New" w:cs="Courier New"/>
                <w:sz w:val="16"/>
                <w:szCs w:val="16"/>
              </w:rPr>
              <w:t>e="6736</w:t>
            </w:r>
            <w:r w:rsidR="00163B36">
              <w:rPr>
                <w:rFonts w:ascii="Courier New" w:hAnsi="Courier New" w:cs="Courier New"/>
                <w:sz w:val="16"/>
                <w:szCs w:val="16"/>
              </w:rPr>
              <w:t>0</w:t>
            </w:r>
            <w:r w:rsidRPr="00AD08FB">
              <w:rPr>
                <w:rFonts w:ascii="Courier New" w:hAnsi="Courier New" w:cs="Courier New"/>
                <w:sz w:val="16"/>
                <w:szCs w:val="16"/>
              </w:rPr>
              <w:t>07" codeSyst</w:t>
            </w:r>
            <w:r w:rsidR="00163B36">
              <w:rPr>
                <w:rFonts w:ascii="Courier New" w:hAnsi="Courier New" w:cs="Courier New"/>
                <w:sz w:val="16"/>
                <w:szCs w:val="16"/>
              </w:rPr>
              <w:t>e</w:t>
            </w:r>
            <w:r w:rsidRPr="00AD08FB">
              <w:rPr>
                <w:rFonts w:ascii="Courier New" w:hAnsi="Courier New" w:cs="Courier New"/>
                <w:sz w:val="16"/>
                <w:szCs w:val="16"/>
              </w:rPr>
              <w:t>m="2.16.840.1.113883.6</w:t>
            </w:r>
            <w:r w:rsidR="00163B36">
              <w:rPr>
                <w:rFonts w:ascii="Courier New" w:hAnsi="Courier New" w:cs="Courier New"/>
                <w:sz w:val="16"/>
                <w:szCs w:val="16"/>
              </w:rPr>
              <w:t>.</w:t>
            </w:r>
            <w:r w:rsidRPr="00AD08FB">
              <w:rPr>
                <w:rFonts w:ascii="Courier New" w:hAnsi="Courier New" w:cs="Courier New"/>
                <w:sz w:val="16"/>
                <w:szCs w:val="16"/>
              </w:rPr>
              <w:t>96" codeSystemNa</w:t>
            </w:r>
            <w:r w:rsidR="00163B36">
              <w:rPr>
                <w:rFonts w:ascii="Courier New" w:hAnsi="Courier New" w:cs="Courier New"/>
                <w:sz w:val="16"/>
                <w:szCs w:val="16"/>
              </w:rPr>
              <w:t>m</w:t>
            </w:r>
            <w:r w:rsidRPr="00AD08FB">
              <w:rPr>
                <w:rFonts w:ascii="Courier New" w:hAnsi="Courier New" w:cs="Courier New"/>
                <w:sz w:val="16"/>
                <w:szCs w:val="16"/>
              </w:rPr>
              <w:t>e="SNOMED</w:t>
            </w:r>
            <w:r w:rsidR="00163B36">
              <w:rPr>
                <w:rFonts w:ascii="Courier New" w:hAnsi="Courier New" w:cs="Courier New"/>
                <w:sz w:val="16"/>
                <w:szCs w:val="16"/>
              </w:rPr>
              <w:t xml:space="preserve"> </w:t>
            </w:r>
            <w:r w:rsidRPr="00AD08FB">
              <w:rPr>
                <w:rFonts w:ascii="Courier New" w:hAnsi="Courier New" w:cs="Courier New"/>
                <w:sz w:val="16"/>
                <w:szCs w:val="16"/>
              </w:rPr>
              <w:t>CT"                         displayNa</w:t>
            </w:r>
            <w:r w:rsidR="00163B36">
              <w:rPr>
                <w:rFonts w:ascii="Courier New" w:hAnsi="Courier New" w:cs="Courier New"/>
                <w:sz w:val="16"/>
                <w:szCs w:val="16"/>
              </w:rPr>
              <w:t xml:space="preserve"> </w:t>
            </w:r>
            <w:r w:rsidRPr="00AD08FB">
              <w:rPr>
                <w:rFonts w:ascii="Courier New" w:hAnsi="Courier New" w:cs="Courier New"/>
                <w:sz w:val="16"/>
                <w:szCs w:val="16"/>
              </w:rPr>
              <w:t>e="moder</w:t>
            </w:r>
            <w:r w:rsidR="00163B36">
              <w:rPr>
                <w:rFonts w:ascii="Courier New" w:hAnsi="Courier New" w:cs="Courier New"/>
                <w:sz w:val="16"/>
                <w:szCs w:val="16"/>
              </w:rPr>
              <w:t>a</w:t>
            </w:r>
            <w:r w:rsidRPr="00AD08FB">
              <w:rPr>
                <w:rFonts w:ascii="Courier New" w:hAnsi="Courier New" w:cs="Courier New"/>
                <w:sz w:val="16"/>
                <w:szCs w:val="16"/>
              </w:rPr>
              <w:t>te"/&gt;</w:t>
            </w:r>
          </w:p>
          <w:p w:rsidRPr="00AD08FB" w:rsidR="00C17782" w:rsidP="00C17782" w:rsidRDefault="00C17782" w14:paraId="60C8661A" w14:textId="77777777">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rsidRPr="00AD08FB" w:rsidR="00C17782" w:rsidP="00C17782" w:rsidRDefault="00C17782" w14:paraId="0301D60E" w14:textId="77777777">
            <w:pPr>
              <w:pStyle w:val="Default"/>
              <w:rPr>
                <w:rFonts w:ascii="Courier New" w:hAnsi="Courier New" w:cs="Courier New"/>
                <w:sz w:val="16"/>
                <w:szCs w:val="16"/>
              </w:rPr>
            </w:pPr>
            <w:r w:rsidRPr="00AD08FB">
              <w:rPr>
                <w:rFonts w:ascii="Courier New" w:hAnsi="Courier New" w:cs="Courier New"/>
                <w:sz w:val="16"/>
                <w:szCs w:val="16"/>
              </w:rPr>
              <w:t xml:space="preserve">                    &lt;/entryRelationship&gt;</w:t>
            </w:r>
          </w:p>
          <w:p w:rsidRPr="00AD08FB" w:rsidR="00C17782" w:rsidP="00C17782" w:rsidRDefault="00C17782" w14:paraId="787D8C0F" w14:textId="77777777">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rsidRPr="00AD08FB" w:rsidR="00C17782" w:rsidP="00C17782" w:rsidRDefault="00C17782" w14:paraId="03730567" w14:textId="77777777">
            <w:pPr>
              <w:pStyle w:val="Default"/>
              <w:rPr>
                <w:rFonts w:ascii="Courier New" w:hAnsi="Courier New" w:cs="Courier New"/>
                <w:sz w:val="16"/>
                <w:szCs w:val="16"/>
              </w:rPr>
            </w:pPr>
            <w:r w:rsidRPr="00AD08FB">
              <w:rPr>
                <w:rFonts w:ascii="Courier New" w:hAnsi="Courier New" w:cs="Courier New"/>
                <w:sz w:val="16"/>
                <w:szCs w:val="16"/>
              </w:rPr>
              <w:t xml:space="preserve">               &lt;/entryRelationship&gt;</w:t>
            </w:r>
          </w:p>
          <w:p w:rsidRPr="00AD08FB" w:rsidR="00C17782" w:rsidP="00C17782" w:rsidRDefault="00C17782" w14:paraId="6EA304D3" w14:textId="77777777">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rsidRPr="00AD08FB" w:rsidR="00C17782" w:rsidP="00C17782" w:rsidRDefault="00C17782" w14:paraId="7EFD0CA2" w14:textId="77777777">
            <w:pPr>
              <w:pStyle w:val="Default"/>
              <w:rPr>
                <w:rFonts w:ascii="Courier New" w:hAnsi="Courier New" w:cs="Courier New"/>
                <w:sz w:val="16"/>
                <w:szCs w:val="16"/>
              </w:rPr>
            </w:pPr>
            <w:r w:rsidRPr="00AD08FB">
              <w:rPr>
                <w:rFonts w:ascii="Courier New" w:hAnsi="Courier New" w:cs="Courier New"/>
                <w:sz w:val="16"/>
                <w:szCs w:val="16"/>
              </w:rPr>
              <w:t xml:space="preserve">         &lt;/entryRelationship&gt;</w:t>
            </w:r>
          </w:p>
          <w:p w:rsidRPr="00AD08FB" w:rsidR="00C17782" w:rsidP="00C17782" w:rsidRDefault="00C17782" w14:paraId="4CDA97F7" w14:textId="77777777">
            <w:pPr>
              <w:pStyle w:val="Default"/>
              <w:rPr>
                <w:rFonts w:ascii="Courier New" w:hAnsi="Courier New" w:cs="Courier New"/>
                <w:sz w:val="16"/>
                <w:szCs w:val="16"/>
              </w:rPr>
            </w:pPr>
            <w:r w:rsidRPr="00AD08FB">
              <w:rPr>
                <w:rFonts w:ascii="Courier New" w:hAnsi="Courier New" w:cs="Courier New"/>
                <w:sz w:val="16"/>
                <w:szCs w:val="16"/>
              </w:rPr>
              <w:t xml:space="preserve">      &lt;/act&gt;</w:t>
            </w:r>
          </w:p>
          <w:p w:rsidRPr="00AD08FB" w:rsidR="00C17782" w:rsidP="00C17782" w:rsidRDefault="00C17782" w14:paraId="7904B4F8" w14:textId="77777777">
            <w:pPr>
              <w:pStyle w:val="Default"/>
              <w:rPr>
                <w:rFonts w:ascii="Courier New" w:hAnsi="Courier New" w:cs="Courier New"/>
                <w:sz w:val="16"/>
                <w:szCs w:val="16"/>
              </w:rPr>
            </w:pPr>
            <w:r w:rsidRPr="00AD08FB">
              <w:rPr>
                <w:rFonts w:ascii="Courier New" w:hAnsi="Courier New" w:cs="Courier New"/>
                <w:sz w:val="16"/>
                <w:szCs w:val="16"/>
              </w:rPr>
              <w:t xml:space="preserve">    &lt;/entry&gt;</w:t>
            </w:r>
          </w:p>
          <w:p w:rsidR="005A615D" w:rsidP="00C17782" w:rsidRDefault="00C17782" w14:paraId="449F90EB" w14:textId="77777777">
            <w:pPr>
              <w:pStyle w:val="Default"/>
            </w:pPr>
            <w:r w:rsidRPr="00AD08FB">
              <w:rPr>
                <w:rFonts w:ascii="Courier New" w:hAnsi="Courier New" w:cs="Courier New"/>
                <w:sz w:val="16"/>
                <w:szCs w:val="16"/>
              </w:rPr>
              <w:t>&lt;/section&gt;</w:t>
            </w:r>
          </w:p>
        </w:tc>
      </w:tr>
    </w:tbl>
    <w:p w:rsidR="005C79A1" w:rsidP="003A3D50" w:rsidRDefault="005C79A1" w14:paraId="578F320D" w14:textId="60998E15">
      <w:pPr>
        <w:pStyle w:val="Caption"/>
        <w:keepNext/>
        <w:spacing w:after="0"/>
      </w:pPr>
      <w:bookmarkStart w:name="_Ref21875597" w:id="1608"/>
      <w:bookmarkStart w:name="_Ref21875636" w:id="1609"/>
    </w:p>
    <w:p w:rsidR="005C79A1" w:rsidP="003A3D50" w:rsidRDefault="005C79A1" w14:paraId="6AD19990" w14:textId="515FD1DE">
      <w:pPr>
        <w:pStyle w:val="Caption"/>
        <w:keepNext/>
        <w:spacing w:after="0"/>
      </w:pPr>
    </w:p>
    <w:p w:rsidR="005C79A1" w:rsidP="003A3D50" w:rsidRDefault="005C79A1" w14:paraId="7D8F090F" w14:textId="584D7C41">
      <w:pPr>
        <w:pStyle w:val="Caption"/>
        <w:keepNext/>
        <w:spacing w:after="0"/>
      </w:pPr>
    </w:p>
    <w:p w:rsidRPr="005C79A1" w:rsidR="005C79A1" w:rsidP="003B0179" w:rsidRDefault="005C79A1" w14:paraId="2FA4B882" w14:textId="77777777"/>
    <w:p w:rsidR="005A615D" w:rsidP="003A3D50" w:rsidRDefault="005A615D" w14:paraId="3D839C76" w14:textId="2660F7EA">
      <w:pPr>
        <w:pStyle w:val="Caption"/>
        <w:keepNext/>
        <w:spacing w:after="0"/>
      </w:pPr>
      <w:bookmarkStart w:name="_Toc118898762" w:id="1610"/>
      <w:bookmarkStart w:name="_Toc119939964" w:id="1611"/>
      <w:bookmarkStart w:name="_Toc135312996" w:id="1612"/>
      <w:r>
        <w:t xml:space="preserve">Example </w:t>
      </w:r>
      <w:r>
        <w:fldChar w:fldCharType="begin"/>
      </w:r>
      <w:r>
        <w:instrText>SEQ Example \* ARABIC</w:instrText>
      </w:r>
      <w:r>
        <w:fldChar w:fldCharType="separate"/>
      </w:r>
      <w:r w:rsidR="00DC1072">
        <w:rPr>
          <w:noProof/>
        </w:rPr>
        <w:t>41</w:t>
      </w:r>
      <w:r>
        <w:fldChar w:fldCharType="end"/>
      </w:r>
      <w:r>
        <w:t>: No known allergies</w:t>
      </w:r>
      <w:bookmarkEnd w:id="1608"/>
      <w:bookmarkEnd w:id="1609"/>
      <w:bookmarkEnd w:id="1610"/>
      <w:bookmarkEnd w:id="1611"/>
      <w:bookmarkEnd w:id="1612"/>
    </w:p>
    <w:tbl>
      <w:tblPr>
        <w:tblW w:w="102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0201"/>
      </w:tblGrid>
      <w:tr w:rsidR="005A615D" w:rsidTr="004E29C8" w14:paraId="3ED4CFF7" w14:textId="77777777">
        <w:tc>
          <w:tcPr>
            <w:tcW w:w="10201" w:type="dxa"/>
            <w:shd w:val="clear" w:color="auto" w:fill="auto"/>
          </w:tcPr>
          <w:p w:rsidRPr="00AD08FB" w:rsidR="00C17782" w:rsidP="00AD08FB" w:rsidRDefault="00C17782" w14:paraId="7D162DF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&lt;section&gt;</w:t>
            </w:r>
          </w:p>
          <w:p w:rsidRPr="00AD08FB" w:rsidR="00C17782" w:rsidP="00AD08FB" w:rsidRDefault="00C17782" w14:paraId="56EE2110" w14:textId="4325B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 *** Allergies and Intolerances Section (entries required) (V3) *** </w:t>
            </w:r>
            <w:r w:rsidRPr="005C79A1" w:rsidR="005C79A1">
              <w:rPr>
                <w:rFonts w:ascii="Wingdings" w:hAnsi="Wingdings" w:eastAsia="Wingdings" w:cs="Wingdings"/>
                <w:sz w:val="16"/>
                <w:szCs w:val="16"/>
              </w:rPr>
              <w:t>à</w:t>
            </w:r>
          </w:p>
          <w:p w:rsidRPr="00AD08FB" w:rsidR="00C17782" w:rsidP="00AD08FB" w:rsidRDefault="00C17782" w14:paraId="087755D5" w14:textId="2DA1E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="2.16.840.1.113883.10.20.22.2</w:t>
            </w:r>
            <w:r w:rsidRPr="00AD08FB" w:rsidR="00163B36">
              <w:rPr>
                <w:rFonts w:ascii="Courier New" w:hAnsi="Courier New" w:cs="Courier New"/>
                <w:sz w:val="16"/>
                <w:szCs w:val="16"/>
              </w:rPr>
              <w:t>.</w:t>
            </w:r>
            <w:r w:rsidR="00163B36">
              <w:rPr>
                <w:rFonts w:ascii="Courier New" w:hAnsi="Courier New" w:cs="Courier New"/>
                <w:sz w:val="16"/>
                <w:szCs w:val="16"/>
              </w:rPr>
              <w:t>6</w:t>
            </w:r>
            <w:r w:rsidRPr="00AD08FB" w:rsidR="00163B36">
              <w:rPr>
                <w:rFonts w:ascii="Courier New" w:hAnsi="Courier New" w:cs="Courier New"/>
                <w:sz w:val="16"/>
                <w:szCs w:val="16"/>
              </w:rPr>
              <w:t>.</w:t>
            </w:r>
            <w:r w:rsidRPr="00AD08FB">
              <w:rPr>
                <w:rFonts w:ascii="Courier New" w:hAnsi="Courier New" w:cs="Courier New"/>
                <w:sz w:val="16"/>
                <w:szCs w:val="16"/>
              </w:rPr>
              <w:t>1"/&gt;</w:t>
            </w:r>
          </w:p>
          <w:p w:rsidRPr="00AD08FB" w:rsidR="00C17782" w:rsidP="00AD08FB" w:rsidRDefault="00C17782" w14:paraId="652478E2" w14:textId="3FBA20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="2.16.840.1.113883.10.20.22.2</w:t>
            </w:r>
            <w:r w:rsidRPr="00AD08FB" w:rsidR="00163B36">
              <w:rPr>
                <w:rFonts w:ascii="Courier New" w:hAnsi="Courier New" w:cs="Courier New"/>
                <w:sz w:val="16"/>
                <w:szCs w:val="16"/>
              </w:rPr>
              <w:t>.</w:t>
            </w:r>
            <w:r w:rsidR="00163B36">
              <w:rPr>
                <w:rFonts w:ascii="Courier New" w:hAnsi="Courier New" w:cs="Courier New"/>
                <w:sz w:val="16"/>
                <w:szCs w:val="16"/>
              </w:rPr>
              <w:t>6</w:t>
            </w:r>
            <w:r w:rsidRPr="00AD08FB" w:rsidR="00163B36">
              <w:rPr>
                <w:rFonts w:ascii="Courier New" w:hAnsi="Courier New" w:cs="Courier New"/>
                <w:sz w:val="16"/>
                <w:szCs w:val="16"/>
              </w:rPr>
              <w:t>.</w:t>
            </w:r>
            <w:r w:rsidRPr="00AD08FB">
              <w:rPr>
                <w:rFonts w:ascii="Courier New" w:hAnsi="Courier New" w:cs="Courier New"/>
                <w:sz w:val="16"/>
                <w:szCs w:val="16"/>
              </w:rPr>
              <w:t>1" extensi</w:t>
            </w:r>
            <w:r w:rsidR="00163B36">
              <w:rPr>
                <w:rFonts w:ascii="Courier New" w:hAnsi="Courier New" w:cs="Courier New"/>
                <w:sz w:val="16"/>
                <w:szCs w:val="16"/>
              </w:rPr>
              <w:t>o</w:t>
            </w:r>
            <w:r w:rsidRPr="00AD08FB">
              <w:rPr>
                <w:rFonts w:ascii="Courier New" w:hAnsi="Courier New" w:cs="Courier New"/>
                <w:sz w:val="16"/>
                <w:szCs w:val="16"/>
              </w:rPr>
              <w:t>n="2015-08</w:t>
            </w:r>
            <w:r w:rsidR="00163B36">
              <w:rPr>
                <w:rFonts w:ascii="Courier New" w:hAnsi="Courier New" w:cs="Courier New"/>
                <w:sz w:val="16"/>
                <w:szCs w:val="16"/>
              </w:rPr>
              <w:t>-</w:t>
            </w:r>
            <w:r w:rsidRPr="00AD08FB">
              <w:rPr>
                <w:rFonts w:ascii="Courier New" w:hAnsi="Courier New" w:cs="Courier New"/>
                <w:sz w:val="16"/>
                <w:szCs w:val="16"/>
              </w:rPr>
              <w:t>01"/&gt;</w:t>
            </w:r>
          </w:p>
          <w:p w:rsidRPr="00AD08FB" w:rsidR="00C17782" w:rsidP="00AD08FB" w:rsidRDefault="00C17782" w14:paraId="433E7242" w14:textId="526DD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163B36">
              <w:rPr>
                <w:rFonts w:ascii="Courier New" w:hAnsi="Courier New" w:cs="Courier New"/>
                <w:sz w:val="16"/>
                <w:szCs w:val="16"/>
              </w:rPr>
              <w:t>d</w:t>
            </w:r>
            <w:r w:rsidRPr="00AD08FB">
              <w:rPr>
                <w:rFonts w:ascii="Courier New" w:hAnsi="Courier New" w:cs="Courier New"/>
                <w:sz w:val="16"/>
                <w:szCs w:val="16"/>
              </w:rPr>
              <w:t>e="4876</w:t>
            </w:r>
            <w:r w:rsidR="00163B36">
              <w:rPr>
                <w:rFonts w:ascii="Courier New" w:hAnsi="Courier New" w:cs="Courier New"/>
                <w:sz w:val="16"/>
                <w:szCs w:val="16"/>
              </w:rPr>
              <w:t>5</w:t>
            </w:r>
            <w:r w:rsidRPr="00AD08FB" w:rsidR="00163B36">
              <w:rPr>
                <w:rFonts w:ascii="Courier New" w:hAnsi="Courier New" w:cs="Courier New"/>
                <w:sz w:val="16"/>
                <w:szCs w:val="16"/>
              </w:rPr>
              <w:t>-</w:t>
            </w:r>
            <w:r w:rsidRPr="00AD08FB">
              <w:rPr>
                <w:rFonts w:ascii="Courier New" w:hAnsi="Courier New" w:cs="Courier New"/>
                <w:sz w:val="16"/>
                <w:szCs w:val="16"/>
              </w:rPr>
              <w:t>2" codeSyst</w:t>
            </w:r>
            <w:r w:rsidR="00163B36">
              <w:rPr>
                <w:rFonts w:ascii="Courier New" w:hAnsi="Courier New" w:cs="Courier New"/>
                <w:sz w:val="16"/>
                <w:szCs w:val="16"/>
              </w:rPr>
              <w:t>e</w:t>
            </w:r>
            <w:r w:rsidRPr="00AD08FB">
              <w:rPr>
                <w:rFonts w:ascii="Courier New" w:hAnsi="Courier New" w:cs="Courier New"/>
                <w:sz w:val="16"/>
                <w:szCs w:val="16"/>
              </w:rPr>
              <w:t>m="2.16.840.1.113883</w:t>
            </w:r>
            <w:r w:rsidRPr="00AD08FB" w:rsidR="00163B36">
              <w:rPr>
                <w:rFonts w:ascii="Courier New" w:hAnsi="Courier New" w:cs="Courier New"/>
                <w:sz w:val="16"/>
                <w:szCs w:val="16"/>
              </w:rPr>
              <w:t>.</w:t>
            </w:r>
            <w:r w:rsidR="00163B36">
              <w:rPr>
                <w:rFonts w:ascii="Courier New" w:hAnsi="Courier New" w:cs="Courier New"/>
                <w:sz w:val="16"/>
                <w:szCs w:val="16"/>
              </w:rPr>
              <w:t>6</w:t>
            </w:r>
            <w:r w:rsidRPr="00AD08FB" w:rsidR="00163B36">
              <w:rPr>
                <w:rFonts w:ascii="Courier New" w:hAnsi="Courier New" w:cs="Courier New"/>
                <w:sz w:val="16"/>
                <w:szCs w:val="16"/>
              </w:rPr>
              <w:t>.</w:t>
            </w:r>
            <w:r w:rsidRPr="00AD08FB">
              <w:rPr>
                <w:rFonts w:ascii="Courier New" w:hAnsi="Courier New" w:cs="Courier New"/>
                <w:sz w:val="16"/>
                <w:szCs w:val="16"/>
              </w:rPr>
              <w:t>1" codeSystemNa</w:t>
            </w:r>
            <w:r w:rsidR="00163B36">
              <w:rPr>
                <w:rFonts w:ascii="Courier New" w:hAnsi="Courier New" w:cs="Courier New"/>
                <w:sz w:val="16"/>
                <w:szCs w:val="16"/>
              </w:rPr>
              <w:t>m</w:t>
            </w:r>
            <w:r w:rsidRPr="00AD08FB">
              <w:rPr>
                <w:rFonts w:ascii="Courier New" w:hAnsi="Courier New" w:cs="Courier New"/>
                <w:sz w:val="16"/>
                <w:szCs w:val="16"/>
              </w:rPr>
              <w:t>e="LO</w:t>
            </w:r>
            <w:r w:rsidR="00163B36">
              <w:rPr>
                <w:rFonts w:ascii="Courier New" w:hAnsi="Courier New" w:cs="Courier New"/>
                <w:sz w:val="16"/>
                <w:szCs w:val="16"/>
              </w:rPr>
              <w:t>I</w:t>
            </w:r>
            <w:r w:rsidRPr="00AD08FB">
              <w:rPr>
                <w:rFonts w:ascii="Courier New" w:hAnsi="Courier New" w:cs="Courier New"/>
                <w:sz w:val="16"/>
                <w:szCs w:val="16"/>
              </w:rPr>
              <w:t>NC"/&gt;</w:t>
            </w:r>
          </w:p>
          <w:p w:rsidRPr="00AD08FB" w:rsidR="00C17782" w:rsidP="00AD08FB" w:rsidRDefault="00C17782" w14:paraId="4DB226F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&lt;title&gt;ALLERGIES AND ADVERSE REACTIONS&lt;/title&gt;</w:t>
            </w:r>
          </w:p>
          <w:p w:rsidRPr="00AD08FB" w:rsidR="00C17782" w:rsidP="00AD08FB" w:rsidRDefault="00C17782" w14:paraId="468EB005" w14:textId="75295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 </w:t>
            </w:r>
            <w:r w:rsidR="00163B36">
              <w:rPr>
                <w:rFonts w:ascii="Courier New" w:hAnsi="Courier New" w:cs="Courier New"/>
                <w:sz w:val="16"/>
                <w:szCs w:val="16"/>
              </w:rPr>
              <w:t>I</w:t>
            </w:r>
            <w:r w:rsidRPr="00AD08FB">
              <w:rPr>
                <w:rFonts w:ascii="Courier New" w:hAnsi="Courier New" w:cs="Courier New"/>
                <w:sz w:val="16"/>
                <w:szCs w:val="16"/>
              </w:rPr>
              <w:t>D="allergiesNoKn</w:t>
            </w:r>
            <w:r w:rsidR="00163B36">
              <w:rPr>
                <w:rFonts w:ascii="Courier New" w:hAnsi="Courier New" w:cs="Courier New"/>
                <w:sz w:val="16"/>
                <w:szCs w:val="16"/>
              </w:rPr>
              <w:t>o</w:t>
            </w:r>
            <w:r w:rsidRPr="00AD08FB">
              <w:rPr>
                <w:rFonts w:ascii="Courier New" w:hAnsi="Courier New" w:cs="Courier New"/>
                <w:sz w:val="16"/>
                <w:szCs w:val="16"/>
              </w:rPr>
              <w:t>wn"&gt;No Known Allergies&lt;/text&gt;</w:t>
            </w:r>
          </w:p>
          <w:p w:rsidRPr="00AD08FB" w:rsidR="00C17782" w:rsidP="00AD08FB" w:rsidRDefault="00C17782" w14:paraId="6B03902C" w14:textId="2E2CF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&lt;entry typeCo</w:t>
            </w:r>
            <w:r w:rsidR="00163B36">
              <w:rPr>
                <w:rFonts w:ascii="Courier New" w:hAnsi="Courier New" w:cs="Courier New"/>
                <w:sz w:val="16"/>
                <w:szCs w:val="16"/>
              </w:rPr>
              <w:t>d</w:t>
            </w:r>
            <w:r w:rsidRPr="00AD08FB">
              <w:rPr>
                <w:rFonts w:ascii="Courier New" w:hAnsi="Courier New" w:cs="Courier New"/>
                <w:sz w:val="16"/>
                <w:szCs w:val="16"/>
              </w:rPr>
              <w:t>e="D</w:t>
            </w:r>
            <w:r w:rsidR="00163B36">
              <w:rPr>
                <w:rFonts w:ascii="Courier New" w:hAnsi="Courier New" w:cs="Courier New"/>
                <w:sz w:val="16"/>
                <w:szCs w:val="16"/>
              </w:rPr>
              <w:t>R</w:t>
            </w:r>
            <w:r w:rsidRPr="00AD08FB">
              <w:rPr>
                <w:rFonts w:ascii="Courier New" w:hAnsi="Courier New" w:cs="Courier New"/>
                <w:sz w:val="16"/>
                <w:szCs w:val="16"/>
              </w:rPr>
              <w:t>IV"&gt;</w:t>
            </w:r>
          </w:p>
          <w:p w:rsidRPr="00AD08FB" w:rsidR="00C17782" w:rsidP="00AD08FB" w:rsidRDefault="00C17782" w14:paraId="02BED875" w14:textId="1630A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Pr="00AD08FB" w:rsidR="00163B36">
              <w:rPr>
                <w:rFonts w:ascii="Courier New" w:hAnsi="Courier New" w:cs="Courier New"/>
                <w:sz w:val="16"/>
                <w:szCs w:val="16"/>
              </w:rPr>
              <w:t xml:space="preserve">-- </w:t>
            </w:r>
            <w:r w:rsidRPr="00AD08FB">
              <w:rPr>
                <w:rFonts w:ascii="Courier New" w:hAnsi="Courier New" w:cs="Courier New"/>
                <w:sz w:val="16"/>
                <w:szCs w:val="16"/>
              </w:rPr>
              <w:t>Allergy Concern Act --&gt;</w:t>
            </w:r>
          </w:p>
          <w:p w:rsidRPr="00AD08FB" w:rsidR="00C17782" w:rsidP="00AD08FB" w:rsidRDefault="00C17782" w14:paraId="6E82A657" w14:textId="4D889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&lt;act classCo</w:t>
            </w:r>
            <w:r w:rsidR="00163B36">
              <w:rPr>
                <w:rFonts w:ascii="Courier New" w:hAnsi="Courier New" w:cs="Courier New"/>
                <w:sz w:val="16"/>
                <w:szCs w:val="16"/>
              </w:rPr>
              <w:t>d</w:t>
            </w:r>
            <w:r w:rsidRPr="00AD08FB">
              <w:rPr>
                <w:rFonts w:ascii="Courier New" w:hAnsi="Courier New" w:cs="Courier New"/>
                <w:sz w:val="16"/>
                <w:szCs w:val="16"/>
              </w:rPr>
              <w:t>e</w:t>
            </w:r>
            <w:r w:rsidRPr="00AD08FB" w:rsidR="00163B36">
              <w:rPr>
                <w:rFonts w:ascii="Courier New" w:hAnsi="Courier New" w:cs="Courier New"/>
                <w:sz w:val="16"/>
                <w:szCs w:val="16"/>
              </w:rPr>
              <w:t>="</w:t>
            </w:r>
            <w:r w:rsidR="00163B36">
              <w:rPr>
                <w:rFonts w:ascii="Courier New" w:hAnsi="Courier New" w:cs="Courier New"/>
                <w:sz w:val="16"/>
                <w:szCs w:val="16"/>
              </w:rPr>
              <w:t>A</w:t>
            </w:r>
            <w:r w:rsidRPr="00AD08FB">
              <w:rPr>
                <w:rFonts w:ascii="Courier New" w:hAnsi="Courier New" w:cs="Courier New"/>
                <w:sz w:val="16"/>
                <w:szCs w:val="16"/>
              </w:rPr>
              <w:t>CT" moodCo</w:t>
            </w:r>
            <w:r w:rsidR="00163B36">
              <w:rPr>
                <w:rFonts w:ascii="Courier New" w:hAnsi="Courier New" w:cs="Courier New"/>
                <w:sz w:val="16"/>
                <w:szCs w:val="16"/>
              </w:rPr>
              <w:t>d</w:t>
            </w:r>
            <w:r w:rsidRPr="00AD08FB">
              <w:rPr>
                <w:rFonts w:ascii="Courier New" w:hAnsi="Courier New" w:cs="Courier New"/>
                <w:sz w:val="16"/>
                <w:szCs w:val="16"/>
              </w:rPr>
              <w:t>e</w:t>
            </w:r>
            <w:r w:rsidRPr="00AD08FB" w:rsidR="00163B36">
              <w:rPr>
                <w:rFonts w:ascii="Courier New" w:hAnsi="Courier New" w:cs="Courier New"/>
                <w:sz w:val="16"/>
                <w:szCs w:val="16"/>
              </w:rPr>
              <w:t>="</w:t>
            </w:r>
            <w:r w:rsidR="00163B36">
              <w:rPr>
                <w:rFonts w:ascii="Courier New" w:hAnsi="Courier New" w:cs="Courier New"/>
                <w:sz w:val="16"/>
                <w:szCs w:val="16"/>
              </w:rPr>
              <w:t>E</w:t>
            </w:r>
            <w:r w:rsidRPr="00AD08FB">
              <w:rPr>
                <w:rFonts w:ascii="Courier New" w:hAnsi="Courier New" w:cs="Courier New"/>
                <w:sz w:val="16"/>
                <w:szCs w:val="16"/>
              </w:rPr>
              <w:t>VN"&gt;</w:t>
            </w:r>
          </w:p>
          <w:p w:rsidRPr="00AD08FB" w:rsidR="00C17782" w:rsidP="00AD08FB" w:rsidRDefault="00C17782" w14:paraId="25344D66" w14:textId="500FC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163B36">
              <w:rPr>
                <w:rFonts w:ascii="Courier New" w:hAnsi="Courier New" w:cs="Courier New"/>
                <w:sz w:val="16"/>
                <w:szCs w:val="16"/>
              </w:rPr>
              <w:t>.</w:t>
            </w:r>
            <w:r w:rsidRPr="00AD08FB">
              <w:rPr>
                <w:rFonts w:ascii="Courier New" w:hAnsi="Courier New" w:cs="Courier New"/>
                <w:sz w:val="16"/>
                <w:szCs w:val="16"/>
              </w:rPr>
              <w:t>30"/&gt;</w:t>
            </w:r>
          </w:p>
          <w:p w:rsidRPr="00AD08FB" w:rsidR="00C17782" w:rsidP="00AD08FB" w:rsidRDefault="00C17782" w14:paraId="6289FAEC" w14:textId="75CC4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163B36">
              <w:rPr>
                <w:rFonts w:ascii="Courier New" w:hAnsi="Courier New" w:cs="Courier New"/>
                <w:sz w:val="16"/>
                <w:szCs w:val="16"/>
              </w:rPr>
              <w:t>.</w:t>
            </w:r>
            <w:r w:rsidRPr="00AD08FB">
              <w:rPr>
                <w:rFonts w:ascii="Courier New" w:hAnsi="Courier New" w:cs="Courier New"/>
                <w:sz w:val="16"/>
                <w:szCs w:val="16"/>
              </w:rPr>
              <w:t>30" extensi</w:t>
            </w:r>
            <w:r w:rsidR="00163B36">
              <w:rPr>
                <w:rFonts w:ascii="Courier New" w:hAnsi="Courier New" w:cs="Courier New"/>
                <w:sz w:val="16"/>
                <w:szCs w:val="16"/>
              </w:rPr>
              <w:t>o</w:t>
            </w:r>
            <w:r w:rsidRPr="00AD08FB">
              <w:rPr>
                <w:rFonts w:ascii="Courier New" w:hAnsi="Courier New" w:cs="Courier New"/>
                <w:sz w:val="16"/>
                <w:szCs w:val="16"/>
              </w:rPr>
              <w:t>n="2015-08</w:t>
            </w:r>
            <w:r w:rsidR="00163B36">
              <w:rPr>
                <w:rFonts w:ascii="Courier New" w:hAnsi="Courier New" w:cs="Courier New"/>
                <w:sz w:val="16"/>
                <w:szCs w:val="16"/>
              </w:rPr>
              <w:t>-</w:t>
            </w:r>
            <w:r w:rsidRPr="00AD08FB">
              <w:rPr>
                <w:rFonts w:ascii="Courier New" w:hAnsi="Courier New" w:cs="Courier New"/>
                <w:sz w:val="16"/>
                <w:szCs w:val="16"/>
              </w:rPr>
              <w:t>01"/&gt;</w:t>
            </w:r>
          </w:p>
          <w:p w:rsidRPr="00AD08FB" w:rsidR="00C17782" w:rsidP="00AD08FB" w:rsidRDefault="00C17782" w14:paraId="626C2AC4" w14:textId="43AB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="36e3e930-7b14-11db-9fe1-0800200c9</w:t>
            </w:r>
            <w:r w:rsidR="00163B36">
              <w:rPr>
                <w:rFonts w:ascii="Courier New" w:hAnsi="Courier New" w:cs="Courier New"/>
                <w:sz w:val="16"/>
                <w:szCs w:val="16"/>
              </w:rPr>
              <w:t>a</w:t>
            </w:r>
            <w:r w:rsidRPr="00AD08FB">
              <w:rPr>
                <w:rFonts w:ascii="Courier New" w:hAnsi="Courier New" w:cs="Courier New"/>
                <w:sz w:val="16"/>
                <w:szCs w:val="16"/>
              </w:rPr>
              <w:t>66"/&gt;</w:t>
            </w:r>
          </w:p>
          <w:p w:rsidRPr="00AD08FB" w:rsidR="00C17782" w:rsidP="00AD08FB" w:rsidRDefault="00C17782" w14:paraId="6AB184C8" w14:textId="5F39A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Pr="00AD08FB" w:rsidR="00163B36">
              <w:rPr>
                <w:rFonts w:ascii="Courier New" w:hAnsi="Courier New" w:cs="Courier New"/>
                <w:sz w:val="16"/>
                <w:szCs w:val="16"/>
              </w:rPr>
              <w:t xml:space="preserve">-- </w:t>
            </w:r>
            <w:r w:rsidRPr="00AD08FB">
              <w:rPr>
                <w:rFonts w:ascii="Courier New" w:hAnsi="Courier New" w:cs="Courier New"/>
                <w:sz w:val="16"/>
                <w:szCs w:val="16"/>
              </w:rPr>
              <w:t>SDWG supports 48765-2 or CONC in the code element --&gt;</w:t>
            </w:r>
          </w:p>
          <w:p w:rsidRPr="00AD08FB" w:rsidR="00C17782" w:rsidP="00AD08FB" w:rsidRDefault="00C17782" w14:paraId="373FD5DB" w14:textId="14212E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163B36">
              <w:rPr>
                <w:rFonts w:ascii="Courier New" w:hAnsi="Courier New" w:cs="Courier New"/>
                <w:sz w:val="16"/>
                <w:szCs w:val="16"/>
              </w:rPr>
              <w:t>d</w:t>
            </w:r>
            <w:r w:rsidRPr="00AD08FB">
              <w:rPr>
                <w:rFonts w:ascii="Courier New" w:hAnsi="Courier New" w:cs="Courier New"/>
                <w:sz w:val="16"/>
                <w:szCs w:val="16"/>
              </w:rPr>
              <w:t>e="C</w:t>
            </w:r>
            <w:r w:rsidR="00163B36">
              <w:rPr>
                <w:rFonts w:ascii="Courier New" w:hAnsi="Courier New" w:cs="Courier New"/>
                <w:sz w:val="16"/>
                <w:szCs w:val="16"/>
              </w:rPr>
              <w:t>O</w:t>
            </w:r>
            <w:r w:rsidRPr="00AD08FB">
              <w:rPr>
                <w:rFonts w:ascii="Courier New" w:hAnsi="Courier New" w:cs="Courier New"/>
                <w:sz w:val="16"/>
                <w:szCs w:val="16"/>
              </w:rPr>
              <w:t>NC" codeSyst</w:t>
            </w:r>
            <w:r w:rsidR="00163B36">
              <w:rPr>
                <w:rFonts w:ascii="Courier New" w:hAnsi="Courier New" w:cs="Courier New"/>
                <w:sz w:val="16"/>
                <w:szCs w:val="16"/>
              </w:rPr>
              <w:t>e</w:t>
            </w:r>
            <w:r w:rsidRPr="00AD08FB">
              <w:rPr>
                <w:rFonts w:ascii="Courier New" w:hAnsi="Courier New" w:cs="Courier New"/>
                <w:sz w:val="16"/>
                <w:szCs w:val="16"/>
              </w:rPr>
              <w:t>m="2.16.840.1.113883</w:t>
            </w:r>
            <w:r w:rsidRPr="00AD08FB" w:rsidR="00163B36">
              <w:rPr>
                <w:rFonts w:ascii="Courier New" w:hAnsi="Courier New" w:cs="Courier New"/>
                <w:sz w:val="16"/>
                <w:szCs w:val="16"/>
              </w:rPr>
              <w:t>.</w:t>
            </w:r>
            <w:r w:rsidR="00163B36">
              <w:rPr>
                <w:rFonts w:ascii="Courier New" w:hAnsi="Courier New" w:cs="Courier New"/>
                <w:sz w:val="16"/>
                <w:szCs w:val="16"/>
              </w:rPr>
              <w:t>5</w:t>
            </w:r>
            <w:r w:rsidRPr="00AD08FB" w:rsidR="00163B36">
              <w:rPr>
                <w:rFonts w:ascii="Courier New" w:hAnsi="Courier New" w:cs="Courier New"/>
                <w:sz w:val="16"/>
                <w:szCs w:val="16"/>
              </w:rPr>
              <w:t>.</w:t>
            </w:r>
            <w:r w:rsidRPr="00AD08FB">
              <w:rPr>
                <w:rFonts w:ascii="Courier New" w:hAnsi="Courier New" w:cs="Courier New"/>
                <w:sz w:val="16"/>
                <w:szCs w:val="16"/>
              </w:rPr>
              <w:t>6"/&gt;</w:t>
            </w:r>
          </w:p>
          <w:p w:rsidRPr="00AD08FB" w:rsidR="00C17782" w:rsidP="00AD08FB" w:rsidRDefault="00C17782" w14:paraId="26FC0D4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AD08FB" w:rsidRDefault="00C17782" w14:paraId="2E96F52D" w14:textId="6C294A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&lt;reference val</w:t>
            </w:r>
            <w:r w:rsidR="00163B36">
              <w:rPr>
                <w:rFonts w:ascii="Courier New" w:hAnsi="Courier New" w:cs="Courier New"/>
                <w:sz w:val="16"/>
                <w:szCs w:val="16"/>
              </w:rPr>
              <w:t>u</w:t>
            </w:r>
            <w:r w:rsidRPr="00AD08FB">
              <w:rPr>
                <w:rFonts w:ascii="Courier New" w:hAnsi="Courier New" w:cs="Courier New"/>
                <w:sz w:val="16"/>
                <w:szCs w:val="16"/>
              </w:rPr>
              <w:t>e="#allergiesNoKn</w:t>
            </w:r>
            <w:r w:rsidR="00163B36">
              <w:rPr>
                <w:rFonts w:ascii="Courier New" w:hAnsi="Courier New" w:cs="Courier New"/>
                <w:sz w:val="16"/>
                <w:szCs w:val="16"/>
              </w:rPr>
              <w:t>o</w:t>
            </w:r>
            <w:r w:rsidRPr="00AD08FB">
              <w:rPr>
                <w:rFonts w:ascii="Courier New" w:hAnsi="Courier New" w:cs="Courier New"/>
                <w:sz w:val="16"/>
                <w:szCs w:val="16"/>
              </w:rPr>
              <w:t>wn"/&gt;</w:t>
            </w:r>
          </w:p>
          <w:p w:rsidRPr="00AD08FB" w:rsidR="00C17782" w:rsidP="00AD08FB" w:rsidRDefault="00C17782" w14:paraId="70488DA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AD08FB" w:rsidRDefault="00C17782" w14:paraId="2A6EEC07" w14:textId="6CD96E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&lt;statusCode co</w:t>
            </w:r>
            <w:r w:rsidR="00163B36">
              <w:rPr>
                <w:rFonts w:ascii="Courier New" w:hAnsi="Courier New" w:cs="Courier New"/>
                <w:sz w:val="16"/>
                <w:szCs w:val="16"/>
              </w:rPr>
              <w:t>d</w:t>
            </w:r>
            <w:r w:rsidRPr="00AD08FB">
              <w:rPr>
                <w:rFonts w:ascii="Courier New" w:hAnsi="Courier New" w:cs="Courier New"/>
                <w:sz w:val="16"/>
                <w:szCs w:val="16"/>
              </w:rPr>
              <w:t>e="act</w:t>
            </w:r>
            <w:r w:rsidR="00163B36">
              <w:rPr>
                <w:rFonts w:ascii="Courier New" w:hAnsi="Courier New" w:cs="Courier New"/>
                <w:sz w:val="16"/>
                <w:szCs w:val="16"/>
              </w:rPr>
              <w:t>i</w:t>
            </w:r>
            <w:r w:rsidRPr="00AD08FB">
              <w:rPr>
                <w:rFonts w:ascii="Courier New" w:hAnsi="Courier New" w:cs="Courier New"/>
                <w:sz w:val="16"/>
                <w:szCs w:val="16"/>
              </w:rPr>
              <w:t>ve"/&gt;</w:t>
            </w:r>
          </w:p>
          <w:p w:rsidRPr="00AD08FB" w:rsidR="00C17782" w:rsidP="00AD08FB" w:rsidRDefault="00C17782" w14:paraId="7C619065" w14:textId="0975E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Pr="00AD08FB" w:rsidR="00163B36">
              <w:rPr>
                <w:rFonts w:ascii="Courier New" w:hAnsi="Courier New" w:cs="Courier New"/>
                <w:sz w:val="16"/>
                <w:szCs w:val="16"/>
              </w:rPr>
              <w:t>!--</w:t>
            </w:r>
            <w:r w:rsidRPr="00AD08FB">
              <w:rPr>
                <w:rFonts w:ascii="Courier New" w:hAnsi="Courier New" w:cs="Courier New"/>
                <w:sz w:val="16"/>
                <w:szCs w:val="16"/>
              </w:rPr>
              <w:t>currently tracked concerns are active concerns--&gt;</w:t>
            </w:r>
          </w:p>
          <w:p w:rsidRPr="00AD08FB" w:rsidR="00C17782" w:rsidP="00AD08FB" w:rsidRDefault="00C17782" w14:paraId="45ED7A5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&lt;effectiveTime&gt;</w:t>
            </w:r>
          </w:p>
          <w:p w:rsidRPr="00AD08FB" w:rsidR="00C17782" w:rsidP="00AD08FB" w:rsidRDefault="00C17782" w14:paraId="427A2036" w14:textId="303E3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&lt;low val</w:t>
            </w:r>
            <w:r w:rsidR="00163B36">
              <w:rPr>
                <w:rFonts w:ascii="Courier New" w:hAnsi="Courier New" w:cs="Courier New"/>
                <w:sz w:val="16"/>
                <w:szCs w:val="16"/>
              </w:rPr>
              <w:t>u</w:t>
            </w:r>
            <w:r w:rsidRPr="00AD08FB">
              <w:rPr>
                <w:rFonts w:ascii="Courier New" w:hAnsi="Courier New" w:cs="Courier New"/>
                <w:sz w:val="16"/>
                <w:szCs w:val="16"/>
              </w:rPr>
              <w:t>e="20100</w:t>
            </w:r>
            <w:r w:rsidR="00163B36">
              <w:rPr>
                <w:rFonts w:ascii="Courier New" w:hAnsi="Courier New" w:cs="Courier New"/>
                <w:sz w:val="16"/>
                <w:szCs w:val="16"/>
              </w:rPr>
              <w:t>1</w:t>
            </w:r>
            <w:r w:rsidRPr="00AD08FB">
              <w:rPr>
                <w:rFonts w:ascii="Courier New" w:hAnsi="Courier New" w:cs="Courier New"/>
                <w:sz w:val="16"/>
                <w:szCs w:val="16"/>
              </w:rPr>
              <w:t>03"/&gt;</w:t>
            </w:r>
          </w:p>
          <w:p w:rsidRPr="00AD08FB" w:rsidR="00C17782" w:rsidP="00AD08FB" w:rsidRDefault="00C17782" w14:paraId="62328697" w14:textId="30E787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Pr="00AD08FB" w:rsidR="00163B36">
              <w:rPr>
                <w:rFonts w:ascii="Courier New" w:hAnsi="Courier New" w:cs="Courier New"/>
                <w:sz w:val="16"/>
                <w:szCs w:val="16"/>
              </w:rPr>
              <w:t>!--</w:t>
            </w:r>
            <w:r w:rsidRPr="00AD08FB">
              <w:rPr>
                <w:rFonts w:ascii="Courier New" w:hAnsi="Courier New" w:cs="Courier New"/>
                <w:sz w:val="16"/>
                <w:szCs w:val="16"/>
              </w:rPr>
              <w:t>show time when the concern first began being tracked--&gt;</w:t>
            </w:r>
          </w:p>
          <w:p w:rsidRPr="00AD08FB" w:rsidR="00C17782" w:rsidP="00AD08FB" w:rsidRDefault="00C17782" w14:paraId="476239E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&lt;/effectiveTime&gt;</w:t>
            </w:r>
          </w:p>
          <w:p w:rsidRPr="00AD08FB" w:rsidR="00C17782" w:rsidP="00AD08FB" w:rsidRDefault="00C17782" w14:paraId="1E55289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rsidRPr="00AD08FB" w:rsidR="00C17782" w:rsidP="00AD08FB" w:rsidRDefault="00C17782" w14:paraId="44030D7C" w14:textId="1A4C2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Pr="00AD08FB" w:rsidR="00163B36">
              <w:rPr>
                <w:rFonts w:ascii="Courier New" w:hAnsi="Courier New" w:cs="Courier New"/>
                <w:sz w:val="16"/>
                <w:szCs w:val="16"/>
              </w:rPr>
              <w:t>.</w:t>
            </w:r>
            <w:r w:rsidR="00163B36">
              <w:rPr>
                <w:rFonts w:ascii="Courier New" w:hAnsi="Courier New" w:cs="Courier New"/>
                <w:sz w:val="16"/>
                <w:szCs w:val="16"/>
              </w:rPr>
              <w:t>1</w:t>
            </w:r>
            <w:r w:rsidRPr="00AD08FB">
              <w:rPr>
                <w:rFonts w:ascii="Courier New" w:hAnsi="Courier New" w:cs="Courier New"/>
                <w:sz w:val="16"/>
                <w:szCs w:val="16"/>
              </w:rPr>
              <w:t>19"/&gt;</w:t>
            </w:r>
          </w:p>
          <w:p w:rsidRPr="00AD08FB" w:rsidR="00C17782" w:rsidP="00AD08FB" w:rsidRDefault="00C17782" w14:paraId="442925B7" w14:textId="5772A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&lt;time val</w:t>
            </w:r>
            <w:r w:rsidR="00163B36">
              <w:rPr>
                <w:rFonts w:ascii="Courier New" w:hAnsi="Courier New" w:cs="Courier New"/>
                <w:sz w:val="16"/>
                <w:szCs w:val="16"/>
              </w:rPr>
              <w:t>u</w:t>
            </w:r>
            <w:r w:rsidRPr="00AD08FB">
              <w:rPr>
                <w:rFonts w:ascii="Courier New" w:hAnsi="Courier New" w:cs="Courier New"/>
                <w:sz w:val="16"/>
                <w:szCs w:val="16"/>
              </w:rPr>
              <w:t>e="20100</w:t>
            </w:r>
            <w:r w:rsidR="00163B36">
              <w:rPr>
                <w:rFonts w:ascii="Courier New" w:hAnsi="Courier New" w:cs="Courier New"/>
                <w:sz w:val="16"/>
                <w:szCs w:val="16"/>
              </w:rPr>
              <w:t>1</w:t>
            </w:r>
            <w:r w:rsidRPr="00AD08FB">
              <w:rPr>
                <w:rFonts w:ascii="Courier New" w:hAnsi="Courier New" w:cs="Courier New"/>
                <w:sz w:val="16"/>
                <w:szCs w:val="16"/>
              </w:rPr>
              <w:t>03"/&gt;</w:t>
            </w:r>
          </w:p>
          <w:p w:rsidRPr="00AD08FB" w:rsidR="00C17782" w:rsidP="00AD08FB" w:rsidRDefault="00C17782" w14:paraId="7998A4E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&lt;assignedAuthor&gt;</w:t>
            </w:r>
          </w:p>
          <w:p w:rsidRPr="00AD08FB" w:rsidR="00C17782" w:rsidP="00AD08FB" w:rsidRDefault="00C17782" w14:paraId="6FFA7646" w14:textId="32DEB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extensi</w:t>
            </w:r>
            <w:r w:rsidR="00163B36">
              <w:rPr>
                <w:rFonts w:ascii="Courier New" w:hAnsi="Courier New" w:cs="Courier New"/>
                <w:sz w:val="16"/>
                <w:szCs w:val="16"/>
              </w:rPr>
              <w:t>o</w:t>
            </w:r>
            <w:r w:rsidRPr="00AD08FB">
              <w:rPr>
                <w:rFonts w:ascii="Courier New" w:hAnsi="Courier New" w:cs="Courier New"/>
                <w:sz w:val="16"/>
                <w:szCs w:val="16"/>
              </w:rPr>
              <w:t>n="99999</w:t>
            </w:r>
            <w:r w:rsidR="00163B36">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r w:rsidRPr="00AD08FB">
              <w:rPr>
                <w:rFonts w:ascii="Courier New" w:hAnsi="Courier New" w:cs="Courier New"/>
                <w:sz w:val="16"/>
                <w:szCs w:val="16"/>
              </w:rPr>
              <w:t>="2.16.840.1.113883</w:t>
            </w:r>
            <w:r w:rsidRPr="00AD08FB" w:rsidR="00163B36">
              <w:rPr>
                <w:rFonts w:ascii="Courier New" w:hAnsi="Courier New" w:cs="Courier New"/>
                <w:sz w:val="16"/>
                <w:szCs w:val="16"/>
              </w:rPr>
              <w:t>.</w:t>
            </w:r>
            <w:r w:rsidR="00163B36">
              <w:rPr>
                <w:rFonts w:ascii="Courier New" w:hAnsi="Courier New" w:cs="Courier New"/>
                <w:sz w:val="16"/>
                <w:szCs w:val="16"/>
              </w:rPr>
              <w:t>4</w:t>
            </w:r>
            <w:r w:rsidRPr="00AD08FB" w:rsidR="00163B36">
              <w:rPr>
                <w:rFonts w:ascii="Courier New" w:hAnsi="Courier New" w:cs="Courier New"/>
                <w:sz w:val="16"/>
                <w:szCs w:val="16"/>
              </w:rPr>
              <w:t>.</w:t>
            </w:r>
            <w:r w:rsidRPr="00AD08FB">
              <w:rPr>
                <w:rFonts w:ascii="Courier New" w:hAnsi="Courier New" w:cs="Courier New"/>
                <w:sz w:val="16"/>
                <w:szCs w:val="16"/>
              </w:rPr>
              <w:t>6"/&gt;</w:t>
            </w:r>
          </w:p>
          <w:p w:rsidRPr="00AD08FB" w:rsidR="00C17782" w:rsidP="00AD08FB" w:rsidRDefault="00C17782" w14:paraId="76984527" w14:textId="7F1E5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163B36">
              <w:rPr>
                <w:rFonts w:ascii="Courier New" w:hAnsi="Courier New" w:cs="Courier New"/>
                <w:sz w:val="16"/>
                <w:szCs w:val="16"/>
              </w:rPr>
              <w:t>d</w:t>
            </w:r>
            <w:r w:rsidRPr="00AD08FB">
              <w:rPr>
                <w:rFonts w:ascii="Courier New" w:hAnsi="Courier New" w:cs="Courier New"/>
                <w:sz w:val="16"/>
                <w:szCs w:val="16"/>
              </w:rPr>
              <w:t>e="207Q000</w:t>
            </w:r>
            <w:r w:rsidR="00163B36">
              <w:rPr>
                <w:rFonts w:ascii="Courier New" w:hAnsi="Courier New" w:cs="Courier New"/>
                <w:sz w:val="16"/>
                <w:szCs w:val="16"/>
              </w:rPr>
              <w:t>0</w:t>
            </w:r>
            <w:r w:rsidRPr="00AD08FB">
              <w:rPr>
                <w:rFonts w:ascii="Courier New" w:hAnsi="Courier New" w:cs="Courier New"/>
                <w:sz w:val="16"/>
                <w:szCs w:val="16"/>
              </w:rPr>
              <w:t>0X" codeSyst</w:t>
            </w:r>
            <w:r w:rsidR="00163B36">
              <w:rPr>
                <w:rFonts w:ascii="Courier New" w:hAnsi="Courier New" w:cs="Courier New"/>
                <w:sz w:val="16"/>
                <w:szCs w:val="16"/>
              </w:rPr>
              <w:t>e</w:t>
            </w:r>
            <w:r w:rsidRPr="00AD08FB">
              <w:rPr>
                <w:rFonts w:ascii="Courier New" w:hAnsi="Courier New" w:cs="Courier New"/>
                <w:sz w:val="16"/>
                <w:szCs w:val="16"/>
              </w:rPr>
              <w:t>m="2.16.840.1.113883.6</w:t>
            </w:r>
            <w:r w:rsidRPr="00AD08FB" w:rsidR="00163B36">
              <w:rPr>
                <w:rFonts w:ascii="Courier New" w:hAnsi="Courier New" w:cs="Courier New"/>
                <w:sz w:val="16"/>
                <w:szCs w:val="16"/>
              </w:rPr>
              <w:t>.</w:t>
            </w:r>
            <w:r w:rsidR="00163B36">
              <w:rPr>
                <w:rFonts w:ascii="Courier New" w:hAnsi="Courier New" w:cs="Courier New"/>
                <w:sz w:val="16"/>
                <w:szCs w:val="16"/>
              </w:rPr>
              <w:t>1</w:t>
            </w:r>
            <w:r w:rsidRPr="00AD08FB">
              <w:rPr>
                <w:rFonts w:ascii="Courier New" w:hAnsi="Courier New" w:cs="Courier New"/>
                <w:sz w:val="16"/>
                <w:szCs w:val="16"/>
              </w:rPr>
              <w:t>01"</w:t>
            </w:r>
          </w:p>
          <w:p w:rsidRPr="00AD08FB" w:rsidR="00C17782" w:rsidP="00AD08FB" w:rsidRDefault="00C17782" w14:paraId="4AA1CE65" w14:textId="38D15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codeSystemNa</w:t>
            </w:r>
            <w:r w:rsidR="00163B36">
              <w:rPr>
                <w:rFonts w:ascii="Courier New" w:hAnsi="Courier New" w:cs="Courier New"/>
                <w:sz w:val="16"/>
                <w:szCs w:val="16"/>
              </w:rPr>
              <w:t>m</w:t>
            </w:r>
            <w:r w:rsidRPr="00AD08FB">
              <w:rPr>
                <w:rFonts w:ascii="Courier New" w:hAnsi="Courier New" w:cs="Courier New"/>
                <w:sz w:val="16"/>
                <w:szCs w:val="16"/>
              </w:rPr>
              <w:t>e="Health Care Provider Taxon</w:t>
            </w:r>
            <w:r w:rsidR="00163B36">
              <w:rPr>
                <w:rFonts w:ascii="Courier New" w:hAnsi="Courier New" w:cs="Courier New"/>
                <w:sz w:val="16"/>
                <w:szCs w:val="16"/>
              </w:rPr>
              <w:t>o</w:t>
            </w:r>
            <w:r w:rsidRPr="00AD08FB">
              <w:rPr>
                <w:rFonts w:ascii="Courier New" w:hAnsi="Courier New" w:cs="Courier New"/>
                <w:sz w:val="16"/>
                <w:szCs w:val="16"/>
              </w:rPr>
              <w:t>my" displayNa</w:t>
            </w:r>
            <w:r w:rsidR="00163B36">
              <w:rPr>
                <w:rFonts w:ascii="Courier New" w:hAnsi="Courier New" w:cs="Courier New"/>
                <w:sz w:val="16"/>
                <w:szCs w:val="16"/>
              </w:rPr>
              <w:t>m</w:t>
            </w:r>
            <w:r w:rsidRPr="00AD08FB">
              <w:rPr>
                <w:rFonts w:ascii="Courier New" w:hAnsi="Courier New" w:cs="Courier New"/>
                <w:sz w:val="16"/>
                <w:szCs w:val="16"/>
              </w:rPr>
              <w:t>e="Family Medic</w:t>
            </w:r>
            <w:r w:rsidR="00163B36">
              <w:rPr>
                <w:rFonts w:ascii="Courier New" w:hAnsi="Courier New" w:cs="Courier New"/>
                <w:sz w:val="16"/>
                <w:szCs w:val="16"/>
              </w:rPr>
              <w:t>i</w:t>
            </w:r>
            <w:r w:rsidRPr="00AD08FB">
              <w:rPr>
                <w:rFonts w:ascii="Courier New" w:hAnsi="Courier New" w:cs="Courier New"/>
                <w:sz w:val="16"/>
                <w:szCs w:val="16"/>
              </w:rPr>
              <w:t>ne"/&gt;</w:t>
            </w:r>
          </w:p>
          <w:p w:rsidRPr="00AD08FB" w:rsidR="00C17782" w:rsidP="00AD08FB" w:rsidRDefault="00C17782" w14:paraId="3C77E1D1" w14:textId="53ACE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&lt;telecom u</w:t>
            </w:r>
            <w:r w:rsidR="00163B36">
              <w:rPr>
                <w:rFonts w:ascii="Courier New" w:hAnsi="Courier New" w:cs="Courier New"/>
                <w:sz w:val="16"/>
                <w:szCs w:val="16"/>
              </w:rPr>
              <w:t>s</w:t>
            </w:r>
            <w:r w:rsidRPr="00AD08FB">
              <w:rPr>
                <w:rFonts w:ascii="Courier New" w:hAnsi="Courier New" w:cs="Courier New"/>
                <w:sz w:val="16"/>
                <w:szCs w:val="16"/>
              </w:rPr>
              <w:t>e</w:t>
            </w:r>
            <w:r w:rsidRPr="00AD08FB" w:rsidR="00163B36">
              <w:rPr>
                <w:rFonts w:ascii="Courier New" w:hAnsi="Courier New" w:cs="Courier New"/>
                <w:sz w:val="16"/>
                <w:szCs w:val="16"/>
              </w:rPr>
              <w:t>=</w:t>
            </w:r>
            <w:r w:rsidR="00163B36">
              <w:rPr>
                <w:rFonts w:ascii="Courier New" w:hAnsi="Courier New" w:cs="Courier New"/>
                <w:sz w:val="16"/>
                <w:szCs w:val="16"/>
              </w:rPr>
              <w:t>"</w:t>
            </w:r>
            <w:r w:rsidRPr="00AD08FB">
              <w:rPr>
                <w:rFonts w:ascii="Courier New" w:hAnsi="Courier New" w:cs="Courier New"/>
                <w:sz w:val="16"/>
                <w:szCs w:val="16"/>
              </w:rPr>
              <w:t>WP" val</w:t>
            </w:r>
            <w:r w:rsidR="00163B36">
              <w:rPr>
                <w:rFonts w:ascii="Courier New" w:hAnsi="Courier New" w:cs="Courier New"/>
                <w:sz w:val="16"/>
                <w:szCs w:val="16"/>
              </w:rPr>
              <w:t>u</w:t>
            </w:r>
            <w:r w:rsidRPr="00AD08FB">
              <w:rPr>
                <w:rFonts w:ascii="Courier New" w:hAnsi="Courier New" w:cs="Courier New"/>
                <w:sz w:val="16"/>
                <w:szCs w:val="16"/>
              </w:rPr>
              <w:t>e="tel:555-555-1</w:t>
            </w:r>
            <w:r w:rsidR="00163B36">
              <w:rPr>
                <w:rFonts w:ascii="Courier New" w:hAnsi="Courier New" w:cs="Courier New"/>
                <w:sz w:val="16"/>
                <w:szCs w:val="16"/>
              </w:rPr>
              <w:t>0</w:t>
            </w:r>
            <w:r w:rsidRPr="00AD08FB">
              <w:rPr>
                <w:rFonts w:ascii="Courier New" w:hAnsi="Courier New" w:cs="Courier New"/>
                <w:sz w:val="16"/>
                <w:szCs w:val="16"/>
              </w:rPr>
              <w:t>02"/&gt;</w:t>
            </w:r>
          </w:p>
          <w:p w:rsidRPr="00AD08FB" w:rsidR="00C17782" w:rsidP="00AD08FB" w:rsidRDefault="00C17782" w14:paraId="5E1EE2B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&lt;assignedPerson&gt;</w:t>
            </w:r>
          </w:p>
          <w:p w:rsidRPr="00AD08FB" w:rsidR="00C17782" w:rsidP="00AD08FB" w:rsidRDefault="00C17782" w14:paraId="61EBA35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&lt;name&gt;</w:t>
            </w:r>
          </w:p>
          <w:p w:rsidRPr="00AD08FB" w:rsidR="00C17782" w:rsidP="00AD08FB" w:rsidRDefault="00C17782" w14:paraId="27E6819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&lt;given&gt;Henry&lt;/given&gt;</w:t>
            </w:r>
          </w:p>
          <w:p w:rsidRPr="00AD08FB" w:rsidR="00C17782" w:rsidP="00AD08FB" w:rsidRDefault="00C17782" w14:paraId="5107870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&lt;family&gt;Seven&lt;/family&gt;</w:t>
            </w:r>
          </w:p>
          <w:p w:rsidRPr="00AD08FB" w:rsidR="00C17782" w:rsidP="00AD08FB" w:rsidRDefault="00C17782" w14:paraId="28D30DD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&lt;/name&gt;</w:t>
            </w:r>
          </w:p>
          <w:p w:rsidRPr="00AD08FB" w:rsidR="00C17782" w:rsidP="00AD08FB" w:rsidRDefault="00C17782" w14:paraId="43C6370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&lt;/assignedPerson&gt;</w:t>
            </w:r>
          </w:p>
          <w:p w:rsidRPr="00AD08FB" w:rsidR="00C17782" w:rsidP="00AD08FB" w:rsidRDefault="00C17782" w14:paraId="263A36E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&lt;/assignedAuthor&gt;</w:t>
            </w:r>
          </w:p>
          <w:p w:rsidRPr="00AD08FB" w:rsidR="00C17782" w:rsidP="00AD08FB" w:rsidRDefault="00C17782" w14:paraId="22580AB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rsidRPr="00AD08FB" w:rsidR="00C17782" w:rsidP="00AD08FB" w:rsidRDefault="00C17782" w14:paraId="269FD211" w14:textId="7D9DB2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&lt;entryRelationship typeCo</w:t>
            </w:r>
            <w:r w:rsidR="00163B36">
              <w:rPr>
                <w:rFonts w:ascii="Courier New" w:hAnsi="Courier New" w:cs="Courier New"/>
                <w:sz w:val="16"/>
                <w:szCs w:val="16"/>
              </w:rPr>
              <w:t>d</w:t>
            </w:r>
            <w:r w:rsidRPr="00AD08FB">
              <w:rPr>
                <w:rFonts w:ascii="Courier New" w:hAnsi="Courier New" w:cs="Courier New"/>
                <w:sz w:val="16"/>
                <w:szCs w:val="16"/>
              </w:rPr>
              <w:t>e="S</w:t>
            </w:r>
            <w:r w:rsidR="00163B36">
              <w:rPr>
                <w:rFonts w:ascii="Courier New" w:hAnsi="Courier New" w:cs="Courier New"/>
                <w:sz w:val="16"/>
                <w:szCs w:val="16"/>
              </w:rPr>
              <w:t>U</w:t>
            </w:r>
            <w:r w:rsidRPr="00AD08FB">
              <w:rPr>
                <w:rFonts w:ascii="Courier New" w:hAnsi="Courier New" w:cs="Courier New"/>
                <w:sz w:val="16"/>
                <w:szCs w:val="16"/>
              </w:rPr>
              <w:t>BJ"&gt;</w:t>
            </w:r>
          </w:p>
          <w:p w:rsidRPr="00AD08FB" w:rsidR="00C17782" w:rsidP="00AD08FB" w:rsidRDefault="00C17782" w14:paraId="5C4AA9DF" w14:textId="601F3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Pr="00AD08FB" w:rsidR="00163B36">
              <w:rPr>
                <w:rFonts w:ascii="Courier New" w:hAnsi="Courier New" w:cs="Courier New"/>
                <w:sz w:val="16"/>
                <w:szCs w:val="16"/>
              </w:rPr>
              <w:t xml:space="preserve">-- </w:t>
            </w:r>
            <w:r w:rsidRPr="00AD08FB">
              <w:rPr>
                <w:rFonts w:ascii="Courier New" w:hAnsi="Courier New" w:cs="Courier New"/>
                <w:sz w:val="16"/>
                <w:szCs w:val="16"/>
              </w:rPr>
              <w:t>No Known Allergies --&gt;</w:t>
            </w:r>
          </w:p>
          <w:p w:rsidRPr="00AD08FB" w:rsidR="00C17782" w:rsidP="00AD08FB" w:rsidRDefault="00C17782" w14:paraId="3763A5BB" w14:textId="6F5E1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Pr="00AD08FB" w:rsidR="00163B36">
              <w:rPr>
                <w:rFonts w:ascii="Courier New" w:hAnsi="Courier New" w:cs="Courier New"/>
                <w:sz w:val="16"/>
                <w:szCs w:val="16"/>
              </w:rPr>
              <w:t xml:space="preserve">-- </w:t>
            </w:r>
            <w:r w:rsidRPr="00AD08FB">
              <w:rPr>
                <w:rFonts w:ascii="Courier New" w:hAnsi="Courier New" w:cs="Courier New"/>
                <w:sz w:val="16"/>
                <w:szCs w:val="16"/>
              </w:rPr>
              <w:t>The negationInd = true negates the observation/value --&gt;</w:t>
            </w:r>
          </w:p>
          <w:p w:rsidRPr="00AD08FB" w:rsidR="00C17782" w:rsidP="00AD08FB" w:rsidRDefault="00C17782" w14:paraId="04D9C8FC" w14:textId="1444D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Pr="00AD08FB" w:rsidR="00163B36">
              <w:rPr>
                <w:rFonts w:ascii="Courier New" w:hAnsi="Courier New" w:cs="Courier New"/>
                <w:sz w:val="16"/>
                <w:szCs w:val="16"/>
              </w:rPr>
              <w:t xml:space="preserve">-- </w:t>
            </w:r>
            <w:r w:rsidRPr="00AD08FB">
              <w:rPr>
                <w:rFonts w:ascii="Courier New" w:hAnsi="Courier New" w:cs="Courier New"/>
                <w:sz w:val="16"/>
                <w:szCs w:val="16"/>
              </w:rPr>
              <w:t>The use of negationInd corresponds with the newer Observation.valueNegationInd --&gt;</w:t>
            </w:r>
          </w:p>
          <w:p w:rsidRPr="00AD08FB" w:rsidR="00C17782" w:rsidP="00AD08FB" w:rsidRDefault="00C17782" w14:paraId="32001B0D" w14:textId="10BED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&lt;observation classCo</w:t>
            </w:r>
            <w:r w:rsidR="000B72C7">
              <w:rPr>
                <w:rFonts w:ascii="Courier New" w:hAnsi="Courier New" w:cs="Courier New"/>
                <w:sz w:val="16"/>
                <w:szCs w:val="16"/>
              </w:rPr>
              <w:t>d</w:t>
            </w:r>
            <w:r w:rsidRPr="00AD08FB">
              <w:rPr>
                <w:rFonts w:ascii="Courier New" w:hAnsi="Courier New" w:cs="Courier New"/>
                <w:sz w:val="16"/>
                <w:szCs w:val="16"/>
              </w:rPr>
              <w:t>e</w:t>
            </w:r>
            <w:r w:rsidRPr="00AD08FB" w:rsidR="000B72C7">
              <w:rPr>
                <w:rFonts w:ascii="Courier New" w:hAnsi="Courier New" w:cs="Courier New"/>
                <w:sz w:val="16"/>
                <w:szCs w:val="16"/>
              </w:rPr>
              <w:t>="</w:t>
            </w:r>
            <w:r w:rsidR="000B72C7">
              <w:rPr>
                <w:rFonts w:ascii="Courier New" w:hAnsi="Courier New" w:cs="Courier New"/>
                <w:sz w:val="16"/>
                <w:szCs w:val="16"/>
              </w:rPr>
              <w:t>O</w:t>
            </w:r>
            <w:r w:rsidRPr="00AD08FB">
              <w:rPr>
                <w:rFonts w:ascii="Courier New" w:hAnsi="Courier New" w:cs="Courier New"/>
                <w:sz w:val="16"/>
                <w:szCs w:val="16"/>
              </w:rPr>
              <w:t>BS" moodCo</w:t>
            </w:r>
            <w:r w:rsidR="000B72C7">
              <w:rPr>
                <w:rFonts w:ascii="Courier New" w:hAnsi="Courier New" w:cs="Courier New"/>
                <w:sz w:val="16"/>
                <w:szCs w:val="16"/>
              </w:rPr>
              <w:t>d</w:t>
            </w:r>
            <w:r w:rsidRPr="00AD08FB">
              <w:rPr>
                <w:rFonts w:ascii="Courier New" w:hAnsi="Courier New" w:cs="Courier New"/>
                <w:sz w:val="16"/>
                <w:szCs w:val="16"/>
              </w:rPr>
              <w:t>e</w:t>
            </w:r>
            <w:r w:rsidRPr="00AD08FB" w:rsidR="000B72C7">
              <w:rPr>
                <w:rFonts w:ascii="Courier New" w:hAnsi="Courier New" w:cs="Courier New"/>
                <w:sz w:val="16"/>
                <w:szCs w:val="16"/>
              </w:rPr>
              <w:t>="</w:t>
            </w:r>
            <w:r w:rsidR="000B72C7">
              <w:rPr>
                <w:rFonts w:ascii="Courier New" w:hAnsi="Courier New" w:cs="Courier New"/>
                <w:sz w:val="16"/>
                <w:szCs w:val="16"/>
              </w:rPr>
              <w:t>E</w:t>
            </w:r>
            <w:r w:rsidRPr="00AD08FB">
              <w:rPr>
                <w:rFonts w:ascii="Courier New" w:hAnsi="Courier New" w:cs="Courier New"/>
                <w:sz w:val="16"/>
                <w:szCs w:val="16"/>
              </w:rPr>
              <w:t>VN" negationI</w:t>
            </w:r>
            <w:r w:rsidR="000B72C7">
              <w:rPr>
                <w:rFonts w:ascii="Courier New" w:hAnsi="Courier New" w:cs="Courier New"/>
                <w:sz w:val="16"/>
                <w:szCs w:val="16"/>
              </w:rPr>
              <w:t>n</w:t>
            </w:r>
            <w:r w:rsidRPr="00AD08FB">
              <w:rPr>
                <w:rFonts w:ascii="Courier New" w:hAnsi="Courier New" w:cs="Courier New"/>
                <w:sz w:val="16"/>
                <w:szCs w:val="16"/>
              </w:rPr>
              <w:t>d="t</w:t>
            </w:r>
            <w:r w:rsidR="000B72C7">
              <w:rPr>
                <w:rFonts w:ascii="Courier New" w:hAnsi="Courier New" w:cs="Courier New"/>
                <w:sz w:val="16"/>
                <w:szCs w:val="16"/>
              </w:rPr>
              <w:t>r</w:t>
            </w:r>
            <w:r w:rsidRPr="00AD08FB">
              <w:rPr>
                <w:rFonts w:ascii="Courier New" w:hAnsi="Courier New" w:cs="Courier New"/>
                <w:sz w:val="16"/>
                <w:szCs w:val="16"/>
              </w:rPr>
              <w:t>ue"&gt;</w:t>
            </w:r>
          </w:p>
          <w:p w:rsidRPr="00AD08FB" w:rsidR="00C17782" w:rsidP="00AD08FB" w:rsidRDefault="00C17782" w14:paraId="491AA1B5" w14:textId="6F9266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Pr="00AD08FB" w:rsidR="00163B36">
              <w:rPr>
                <w:rFonts w:ascii="Courier New" w:hAnsi="Courier New" w:cs="Courier New"/>
                <w:sz w:val="16"/>
                <w:szCs w:val="16"/>
              </w:rPr>
              <w:t xml:space="preserve">-- </w:t>
            </w:r>
            <w:r w:rsidRPr="00AD08FB">
              <w:rPr>
                <w:rFonts w:ascii="Courier New" w:hAnsi="Courier New" w:cs="Courier New"/>
                <w:sz w:val="16"/>
                <w:szCs w:val="16"/>
              </w:rPr>
              <w:t>aller</w:t>
            </w:r>
            <w:r w:rsidR="000B72C7">
              <w:rPr>
                <w:rFonts w:ascii="Courier New" w:hAnsi="Courier New" w:cs="Courier New"/>
                <w:sz w:val="16"/>
                <w:szCs w:val="16"/>
              </w:rPr>
              <w:t>g</w:t>
            </w:r>
            <w:r w:rsidRPr="00AD08FB">
              <w:rPr>
                <w:rFonts w:ascii="Courier New" w:hAnsi="Courier New" w:cs="Courier New"/>
                <w:sz w:val="16"/>
                <w:szCs w:val="16"/>
              </w:rPr>
              <w:t>y - intolerance observation template --&gt;</w:t>
            </w:r>
          </w:p>
          <w:p w:rsidRPr="00AD08FB" w:rsidR="00C17782" w:rsidP="00AD08FB" w:rsidRDefault="00C17782" w14:paraId="1DBA6A62" w14:textId="3985C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Pr="00AD08FB" w:rsidR="000B72C7">
              <w:rPr>
                <w:rFonts w:ascii="Courier New" w:hAnsi="Courier New" w:cs="Courier New"/>
                <w:sz w:val="16"/>
                <w:szCs w:val="16"/>
              </w:rPr>
              <w:t>.</w:t>
            </w:r>
            <w:r w:rsidR="000B72C7">
              <w:rPr>
                <w:rFonts w:ascii="Courier New" w:hAnsi="Courier New" w:cs="Courier New"/>
                <w:sz w:val="16"/>
                <w:szCs w:val="16"/>
              </w:rPr>
              <w:t>4</w:t>
            </w:r>
            <w:r w:rsidRPr="00AD08FB" w:rsidR="000B72C7">
              <w:rPr>
                <w:rFonts w:ascii="Courier New" w:hAnsi="Courier New" w:cs="Courier New"/>
                <w:sz w:val="16"/>
                <w:szCs w:val="16"/>
              </w:rPr>
              <w:t>.</w:t>
            </w:r>
            <w:r w:rsidRPr="00AD08FB">
              <w:rPr>
                <w:rFonts w:ascii="Courier New" w:hAnsi="Courier New" w:cs="Courier New"/>
                <w:sz w:val="16"/>
                <w:szCs w:val="16"/>
              </w:rPr>
              <w:t>7"/&gt;</w:t>
            </w:r>
          </w:p>
          <w:p w:rsidRPr="00AD08FB" w:rsidR="00C17782" w:rsidP="00AD08FB" w:rsidRDefault="00C17782" w14:paraId="138FEBF9" w14:textId="08FCA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Pr="00AD08FB" w:rsidR="000B72C7">
              <w:rPr>
                <w:rFonts w:ascii="Courier New" w:hAnsi="Courier New" w:cs="Courier New"/>
                <w:sz w:val="16"/>
                <w:szCs w:val="16"/>
              </w:rPr>
              <w:t>.</w:t>
            </w:r>
            <w:r w:rsidR="000B72C7">
              <w:rPr>
                <w:rFonts w:ascii="Courier New" w:hAnsi="Courier New" w:cs="Courier New"/>
                <w:sz w:val="16"/>
                <w:szCs w:val="16"/>
              </w:rPr>
              <w:t>4</w:t>
            </w:r>
            <w:r w:rsidRPr="00AD08FB" w:rsidR="000B72C7">
              <w:rPr>
                <w:rFonts w:ascii="Courier New" w:hAnsi="Courier New" w:cs="Courier New"/>
                <w:sz w:val="16"/>
                <w:szCs w:val="16"/>
              </w:rPr>
              <w:t>.</w:t>
            </w:r>
            <w:r w:rsidRPr="00AD08FB">
              <w:rPr>
                <w:rFonts w:ascii="Courier New" w:hAnsi="Courier New" w:cs="Courier New"/>
                <w:sz w:val="16"/>
                <w:szCs w:val="16"/>
              </w:rPr>
              <w:t>7" extensi</w:t>
            </w:r>
            <w:r w:rsidR="000B72C7">
              <w:rPr>
                <w:rFonts w:ascii="Courier New" w:hAnsi="Courier New" w:cs="Courier New"/>
                <w:sz w:val="16"/>
                <w:szCs w:val="16"/>
              </w:rPr>
              <w:t>o</w:t>
            </w:r>
            <w:r w:rsidRPr="00AD08FB">
              <w:rPr>
                <w:rFonts w:ascii="Courier New" w:hAnsi="Courier New" w:cs="Courier New"/>
                <w:sz w:val="16"/>
                <w:szCs w:val="16"/>
              </w:rPr>
              <w:t>n="2014-06</w:t>
            </w:r>
            <w:r w:rsidR="000B72C7">
              <w:rPr>
                <w:rFonts w:ascii="Courier New" w:hAnsi="Courier New" w:cs="Courier New"/>
                <w:sz w:val="16"/>
                <w:szCs w:val="16"/>
              </w:rPr>
              <w:t>-</w:t>
            </w:r>
            <w:r w:rsidRPr="00AD08FB">
              <w:rPr>
                <w:rFonts w:ascii="Courier New" w:hAnsi="Courier New" w:cs="Courier New"/>
                <w:sz w:val="16"/>
                <w:szCs w:val="16"/>
              </w:rPr>
              <w:t>09"/&gt;</w:t>
            </w:r>
          </w:p>
          <w:p w:rsidRPr="00AD08FB" w:rsidR="00C17782" w:rsidP="00AD08FB" w:rsidRDefault="00C17782" w14:paraId="135C760B" w14:textId="56DA2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="4adc1020-7b14-11db-9fe1-0800200c9</w:t>
            </w:r>
            <w:r w:rsidR="000B72C7">
              <w:rPr>
                <w:rFonts w:ascii="Courier New" w:hAnsi="Courier New" w:cs="Courier New"/>
                <w:sz w:val="16"/>
                <w:szCs w:val="16"/>
              </w:rPr>
              <w:t>a</w:t>
            </w:r>
            <w:r w:rsidRPr="00AD08FB">
              <w:rPr>
                <w:rFonts w:ascii="Courier New" w:hAnsi="Courier New" w:cs="Courier New"/>
                <w:sz w:val="16"/>
                <w:szCs w:val="16"/>
              </w:rPr>
              <w:t>66"/&gt;</w:t>
            </w:r>
          </w:p>
          <w:p w:rsidRPr="00AD08FB" w:rsidR="00C17782" w:rsidP="00AD08FB" w:rsidRDefault="00C17782" w14:paraId="5D293B84" w14:textId="1BE60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0B72C7">
              <w:rPr>
                <w:rFonts w:ascii="Courier New" w:hAnsi="Courier New" w:cs="Courier New"/>
                <w:sz w:val="16"/>
                <w:szCs w:val="16"/>
              </w:rPr>
              <w:t>d</w:t>
            </w:r>
            <w:r w:rsidRPr="00AD08FB">
              <w:rPr>
                <w:rFonts w:ascii="Courier New" w:hAnsi="Courier New" w:cs="Courier New"/>
                <w:sz w:val="16"/>
                <w:szCs w:val="16"/>
              </w:rPr>
              <w:t>e="ASSERT</w:t>
            </w:r>
            <w:r w:rsidR="000B72C7">
              <w:rPr>
                <w:rFonts w:ascii="Courier New" w:hAnsi="Courier New" w:cs="Courier New"/>
                <w:sz w:val="16"/>
                <w:szCs w:val="16"/>
              </w:rPr>
              <w:t>I</w:t>
            </w:r>
            <w:r w:rsidRPr="00AD08FB">
              <w:rPr>
                <w:rFonts w:ascii="Courier New" w:hAnsi="Courier New" w:cs="Courier New"/>
                <w:sz w:val="16"/>
                <w:szCs w:val="16"/>
              </w:rPr>
              <w:t>ON" codeSyst</w:t>
            </w:r>
            <w:r w:rsidR="000B72C7">
              <w:rPr>
                <w:rFonts w:ascii="Courier New" w:hAnsi="Courier New" w:cs="Courier New"/>
                <w:sz w:val="16"/>
                <w:szCs w:val="16"/>
              </w:rPr>
              <w:t>e</w:t>
            </w:r>
            <w:r w:rsidRPr="00AD08FB">
              <w:rPr>
                <w:rFonts w:ascii="Courier New" w:hAnsi="Courier New" w:cs="Courier New"/>
                <w:sz w:val="16"/>
                <w:szCs w:val="16"/>
              </w:rPr>
              <w:t>m="2.16.840.1.113883</w:t>
            </w:r>
            <w:r w:rsidRPr="00AD08FB" w:rsidR="000B72C7">
              <w:rPr>
                <w:rFonts w:ascii="Courier New" w:hAnsi="Courier New" w:cs="Courier New"/>
                <w:sz w:val="16"/>
                <w:szCs w:val="16"/>
              </w:rPr>
              <w:t>.</w:t>
            </w:r>
            <w:r w:rsidR="000B72C7">
              <w:rPr>
                <w:rFonts w:ascii="Courier New" w:hAnsi="Courier New" w:cs="Courier New"/>
                <w:sz w:val="16"/>
                <w:szCs w:val="16"/>
              </w:rPr>
              <w:t>5</w:t>
            </w:r>
            <w:r w:rsidRPr="00AD08FB" w:rsidR="000B72C7">
              <w:rPr>
                <w:rFonts w:ascii="Courier New" w:hAnsi="Courier New" w:cs="Courier New"/>
                <w:sz w:val="16"/>
                <w:szCs w:val="16"/>
              </w:rPr>
              <w:t>.</w:t>
            </w:r>
            <w:r w:rsidRPr="00AD08FB">
              <w:rPr>
                <w:rFonts w:ascii="Courier New" w:hAnsi="Courier New" w:cs="Courier New"/>
                <w:sz w:val="16"/>
                <w:szCs w:val="16"/>
              </w:rPr>
              <w:t>4"/&gt;</w:t>
            </w:r>
          </w:p>
          <w:p w:rsidRPr="00AD08FB" w:rsidR="00C17782" w:rsidP="00AD08FB" w:rsidRDefault="00C17782" w14:paraId="11DD27A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AD08FB" w:rsidRDefault="00C17782" w14:paraId="6C46C5F9" w14:textId="45A53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&lt;reference val</w:t>
            </w:r>
            <w:r w:rsidR="000B72C7">
              <w:rPr>
                <w:rFonts w:ascii="Courier New" w:hAnsi="Courier New" w:cs="Courier New"/>
                <w:sz w:val="16"/>
                <w:szCs w:val="16"/>
              </w:rPr>
              <w:t>u</w:t>
            </w:r>
            <w:r w:rsidRPr="00AD08FB">
              <w:rPr>
                <w:rFonts w:ascii="Courier New" w:hAnsi="Courier New" w:cs="Courier New"/>
                <w:sz w:val="16"/>
                <w:szCs w:val="16"/>
              </w:rPr>
              <w:t>e="#allergiesNoKn</w:t>
            </w:r>
            <w:r w:rsidR="000B72C7">
              <w:rPr>
                <w:rFonts w:ascii="Courier New" w:hAnsi="Courier New" w:cs="Courier New"/>
                <w:sz w:val="16"/>
                <w:szCs w:val="16"/>
              </w:rPr>
              <w:t>o</w:t>
            </w:r>
            <w:r w:rsidRPr="00AD08FB">
              <w:rPr>
                <w:rFonts w:ascii="Courier New" w:hAnsi="Courier New" w:cs="Courier New"/>
                <w:sz w:val="16"/>
                <w:szCs w:val="16"/>
              </w:rPr>
              <w:t>wn"/&gt;</w:t>
            </w:r>
          </w:p>
          <w:p w:rsidRPr="00AD08FB" w:rsidR="00C17782" w:rsidP="00AD08FB" w:rsidRDefault="00C17782" w14:paraId="7225C3E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AD08FB" w:rsidRDefault="00C17782" w14:paraId="2DD9B58F" w14:textId="5F64B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&lt;statusCode co</w:t>
            </w:r>
            <w:r w:rsidR="000B72C7">
              <w:rPr>
                <w:rFonts w:ascii="Courier New" w:hAnsi="Courier New" w:cs="Courier New"/>
                <w:sz w:val="16"/>
                <w:szCs w:val="16"/>
              </w:rPr>
              <w:t>d</w:t>
            </w:r>
            <w:r w:rsidRPr="00AD08FB">
              <w:rPr>
                <w:rFonts w:ascii="Courier New" w:hAnsi="Courier New" w:cs="Courier New"/>
                <w:sz w:val="16"/>
                <w:szCs w:val="16"/>
              </w:rPr>
              <w:t>e="comple</w:t>
            </w:r>
            <w:r w:rsidR="000B72C7">
              <w:rPr>
                <w:rFonts w:ascii="Courier New" w:hAnsi="Courier New" w:cs="Courier New"/>
                <w:sz w:val="16"/>
                <w:szCs w:val="16"/>
              </w:rPr>
              <w:t>t</w:t>
            </w:r>
            <w:r w:rsidRPr="00AD08FB">
              <w:rPr>
                <w:rFonts w:ascii="Courier New" w:hAnsi="Courier New" w:cs="Courier New"/>
                <w:sz w:val="16"/>
                <w:szCs w:val="16"/>
              </w:rPr>
              <w:t>ed"/&gt;</w:t>
            </w:r>
          </w:p>
          <w:p w:rsidRPr="00AD08FB" w:rsidR="00C17782" w:rsidP="00AD08FB" w:rsidRDefault="00C17782" w14:paraId="141708CB" w14:textId="6E0E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Pr="00AD08FB" w:rsidR="00163B36">
              <w:rPr>
                <w:rFonts w:ascii="Courier New" w:hAnsi="Courier New" w:cs="Courier New"/>
                <w:sz w:val="16"/>
                <w:szCs w:val="16"/>
              </w:rPr>
              <w:t xml:space="preserve">-- </w:t>
            </w:r>
            <w:r w:rsidRPr="00AD08FB">
              <w:rPr>
                <w:rFonts w:ascii="Courier New" w:hAnsi="Courier New" w:cs="Courier New"/>
                <w:sz w:val="16"/>
                <w:szCs w:val="16"/>
              </w:rPr>
              <w:t>N</w:t>
            </w:r>
            <w:r w:rsidR="005C79A1">
              <w:rPr>
                <w:rFonts w:ascii="Courier New" w:hAnsi="Courier New" w:cs="Courier New"/>
                <w:sz w:val="16"/>
                <w:szCs w:val="16"/>
              </w:rPr>
              <w:t>–</w:t>
            </w:r>
            <w:r w:rsidRPr="00AD08FB">
              <w:rPr>
                <w:rFonts w:ascii="Courier New" w:hAnsi="Courier New" w:cs="Courier New"/>
                <w:sz w:val="16"/>
                <w:szCs w:val="16"/>
              </w:rPr>
              <w:t>A - author/time records when this assertion was made --&gt;</w:t>
            </w:r>
          </w:p>
          <w:p w:rsidRPr="00AD08FB" w:rsidR="00C17782" w:rsidP="00AD08FB" w:rsidRDefault="00C17782" w14:paraId="52B8FF0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&lt;effectiveTime&gt;</w:t>
            </w:r>
          </w:p>
          <w:p w:rsidRPr="00AD08FB" w:rsidR="00C17782" w:rsidP="00AD08FB" w:rsidRDefault="00C17782" w14:paraId="1E1D957A" w14:textId="7F514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&lt;low nullFlav</w:t>
            </w:r>
            <w:r w:rsidR="000B72C7">
              <w:rPr>
                <w:rFonts w:ascii="Courier New" w:hAnsi="Courier New" w:cs="Courier New"/>
                <w:sz w:val="16"/>
                <w:szCs w:val="16"/>
              </w:rPr>
              <w:t>o</w:t>
            </w:r>
            <w:r w:rsidRPr="00AD08FB">
              <w:rPr>
                <w:rFonts w:ascii="Courier New" w:hAnsi="Courier New" w:cs="Courier New"/>
                <w:sz w:val="16"/>
                <w:szCs w:val="16"/>
              </w:rPr>
              <w:t>r</w:t>
            </w:r>
            <w:r w:rsidRPr="00AD08FB" w:rsidR="000B72C7">
              <w:rPr>
                <w:rFonts w:ascii="Courier New" w:hAnsi="Courier New" w:cs="Courier New"/>
                <w:sz w:val="16"/>
                <w:szCs w:val="16"/>
              </w:rPr>
              <w:t>=</w:t>
            </w:r>
            <w:r w:rsidR="000B72C7">
              <w:rPr>
                <w:rFonts w:ascii="Courier New" w:hAnsi="Courier New" w:cs="Courier New"/>
                <w:sz w:val="16"/>
                <w:szCs w:val="16"/>
              </w:rPr>
              <w:t>"</w:t>
            </w:r>
            <w:r w:rsidRPr="00AD08FB">
              <w:rPr>
                <w:rFonts w:ascii="Courier New" w:hAnsi="Courier New" w:cs="Courier New"/>
                <w:sz w:val="16"/>
                <w:szCs w:val="16"/>
              </w:rPr>
              <w:t>NA"/&gt;</w:t>
            </w:r>
          </w:p>
          <w:p w:rsidRPr="00AD08FB" w:rsidR="00C17782" w:rsidP="00AD08FB" w:rsidRDefault="00C17782" w14:paraId="6FFC378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&lt;/effectiveTime&gt;</w:t>
            </w:r>
          </w:p>
          <w:p w:rsidRPr="00AD08FB" w:rsidR="00C17782" w:rsidP="00AD08FB" w:rsidRDefault="00C17782" w14:paraId="39EBC19D" w14:textId="0A764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&lt;value xsi:ty</w:t>
            </w:r>
            <w:r w:rsidR="000B72C7">
              <w:rPr>
                <w:rFonts w:ascii="Courier New" w:hAnsi="Courier New" w:cs="Courier New"/>
                <w:sz w:val="16"/>
                <w:szCs w:val="16"/>
              </w:rPr>
              <w:t>p</w:t>
            </w:r>
            <w:r w:rsidRPr="00AD08FB">
              <w:rPr>
                <w:rFonts w:ascii="Courier New" w:hAnsi="Courier New" w:cs="Courier New"/>
                <w:sz w:val="16"/>
                <w:szCs w:val="16"/>
              </w:rPr>
              <w:t>e</w:t>
            </w:r>
            <w:r w:rsidRPr="00AD08FB" w:rsidR="000B72C7">
              <w:rPr>
                <w:rFonts w:ascii="Courier New" w:hAnsi="Courier New" w:cs="Courier New"/>
                <w:sz w:val="16"/>
                <w:szCs w:val="16"/>
              </w:rPr>
              <w:t>=</w:t>
            </w:r>
            <w:r w:rsidR="000B72C7">
              <w:rPr>
                <w:rFonts w:ascii="Courier New" w:hAnsi="Courier New" w:cs="Courier New"/>
                <w:sz w:val="16"/>
                <w:szCs w:val="16"/>
              </w:rPr>
              <w:t>"</w:t>
            </w:r>
            <w:r w:rsidRPr="00AD08FB">
              <w:rPr>
                <w:rFonts w:ascii="Courier New" w:hAnsi="Courier New" w:cs="Courier New"/>
                <w:sz w:val="16"/>
                <w:szCs w:val="16"/>
              </w:rPr>
              <w:t>CD" co</w:t>
            </w:r>
            <w:r w:rsidR="00163B36">
              <w:rPr>
                <w:rFonts w:ascii="Courier New" w:hAnsi="Courier New" w:cs="Courier New"/>
                <w:sz w:val="16"/>
                <w:szCs w:val="16"/>
              </w:rPr>
              <w:t>d</w:t>
            </w:r>
            <w:r w:rsidRPr="00AD08FB">
              <w:rPr>
                <w:rFonts w:ascii="Courier New" w:hAnsi="Courier New" w:cs="Courier New"/>
                <w:sz w:val="16"/>
                <w:szCs w:val="16"/>
              </w:rPr>
              <w:t>e="419199</w:t>
            </w:r>
            <w:r w:rsidR="000B72C7">
              <w:rPr>
                <w:rFonts w:ascii="Courier New" w:hAnsi="Courier New" w:cs="Courier New"/>
                <w:sz w:val="16"/>
                <w:szCs w:val="16"/>
              </w:rPr>
              <w:t>0</w:t>
            </w:r>
            <w:r w:rsidRPr="00AD08FB">
              <w:rPr>
                <w:rFonts w:ascii="Courier New" w:hAnsi="Courier New" w:cs="Courier New"/>
                <w:sz w:val="16"/>
                <w:szCs w:val="16"/>
              </w:rPr>
              <w:t>07"</w:t>
            </w:r>
          </w:p>
          <w:p w:rsidRPr="00AD08FB" w:rsidR="00C17782" w:rsidP="00AD08FB" w:rsidRDefault="00C17782" w14:paraId="246F7017" w14:textId="4E07F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displayNa</w:t>
            </w:r>
            <w:r w:rsidR="00163B36">
              <w:rPr>
                <w:rFonts w:ascii="Courier New" w:hAnsi="Courier New" w:cs="Courier New"/>
                <w:sz w:val="16"/>
                <w:szCs w:val="16"/>
              </w:rPr>
              <w:t>m</w:t>
            </w:r>
            <w:r w:rsidRPr="00AD08FB">
              <w:rPr>
                <w:rFonts w:ascii="Courier New" w:hAnsi="Courier New" w:cs="Courier New"/>
                <w:sz w:val="16"/>
                <w:szCs w:val="16"/>
              </w:rPr>
              <w:t>e="Allergy to substance (disord</w:t>
            </w:r>
            <w:r w:rsidR="00163B36">
              <w:rPr>
                <w:rFonts w:ascii="Courier New" w:hAnsi="Courier New" w:cs="Courier New"/>
                <w:sz w:val="16"/>
                <w:szCs w:val="16"/>
              </w:rPr>
              <w:t>e</w:t>
            </w:r>
            <w:r w:rsidRPr="00AD08FB">
              <w:rPr>
                <w:rFonts w:ascii="Courier New" w:hAnsi="Courier New" w:cs="Courier New"/>
                <w:sz w:val="16"/>
                <w:szCs w:val="16"/>
              </w:rPr>
              <w:t>r)"</w:t>
            </w:r>
          </w:p>
          <w:p w:rsidRPr="00AD08FB" w:rsidR="00C17782" w:rsidP="00AD08FB" w:rsidRDefault="00C17782" w14:paraId="622BE3D7" w14:textId="7E508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codeSyst</w:t>
            </w:r>
            <w:r w:rsidR="00163B36">
              <w:rPr>
                <w:rFonts w:ascii="Courier New" w:hAnsi="Courier New" w:cs="Courier New"/>
                <w:sz w:val="16"/>
                <w:szCs w:val="16"/>
              </w:rPr>
              <w:t>e</w:t>
            </w:r>
            <w:r w:rsidRPr="00AD08FB">
              <w:rPr>
                <w:rFonts w:ascii="Courier New" w:hAnsi="Courier New" w:cs="Courier New"/>
                <w:sz w:val="16"/>
                <w:szCs w:val="16"/>
              </w:rPr>
              <w:t>m="2.16.840.1.113883.6</w:t>
            </w:r>
            <w:r w:rsidR="00163B36">
              <w:rPr>
                <w:rFonts w:ascii="Courier New" w:hAnsi="Courier New" w:cs="Courier New"/>
                <w:sz w:val="16"/>
                <w:szCs w:val="16"/>
              </w:rPr>
              <w:t>.</w:t>
            </w:r>
            <w:r w:rsidRPr="00AD08FB">
              <w:rPr>
                <w:rFonts w:ascii="Courier New" w:hAnsi="Courier New" w:cs="Courier New"/>
                <w:sz w:val="16"/>
                <w:szCs w:val="16"/>
              </w:rPr>
              <w:t>96" codeSystemNa</w:t>
            </w:r>
            <w:r w:rsidR="00163B36">
              <w:rPr>
                <w:rFonts w:ascii="Courier New" w:hAnsi="Courier New" w:cs="Courier New"/>
                <w:sz w:val="16"/>
                <w:szCs w:val="16"/>
              </w:rPr>
              <w:t>m</w:t>
            </w:r>
            <w:r w:rsidRPr="00AD08FB">
              <w:rPr>
                <w:rFonts w:ascii="Courier New" w:hAnsi="Courier New" w:cs="Courier New"/>
                <w:sz w:val="16"/>
                <w:szCs w:val="16"/>
              </w:rPr>
              <w:t>e="SNOMED</w:t>
            </w:r>
            <w:r w:rsidR="00163B36">
              <w:rPr>
                <w:rFonts w:ascii="Courier New" w:hAnsi="Courier New" w:cs="Courier New"/>
                <w:sz w:val="16"/>
                <w:szCs w:val="16"/>
              </w:rPr>
              <w:t xml:space="preserve"> </w:t>
            </w:r>
            <w:r w:rsidRPr="00AD08FB">
              <w:rPr>
                <w:rFonts w:ascii="Courier New" w:hAnsi="Courier New" w:cs="Courier New"/>
                <w:sz w:val="16"/>
                <w:szCs w:val="16"/>
              </w:rPr>
              <w:t>CT"/&gt;</w:t>
            </w:r>
          </w:p>
          <w:p w:rsidRPr="00AD08FB" w:rsidR="00C17782" w:rsidP="00AD08FB" w:rsidRDefault="00C17782" w14:paraId="48D0A5D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rsidRPr="00AD08FB" w:rsidR="00C17782" w:rsidP="00AD08FB" w:rsidRDefault="00C17782" w14:paraId="07780BAB" w14:textId="077F8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Pr="00AD08FB" w:rsidR="00163B36">
              <w:rPr>
                <w:rFonts w:ascii="Courier New" w:hAnsi="Courier New" w:cs="Courier New"/>
                <w:sz w:val="16"/>
                <w:szCs w:val="16"/>
              </w:rPr>
              <w:t>.</w:t>
            </w:r>
            <w:r w:rsidR="00163B36">
              <w:rPr>
                <w:rFonts w:ascii="Courier New" w:hAnsi="Courier New" w:cs="Courier New"/>
                <w:sz w:val="16"/>
                <w:szCs w:val="16"/>
              </w:rPr>
              <w:t>1</w:t>
            </w:r>
            <w:r w:rsidRPr="00AD08FB">
              <w:rPr>
                <w:rFonts w:ascii="Courier New" w:hAnsi="Courier New" w:cs="Courier New"/>
                <w:sz w:val="16"/>
                <w:szCs w:val="16"/>
              </w:rPr>
              <w:t>19"/&gt;</w:t>
            </w:r>
          </w:p>
          <w:p w:rsidRPr="00AD08FB" w:rsidR="00C17782" w:rsidP="00AD08FB" w:rsidRDefault="00C17782" w14:paraId="236466AE" w14:textId="29BA9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&lt;time val</w:t>
            </w:r>
            <w:r w:rsidR="00163B36">
              <w:rPr>
                <w:rFonts w:ascii="Courier New" w:hAnsi="Courier New" w:cs="Courier New"/>
                <w:sz w:val="16"/>
                <w:szCs w:val="16"/>
              </w:rPr>
              <w:t>u</w:t>
            </w:r>
            <w:r w:rsidRPr="00AD08FB">
              <w:rPr>
                <w:rFonts w:ascii="Courier New" w:hAnsi="Courier New" w:cs="Courier New"/>
                <w:sz w:val="16"/>
                <w:szCs w:val="16"/>
              </w:rPr>
              <w:t>e="20100</w:t>
            </w:r>
            <w:r w:rsidR="00163B36">
              <w:rPr>
                <w:rFonts w:ascii="Courier New" w:hAnsi="Courier New" w:cs="Courier New"/>
                <w:sz w:val="16"/>
                <w:szCs w:val="16"/>
              </w:rPr>
              <w:t>1</w:t>
            </w:r>
            <w:r w:rsidRPr="00AD08FB">
              <w:rPr>
                <w:rFonts w:ascii="Courier New" w:hAnsi="Courier New" w:cs="Courier New"/>
                <w:sz w:val="16"/>
                <w:szCs w:val="16"/>
              </w:rPr>
              <w:t>03"/&gt;</w:t>
            </w:r>
          </w:p>
          <w:p w:rsidRPr="00AD08FB" w:rsidR="00C17782" w:rsidP="00AD08FB" w:rsidRDefault="00C17782" w14:paraId="5DC3E69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&lt;assignedAuthor&gt;</w:t>
            </w:r>
          </w:p>
          <w:p w:rsidRPr="00AD08FB" w:rsidR="00C17782" w:rsidP="00AD08FB" w:rsidRDefault="00C17782" w14:paraId="3F7236B3" w14:textId="618CA9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extensi</w:t>
            </w:r>
            <w:r w:rsidR="000B72C7">
              <w:rPr>
                <w:rFonts w:ascii="Courier New" w:hAnsi="Courier New" w:cs="Courier New"/>
                <w:sz w:val="16"/>
                <w:szCs w:val="16"/>
              </w:rPr>
              <w:t>o</w:t>
            </w:r>
            <w:r w:rsidRPr="00AD08FB">
              <w:rPr>
                <w:rFonts w:ascii="Courier New" w:hAnsi="Courier New" w:cs="Courier New"/>
                <w:sz w:val="16"/>
                <w:szCs w:val="16"/>
              </w:rPr>
              <w:t>n="99999</w:t>
            </w:r>
            <w:r w:rsidR="00523CA2">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r w:rsidRPr="00AD08FB">
              <w:rPr>
                <w:rFonts w:ascii="Courier New" w:hAnsi="Courier New" w:cs="Courier New"/>
                <w:sz w:val="16"/>
                <w:szCs w:val="16"/>
              </w:rPr>
              <w:t>="2.16.840.1.113883</w:t>
            </w:r>
            <w:r w:rsidRPr="00AD08FB" w:rsidR="00022F4D">
              <w:rPr>
                <w:rFonts w:ascii="Courier New" w:hAnsi="Courier New" w:cs="Courier New"/>
                <w:sz w:val="16"/>
                <w:szCs w:val="16"/>
              </w:rPr>
              <w:t>.</w:t>
            </w:r>
            <w:r w:rsidR="00022F4D">
              <w:rPr>
                <w:rFonts w:ascii="Courier New" w:hAnsi="Courier New" w:cs="Courier New"/>
                <w:sz w:val="16"/>
                <w:szCs w:val="16"/>
              </w:rPr>
              <w:t>4</w:t>
            </w:r>
            <w:r w:rsidRPr="00AD08FB" w:rsidR="00022F4D">
              <w:rPr>
                <w:rFonts w:ascii="Courier New" w:hAnsi="Courier New" w:cs="Courier New"/>
                <w:sz w:val="16"/>
                <w:szCs w:val="16"/>
              </w:rPr>
              <w:t>.</w:t>
            </w:r>
            <w:r w:rsidRPr="00AD08FB">
              <w:rPr>
                <w:rFonts w:ascii="Courier New" w:hAnsi="Courier New" w:cs="Courier New"/>
                <w:sz w:val="16"/>
                <w:szCs w:val="16"/>
              </w:rPr>
              <w:t>6"/&gt;</w:t>
            </w:r>
          </w:p>
          <w:p w:rsidRPr="00AD08FB" w:rsidR="00C17782" w:rsidP="00AD08FB" w:rsidRDefault="00C17782" w14:paraId="1BA956EF" w14:textId="42360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022F4D">
              <w:rPr>
                <w:rFonts w:ascii="Courier New" w:hAnsi="Courier New" w:cs="Courier New"/>
                <w:sz w:val="16"/>
                <w:szCs w:val="16"/>
              </w:rPr>
              <w:t>d</w:t>
            </w:r>
            <w:r w:rsidRPr="00AD08FB">
              <w:rPr>
                <w:rFonts w:ascii="Courier New" w:hAnsi="Courier New" w:cs="Courier New"/>
                <w:sz w:val="16"/>
                <w:szCs w:val="16"/>
              </w:rPr>
              <w:t>e="207Q000</w:t>
            </w:r>
            <w:r w:rsidR="00022F4D">
              <w:rPr>
                <w:rFonts w:ascii="Courier New" w:hAnsi="Courier New" w:cs="Courier New"/>
                <w:sz w:val="16"/>
                <w:szCs w:val="16"/>
              </w:rPr>
              <w:t>0</w:t>
            </w:r>
            <w:r w:rsidRPr="00AD08FB">
              <w:rPr>
                <w:rFonts w:ascii="Courier New" w:hAnsi="Courier New" w:cs="Courier New"/>
                <w:sz w:val="16"/>
                <w:szCs w:val="16"/>
              </w:rPr>
              <w:t>0X" codeSyst</w:t>
            </w:r>
            <w:r w:rsidR="00022F4D">
              <w:rPr>
                <w:rFonts w:ascii="Courier New" w:hAnsi="Courier New" w:cs="Courier New"/>
                <w:sz w:val="16"/>
                <w:szCs w:val="16"/>
              </w:rPr>
              <w:t>e</w:t>
            </w:r>
            <w:r w:rsidRPr="00AD08FB">
              <w:rPr>
                <w:rFonts w:ascii="Courier New" w:hAnsi="Courier New" w:cs="Courier New"/>
                <w:sz w:val="16"/>
                <w:szCs w:val="16"/>
              </w:rPr>
              <w:t>m="2.16.840.1.113883.6</w:t>
            </w:r>
            <w:r w:rsidRPr="00AD08FB" w:rsidR="00523CA2">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01"</w:t>
            </w:r>
          </w:p>
          <w:p w:rsidRPr="00AD08FB" w:rsidR="00C17782" w:rsidP="00AD08FB" w:rsidRDefault="00C17782" w14:paraId="4A78C380" w14:textId="24655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codeSystemNa</w:t>
            </w:r>
            <w:r w:rsidR="000B72C7">
              <w:rPr>
                <w:rFonts w:ascii="Courier New" w:hAnsi="Courier New" w:cs="Courier New"/>
                <w:sz w:val="16"/>
                <w:szCs w:val="16"/>
              </w:rPr>
              <w:t>m</w:t>
            </w:r>
            <w:r w:rsidRPr="00AD08FB">
              <w:rPr>
                <w:rFonts w:ascii="Courier New" w:hAnsi="Courier New" w:cs="Courier New"/>
                <w:sz w:val="16"/>
                <w:szCs w:val="16"/>
              </w:rPr>
              <w:t>e="Health Care Provider Taxon</w:t>
            </w:r>
            <w:r w:rsidR="00022F4D">
              <w:rPr>
                <w:rFonts w:ascii="Courier New" w:hAnsi="Courier New" w:cs="Courier New"/>
                <w:sz w:val="16"/>
                <w:szCs w:val="16"/>
              </w:rPr>
              <w:t>o</w:t>
            </w:r>
            <w:r w:rsidRPr="00AD08FB">
              <w:rPr>
                <w:rFonts w:ascii="Courier New" w:hAnsi="Courier New" w:cs="Courier New"/>
                <w:sz w:val="16"/>
                <w:szCs w:val="16"/>
              </w:rPr>
              <w:t>my"</w:t>
            </w:r>
          </w:p>
          <w:p w:rsidRPr="00AD08FB" w:rsidR="00C17782" w:rsidP="00AD08FB" w:rsidRDefault="00C17782" w14:paraId="15F0D394" w14:textId="25D22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displayNa</w:t>
            </w:r>
            <w:r w:rsidR="00022F4D">
              <w:rPr>
                <w:rFonts w:ascii="Courier New" w:hAnsi="Courier New" w:cs="Courier New"/>
                <w:sz w:val="16"/>
                <w:szCs w:val="16"/>
              </w:rPr>
              <w:t>m</w:t>
            </w:r>
            <w:r w:rsidRPr="00AD08FB">
              <w:rPr>
                <w:rFonts w:ascii="Courier New" w:hAnsi="Courier New" w:cs="Courier New"/>
                <w:sz w:val="16"/>
                <w:szCs w:val="16"/>
              </w:rPr>
              <w:t>e="Family Medic</w:t>
            </w:r>
            <w:r w:rsidR="00523CA2">
              <w:rPr>
                <w:rFonts w:ascii="Courier New" w:hAnsi="Courier New" w:cs="Courier New"/>
                <w:sz w:val="16"/>
                <w:szCs w:val="16"/>
              </w:rPr>
              <w:t>i</w:t>
            </w:r>
            <w:r w:rsidRPr="00AD08FB">
              <w:rPr>
                <w:rFonts w:ascii="Courier New" w:hAnsi="Courier New" w:cs="Courier New"/>
                <w:sz w:val="16"/>
                <w:szCs w:val="16"/>
              </w:rPr>
              <w:t>ne"/&gt;</w:t>
            </w:r>
          </w:p>
          <w:p w:rsidRPr="00AD08FB" w:rsidR="00C17782" w:rsidP="00AD08FB" w:rsidRDefault="00C17782" w14:paraId="52F19295" w14:textId="22394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&lt;telecom u</w:t>
            </w:r>
            <w:r w:rsidR="003A1CC8">
              <w:rPr>
                <w:rFonts w:ascii="Courier New" w:hAnsi="Courier New" w:cs="Courier New"/>
                <w:sz w:val="16"/>
                <w:szCs w:val="16"/>
              </w:rPr>
              <w:t>s</w:t>
            </w:r>
            <w:r w:rsidRPr="00AD08FB">
              <w:rPr>
                <w:rFonts w:ascii="Courier New" w:hAnsi="Courier New" w:cs="Courier New"/>
                <w:sz w:val="16"/>
                <w:szCs w:val="16"/>
              </w:rPr>
              <w:t>e</w:t>
            </w:r>
            <w:r w:rsidRPr="00AD08FB" w:rsidR="003A1CC8">
              <w:rPr>
                <w:rFonts w:ascii="Courier New" w:hAnsi="Courier New" w:cs="Courier New"/>
                <w:sz w:val="16"/>
                <w:szCs w:val="16"/>
              </w:rPr>
              <w:t>=</w:t>
            </w:r>
            <w:r w:rsidR="003A1CC8">
              <w:rPr>
                <w:rFonts w:ascii="Courier New" w:hAnsi="Courier New" w:cs="Courier New"/>
                <w:sz w:val="16"/>
                <w:szCs w:val="16"/>
              </w:rPr>
              <w:t>"</w:t>
            </w:r>
            <w:r w:rsidRPr="00AD08FB">
              <w:rPr>
                <w:rFonts w:ascii="Courier New" w:hAnsi="Courier New" w:cs="Courier New"/>
                <w:sz w:val="16"/>
                <w:szCs w:val="16"/>
              </w:rPr>
              <w:t>WP" val</w:t>
            </w:r>
            <w:r w:rsidR="00523CA2">
              <w:rPr>
                <w:rFonts w:ascii="Courier New" w:hAnsi="Courier New" w:cs="Courier New"/>
                <w:sz w:val="16"/>
                <w:szCs w:val="16"/>
              </w:rPr>
              <w:t>u</w:t>
            </w:r>
            <w:r w:rsidRPr="00AD08FB">
              <w:rPr>
                <w:rFonts w:ascii="Courier New" w:hAnsi="Courier New" w:cs="Courier New"/>
                <w:sz w:val="16"/>
                <w:szCs w:val="16"/>
              </w:rPr>
              <w:t>e="tel:555-555-1</w:t>
            </w:r>
            <w:r w:rsidR="00523CA2">
              <w:rPr>
                <w:rFonts w:ascii="Courier New" w:hAnsi="Courier New" w:cs="Courier New"/>
                <w:sz w:val="16"/>
                <w:szCs w:val="16"/>
              </w:rPr>
              <w:t>0</w:t>
            </w:r>
            <w:r w:rsidRPr="00AD08FB">
              <w:rPr>
                <w:rFonts w:ascii="Courier New" w:hAnsi="Courier New" w:cs="Courier New"/>
                <w:sz w:val="16"/>
                <w:szCs w:val="16"/>
              </w:rPr>
              <w:t>02"/&gt;</w:t>
            </w:r>
          </w:p>
          <w:p w:rsidRPr="00AD08FB" w:rsidR="00C17782" w:rsidP="00AD08FB" w:rsidRDefault="00C17782" w14:paraId="1891325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&lt;assignedPerson&gt;</w:t>
            </w:r>
          </w:p>
          <w:p w:rsidRPr="00AD08FB" w:rsidR="00C17782" w:rsidP="00AD08FB" w:rsidRDefault="00C17782" w14:paraId="1545607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&lt;name&gt;</w:t>
            </w:r>
          </w:p>
          <w:p w:rsidRPr="00AD08FB" w:rsidR="00C17782" w:rsidP="00AD08FB" w:rsidRDefault="00C17782" w14:paraId="219290C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&lt;given&gt;Henry&lt;/given&gt;</w:t>
            </w:r>
          </w:p>
          <w:p w:rsidRPr="00AD08FB" w:rsidR="00C17782" w:rsidP="00AD08FB" w:rsidRDefault="00C17782" w14:paraId="0EC9943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&lt;family&gt;Seven&lt;/family&gt;</w:t>
            </w:r>
          </w:p>
          <w:p w:rsidRPr="00AD08FB" w:rsidR="00C17782" w:rsidP="00AD08FB" w:rsidRDefault="00C17782" w14:paraId="6648AF7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&lt;/name&gt;</w:t>
            </w:r>
          </w:p>
          <w:p w:rsidRPr="00AD08FB" w:rsidR="00C17782" w:rsidP="00AD08FB" w:rsidRDefault="00C17782" w14:paraId="0D814B9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&lt;/assignedPerson&gt;</w:t>
            </w:r>
          </w:p>
          <w:p w:rsidRPr="00AD08FB" w:rsidR="00C17782" w:rsidP="00AD08FB" w:rsidRDefault="00C17782" w14:paraId="343EB3E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&lt;/assignedAuthor&gt;</w:t>
            </w:r>
          </w:p>
          <w:p w:rsidRPr="00AD08FB" w:rsidR="00C17782" w:rsidP="00AD08FB" w:rsidRDefault="00C17782" w14:paraId="6487A38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rsidRPr="00AD08FB" w:rsidR="00C17782" w:rsidP="00AD08FB" w:rsidRDefault="00C17782" w14:paraId="4298E48E" w14:textId="28845A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Pr="00AD08FB" w:rsidR="00163B36">
              <w:rPr>
                <w:rFonts w:ascii="Courier New" w:hAnsi="Courier New" w:cs="Courier New"/>
                <w:sz w:val="16"/>
                <w:szCs w:val="16"/>
              </w:rPr>
              <w:t xml:space="preserve">-- </w:t>
            </w:r>
            <w:r w:rsidRPr="00AD08FB">
              <w:rPr>
                <w:rFonts w:ascii="Courier New" w:hAnsi="Courier New" w:cs="Courier New"/>
                <w:sz w:val="16"/>
                <w:szCs w:val="16"/>
              </w:rPr>
              <w:t>In C-CDA R2.1 the participant is required. --&gt;</w:t>
            </w:r>
          </w:p>
          <w:p w:rsidRPr="00AD08FB" w:rsidR="00C17782" w:rsidP="00AD08FB" w:rsidRDefault="00C17782" w14:paraId="7E85011C" w14:textId="0FFFC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&lt;participant typeCo</w:t>
            </w:r>
            <w:r w:rsidR="00523CA2">
              <w:rPr>
                <w:rFonts w:ascii="Courier New" w:hAnsi="Courier New" w:cs="Courier New"/>
                <w:sz w:val="16"/>
                <w:szCs w:val="16"/>
              </w:rPr>
              <w:t>C</w:t>
            </w:r>
            <w:r w:rsidRPr="00AD08FB">
              <w:rPr>
                <w:rFonts w:ascii="Courier New" w:hAnsi="Courier New" w:cs="Courier New"/>
                <w:sz w:val="16"/>
                <w:szCs w:val="16"/>
              </w:rPr>
              <w:t>SM"&gt;</w:t>
            </w:r>
          </w:p>
          <w:p w:rsidRPr="00AD08FB" w:rsidR="00C17782" w:rsidP="00AD08FB" w:rsidRDefault="00C17782" w14:paraId="4F889418" w14:textId="5D7519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&lt;participantRole classCo</w:t>
            </w:r>
            <w:r w:rsidR="00523CA2">
              <w:rPr>
                <w:rFonts w:ascii="Courier New" w:hAnsi="Courier New" w:cs="Courier New"/>
                <w:sz w:val="16"/>
                <w:szCs w:val="16"/>
              </w:rPr>
              <w:t>d</w:t>
            </w:r>
            <w:r w:rsidRPr="00AD08FB">
              <w:rPr>
                <w:rFonts w:ascii="Courier New" w:hAnsi="Courier New" w:cs="Courier New"/>
                <w:sz w:val="16"/>
                <w:szCs w:val="16"/>
              </w:rPr>
              <w:t>e="M</w:t>
            </w:r>
            <w:r w:rsidR="00523CA2">
              <w:rPr>
                <w:rFonts w:ascii="Courier New" w:hAnsi="Courier New" w:cs="Courier New"/>
                <w:sz w:val="16"/>
                <w:szCs w:val="16"/>
              </w:rPr>
              <w:t>A</w:t>
            </w:r>
            <w:r w:rsidRPr="00AD08FB">
              <w:rPr>
                <w:rFonts w:ascii="Courier New" w:hAnsi="Courier New" w:cs="Courier New"/>
                <w:sz w:val="16"/>
                <w:szCs w:val="16"/>
              </w:rPr>
              <w:t>NU"&gt;</w:t>
            </w:r>
          </w:p>
          <w:p w:rsidRPr="00AD08FB" w:rsidR="00C17782" w:rsidP="00AD08FB" w:rsidRDefault="00C17782" w14:paraId="45A63F8D" w14:textId="137530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&lt;playingEntity classCo</w:t>
            </w:r>
            <w:r w:rsidR="00054B1D">
              <w:rPr>
                <w:rFonts w:ascii="Courier New" w:hAnsi="Courier New" w:cs="Courier New"/>
                <w:sz w:val="16"/>
                <w:szCs w:val="16"/>
              </w:rPr>
              <w:t>d</w:t>
            </w:r>
            <w:r w:rsidRPr="00AD08FB">
              <w:rPr>
                <w:rFonts w:ascii="Courier New" w:hAnsi="Courier New" w:cs="Courier New"/>
                <w:sz w:val="16"/>
                <w:szCs w:val="16"/>
              </w:rPr>
              <w:t>e="M</w:t>
            </w:r>
            <w:r w:rsidR="00523CA2">
              <w:rPr>
                <w:rFonts w:ascii="Courier New" w:hAnsi="Courier New" w:cs="Courier New"/>
                <w:sz w:val="16"/>
                <w:szCs w:val="16"/>
              </w:rPr>
              <w:t>M</w:t>
            </w:r>
            <w:r w:rsidRPr="00AD08FB">
              <w:rPr>
                <w:rFonts w:ascii="Courier New" w:hAnsi="Courier New" w:cs="Courier New"/>
                <w:sz w:val="16"/>
                <w:szCs w:val="16"/>
              </w:rPr>
              <w:t>AT"&gt;</w:t>
            </w:r>
          </w:p>
          <w:p w:rsidRPr="00AD08FB" w:rsidR="00C17782" w:rsidP="00AD08FB" w:rsidRDefault="00C17782" w14:paraId="15E0CE1B" w14:textId="2D7F1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nullFlav</w:t>
            </w:r>
            <w:r w:rsidR="00523CA2">
              <w:rPr>
                <w:rFonts w:ascii="Courier New" w:hAnsi="Courier New" w:cs="Courier New"/>
                <w:sz w:val="16"/>
                <w:szCs w:val="16"/>
              </w:rPr>
              <w:t>o</w:t>
            </w:r>
            <w:r w:rsidRPr="00AD08FB">
              <w:rPr>
                <w:rFonts w:ascii="Courier New" w:hAnsi="Courier New" w:cs="Courier New"/>
                <w:sz w:val="16"/>
                <w:szCs w:val="16"/>
              </w:rPr>
              <w:t>r</w:t>
            </w:r>
            <w:r w:rsidRPr="00AD08FB" w:rsidR="00523CA2">
              <w:rPr>
                <w:rFonts w:ascii="Courier New" w:hAnsi="Courier New" w:cs="Courier New"/>
                <w:sz w:val="16"/>
                <w:szCs w:val="16"/>
              </w:rPr>
              <w:t>=</w:t>
            </w:r>
            <w:r w:rsidR="00523CA2">
              <w:rPr>
                <w:rFonts w:ascii="Courier New" w:hAnsi="Courier New" w:cs="Courier New"/>
                <w:sz w:val="16"/>
                <w:szCs w:val="16"/>
              </w:rPr>
              <w:t>"</w:t>
            </w:r>
            <w:r w:rsidRPr="00AD08FB">
              <w:rPr>
                <w:rFonts w:ascii="Courier New" w:hAnsi="Courier New" w:cs="Courier New"/>
                <w:sz w:val="16"/>
                <w:szCs w:val="16"/>
              </w:rPr>
              <w:t>NA"/&gt;</w:t>
            </w:r>
          </w:p>
          <w:p w:rsidRPr="00AD08FB" w:rsidR="00C17782" w:rsidP="00AD08FB" w:rsidRDefault="00C17782" w14:paraId="6C4F990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&lt;/playingEntity&gt;</w:t>
            </w:r>
          </w:p>
          <w:p w:rsidRPr="00AD08FB" w:rsidR="00C17782" w:rsidP="00AD08FB" w:rsidRDefault="00C17782" w14:paraId="44AE9CB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&lt;/participantRole&gt;</w:t>
            </w:r>
          </w:p>
          <w:p w:rsidRPr="00AD08FB" w:rsidR="00C17782" w:rsidP="00AD08FB" w:rsidRDefault="00C17782" w14:paraId="79BF56B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&lt;/participant&gt;</w:t>
            </w:r>
          </w:p>
          <w:p w:rsidRPr="00AD08FB" w:rsidR="00C17782" w:rsidP="00AD08FB" w:rsidRDefault="00C17782" w14:paraId="3C6ED82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&lt;/observation&gt;</w:t>
            </w:r>
          </w:p>
          <w:p w:rsidRPr="00AD08FB" w:rsidR="00C17782" w:rsidP="00AD08FB" w:rsidRDefault="00C17782" w14:paraId="03679EE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&lt;/entryRelationship&gt;</w:t>
            </w:r>
          </w:p>
          <w:p w:rsidRPr="00AD08FB" w:rsidR="00C17782" w:rsidP="00AD08FB" w:rsidRDefault="00C17782" w14:paraId="394796A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&lt;/act&gt;</w:t>
            </w:r>
          </w:p>
          <w:p w:rsidRPr="00AD08FB" w:rsidR="00C17782" w:rsidP="00AD08FB" w:rsidRDefault="00C17782" w14:paraId="0A6B47E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&lt;/entry&gt;</w:t>
            </w:r>
          </w:p>
          <w:p w:rsidRPr="00AD08FB" w:rsidR="005A615D" w:rsidP="00AD08FB" w:rsidRDefault="00C17782" w14:paraId="50B159F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&lt;/section&gt;</w:t>
            </w:r>
          </w:p>
        </w:tc>
      </w:tr>
    </w:tbl>
    <w:p w:rsidRPr="00C64922" w:rsidR="005A615D" w:rsidP="007D3708" w:rsidRDefault="005A615D" w14:paraId="053B06E8" w14:textId="77777777">
      <w:pPr>
        <w:pStyle w:val="NormalWeb"/>
        <w:spacing w:before="0" w:beforeAutospacing="0" w:after="120" w:afterAutospacing="0"/>
        <w:ind w:hanging="475"/>
      </w:pPr>
    </w:p>
    <w:p w:rsidRPr="00C64922" w:rsidR="007D3708" w:rsidP="004C76D9" w:rsidRDefault="007D3708" w14:paraId="4484B365" w14:textId="77777777">
      <w:pPr>
        <w:pStyle w:val="Heading4"/>
      </w:pPr>
      <w:bookmarkStart w:name="_Allergy_–_Intolerance" w:id="1613"/>
      <w:bookmarkEnd w:id="1613"/>
      <w:r w:rsidRPr="00C64922">
        <w:t xml:space="preserve">Allergy – Intolerance </w:t>
      </w:r>
    </w:p>
    <w:p w:rsidRPr="00D14360" w:rsidR="007D3708" w:rsidP="007D3708" w:rsidRDefault="007D3708" w14:paraId="31E2FD9D" w14:textId="77777777">
      <w:pPr>
        <w:rPr>
          <w:rFonts w:cs="Calibri"/>
        </w:rPr>
      </w:pPr>
      <w:r w:rsidRPr="00D14360">
        <w:rPr>
          <w:rFonts w:cs="Calibri"/>
        </w:rPr>
        <w:t xml:space="preserve">The design and guidance regarding the Allergy Concern Act and Allergy – Intolerance Observation templates are undergoing a cross-workgroup collaborative review with participation from the HL7 Structured Documents and Patient Care workgroups. This analysis has resulted in recommendations for improved guidance to help implementers with challenges previously encountered when using the Allergy Concern Act and Allergy-Intolerance Observation templates to exchange information about a patient’s allergies. </w:t>
      </w:r>
    </w:p>
    <w:p w:rsidRPr="00D14360" w:rsidR="007D3708" w:rsidP="007D3708" w:rsidRDefault="007D3708" w14:paraId="6C28344B" w14:textId="77777777">
      <w:pPr>
        <w:spacing w:after="120"/>
        <w:rPr>
          <w:rFonts w:cs="Calibri"/>
        </w:rPr>
      </w:pPr>
    </w:p>
    <w:tbl>
      <w:tblPr>
        <w:tblW w:w="0" w:type="auto"/>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310"/>
        <w:gridCol w:w="6932"/>
      </w:tblGrid>
      <w:tr w:rsidRPr="00C64922" w:rsidR="009F6BA2" w:rsidTr="004E29C8" w14:paraId="368C483C" w14:textId="77777777">
        <w:trPr>
          <w:cantSplit/>
          <w:tblHeader/>
        </w:trPr>
        <w:tc>
          <w:tcPr>
            <w:tcW w:w="2310" w:type="dxa"/>
            <w:tcBorders>
              <w:bottom w:val="nil"/>
              <w:right w:val="nil"/>
            </w:tcBorders>
            <w:shd w:val="clear" w:color="auto" w:fill="4F81BD"/>
          </w:tcPr>
          <w:p w:rsidRPr="00D14360" w:rsidR="009F6BA2" w:rsidP="00E42FA6" w:rsidRDefault="009F6BA2" w14:paraId="5D6B0D4B" w14:textId="77777777">
            <w:pPr>
              <w:rPr>
                <w:rFonts w:cs="Calibri"/>
                <w:b/>
                <w:bCs/>
                <w:color w:val="FFFFFF"/>
              </w:rPr>
            </w:pPr>
            <w:r w:rsidRPr="00D14360">
              <w:rPr>
                <w:rFonts w:cs="Calibri"/>
                <w:b/>
                <w:bCs/>
                <w:color w:val="FFFFFF"/>
              </w:rPr>
              <w:t>Entry Template</w:t>
            </w:r>
          </w:p>
        </w:tc>
        <w:tc>
          <w:tcPr>
            <w:tcW w:w="6932" w:type="dxa"/>
            <w:shd w:val="clear" w:color="auto" w:fill="4F81BD"/>
          </w:tcPr>
          <w:p w:rsidRPr="00D14360" w:rsidR="009F6BA2" w:rsidP="00E42FA6" w:rsidRDefault="00032D28" w14:paraId="6EE9CD63" w14:textId="7AB2647C">
            <w:pPr>
              <w:rPr>
                <w:rFonts w:cs="Calibri"/>
                <w:b/>
                <w:bCs/>
                <w:color w:val="FFFFFF"/>
              </w:rPr>
            </w:pPr>
            <w:r>
              <w:rPr>
                <w:rFonts w:cs="Calibri"/>
                <w:b/>
                <w:bCs/>
                <w:color w:val="FFFFFF"/>
              </w:rPr>
              <w:t>Allergy</w:t>
            </w:r>
            <w:r w:rsidRPr="00D14360" w:rsidR="009F6BA2">
              <w:rPr>
                <w:rFonts w:cs="Calibri"/>
                <w:b/>
                <w:bCs/>
                <w:color w:val="FFFFFF"/>
              </w:rPr>
              <w:t xml:space="preserve"> - Intolerance Observation (V2) </w:t>
            </w:r>
          </w:p>
          <w:p w:rsidRPr="00D14360" w:rsidR="009F6BA2" w:rsidP="00E42FA6" w:rsidRDefault="009F6BA2" w14:paraId="1A793253" w14:textId="77777777">
            <w:pPr>
              <w:rPr>
                <w:b/>
                <w:bCs/>
                <w:color w:val="FFFFFF"/>
              </w:rPr>
            </w:pPr>
            <w:r w:rsidRPr="00D14360">
              <w:rPr>
                <w:rFonts w:cs="Calibri"/>
                <w:bCs/>
                <w:color w:val="FFFFFF"/>
              </w:rPr>
              <w:t>[observation: identifier urn:hl7ii:2.16.840.1.113883.10.20.22.4.7:2014-06-09 (open)]</w:t>
            </w:r>
          </w:p>
        </w:tc>
      </w:tr>
      <w:tr w:rsidRPr="00C64922" w:rsidR="009F6BA2" w:rsidTr="004E29C8" w14:paraId="1DCCF926" w14:textId="77777777">
        <w:trPr>
          <w:trHeight w:val="368"/>
        </w:trPr>
        <w:tc>
          <w:tcPr>
            <w:tcW w:w="2310" w:type="dxa"/>
            <w:tcBorders>
              <w:top w:val="single" w:color="4F81BD" w:sz="4" w:space="0"/>
              <w:bottom w:val="single" w:color="4F81BD" w:sz="4" w:space="0"/>
              <w:right w:val="nil"/>
            </w:tcBorders>
            <w:shd w:val="clear" w:color="auto" w:fill="FFFFFF"/>
          </w:tcPr>
          <w:p w:rsidRPr="00D14360" w:rsidR="009F6BA2" w:rsidP="00E42FA6" w:rsidRDefault="009F6BA2" w14:paraId="3EBBF479" w14:textId="77777777">
            <w:pPr>
              <w:rPr>
                <w:rFonts w:cs="Calibri"/>
                <w:b/>
                <w:bCs/>
              </w:rPr>
            </w:pPr>
            <w:r w:rsidRPr="00D14360">
              <w:rPr>
                <w:rFonts w:cs="Calibri"/>
                <w:b/>
                <w:bCs/>
              </w:rPr>
              <w:t>Reference Source</w:t>
            </w:r>
          </w:p>
        </w:tc>
        <w:tc>
          <w:tcPr>
            <w:tcW w:w="6932" w:type="dxa"/>
            <w:tcBorders>
              <w:top w:val="single" w:color="4F81BD" w:sz="4" w:space="0"/>
              <w:bottom w:val="single" w:color="4F81BD" w:sz="4" w:space="0"/>
            </w:tcBorders>
            <w:shd w:val="clear" w:color="auto" w:fill="auto"/>
          </w:tcPr>
          <w:p w:rsidRPr="00D14360" w:rsidR="009F6BA2" w:rsidP="00E42FA6" w:rsidRDefault="009F6BA2" w14:paraId="4B9E9528" w14:textId="77777777">
            <w:pPr>
              <w:rPr>
                <w:rFonts w:ascii="Calibri Light" w:hAnsi="Calibri Light"/>
                <w:color w:val="000000"/>
                <w:szCs w:val="28"/>
              </w:rPr>
            </w:pPr>
            <w:r w:rsidRPr="00D14360">
              <w:rPr>
                <w:rFonts w:ascii="Calibri Light" w:hAnsi="Calibri Light"/>
                <w:color w:val="000000"/>
                <w:szCs w:val="28"/>
              </w:rPr>
              <w:t xml:space="preserve">HL7 C-CDA R2.1 </w:t>
            </w:r>
          </w:p>
        </w:tc>
      </w:tr>
      <w:tr w:rsidRPr="00C64922" w:rsidR="009F6BA2" w:rsidTr="004E29C8" w14:paraId="016861DA" w14:textId="77777777">
        <w:trPr>
          <w:trHeight w:val="350"/>
        </w:trPr>
        <w:tc>
          <w:tcPr>
            <w:tcW w:w="2310" w:type="dxa"/>
            <w:tcBorders>
              <w:right w:val="nil"/>
            </w:tcBorders>
            <w:shd w:val="clear" w:color="auto" w:fill="FFFFFF"/>
          </w:tcPr>
          <w:p w:rsidRPr="00D14360" w:rsidR="009F6BA2" w:rsidP="00E42FA6" w:rsidRDefault="009F6BA2" w14:paraId="5B7EE392" w14:textId="77777777">
            <w:pPr>
              <w:rPr>
                <w:rFonts w:cs="Calibri"/>
                <w:b/>
                <w:bCs/>
              </w:rPr>
            </w:pPr>
            <w:r w:rsidRPr="00D14360">
              <w:rPr>
                <w:rFonts w:cs="Calibri"/>
                <w:b/>
                <w:bCs/>
              </w:rPr>
              <w:t>Purpose</w:t>
            </w:r>
          </w:p>
        </w:tc>
        <w:tc>
          <w:tcPr>
            <w:tcW w:w="6932" w:type="dxa"/>
            <w:shd w:val="clear" w:color="auto" w:fill="auto"/>
          </w:tcPr>
          <w:p w:rsidRPr="00D14360" w:rsidR="009F6BA2" w:rsidP="00D14360" w:rsidRDefault="009F6BA2" w14:paraId="2DED3DCB" w14:textId="0F1EE8CC">
            <w:pPr>
              <w:pStyle w:val="ListBullet"/>
              <w:numPr>
                <w:ilvl w:val="0"/>
                <w:numId w:val="0"/>
              </w:numPr>
              <w:rPr>
                <w:rFonts w:ascii="Calibri Light" w:hAnsi="Calibri Light"/>
                <w:color w:val="000000"/>
                <w:sz w:val="20"/>
                <w:szCs w:val="28"/>
              </w:rPr>
            </w:pPr>
            <w:r w:rsidRPr="00D14360">
              <w:rPr>
                <w:rFonts w:ascii="Calibri Light" w:hAnsi="Calibri Light"/>
                <w:color w:val="000000"/>
                <w:sz w:val="20"/>
                <w:szCs w:val="28"/>
              </w:rPr>
              <w:t>This template reflects a discrete observation about a pati</w:t>
            </w:r>
            <w:r w:rsidR="005C79A1">
              <w:rPr>
                <w:rFonts w:ascii="Calibri Light" w:hAnsi="Calibri Light"/>
                <w:color w:val="000000"/>
                <w:sz w:val="20"/>
                <w:szCs w:val="28"/>
              </w:rPr>
              <w:t>’</w:t>
            </w:r>
            <w:r w:rsidRPr="00D14360">
              <w:rPr>
                <w:rFonts w:ascii="Calibri Light" w:hAnsi="Calibri Light"/>
                <w:color w:val="000000"/>
                <w:sz w:val="20"/>
                <w:szCs w:val="28"/>
              </w:rPr>
              <w:t>nt's allergy or intolerance.</w:t>
            </w:r>
          </w:p>
        </w:tc>
      </w:tr>
      <w:tr w:rsidRPr="00C64922" w:rsidR="009F6BA2" w:rsidTr="004E29C8" w14:paraId="13BF288B" w14:textId="77777777">
        <w:trPr>
          <w:trHeight w:val="2510"/>
        </w:trPr>
        <w:tc>
          <w:tcPr>
            <w:tcW w:w="2310" w:type="dxa"/>
            <w:tcBorders>
              <w:top w:val="single" w:color="4F81BD" w:sz="4" w:space="0"/>
              <w:bottom w:val="single" w:color="4F81BD" w:sz="4" w:space="0"/>
              <w:right w:val="nil"/>
            </w:tcBorders>
            <w:shd w:val="clear" w:color="auto" w:fill="FFFFFF"/>
          </w:tcPr>
          <w:p w:rsidRPr="00D14360" w:rsidR="009F6BA2" w:rsidP="00E42FA6" w:rsidRDefault="009F6BA2" w14:paraId="1C7E9827" w14:textId="77777777">
            <w:pPr>
              <w:rPr>
                <w:rFonts w:cs="Calibri"/>
                <w:b/>
                <w:bCs/>
              </w:rPr>
            </w:pPr>
            <w:r w:rsidRPr="00D14360">
              <w:rPr>
                <w:rFonts w:cs="Calibri"/>
                <w:b/>
                <w:bCs/>
              </w:rPr>
              <w:t>ActStatus</w:t>
            </w:r>
          </w:p>
        </w:tc>
        <w:tc>
          <w:tcPr>
            <w:tcW w:w="6932" w:type="dxa"/>
            <w:tcBorders>
              <w:top w:val="single" w:color="4F81BD" w:sz="4" w:space="0"/>
              <w:bottom w:val="single" w:color="4F81BD" w:sz="4" w:space="0"/>
            </w:tcBorders>
            <w:shd w:val="clear" w:color="auto" w:fill="auto"/>
          </w:tcPr>
          <w:p w:rsidRPr="00D14360" w:rsidR="009F6BA2" w:rsidP="00E42FA6" w:rsidRDefault="009F6BA2" w14:paraId="3F9FCD3C" w14:textId="77777777">
            <w:pPr>
              <w:rPr>
                <w:rFonts w:ascii="Calibri Light" w:hAnsi="Calibri Light"/>
                <w:color w:val="000000"/>
                <w:szCs w:val="28"/>
              </w:rPr>
            </w:pPr>
            <w:r w:rsidRPr="00D14360">
              <w:rPr>
                <w:rFonts w:ascii="Calibri Light" w:hAnsi="Calibri Light"/>
                <w:color w:val="000000"/>
                <w:szCs w:val="28"/>
              </w:rPr>
              <w:t>This is a discrete observation that has been made in order for it to be documented. Therefore, it always has a statusCode of “completed</w:t>
            </w:r>
            <w:r w:rsidRPr="00D14360" w:rsidR="000912BA">
              <w:rPr>
                <w:rFonts w:ascii="Calibri Light" w:hAnsi="Calibri Light"/>
                <w:color w:val="000000"/>
                <w:szCs w:val="28"/>
              </w:rPr>
              <w:t>.</w:t>
            </w:r>
            <w:r w:rsidRPr="00D14360">
              <w:rPr>
                <w:rFonts w:ascii="Calibri Light" w:hAnsi="Calibri Light"/>
                <w:color w:val="000000"/>
                <w:szCs w:val="28"/>
              </w:rPr>
              <w:t>”</w:t>
            </w:r>
          </w:p>
          <w:p w:rsidR="005C79A1" w:rsidP="00E42FA6" w:rsidRDefault="005C79A1" w14:paraId="31464360" w14:textId="77777777">
            <w:pPr>
              <w:rPr>
                <w:rFonts w:ascii="Calibri Light" w:hAnsi="Calibri Light"/>
                <w:color w:val="000000"/>
                <w:szCs w:val="28"/>
              </w:rPr>
            </w:pPr>
          </w:p>
          <w:p w:rsidRPr="00D14360" w:rsidR="009F6BA2" w:rsidP="00E42FA6" w:rsidRDefault="009F6BA2" w14:paraId="70915D8F" w14:textId="1AF2FC7C">
            <w:pPr>
              <w:rPr>
                <w:rFonts w:ascii="Calibri Light" w:hAnsi="Calibri Light"/>
                <w:color w:val="000000"/>
                <w:szCs w:val="28"/>
              </w:rPr>
            </w:pPr>
            <w:r w:rsidRPr="00D14360">
              <w:rPr>
                <w:rFonts w:ascii="Calibri Light" w:hAnsi="Calibri Light"/>
                <w:color w:val="000000"/>
                <w:szCs w:val="28"/>
              </w:rPr>
              <w:t>The effectiveTime, also referred to as the “</w:t>
            </w:r>
            <w:r w:rsidR="0088454D">
              <w:rPr>
                <w:rFonts w:ascii="Calibri Light" w:hAnsi="Calibri Light"/>
                <w:color w:val="000000"/>
                <w:szCs w:val="28"/>
              </w:rPr>
              <w:t>clinically</w:t>
            </w:r>
            <w:r w:rsidRPr="00D14360" w:rsidR="0088454D">
              <w:rPr>
                <w:rFonts w:ascii="Calibri Light" w:hAnsi="Calibri Light"/>
                <w:color w:val="000000"/>
                <w:szCs w:val="28"/>
              </w:rPr>
              <w:t xml:space="preserve"> </w:t>
            </w:r>
            <w:r w:rsidRPr="00D14360">
              <w:rPr>
                <w:rFonts w:ascii="Calibri Light" w:hAnsi="Calibri Light"/>
                <w:color w:val="000000"/>
                <w:szCs w:val="28"/>
              </w:rPr>
              <w:t>relevant time” is the time at which the observation holds true for the patient. For a provider seeing a patient in the clinic today, observing a history of penicillin allergy that developed five years ago, the effectiveTime is five years ago. The effectiveTime of the Problem Observation is the definitive indication of when the allergy-intolerance occurred. If the allergy/intolerance is known to be resolved, then an effectiveTime/high would be present. If allergy-intolerance in ongoing, then effectiveTime/high will not be present.</w:t>
            </w:r>
            <w:r w:rsidRPr="00D14360">
              <w:rPr>
                <w:rStyle w:val="FootnoteReference"/>
                <w:rFonts w:ascii="Calibri Light" w:hAnsi="Calibri Light"/>
                <w:color w:val="000000"/>
                <w:szCs w:val="28"/>
              </w:rPr>
              <w:footnoteReference w:id="124"/>
            </w:r>
          </w:p>
        </w:tc>
      </w:tr>
      <w:tr w:rsidRPr="00C64922" w:rsidR="009F6BA2" w:rsidTr="004E29C8" w14:paraId="6203AFD2" w14:textId="77777777">
        <w:tc>
          <w:tcPr>
            <w:tcW w:w="2310" w:type="dxa"/>
            <w:tcBorders>
              <w:top w:val="single" w:color="4F81BD" w:sz="4" w:space="0"/>
              <w:bottom w:val="single" w:color="4472C4" w:themeColor="accent1" w:sz="4" w:space="0"/>
              <w:right w:val="nil"/>
            </w:tcBorders>
            <w:shd w:val="clear" w:color="auto" w:fill="FFFFFF"/>
          </w:tcPr>
          <w:p w:rsidRPr="00D14360" w:rsidR="009F6BA2" w:rsidP="00E42FA6" w:rsidRDefault="009F6BA2" w14:paraId="27831E0F" w14:textId="77777777">
            <w:pPr>
              <w:rPr>
                <w:rFonts w:cs="Calibri"/>
                <w:b/>
                <w:bCs/>
              </w:rPr>
            </w:pPr>
            <w:r w:rsidRPr="00D14360">
              <w:rPr>
                <w:rFonts w:cs="Calibri"/>
                <w:b/>
                <w:bCs/>
              </w:rPr>
              <w:t>Negation</w:t>
            </w:r>
          </w:p>
        </w:tc>
        <w:tc>
          <w:tcPr>
            <w:tcW w:w="6932" w:type="dxa"/>
            <w:tcBorders>
              <w:top w:val="single" w:color="4F81BD" w:sz="4" w:space="0"/>
              <w:bottom w:val="single" w:color="4472C4" w:themeColor="accent1" w:sz="4" w:space="0"/>
            </w:tcBorders>
            <w:shd w:val="clear" w:color="auto" w:fill="auto"/>
          </w:tcPr>
          <w:p w:rsidRPr="00D14360" w:rsidR="009F6BA2" w:rsidP="00D14360" w:rsidRDefault="009F6BA2" w14:paraId="6C24FCD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olor w:val="000000"/>
                <w:szCs w:val="28"/>
              </w:rPr>
            </w:pPr>
            <w:r w:rsidRPr="00D14360">
              <w:rPr>
                <w:rFonts w:ascii="Calibri Light" w:hAnsi="Calibri Light"/>
                <w:color w:val="000000"/>
                <w:szCs w:val="28"/>
              </w:rPr>
              <w:t xml:space="preserve">In this template, the negationInd attribute is used to indicate the absence of the allergy in observation/value (Observation.ValueNegationInd). </w:t>
            </w:r>
          </w:p>
        </w:tc>
      </w:tr>
      <w:tr w:rsidRPr="00C64922" w:rsidR="009F6BA2" w:rsidTr="004E29C8" w14:paraId="5AD1AAC8" w14:textId="77777777">
        <w:tc>
          <w:tcPr>
            <w:tcW w:w="2310" w:type="dxa"/>
            <w:tcBorders>
              <w:top w:val="single" w:color="4472C4" w:themeColor="accent1" w:sz="4" w:space="0"/>
              <w:right w:val="nil"/>
            </w:tcBorders>
            <w:shd w:val="clear" w:color="auto" w:fill="FFFFFF"/>
          </w:tcPr>
          <w:p w:rsidRPr="00D14360" w:rsidR="009F6BA2" w:rsidP="00D14360" w:rsidRDefault="009F6BA2" w14:paraId="0D4228BF" w14:textId="77777777">
            <w:pPr>
              <w:spacing w:after="120"/>
              <w:rPr>
                <w:rFonts w:cs="Calibri"/>
                <w:b/>
                <w:bCs/>
              </w:rPr>
            </w:pPr>
            <w:r w:rsidRPr="00D14360">
              <w:rPr>
                <w:rFonts w:cs="Calibri"/>
                <w:b/>
                <w:bCs/>
              </w:rPr>
              <w:t>Other Considerations</w:t>
            </w:r>
          </w:p>
        </w:tc>
        <w:tc>
          <w:tcPr>
            <w:tcW w:w="6932" w:type="dxa"/>
            <w:tcBorders>
              <w:top w:val="single" w:color="4472C4" w:themeColor="accent1" w:sz="4" w:space="0"/>
            </w:tcBorders>
            <w:shd w:val="clear" w:color="auto" w:fill="auto"/>
          </w:tcPr>
          <w:p w:rsidRPr="00D14360" w:rsidR="009F6BA2" w:rsidRDefault="009F6BA2" w14:paraId="3E21ECEC" w14:textId="77777777">
            <w:pPr>
              <w:rPr>
                <w:rFonts w:ascii="Calibri Light" w:hAnsi="Calibri Light"/>
              </w:rPr>
            </w:pPr>
            <w:r w:rsidRPr="00D14360">
              <w:rPr>
                <w:rFonts w:ascii="Calibri Light" w:hAnsi="Calibri Light"/>
              </w:rPr>
              <w:t>The optional Allergy Status Observation template (identifier: urn:oid:</w:t>
            </w:r>
          </w:p>
          <w:p w:rsidR="000A1C87" w:rsidP="000A1C87" w:rsidRDefault="009F6BA2" w14:paraId="368AE2CA" w14:textId="77777777">
            <w:pPr>
              <w:pStyle w:val="Default"/>
              <w:spacing w:after="120"/>
              <w:rPr>
                <w:rFonts w:ascii="Calibri Light" w:hAnsi="Calibri Light"/>
                <w:sz w:val="20"/>
              </w:rPr>
            </w:pPr>
            <w:r w:rsidRPr="00D14360">
              <w:rPr>
                <w:rFonts w:ascii="Calibri Light" w:hAnsi="Calibri Light"/>
                <w:sz w:val="20"/>
              </w:rPr>
              <w:t xml:space="preserve">2.16.840.1.113883.10.20.22.4.28 ) represents a clinical judgement of the status of the allergy-intolerance. </w:t>
            </w:r>
          </w:p>
          <w:p w:rsidR="009F6BA2" w:rsidP="00D14360" w:rsidRDefault="009F6BA2" w14:paraId="60395E78" w14:textId="77777777">
            <w:pPr>
              <w:pStyle w:val="Default"/>
              <w:spacing w:after="120"/>
              <w:rPr>
                <w:rFonts w:ascii="Calibri Light" w:hAnsi="Calibri Light"/>
                <w:sz w:val="20"/>
              </w:rPr>
            </w:pPr>
            <w:r w:rsidRPr="00D14360">
              <w:rPr>
                <w:rFonts w:ascii="Calibri Light" w:hAnsi="Calibri Light"/>
                <w:sz w:val="20"/>
              </w:rPr>
              <w:t xml:space="preserve">The Allergy-Intolerance Observation includes a Reaction Observation that tells what sort of reaction was associated with the event. The Reaction Observation includes a Severity Observation to indicate how sever that reaction was. The Allergy-Intolerance Observation also includes a Criticality Observations that indicates how serious a health issue this allergy-intolerance is. The possible values </w:t>
            </w:r>
            <w:r w:rsidRPr="00D14360">
              <w:rPr>
                <w:rFonts w:ascii="Calibri Light" w:hAnsi="Calibri Light"/>
                <w:sz w:val="20"/>
              </w:rPr>
              <w:t xml:space="preserve">for the Criticality Observation include: high criticality, low criticality, or unable to assess criticality. </w:t>
            </w:r>
          </w:p>
          <w:p w:rsidRPr="00D14360" w:rsidR="00F75DF2" w:rsidP="00F75DF2" w:rsidRDefault="00F75DF2" w14:paraId="13E9FA76" w14:textId="39B1E514">
            <w:pPr>
              <w:pStyle w:val="HTMLPreformatted"/>
              <w:shd w:val="clear" w:color="auto" w:fill="FFFFFF"/>
              <w:spacing w:line="225" w:lineRule="atLeast"/>
              <w:rPr>
                <w:rFonts w:ascii="Calibri Light" w:hAnsi="Calibri Light"/>
                <w:color w:val="000000"/>
                <w:szCs w:val="28"/>
              </w:rPr>
            </w:pPr>
            <w:r w:rsidRPr="00D14360">
              <w:rPr>
                <w:rFonts w:ascii="Calibri Light" w:hAnsi="Calibri Light" w:cs="Calibri Light"/>
              </w:rPr>
              <w:t xml:space="preserve">Visit </w:t>
            </w:r>
            <w:hyperlink w:history="1" r:id="rId56">
              <w:r w:rsidRPr="00D14360">
                <w:rPr>
                  <w:rStyle w:val="Hyperlink"/>
                  <w:rFonts w:ascii="Calibri Light" w:hAnsi="Calibri Light" w:cs="Calibri Light"/>
                </w:rPr>
                <w:t>HL7 CDA Example Search</w:t>
              </w:r>
            </w:hyperlink>
            <w:r>
              <w:rPr>
                <w:rStyle w:val="Hyperlink"/>
                <w:rFonts w:ascii="Calibri Light" w:hAnsi="Calibri Light" w:cs="Calibri Light"/>
              </w:rPr>
              <w:t xml:space="preserve"> </w:t>
            </w:r>
            <w:r w:rsidRPr="00D14360">
              <w:rPr>
                <w:rFonts w:ascii="Calibri Light" w:hAnsi="Calibri Light"/>
                <w:color w:val="000000"/>
                <w:szCs w:val="28"/>
              </w:rPr>
              <w:t xml:space="preserve">for representing the expression “No Known Problems.” </w:t>
            </w:r>
            <w:r w:rsidRPr="00D14360">
              <w:rPr>
                <w:rStyle w:val="FootnoteReference"/>
                <w:rFonts w:ascii="Calibri Light" w:hAnsi="Calibri Light"/>
                <w:color w:val="000000"/>
                <w:szCs w:val="28"/>
              </w:rPr>
              <w:footnoteReference w:id="125"/>
            </w:r>
            <w:r w:rsidRPr="00D14360">
              <w:rPr>
                <w:rFonts w:ascii="Calibri Light" w:hAnsi="Calibri Light"/>
                <w:color w:val="000000"/>
                <w:szCs w:val="28"/>
              </w:rPr>
              <w:t xml:space="preserve"> A negationInd of "true" coupled with an observation/value of SNOMED code 41919907</w:t>
            </w:r>
            <w:r w:rsidRPr="00D14360">
              <w:rPr>
                <w:rStyle w:val="s"/>
                <w:rFonts w:ascii="Calibri Light" w:hAnsi="Calibri Light"/>
                <w:color w:val="000000"/>
                <w:szCs w:val="28"/>
                <w:shd w:val="clear" w:color="auto" w:fill="FFF0F0"/>
              </w:rPr>
              <w:t>.</w:t>
            </w:r>
          </w:p>
          <w:p w:rsidR="00F75DF2" w:rsidP="00F75DF2" w:rsidRDefault="00F75DF2" w14:paraId="123A44AE" w14:textId="77777777">
            <w:pPr>
              <w:rPr>
                <w:rFonts w:ascii="Calibri Light" w:hAnsi="Calibri Light"/>
                <w:color w:val="000000"/>
                <w:szCs w:val="28"/>
              </w:rPr>
            </w:pPr>
            <w:r w:rsidRPr="00D14360">
              <w:rPr>
                <w:rFonts w:ascii="Calibri Light" w:hAnsi="Calibri Light"/>
                <w:color w:val="000000"/>
                <w:szCs w:val="28"/>
              </w:rPr>
              <w:t xml:space="preserve"> </w:t>
            </w:r>
          </w:p>
          <w:p w:rsidRPr="00D14360" w:rsidR="00F75DF2" w:rsidP="00F75DF2" w:rsidRDefault="00F75DF2" w14:paraId="092B3D0C" w14:textId="60698972">
            <w:pPr>
              <w:pStyle w:val="Default"/>
              <w:spacing w:after="120"/>
              <w:rPr>
                <w:rFonts w:ascii="Calibri Light" w:hAnsi="Calibri Light"/>
                <w:sz w:val="20"/>
              </w:rPr>
            </w:pPr>
            <w:r w:rsidRPr="00D14360">
              <w:rPr>
                <w:rFonts w:ascii="Calibri Light" w:hAnsi="Calibri Light"/>
                <w:sz w:val="20"/>
                <w:szCs w:val="28"/>
              </w:rPr>
              <w:t>"Allergy to substance (disorder)" indicates that the patient has no known allergies.</w:t>
            </w:r>
          </w:p>
        </w:tc>
      </w:tr>
      <w:tr w:rsidRPr="00C64922" w:rsidR="00D946CD" w:rsidTr="004E29C8" w14:paraId="6E4EDD0D" w14:textId="77777777">
        <w:tc>
          <w:tcPr>
            <w:tcW w:w="2310" w:type="dxa"/>
            <w:tcBorders>
              <w:top w:val="single" w:color="4F81BD" w:sz="4" w:space="0"/>
              <w:bottom w:val="single" w:color="4F81BD" w:sz="4" w:space="0"/>
              <w:right w:val="nil"/>
            </w:tcBorders>
            <w:shd w:val="clear" w:color="auto" w:fill="FFFFFF"/>
          </w:tcPr>
          <w:p w:rsidRPr="00D14360" w:rsidR="00D946CD" w:rsidP="00D14360" w:rsidRDefault="0083506C" w14:paraId="3891A80D" w14:textId="77777777">
            <w:pPr>
              <w:spacing w:after="120"/>
              <w:rPr>
                <w:rFonts w:cs="Calibri"/>
                <w:b/>
                <w:bCs/>
              </w:rPr>
            </w:pPr>
            <w:r>
              <w:rPr>
                <w:rFonts w:cs="Calibri"/>
                <w:b/>
                <w:bCs/>
              </w:rPr>
              <w:t>Example</w:t>
            </w:r>
          </w:p>
        </w:tc>
        <w:tc>
          <w:tcPr>
            <w:tcW w:w="6932" w:type="dxa"/>
            <w:tcBorders>
              <w:top w:val="single" w:color="4F81BD" w:sz="4" w:space="0"/>
              <w:bottom w:val="single" w:color="4F81BD" w:sz="4" w:space="0"/>
            </w:tcBorders>
            <w:shd w:val="clear" w:color="auto" w:fill="auto"/>
          </w:tcPr>
          <w:p w:rsidRPr="00AD08FB" w:rsidR="00D946CD" w:rsidP="00D14360" w:rsidRDefault="006B2DAF" w14:paraId="46E8DC0E" w14:textId="51E4276B">
            <w:pPr>
              <w:spacing w:after="120"/>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_Ref21875682 \h </w:instrText>
            </w:r>
            <w:r w:rsidRPr="00AD08FB" w:rsidR="00596CA4">
              <w:rPr>
                <w:rFonts w:ascii="Calibri Light" w:hAnsi="Calibri Light" w:cs="Calibri Light"/>
              </w:rPr>
              <w:instrText xml:space="preserve"> \* MERGEFORMAT </w:instrText>
            </w:r>
            <w:r w:rsidRPr="00AD08FB">
              <w:rPr>
                <w:rFonts w:ascii="Calibri Light" w:hAnsi="Calibri Light" w:cs="Calibri Light"/>
              </w:rPr>
            </w:r>
            <w:r w:rsidRPr="00AD08FB">
              <w:rPr>
                <w:rFonts w:ascii="Calibri Light" w:hAnsi="Calibri Light" w:cs="Calibri Light"/>
              </w:rPr>
              <w:fldChar w:fldCharType="separate"/>
            </w:r>
            <w:r w:rsidRPr="00254B4A" w:rsidR="00DC1072">
              <w:rPr>
                <w:rFonts w:ascii="Calibri Light" w:hAnsi="Calibri Light" w:cs="Calibri Light"/>
              </w:rPr>
              <w:t xml:space="preserve">Example </w:t>
            </w:r>
            <w:r w:rsidRPr="00254B4A" w:rsidR="00DC1072">
              <w:rPr>
                <w:rFonts w:ascii="Calibri Light" w:hAnsi="Calibri Light" w:cs="Calibri Light"/>
                <w:noProof/>
              </w:rPr>
              <w:t>42</w:t>
            </w:r>
            <w:r w:rsidRPr="00254B4A" w:rsidR="00DC1072">
              <w:rPr>
                <w:rFonts w:ascii="Calibri Light" w:hAnsi="Calibri Light" w:cs="Calibri Light"/>
              </w:rPr>
              <w:t>: Recording an allergy that started in January of 2009, but became a tracked concern as of January 4, 2014</w:t>
            </w:r>
            <w:r w:rsidRPr="00AD08FB">
              <w:rPr>
                <w:rFonts w:ascii="Calibri Light" w:hAnsi="Calibri Light" w:cs="Calibri Light"/>
              </w:rPr>
              <w:fldChar w:fldCharType="end"/>
            </w:r>
          </w:p>
        </w:tc>
      </w:tr>
      <w:tr w:rsidRPr="00C64922" w:rsidR="00EC158B" w:rsidTr="004E29C8" w14:paraId="22C6C908" w14:textId="77777777">
        <w:tc>
          <w:tcPr>
            <w:tcW w:w="2310" w:type="dxa"/>
            <w:tcBorders>
              <w:bottom w:val="single" w:color="4472C4" w:sz="4" w:space="0"/>
              <w:right w:val="nil"/>
            </w:tcBorders>
            <w:shd w:val="clear" w:color="auto" w:fill="FFFFFF"/>
          </w:tcPr>
          <w:p w:rsidRPr="003A3D50" w:rsidR="00EC158B" w:rsidP="00EC158B" w:rsidRDefault="00EC158B" w14:paraId="62831F00" w14:textId="77777777">
            <w:pPr>
              <w:spacing w:after="120"/>
              <w:rPr>
                <w:rFonts w:cs="Calibri"/>
                <w:b/>
                <w:bCs/>
              </w:rPr>
            </w:pPr>
            <w:r w:rsidRPr="003A3D50">
              <w:rPr>
                <w:rFonts w:cs="Calibri"/>
                <w:b/>
                <w:bCs/>
              </w:rPr>
              <w:t>Example</w:t>
            </w:r>
          </w:p>
        </w:tc>
        <w:tc>
          <w:tcPr>
            <w:tcW w:w="6932" w:type="dxa"/>
            <w:tcBorders>
              <w:bottom w:val="single" w:color="4472C4" w:sz="4" w:space="0"/>
            </w:tcBorders>
            <w:shd w:val="clear" w:color="auto" w:fill="auto"/>
          </w:tcPr>
          <w:p w:rsidRPr="00AD08FB" w:rsidR="00EC158B" w:rsidP="00EC158B" w:rsidRDefault="006B2DAF" w14:paraId="5B4936C3" w14:textId="059CF489">
            <w:pPr>
              <w:spacing w:after="120"/>
              <w:rPr>
                <w:rFonts w:ascii="Calibri Light" w:hAnsi="Calibri Light" w:cs="Calibri Light"/>
                <w:highlight w:val="yellow"/>
              </w:rPr>
            </w:pPr>
            <w:r w:rsidRPr="00AD08FB">
              <w:rPr>
                <w:rFonts w:ascii="Calibri Light" w:hAnsi="Calibri Light" w:cs="Calibri Light"/>
                <w:highlight w:val="yellow"/>
              </w:rPr>
              <w:fldChar w:fldCharType="begin"/>
            </w:r>
            <w:r w:rsidRPr="00AD08FB">
              <w:rPr>
                <w:rFonts w:ascii="Calibri Light" w:hAnsi="Calibri Light" w:cs="Calibri Light"/>
                <w:highlight w:val="yellow"/>
              </w:rPr>
              <w:instrText xml:space="preserve"> REF _Ref21875714 \h </w:instrText>
            </w:r>
            <w:r w:rsidRPr="00AD08FB" w:rsidR="00596CA4">
              <w:rPr>
                <w:rFonts w:ascii="Calibri Light" w:hAnsi="Calibri Light" w:cs="Calibri Light"/>
                <w:highlight w:val="yellow"/>
              </w:rPr>
              <w:instrText xml:space="preserve"> \* MERGEFORMAT </w:instrText>
            </w:r>
            <w:r w:rsidRPr="00AD08FB">
              <w:rPr>
                <w:rFonts w:ascii="Calibri Light" w:hAnsi="Calibri Light" w:cs="Calibri Light"/>
                <w:highlight w:val="yellow"/>
              </w:rPr>
            </w:r>
            <w:r w:rsidRPr="00AD08FB">
              <w:rPr>
                <w:rFonts w:ascii="Calibri Light" w:hAnsi="Calibri Light" w:cs="Calibri Light"/>
                <w:highlight w:val="yellow"/>
              </w:rPr>
              <w:fldChar w:fldCharType="separate"/>
            </w:r>
            <w:r w:rsidRPr="00254B4A" w:rsidR="00DC1072">
              <w:rPr>
                <w:rFonts w:ascii="Calibri Light" w:hAnsi="Calibri Light" w:cs="Calibri Light"/>
              </w:rPr>
              <w:t xml:space="preserve">Example </w:t>
            </w:r>
            <w:r w:rsidRPr="00254B4A" w:rsidR="00DC1072">
              <w:rPr>
                <w:rFonts w:ascii="Calibri Light" w:hAnsi="Calibri Light" w:cs="Calibri Light"/>
                <w:noProof/>
              </w:rPr>
              <w:t>43</w:t>
            </w:r>
            <w:r w:rsidRPr="00254B4A" w:rsidR="00DC1072">
              <w:rPr>
                <w:rFonts w:ascii="Calibri Light" w:hAnsi="Calibri Light" w:cs="Calibri Light"/>
              </w:rPr>
              <w:t>: Updating an allergy that is no longer a concern</w:t>
            </w:r>
            <w:r w:rsidRPr="00AD08FB">
              <w:rPr>
                <w:rFonts w:ascii="Calibri Light" w:hAnsi="Calibri Light" w:cs="Calibri Light"/>
                <w:highlight w:val="yellow"/>
              </w:rPr>
              <w:fldChar w:fldCharType="end"/>
            </w:r>
          </w:p>
        </w:tc>
      </w:tr>
      <w:tr w:rsidRPr="00C64922" w:rsidR="0083506C" w:rsidTr="004E29C8" w14:paraId="356270E6" w14:textId="77777777">
        <w:tc>
          <w:tcPr>
            <w:tcW w:w="2310" w:type="dxa"/>
            <w:tcBorders>
              <w:top w:val="single" w:color="4472C4" w:sz="4" w:space="0"/>
              <w:bottom w:val="single" w:color="4F81BD" w:sz="4" w:space="0"/>
              <w:right w:val="nil"/>
            </w:tcBorders>
            <w:shd w:val="clear" w:color="auto" w:fill="FFFFFF"/>
          </w:tcPr>
          <w:p w:rsidRPr="003A3D50" w:rsidR="0083506C" w:rsidP="00EC158B" w:rsidRDefault="00596CA4" w14:paraId="3F1B0ADA" w14:textId="77777777">
            <w:pPr>
              <w:spacing w:after="120"/>
              <w:rPr>
                <w:rFonts w:cs="Calibri"/>
                <w:b/>
                <w:bCs/>
              </w:rPr>
            </w:pPr>
            <w:r w:rsidRPr="003A3D50">
              <w:rPr>
                <w:rFonts w:cs="Calibri"/>
                <w:b/>
                <w:bCs/>
              </w:rPr>
              <w:t>Example</w:t>
            </w:r>
          </w:p>
        </w:tc>
        <w:tc>
          <w:tcPr>
            <w:tcW w:w="6932" w:type="dxa"/>
            <w:tcBorders>
              <w:top w:val="single" w:color="4472C4" w:sz="4" w:space="0"/>
              <w:bottom w:val="single" w:color="4F81BD" w:sz="4" w:space="0"/>
            </w:tcBorders>
            <w:shd w:val="clear" w:color="auto" w:fill="auto"/>
          </w:tcPr>
          <w:p w:rsidRPr="00AD08FB" w:rsidR="0083506C" w:rsidP="0083506C" w:rsidRDefault="003709A6" w14:paraId="0B7C29F6" w14:textId="72D51824">
            <w:pPr>
              <w:pStyle w:val="Caption"/>
              <w:keepNext/>
              <w:spacing w:after="0"/>
              <w:rPr>
                <w:rFonts w:ascii="Calibri Light" w:hAnsi="Calibri Light" w:cs="Calibri Light"/>
                <w:i w:val="0"/>
                <w:iCs w:val="0"/>
                <w:sz w:val="20"/>
                <w:szCs w:val="20"/>
              </w:rPr>
            </w:pPr>
            <w:r w:rsidRPr="00AD08FB">
              <w:rPr>
                <w:rFonts w:ascii="Calibri Light" w:hAnsi="Calibri Light" w:cs="Calibri Light"/>
                <w:i w:val="0"/>
                <w:iCs w:val="0"/>
                <w:color w:val="000000"/>
                <w:sz w:val="20"/>
                <w:szCs w:val="20"/>
              </w:rPr>
              <w:t>Visit</w:t>
            </w:r>
            <w:r w:rsidRPr="003A3D50">
              <w:rPr>
                <w:rFonts w:ascii="Calibri Light" w:hAnsi="Calibri Light" w:cs="Calibri Light"/>
                <w:i w:val="0"/>
                <w:iCs w:val="0"/>
                <w:sz w:val="20"/>
                <w:szCs w:val="20"/>
              </w:rPr>
              <w:t xml:space="preserve"> </w:t>
            </w:r>
            <w:hyperlink w:history="1" r:id="rId57">
              <w:r w:rsidRPr="003A3D50">
                <w:rPr>
                  <w:rStyle w:val="Hyperlink"/>
                  <w:rFonts w:ascii="Calibri Light" w:hAnsi="Calibri Light" w:cs="Calibri Light"/>
                  <w:i w:val="0"/>
                  <w:iCs w:val="0"/>
                  <w:sz w:val="20"/>
                  <w:szCs w:val="20"/>
                </w:rPr>
                <w:t>HL7 CDA Example Search</w:t>
              </w:r>
            </w:hyperlink>
            <w:r w:rsidRPr="003A3D50">
              <w:rPr>
                <w:rStyle w:val="Hyperlink"/>
                <w:rFonts w:ascii="Calibri Light" w:hAnsi="Calibri Light" w:cs="Calibri Light"/>
                <w:i w:val="0"/>
                <w:iCs w:val="0"/>
                <w:sz w:val="20"/>
                <w:szCs w:val="20"/>
              </w:rPr>
              <w:t xml:space="preserve"> </w:t>
            </w:r>
            <w:r w:rsidRPr="00AD08FB" w:rsidR="00A46C09">
              <w:rPr>
                <w:rStyle w:val="Hyperlink"/>
                <w:rFonts w:ascii="Calibri Light" w:hAnsi="Calibri Light" w:cs="Calibri Light"/>
                <w:i w:val="0"/>
                <w:iCs w:val="0"/>
                <w:color w:val="000000"/>
                <w:sz w:val="20"/>
                <w:szCs w:val="20"/>
              </w:rPr>
              <w:t>f</w:t>
            </w:r>
            <w:r w:rsidRPr="00AD08FB" w:rsidR="00A46C09">
              <w:rPr>
                <w:rStyle w:val="Hyperlink"/>
                <w:rFonts w:ascii="Calibri Light" w:hAnsi="Calibri Light" w:cs="Calibri Light"/>
                <w:i w:val="0"/>
                <w:iCs w:val="0"/>
                <w:color w:val="000000"/>
                <w:sz w:val="20"/>
                <w:szCs w:val="20"/>
                <w:u w:val="none"/>
              </w:rPr>
              <w:t xml:space="preserve">or additional examples for allergies </w:t>
            </w:r>
          </w:p>
        </w:tc>
      </w:tr>
    </w:tbl>
    <w:p w:rsidRPr="00D14360" w:rsidR="007D3708" w:rsidP="007D3708" w:rsidRDefault="007D3708" w14:paraId="1C91F9AE" w14:textId="0137B0CF">
      <w:pPr>
        <w:pStyle w:val="Caption"/>
        <w:rPr>
          <w:rFonts w:cs="Calibri"/>
        </w:rPr>
      </w:pPr>
      <w:bookmarkStart w:name="_Toc118898834" w:id="1614"/>
      <w:bookmarkStart w:name="_Toc119940037" w:id="1615"/>
      <w:bookmarkStart w:name="_Toc135313068" w:id="1616"/>
      <w:r w:rsidRPr="00C64922">
        <w:t xml:space="preserve">Table </w:t>
      </w:r>
      <w:r>
        <w:fldChar w:fldCharType="begin"/>
      </w:r>
      <w:r>
        <w:instrText>SEQ Table \* ARABIC</w:instrText>
      </w:r>
      <w:r>
        <w:fldChar w:fldCharType="separate"/>
      </w:r>
      <w:r w:rsidR="00DC1072">
        <w:rPr>
          <w:noProof/>
        </w:rPr>
        <w:t>47</w:t>
      </w:r>
      <w:r>
        <w:fldChar w:fldCharType="end"/>
      </w:r>
      <w:r w:rsidRPr="00C64922">
        <w:t>: Allergy - Intolerance Observation</w:t>
      </w:r>
      <w:r w:rsidR="00852DED">
        <w:t xml:space="preserve"> Template</w:t>
      </w:r>
      <w:bookmarkEnd w:id="1614"/>
      <w:bookmarkEnd w:id="1615"/>
      <w:bookmarkEnd w:id="1616"/>
    </w:p>
    <w:p w:rsidRPr="00D14360" w:rsidR="007D3708" w:rsidP="007D3708" w:rsidRDefault="007D3708" w14:paraId="27243EB0" w14:textId="77777777">
      <w:pPr>
        <w:spacing w:after="120"/>
        <w:rPr>
          <w:rFonts w:cs="Calibri"/>
        </w:rPr>
      </w:pPr>
    </w:p>
    <w:p w:rsidRPr="00C64922" w:rsidR="007D3708" w:rsidP="009F6BA2" w:rsidRDefault="007D3708" w14:paraId="34859B70" w14:textId="32337120">
      <w:pPr>
        <w:pStyle w:val="Caption"/>
        <w:keepNext/>
        <w:spacing w:after="0"/>
      </w:pPr>
      <w:bookmarkStart w:name="_2iq8gzs" w:colFirst="0" w:colLast="0" w:id="1617"/>
      <w:bookmarkStart w:name="_Ref21875682" w:id="1618"/>
      <w:bookmarkStart w:name="_Toc118898763" w:id="1619"/>
      <w:bookmarkStart w:name="_Toc119939965" w:id="1620"/>
      <w:bookmarkStart w:name="_Toc135312997" w:id="1621"/>
      <w:bookmarkEnd w:id="1617"/>
      <w:r w:rsidRPr="00C64922">
        <w:t xml:space="preserve">Example </w:t>
      </w:r>
      <w:r>
        <w:fldChar w:fldCharType="begin"/>
      </w:r>
      <w:r>
        <w:instrText>SEQ Example \* ARABIC</w:instrText>
      </w:r>
      <w:r>
        <w:fldChar w:fldCharType="separate"/>
      </w:r>
      <w:r w:rsidR="00DC1072">
        <w:rPr>
          <w:noProof/>
        </w:rPr>
        <w:t>42</w:t>
      </w:r>
      <w:r>
        <w:fldChar w:fldCharType="end"/>
      </w:r>
      <w:r w:rsidRPr="00C64922">
        <w:t>: Recording an allergy that started in January of 2009, but became a tracked concern as of January 4, 2014</w:t>
      </w:r>
      <w:bookmarkEnd w:id="1618"/>
      <w:bookmarkEnd w:id="1619"/>
      <w:bookmarkEnd w:id="1620"/>
      <w:bookmarkEnd w:id="1621"/>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7D3708" w:rsidTr="004E29C8" w14:paraId="70E14A63" w14:textId="77777777">
        <w:tc>
          <w:tcPr>
            <w:tcW w:w="9350" w:type="dxa"/>
            <w:shd w:val="clear" w:color="auto" w:fill="auto"/>
          </w:tcPr>
          <w:p w:rsidRPr="00D14360" w:rsidR="007D3708" w:rsidP="007D3708" w:rsidRDefault="007D3708" w14:paraId="04A8E5B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&lt;entry typeCode="DRIV"&gt;</w:t>
            </w:r>
          </w:p>
          <w:p w:rsidRPr="00D14360" w:rsidR="007D3708" w:rsidP="007D3708" w:rsidRDefault="007D3708" w14:paraId="5E806E2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&lt;act classCode="ACT" moodCode="EVN"&gt;</w:t>
            </w:r>
          </w:p>
          <w:p w:rsidRPr="00D14360" w:rsidR="007D3708" w:rsidP="007D3708" w:rsidRDefault="007D3708" w14:paraId="000E802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 Allergy problem act ** --&gt;</w:t>
            </w:r>
          </w:p>
          <w:p w:rsidRPr="00D14360" w:rsidR="007D3708" w:rsidP="007D3708" w:rsidRDefault="007D3708" w14:paraId="4756EB3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root="2.16.840.1.113883.10.20.22.4.30" extension="2015-08-01"/&gt;</w:t>
            </w:r>
          </w:p>
          <w:p w:rsidRPr="00D14360" w:rsidR="007D3708" w:rsidP="007D3708" w:rsidRDefault="007D3708" w14:paraId="6C89E29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root="2.16.840.1.113883.10.20.22.4.30"/&gt;</w:t>
            </w:r>
          </w:p>
          <w:p w:rsidRPr="00D14360" w:rsidR="007D3708" w:rsidP="007D3708" w:rsidRDefault="007D3708" w14:paraId="00C7756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root="4a2ac5fc-0c85-4223-baee-c2e254803974" /&gt;</w:t>
            </w:r>
          </w:p>
          <w:p w:rsidRPr="00D14360" w:rsidR="007D3708" w:rsidP="007D3708" w:rsidRDefault="007D3708" w14:paraId="7EEFDEA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code="CONC" codeSystem="2.16.840.1.113883.5.6"/&gt;</w:t>
            </w:r>
          </w:p>
          <w:p w:rsidRPr="00D14360" w:rsidR="007D3708" w:rsidP="007D3708" w:rsidRDefault="007D3708" w14:paraId="533CF47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&lt;statusCode code="active"/&gt;</w:t>
            </w:r>
          </w:p>
          <w:p w:rsidRPr="00D14360" w:rsidR="007D3708" w:rsidP="007D3708" w:rsidRDefault="007D3708" w14:paraId="647BA27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This is the time stamp for when the allergy was first documented as a concern--&gt;</w:t>
            </w:r>
          </w:p>
          <w:p w:rsidRPr="00D14360" w:rsidR="007D3708" w:rsidP="007D3708" w:rsidRDefault="007D3708" w14:paraId="7615A21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&lt;effectiveTime&gt;</w:t>
            </w:r>
          </w:p>
          <w:p w:rsidRPr="00D14360" w:rsidR="007D3708" w:rsidP="007D3708" w:rsidRDefault="007D3708" w14:paraId="36F9841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&lt;low value="20140104123506-0500"/&gt;</w:t>
            </w:r>
          </w:p>
          <w:p w:rsidRPr="00D14360" w:rsidR="007D3708" w:rsidP="007D3708" w:rsidRDefault="007D3708" w14:paraId="1D4E01F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&lt;/effectiveTime&gt;</w:t>
            </w:r>
          </w:p>
          <w:p w:rsidRPr="00D14360" w:rsidR="007D3708" w:rsidP="007D3708" w:rsidRDefault="007D3708" w14:paraId="54AE016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&lt;author&gt;</w:t>
            </w:r>
          </w:p>
          <w:p w:rsidRPr="00D14360" w:rsidR="007D3708" w:rsidP="007D3708" w:rsidRDefault="007D3708" w14:paraId="32788763" w14:textId="4E030193">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&lt;time value</w:t>
            </w:r>
            <w:r w:rsidRPr="00D14360" w:rsidR="003A1CC8">
              <w:rPr>
                <w:rFonts w:ascii="Courier New" w:hAnsi="Courier New" w:eastAsia="Courier New" w:cs="Courier New"/>
                <w:sz w:val="16"/>
                <w:szCs w:val="16"/>
              </w:rPr>
              <w:t>=</w:t>
            </w:r>
            <w:r w:rsidR="003A1CC8">
              <w:rPr>
                <w:rFonts w:ascii="Courier New" w:hAnsi="Courier New" w:eastAsia="Courier New" w:cs="Courier New"/>
                <w:sz w:val="16"/>
                <w:szCs w:val="16"/>
              </w:rPr>
              <w:t>"</w:t>
            </w:r>
            <w:r w:rsidRPr="00D14360">
              <w:rPr>
                <w:rFonts w:ascii="Courier New" w:hAnsi="Courier New" w:eastAsia="Courier New" w:cs="Courier New"/>
                <w:sz w:val="16"/>
                <w:szCs w:val="16"/>
              </w:rPr>
              <w:t>20140104123506-0500</w:t>
            </w:r>
            <w:r w:rsidR="003A1CC8">
              <w:rPr>
                <w:rFonts w:ascii="Courier New" w:hAnsi="Courier New" w:eastAsia="Courier New" w:cs="Courier New"/>
                <w:sz w:val="16"/>
                <w:szCs w:val="16"/>
              </w:rPr>
              <w:t>"</w:t>
            </w:r>
            <w:r w:rsidRPr="00D14360" w:rsidR="003A1CC8">
              <w:rPr>
                <w:rFonts w:ascii="Courier New" w:hAnsi="Courier New" w:eastAsia="Courier New" w:cs="Courier New"/>
                <w:sz w:val="16"/>
                <w:szCs w:val="16"/>
              </w:rPr>
              <w:t>/&gt;</w:t>
            </w:r>
          </w:p>
          <w:p w:rsidRPr="00D14360" w:rsidR="007D3708" w:rsidP="007D3708" w:rsidRDefault="007D3708" w14:paraId="54EEB8E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…information identifying the author of the concern…</w:t>
            </w:r>
          </w:p>
          <w:p w:rsidRPr="00D14360" w:rsidR="007D3708" w:rsidP="007D3708" w:rsidRDefault="007D3708" w14:paraId="653965B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&lt;/author&gt;</w:t>
            </w:r>
          </w:p>
          <w:p w:rsidRPr="00D14360" w:rsidR="007D3708" w:rsidP="007D3708" w:rsidRDefault="007D3708" w14:paraId="6600F75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&lt;entryRelationship typeCode="SUBJ"&gt;</w:t>
            </w:r>
          </w:p>
          <w:p w:rsidRPr="00D14360" w:rsidR="007D3708" w:rsidP="007D3708" w:rsidRDefault="007D3708" w14:paraId="4E1DFC8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&lt;observation classCode="OBS" moodCode="EVN"&gt;</w:t>
            </w:r>
          </w:p>
          <w:p w:rsidRPr="00D14360" w:rsidR="007D3708" w:rsidP="007D3708" w:rsidRDefault="007D3708" w14:paraId="6F6EAAA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 allergy observation template --&gt;</w:t>
            </w:r>
          </w:p>
          <w:p w:rsidRPr="00D14360" w:rsidR="007D3708" w:rsidP="007D3708" w:rsidRDefault="007D3708" w14:paraId="0395A50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&lt;templateId root="2.16.840.1.113883.10.20.22.4.7"/&gt;</w:t>
            </w:r>
          </w:p>
          <w:p w:rsidRPr="00D14360" w:rsidR="007D3708" w:rsidP="007D3708" w:rsidRDefault="007D3708" w14:paraId="1EE9E29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&lt;id root="4a2ac5fc-0c85-4223-baee-c2e254803974"/&gt;</w:t>
            </w:r>
          </w:p>
          <w:p w:rsidRPr="00D14360" w:rsidR="007D3708" w:rsidP="007D3708" w:rsidRDefault="007D3708" w14:paraId="0DA60F1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&lt;code code="ASSERTION" codeSystem="2.16.840.1.113883.5.4"/&gt;</w:t>
            </w:r>
          </w:p>
          <w:p w:rsidRPr="00D14360" w:rsidR="007D3708" w:rsidP="007D3708" w:rsidRDefault="007D3708" w14:paraId="369E08E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&lt;statusCode code="completed"/&gt;</w:t>
            </w:r>
          </w:p>
          <w:p w:rsidRPr="00D14360" w:rsidR="007D3708" w:rsidP="007D3708" w:rsidRDefault="007D3708" w14:paraId="67C93394" w14:textId="2AA8CE5D">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 This is the time stamp for the </w:t>
            </w:r>
            <w:r w:rsidR="0088454D">
              <w:rPr>
                <w:rFonts w:ascii="Courier New" w:hAnsi="Courier New" w:eastAsia="Courier New" w:cs="Courier New"/>
                <w:sz w:val="16"/>
                <w:szCs w:val="16"/>
              </w:rPr>
              <w:t>clinical</w:t>
            </w:r>
            <w:r w:rsidRPr="00D14360" w:rsidR="0088454D">
              <w:rPr>
                <w:rFonts w:ascii="Courier New" w:hAnsi="Courier New" w:eastAsia="Courier New" w:cs="Courier New"/>
                <w:sz w:val="16"/>
                <w:szCs w:val="16"/>
              </w:rPr>
              <w:t xml:space="preserve"> </w:t>
            </w:r>
            <w:r w:rsidRPr="00D14360">
              <w:rPr>
                <w:rFonts w:ascii="Courier New" w:hAnsi="Courier New" w:eastAsia="Courier New" w:cs="Courier New"/>
                <w:sz w:val="16"/>
                <w:szCs w:val="16"/>
              </w:rPr>
              <w:t>onset of the allergy. --&gt;</w:t>
            </w:r>
          </w:p>
          <w:p w:rsidRPr="00D14360" w:rsidR="007D3708" w:rsidP="007D3708" w:rsidRDefault="007D3708" w14:paraId="2CCC998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&lt;effectiveTime&gt;</w:t>
            </w:r>
          </w:p>
          <w:p w:rsidRPr="00D14360" w:rsidR="007D3708" w:rsidP="007D3708" w:rsidRDefault="007D3708" w14:paraId="402B4F1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&lt;low value="200901"/&gt;</w:t>
            </w:r>
          </w:p>
          <w:p w:rsidRPr="00D14360" w:rsidR="007D3708" w:rsidP="007D3708" w:rsidRDefault="007D3708" w14:paraId="5886579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&lt;/effectiveTime&gt;</w:t>
            </w:r>
          </w:p>
          <w:p w:rsidRPr="00D14360" w:rsidR="007D3708" w:rsidP="007D3708" w:rsidRDefault="007D3708" w14:paraId="34DBDA3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w:t>
            </w:r>
          </w:p>
          <w:p w:rsidRPr="00D14360" w:rsidR="007D3708" w:rsidP="007D3708" w:rsidRDefault="007D3708" w14:paraId="714FEC1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&lt;/observation&gt;</w:t>
            </w:r>
          </w:p>
          <w:p w:rsidRPr="00D14360" w:rsidR="007D3708" w:rsidP="007D3708" w:rsidRDefault="007D3708" w14:paraId="2221F6D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&lt;/entryRelationship&gt;</w:t>
            </w:r>
          </w:p>
          <w:p w:rsidRPr="00D14360" w:rsidR="007D3708" w:rsidP="007D3708" w:rsidRDefault="007D3708" w14:paraId="0C077BF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&lt;/act&gt;</w:t>
            </w:r>
          </w:p>
          <w:p w:rsidRPr="00D14360" w:rsidR="007D3708" w:rsidP="007D3708" w:rsidRDefault="007D3708" w14:paraId="162A53E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&lt;/entry&gt;</w:t>
            </w:r>
          </w:p>
        </w:tc>
      </w:tr>
    </w:tbl>
    <w:p w:rsidRPr="00D14360" w:rsidR="007D3708" w:rsidP="007D3708" w:rsidRDefault="007D3708" w14:paraId="0DEF9BC6" w14:textId="77777777">
      <w:pPr>
        <w:spacing w:before="240" w:after="120"/>
        <w:rPr>
          <w:rFonts w:eastAsia="Calibri" w:cs="Calibri"/>
        </w:rPr>
      </w:pPr>
      <w:bookmarkStart w:name="_9vzc303ak3gr" w:colFirst="0" w:colLast="0" w:id="1622"/>
      <w:bookmarkEnd w:id="1622"/>
      <w:r w:rsidRPr="00D14360">
        <w:rPr>
          <w:rFonts w:eastAsia="Calibri" w:cs="Calibri"/>
        </w:rPr>
        <w:t>During an encounter, if a patient’s record was updated to indicate that an allergy concern recorded one month ago about a penicillin allergy/intolerance that occurred five years ago was no longer a concern, the information recorded in the CDA document would be as follows:</w:t>
      </w:r>
    </w:p>
    <w:p w:rsidRPr="00D14360" w:rsidR="007D3708" w:rsidP="0054522C" w:rsidRDefault="007D3708" w14:paraId="3C37AC4F" w14:textId="77777777">
      <w:pPr>
        <w:pStyle w:val="ListParagraph"/>
        <w:numPr>
          <w:ilvl w:val="0"/>
          <w:numId w:val="12"/>
        </w:numPr>
        <w:spacing w:after="120"/>
        <w:rPr>
          <w:rFonts w:cs="Calibri"/>
        </w:rPr>
      </w:pPr>
      <w:r w:rsidRPr="00D14360">
        <w:rPr>
          <w:rFonts w:cs="Calibri"/>
        </w:rPr>
        <w:t>act/statusCode - completed</w:t>
      </w:r>
    </w:p>
    <w:p w:rsidRPr="00D14360" w:rsidR="007D3708" w:rsidP="0054522C" w:rsidRDefault="007D3708" w14:paraId="3EDA2113" w14:textId="77777777">
      <w:pPr>
        <w:pStyle w:val="ListParagraph"/>
        <w:numPr>
          <w:ilvl w:val="0"/>
          <w:numId w:val="12"/>
        </w:numPr>
        <w:spacing w:after="120"/>
        <w:rPr>
          <w:rFonts w:cs="Calibri"/>
        </w:rPr>
      </w:pPr>
      <w:r w:rsidRPr="00D14360">
        <w:rPr>
          <w:rFonts w:eastAsia="Calibri" w:cs="Calibri"/>
        </w:rPr>
        <w:t>act/effectiveTime/low – a month ago</w:t>
      </w:r>
    </w:p>
    <w:p w:rsidRPr="00D14360" w:rsidR="007D3708" w:rsidP="0054522C" w:rsidRDefault="007D3708" w14:paraId="5133AF97" w14:textId="77777777">
      <w:pPr>
        <w:pStyle w:val="ListParagraph"/>
        <w:numPr>
          <w:ilvl w:val="0"/>
          <w:numId w:val="12"/>
        </w:numPr>
        <w:spacing w:after="120"/>
        <w:rPr>
          <w:rFonts w:cs="Calibri"/>
        </w:rPr>
      </w:pPr>
      <w:r w:rsidRPr="00D14360">
        <w:rPr>
          <w:rFonts w:eastAsia="Calibri" w:cs="Calibri"/>
        </w:rPr>
        <w:t>act/effectiveTime/high – today (no longer a concern)</w:t>
      </w:r>
    </w:p>
    <w:p w:rsidRPr="00D14360" w:rsidR="007D3708" w:rsidP="0054522C" w:rsidRDefault="007D3708" w14:paraId="46E41DF4" w14:textId="77777777">
      <w:pPr>
        <w:pStyle w:val="ListParagraph"/>
        <w:numPr>
          <w:ilvl w:val="0"/>
          <w:numId w:val="12"/>
        </w:numPr>
        <w:spacing w:after="120"/>
        <w:rPr>
          <w:rFonts w:cs="Calibri"/>
        </w:rPr>
      </w:pPr>
      <w:r w:rsidRPr="00D14360">
        <w:rPr>
          <w:rFonts w:eastAsia="Calibri" w:cs="Calibri"/>
        </w:rPr>
        <w:t>act/author/time – today</w:t>
      </w:r>
    </w:p>
    <w:p w:rsidRPr="00D14360" w:rsidR="007D3708" w:rsidP="0054522C" w:rsidRDefault="007D3708" w14:paraId="385DFB46" w14:textId="77777777">
      <w:pPr>
        <w:pStyle w:val="ListParagraph"/>
        <w:numPr>
          <w:ilvl w:val="0"/>
          <w:numId w:val="12"/>
        </w:numPr>
        <w:spacing w:after="120"/>
        <w:rPr>
          <w:rFonts w:cs="Calibri"/>
        </w:rPr>
      </w:pPr>
      <w:r w:rsidRPr="00D14360">
        <w:rPr>
          <w:rFonts w:eastAsia="Calibri" w:cs="Calibri"/>
        </w:rPr>
        <w:t>act/entryRelationship/observation/effectiveTime/low – five years ago</w:t>
      </w:r>
    </w:p>
    <w:p w:rsidRPr="00D14360" w:rsidR="007D3708" w:rsidP="0054522C" w:rsidRDefault="007D3708" w14:paraId="087D79E9" w14:textId="77777777">
      <w:pPr>
        <w:pStyle w:val="ListParagraph"/>
        <w:numPr>
          <w:ilvl w:val="0"/>
          <w:numId w:val="12"/>
        </w:numPr>
        <w:spacing w:after="240"/>
        <w:rPr>
          <w:rFonts w:cs="Calibri"/>
        </w:rPr>
      </w:pPr>
      <w:r w:rsidRPr="00D14360">
        <w:rPr>
          <w:rFonts w:eastAsia="Calibri" w:cs="Calibri"/>
        </w:rPr>
        <w:t>act/entryRelationship/observation/effectiveTime/high  - not present (allergy still ongoing)</w:t>
      </w:r>
    </w:p>
    <w:p w:rsidRPr="00C64922" w:rsidR="007D3708" w:rsidP="009F6BA2" w:rsidRDefault="007D3708" w14:paraId="50BA8C14" w14:textId="2C194866">
      <w:pPr>
        <w:pStyle w:val="Caption"/>
        <w:keepNext/>
        <w:spacing w:after="0"/>
      </w:pPr>
      <w:bookmarkStart w:name="_3hv69ve" w:colFirst="0" w:colLast="0" w:id="1623"/>
      <w:bookmarkStart w:name="_Ref21875693" w:id="1624"/>
      <w:bookmarkStart w:name="_Ref21875714" w:id="1625"/>
      <w:bookmarkStart w:name="_Toc118898764" w:id="1626"/>
      <w:bookmarkStart w:name="_Toc119939966" w:id="1627"/>
      <w:bookmarkStart w:name="_Toc135312998" w:id="1628"/>
      <w:bookmarkEnd w:id="1623"/>
      <w:r w:rsidRPr="00C64922">
        <w:t xml:space="preserve">Example </w:t>
      </w:r>
      <w:r>
        <w:fldChar w:fldCharType="begin"/>
      </w:r>
      <w:r>
        <w:instrText>SEQ Example \* ARABIC</w:instrText>
      </w:r>
      <w:r>
        <w:fldChar w:fldCharType="separate"/>
      </w:r>
      <w:r w:rsidR="00DC1072">
        <w:rPr>
          <w:noProof/>
        </w:rPr>
        <w:t>43</w:t>
      </w:r>
      <w:r>
        <w:fldChar w:fldCharType="end"/>
      </w:r>
      <w:r w:rsidRPr="00C64922">
        <w:t>: Updating an allergy that is no longer a concern</w:t>
      </w:r>
      <w:bookmarkEnd w:id="1624"/>
      <w:bookmarkEnd w:id="1625"/>
      <w:bookmarkEnd w:id="1626"/>
      <w:bookmarkEnd w:id="1627"/>
      <w:bookmarkEnd w:id="1628"/>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7D3708" w:rsidTr="004E29C8" w14:paraId="437DD6BA" w14:textId="77777777">
        <w:tc>
          <w:tcPr>
            <w:tcW w:w="9350" w:type="dxa"/>
            <w:shd w:val="clear" w:color="auto" w:fill="auto"/>
          </w:tcPr>
          <w:p w:rsidRPr="00D14360" w:rsidR="007D3708" w:rsidP="007D3708" w:rsidRDefault="007D3708" w14:paraId="1F9CAA1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&lt;entry typeCode="DRIV"&gt;</w:t>
            </w:r>
          </w:p>
          <w:p w:rsidRPr="00D14360" w:rsidR="007D3708" w:rsidP="007D3708" w:rsidRDefault="007D3708" w14:paraId="5836117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&lt;act classCode="ACT" moodCode="EVN"&gt;</w:t>
            </w:r>
          </w:p>
          <w:p w:rsidRPr="00D14360" w:rsidR="007D3708" w:rsidP="007D3708" w:rsidRDefault="007D3708" w14:paraId="2D49E02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 Allergy problem act ** --&gt;</w:t>
            </w:r>
          </w:p>
          <w:p w:rsidRPr="00D14360" w:rsidR="007D3708" w:rsidP="007D3708" w:rsidRDefault="007D3708" w14:paraId="0628CF5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root="2.16.840.1.113883.10.20.22.4.30" extension="2015-08-01"/&gt;</w:t>
            </w:r>
          </w:p>
          <w:p w:rsidRPr="00D14360" w:rsidR="007D3708" w:rsidP="007D3708" w:rsidRDefault="007D3708" w14:paraId="66A65B7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root="2.16.840.1.113883.10.20.22.4.30"/&gt;</w:t>
            </w:r>
          </w:p>
          <w:p w:rsidRPr="00D14360" w:rsidR="007D3708" w:rsidP="007D3708" w:rsidRDefault="007D3708" w14:paraId="171107C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root="4a2ac5fc-0c85-4223-baee-c2e254803974" /&gt;</w:t>
            </w:r>
          </w:p>
          <w:p w:rsidRPr="00D14360" w:rsidR="007D3708" w:rsidP="007D3708" w:rsidRDefault="007D3708" w14:paraId="0363512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code="CONC" codeSystem="2.16.840.1.113883.5.6"/&gt;</w:t>
            </w:r>
          </w:p>
          <w:p w:rsidRPr="00D14360" w:rsidR="007D3708" w:rsidP="007D3708" w:rsidRDefault="007D3708" w14:paraId="142E11E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&lt;statusCode code="completed"/&gt;</w:t>
            </w:r>
          </w:p>
          <w:p w:rsidRPr="00D14360" w:rsidR="007D3708" w:rsidP="007D3708" w:rsidRDefault="007D3708" w14:paraId="46727E2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This is the time stamp for when the allergy was first documented as a concern--&gt;</w:t>
            </w:r>
          </w:p>
          <w:p w:rsidRPr="00D14360" w:rsidR="007D3708" w:rsidP="007D3708" w:rsidRDefault="007D3708" w14:paraId="315D60F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&lt;effectiveTime&gt;</w:t>
            </w:r>
          </w:p>
          <w:p w:rsidRPr="00D14360" w:rsidR="007D3708" w:rsidP="007D3708" w:rsidRDefault="007D3708" w14:paraId="665E180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&lt;low value="20160104123506-0500"/&gt;</w:t>
            </w:r>
          </w:p>
          <w:p w:rsidRPr="00D14360" w:rsidR="007D3708" w:rsidP="007D3708" w:rsidRDefault="007D3708" w14:paraId="42CBDF9D" w14:textId="5A5AAC8A">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&lt;high value</w:t>
            </w:r>
            <w:r w:rsidRPr="00D14360" w:rsidR="003A1CC8">
              <w:rPr>
                <w:rFonts w:ascii="Courier New" w:hAnsi="Courier New" w:eastAsia="Courier New" w:cs="Courier New"/>
                <w:sz w:val="16"/>
                <w:szCs w:val="16"/>
              </w:rPr>
              <w:t>=</w:t>
            </w:r>
            <w:r w:rsidR="003A1CC8">
              <w:rPr>
                <w:rFonts w:ascii="Courier New" w:hAnsi="Courier New" w:eastAsia="Courier New" w:cs="Courier New"/>
                <w:sz w:val="16"/>
                <w:szCs w:val="16"/>
              </w:rPr>
              <w:t>"</w:t>
            </w:r>
            <w:r w:rsidRPr="00D14360">
              <w:rPr>
                <w:rFonts w:ascii="Courier New" w:hAnsi="Courier New" w:eastAsia="Courier New" w:cs="Courier New"/>
                <w:sz w:val="16"/>
                <w:szCs w:val="16"/>
              </w:rPr>
              <w:t>20160204123506-0500</w:t>
            </w:r>
            <w:r w:rsidR="003A1CC8">
              <w:rPr>
                <w:rFonts w:ascii="Courier New" w:hAnsi="Courier New" w:eastAsia="Courier New" w:cs="Courier New"/>
                <w:sz w:val="16"/>
                <w:szCs w:val="16"/>
              </w:rPr>
              <w:t>"</w:t>
            </w:r>
            <w:r w:rsidRPr="00D14360" w:rsidR="003A1CC8">
              <w:rPr>
                <w:rFonts w:ascii="Courier New" w:hAnsi="Courier New" w:eastAsia="Courier New" w:cs="Courier New"/>
                <w:sz w:val="16"/>
                <w:szCs w:val="16"/>
              </w:rPr>
              <w:t>/&gt;</w:t>
            </w:r>
          </w:p>
          <w:p w:rsidRPr="00D14360" w:rsidR="007D3708" w:rsidP="007D3708" w:rsidRDefault="007D3708" w14:paraId="224E708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&lt;/effectiveTime&gt;</w:t>
            </w:r>
          </w:p>
          <w:p w:rsidRPr="00D14360" w:rsidR="007D3708" w:rsidP="007D3708" w:rsidRDefault="007D3708" w14:paraId="3640243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&lt;author&gt;</w:t>
            </w:r>
          </w:p>
          <w:p w:rsidRPr="00D14360" w:rsidR="007D3708" w:rsidP="007D3708" w:rsidRDefault="007D3708" w14:paraId="55B93F45" w14:textId="29EFD29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&lt;time value</w:t>
            </w:r>
            <w:r w:rsidRPr="00D14360" w:rsidR="003A1CC8">
              <w:rPr>
                <w:rFonts w:ascii="Courier New" w:hAnsi="Courier New" w:eastAsia="Courier New" w:cs="Courier New"/>
                <w:sz w:val="16"/>
                <w:szCs w:val="16"/>
              </w:rPr>
              <w:t>=</w:t>
            </w:r>
            <w:r w:rsidR="003A1CC8">
              <w:rPr>
                <w:rFonts w:ascii="Courier New" w:hAnsi="Courier New" w:eastAsia="Courier New" w:cs="Courier New"/>
                <w:sz w:val="16"/>
                <w:szCs w:val="16"/>
              </w:rPr>
              <w:t>"</w:t>
            </w:r>
            <w:r w:rsidRPr="00D14360">
              <w:rPr>
                <w:rFonts w:ascii="Courier New" w:hAnsi="Courier New" w:eastAsia="Courier New" w:cs="Courier New"/>
                <w:sz w:val="16"/>
                <w:szCs w:val="16"/>
              </w:rPr>
              <w:t>20160204123506-0500</w:t>
            </w:r>
            <w:r w:rsidR="003A1CC8">
              <w:rPr>
                <w:rFonts w:ascii="Courier New" w:hAnsi="Courier New" w:eastAsia="Courier New" w:cs="Courier New"/>
                <w:sz w:val="16"/>
                <w:szCs w:val="16"/>
              </w:rPr>
              <w:t>"</w:t>
            </w:r>
            <w:r w:rsidRPr="00D14360" w:rsidR="003A1CC8">
              <w:rPr>
                <w:rFonts w:ascii="Courier New" w:hAnsi="Courier New" w:eastAsia="Courier New" w:cs="Courier New"/>
                <w:sz w:val="16"/>
                <w:szCs w:val="16"/>
              </w:rPr>
              <w:t>/&gt;</w:t>
            </w:r>
          </w:p>
          <w:p w:rsidRPr="00D14360" w:rsidR="007D3708" w:rsidP="007D3708" w:rsidRDefault="007D3708" w14:paraId="3EBD213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…information identifying the author of the concern…</w:t>
            </w:r>
          </w:p>
          <w:p w:rsidRPr="00D14360" w:rsidR="007D3708" w:rsidP="007D3708" w:rsidRDefault="007D3708" w14:paraId="78B125E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&lt;/author&gt;</w:t>
            </w:r>
          </w:p>
          <w:p w:rsidRPr="00D14360" w:rsidR="007D3708" w:rsidP="007D3708" w:rsidRDefault="007D3708" w14:paraId="3F09169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&lt;entryRelationship typeCode="SUBJ"&gt;</w:t>
            </w:r>
          </w:p>
          <w:p w:rsidRPr="00D14360" w:rsidR="007D3708" w:rsidP="007D3708" w:rsidRDefault="007D3708" w14:paraId="5AB3A34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&lt;observation classCode="OBS" moodCode="EVN"&gt;</w:t>
            </w:r>
          </w:p>
          <w:p w:rsidRPr="00D14360" w:rsidR="007D3708" w:rsidP="007D3708" w:rsidRDefault="007D3708" w14:paraId="388C86A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 allergy observation template --&gt;</w:t>
            </w:r>
          </w:p>
          <w:p w:rsidRPr="00D14360" w:rsidR="007D3708" w:rsidP="007D3708" w:rsidRDefault="007D3708" w14:paraId="0216B20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&lt;templateId root="2.16.840.1.113883.10.20.22.4.7"/&gt;</w:t>
            </w:r>
          </w:p>
          <w:p w:rsidRPr="00D14360" w:rsidR="007D3708" w:rsidP="007D3708" w:rsidRDefault="007D3708" w14:paraId="3BB8659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&lt;id root="4a2ac5fc-0c85-4223-baee-c2e254803974"/&gt;</w:t>
            </w:r>
          </w:p>
          <w:p w:rsidRPr="00D14360" w:rsidR="007D3708" w:rsidP="007D3708" w:rsidRDefault="007D3708" w14:paraId="2C1E7B1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&lt;code code="ASSERTION" codeSystem="2.16.840.1.113883.5.4"/&gt;</w:t>
            </w:r>
          </w:p>
          <w:p w:rsidRPr="00D14360" w:rsidR="007D3708" w:rsidP="007D3708" w:rsidRDefault="007D3708" w14:paraId="28662B4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&lt;statusCode code="completed"/&gt;</w:t>
            </w:r>
          </w:p>
          <w:p w:rsidRPr="00D14360" w:rsidR="007D3708" w:rsidP="007D3708" w:rsidRDefault="007D3708" w14:paraId="72963207" w14:textId="2901858D">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 This is the time stamp for the </w:t>
            </w:r>
            <w:r w:rsidR="0088454D">
              <w:rPr>
                <w:rFonts w:ascii="Courier New" w:hAnsi="Courier New" w:eastAsia="Courier New" w:cs="Courier New"/>
                <w:sz w:val="16"/>
                <w:szCs w:val="16"/>
              </w:rPr>
              <w:t>clinical</w:t>
            </w:r>
            <w:r w:rsidRPr="00D14360" w:rsidR="0088454D">
              <w:rPr>
                <w:rFonts w:ascii="Courier New" w:hAnsi="Courier New" w:eastAsia="Courier New" w:cs="Courier New"/>
                <w:sz w:val="16"/>
                <w:szCs w:val="16"/>
              </w:rPr>
              <w:t xml:space="preserve"> </w:t>
            </w:r>
            <w:r w:rsidRPr="00D14360">
              <w:rPr>
                <w:rFonts w:ascii="Courier New" w:hAnsi="Courier New" w:eastAsia="Courier New" w:cs="Courier New"/>
                <w:sz w:val="16"/>
                <w:szCs w:val="16"/>
              </w:rPr>
              <w:t>onset of the allergy. --&gt;</w:t>
            </w:r>
          </w:p>
          <w:p w:rsidRPr="00D14360" w:rsidR="007D3708" w:rsidP="007D3708" w:rsidRDefault="007D3708" w14:paraId="070A397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&lt;effectiveTime&gt;</w:t>
            </w:r>
          </w:p>
          <w:p w:rsidRPr="00D14360" w:rsidR="007D3708" w:rsidP="007D3708" w:rsidRDefault="007D3708" w14:paraId="2E4A8A7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&lt;low value="200901"/&gt;</w:t>
            </w:r>
          </w:p>
          <w:p w:rsidRPr="00D14360" w:rsidR="007D3708" w:rsidP="007D3708" w:rsidRDefault="007D3708" w14:paraId="7CAF4FC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&lt;/effectiveTime&gt;</w:t>
            </w:r>
          </w:p>
          <w:p w:rsidRPr="00D14360" w:rsidR="007D3708" w:rsidP="007D3708" w:rsidRDefault="007D3708" w14:paraId="6C94368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w:t>
            </w:r>
          </w:p>
          <w:p w:rsidRPr="00D14360" w:rsidR="007D3708" w:rsidP="007D3708" w:rsidRDefault="007D3708" w14:paraId="0CFC7332" w14:textId="77777777">
            <w:pPr>
              <w:rPr>
                <w:rFonts w:ascii="Courier New" w:hAnsi="Courier New" w:eastAsia="Courier New" w:cs="Courier New"/>
                <w:sz w:val="16"/>
                <w:szCs w:val="16"/>
              </w:rPr>
            </w:pPr>
          </w:p>
          <w:p w:rsidRPr="00D14360" w:rsidR="007D3708" w:rsidP="007D3708" w:rsidRDefault="007D3708" w14:paraId="4BDC07C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Add representation of the Allergy Status Observation …</w:t>
            </w:r>
          </w:p>
          <w:p w:rsidRPr="00D14360" w:rsidR="007D3708" w:rsidP="007D3708" w:rsidRDefault="007D3708" w14:paraId="53232320" w14:textId="77777777">
            <w:pPr>
              <w:rPr>
                <w:rFonts w:ascii="Courier New" w:hAnsi="Courier New" w:eastAsia="Courier New" w:cs="Courier New"/>
                <w:sz w:val="16"/>
                <w:szCs w:val="16"/>
              </w:rPr>
            </w:pPr>
          </w:p>
          <w:p w:rsidRPr="00D14360" w:rsidR="007D3708" w:rsidP="007D3708" w:rsidRDefault="007D3708" w14:paraId="0607678F" w14:textId="77777777">
            <w:pPr>
              <w:rPr>
                <w:rFonts w:ascii="Courier New" w:hAnsi="Courier New" w:eastAsia="Courier New" w:cs="Courier New"/>
                <w:sz w:val="16"/>
                <w:szCs w:val="16"/>
              </w:rPr>
            </w:pPr>
          </w:p>
          <w:p w:rsidRPr="00D14360" w:rsidR="007D3708" w:rsidP="007D3708" w:rsidRDefault="007D3708" w14:paraId="651C7FC3" w14:textId="77777777">
            <w:pPr>
              <w:rPr>
                <w:rFonts w:ascii="Courier New" w:hAnsi="Courier New" w:eastAsia="Courier New" w:cs="Courier New"/>
                <w:sz w:val="16"/>
                <w:szCs w:val="16"/>
              </w:rPr>
            </w:pPr>
          </w:p>
          <w:p w:rsidRPr="00D14360" w:rsidR="007D3708" w:rsidP="007D3708" w:rsidRDefault="007D3708" w14:paraId="115E392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&lt;/observation&gt;</w:t>
            </w:r>
          </w:p>
          <w:p w:rsidRPr="00D14360" w:rsidR="007D3708" w:rsidP="007D3708" w:rsidRDefault="007D3708" w14:paraId="66C25FE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&lt;/entryRelationship&gt;</w:t>
            </w:r>
          </w:p>
          <w:p w:rsidRPr="00D14360" w:rsidR="007D3708" w:rsidP="007D3708" w:rsidRDefault="007D3708" w14:paraId="49E72F7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&lt;/act&gt;</w:t>
            </w:r>
          </w:p>
          <w:p w:rsidRPr="00D14360" w:rsidR="007D3708" w:rsidP="007D3708" w:rsidRDefault="007D3708" w14:paraId="4514A15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&lt;/entry&gt;</w:t>
            </w:r>
          </w:p>
        </w:tc>
      </w:tr>
    </w:tbl>
    <w:p w:rsidRPr="00C64922" w:rsidR="007D3708" w:rsidP="007D3708" w:rsidRDefault="007D3708" w14:paraId="4DA374C9" w14:textId="77777777"/>
    <w:p w:rsidR="003B4A08" w:rsidP="00FD31AC" w:rsidRDefault="003B4A08" w14:paraId="12C42D59" w14:textId="77777777">
      <w:pPr>
        <w:pStyle w:val="Heading3"/>
      </w:pPr>
      <w:bookmarkStart w:name="_1g2mgppetc1b" w:colFirst="0" w:colLast="0" w:id="1629"/>
      <w:bookmarkStart w:name="_r4qobpdsa8gi" w:colFirst="0" w:colLast="0" w:id="1630"/>
      <w:bookmarkStart w:name="_Toc21871984" w:id="1631"/>
      <w:bookmarkStart w:name="_Toc21872440" w:id="1632"/>
      <w:bookmarkStart w:name="_Toc21880211" w:id="1633"/>
      <w:bookmarkStart w:name="_Toc21890041" w:id="1634"/>
      <w:bookmarkStart w:name="_Toc21894185" w:id="1635"/>
      <w:bookmarkStart w:name="_Toc21898112" w:id="1636"/>
      <w:bookmarkStart w:name="_Toc21926860" w:id="1637"/>
      <w:bookmarkStart w:name="_decgrv9t1aie" w:colFirst="0" w:colLast="0" w:id="1638"/>
      <w:bookmarkStart w:name="_2w2p62nb7uhv" w:colFirst="0" w:colLast="0" w:id="1639"/>
      <w:bookmarkStart w:name="_Toc21871985" w:id="1640"/>
      <w:bookmarkStart w:name="_Toc21872441" w:id="1641"/>
      <w:bookmarkStart w:name="_Toc21880212" w:id="1642"/>
      <w:bookmarkStart w:name="_Toc21890042" w:id="1643"/>
      <w:bookmarkStart w:name="_Toc21894186" w:id="1644"/>
      <w:bookmarkStart w:name="_Toc21898113" w:id="1645"/>
      <w:bookmarkStart w:name="_Toc21926861" w:id="1646"/>
      <w:bookmarkStart w:name="_2r1s7u6ysjhs" w:colFirst="0" w:colLast="0" w:id="1647"/>
      <w:bookmarkStart w:name="_Medical_Equipment" w:id="1648"/>
      <w:bookmarkStart w:name="_Toc11219060" w:id="1649"/>
      <w:bookmarkStart w:name="_Toc11391315" w:id="1650"/>
      <w:bookmarkStart w:name="_Toc119939869" w:id="1651"/>
      <w:bookmarkStart w:name="_Toc135312900" w:id="1652"/>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r w:rsidRPr="00C64922">
        <w:t>Medical Equipment</w:t>
      </w:r>
      <w:bookmarkEnd w:id="1649"/>
      <w:bookmarkEnd w:id="1650"/>
      <w:bookmarkEnd w:id="1651"/>
      <w:bookmarkEnd w:id="1652"/>
    </w:p>
    <w:p w:rsidRPr="00AD08FB" w:rsidR="008F693D" w:rsidP="003A3D50" w:rsidRDefault="008F693D" w14:paraId="0B0C5925" w14:textId="77777777">
      <w:pPr>
        <w:rPr>
          <w:rFonts w:cs="Calibri"/>
        </w:rPr>
      </w:pPr>
      <w:r w:rsidRPr="00AD08FB">
        <w:rPr>
          <w:rFonts w:cs="Calibri"/>
        </w:rPr>
        <w:t xml:space="preserve">Medical Equipment includes devices implanted within the patient and devices the patient has or uses. </w:t>
      </w:r>
    </w:p>
    <w:p w:rsidRPr="00C64922" w:rsidR="003B4A08" w:rsidP="004C76D9" w:rsidRDefault="003B4A08" w14:paraId="73C4A18D" w14:textId="77777777">
      <w:pPr>
        <w:pStyle w:val="Heading4"/>
      </w:pPr>
      <w:bookmarkStart w:name="_5uivdi1pw4m2" w:colFirst="0" w:colLast="0" w:id="1653"/>
      <w:bookmarkStart w:name="_Toc11043681" w:id="1654"/>
      <w:bookmarkEnd w:id="1653"/>
      <w:r w:rsidRPr="00C64922">
        <w:t>Implanted Device</w:t>
      </w:r>
      <w:bookmarkEnd w:id="1654"/>
    </w:p>
    <w:p w:rsidRPr="00D14360" w:rsidR="003B4A08" w:rsidP="003B4A08" w:rsidRDefault="003B4A08" w14:paraId="59769881" w14:textId="77777777">
      <w:pPr>
        <w:spacing w:after="120"/>
        <w:rPr>
          <w:rFonts w:eastAsia="Calibri" w:cs="Calibri"/>
        </w:rPr>
      </w:pPr>
      <w:r w:rsidRPr="00D14360">
        <w:rPr>
          <w:rFonts w:eastAsia="Calibri" w:cs="Calibri"/>
        </w:rPr>
        <w:t>Each implanted device can be represented in an Individual Procedure Activity Procedure template. If information about the procedure that applied or placed the device is known, it should be included, otherwise as much information as is known should be specified.</w:t>
      </w:r>
    </w:p>
    <w:p w:rsidR="003B4A08" w:rsidP="003B4A08" w:rsidRDefault="003B4A08" w14:paraId="35C5777D" w14:textId="77777777">
      <w:pPr>
        <w:spacing w:after="120"/>
        <w:rPr>
          <w:rFonts w:eastAsia="Calibri" w:cs="Calibri"/>
        </w:rPr>
      </w:pPr>
      <w:r w:rsidRPr="00D14360">
        <w:rPr>
          <w:rFonts w:eastAsia="Calibri" w:cs="Calibri"/>
        </w:rPr>
        <w:t xml:space="preserve">An implanted device (or groups of implanted devices) also can be represented within a Medical Equipment Organizer template.  Including information about a device in the procedure details does not remove the need to list the device in the Medical Equipment section. Each component of the Medical Equipment Organizer contains a Procedure Activity Procedure template.  </w:t>
      </w:r>
    </w:p>
    <w:p w:rsidR="00632AAF" w:rsidP="00632AAF" w:rsidRDefault="00632AAF" w14:paraId="7385BC17" w14:textId="77777777">
      <w:pPr>
        <w:spacing w:after="120"/>
        <w:rPr>
          <w:rFonts w:eastAsia="Calibri" w:cs="Calibri"/>
        </w:rPr>
      </w:pPr>
      <w:r>
        <w:rPr>
          <w:rFonts w:eastAsia="Calibri" w:cs="Calibri"/>
        </w:rPr>
        <w:t xml:space="preserve">UDI information is considered core data for interoperability. Content Creators should support population of </w:t>
      </w:r>
      <w:r w:rsidR="00863460">
        <w:rPr>
          <w:rFonts w:eastAsia="Calibri" w:cs="Calibri"/>
        </w:rPr>
        <w:t>an</w:t>
      </w:r>
      <w:r>
        <w:rPr>
          <w:rFonts w:eastAsia="Calibri" w:cs="Calibri"/>
        </w:rPr>
        <w:t xml:space="preserve"> UDI Organizer within a Procedure Activity Procedure to represent the parsed universal identifier information for an implanted device. Content Consumers should support processing of this information when it is received.</w:t>
      </w:r>
    </w:p>
    <w:p w:rsidRPr="00D14360" w:rsidR="003B4A08" w:rsidP="003A3D50" w:rsidRDefault="003B4A08" w14:paraId="6C8DBBB5" w14:textId="77777777">
      <w:pPr>
        <w:pStyle w:val="NormalWeb"/>
        <w:spacing w:before="0" w:beforeAutospacing="0" w:after="120" w:afterAutospacing="0"/>
        <w:rPr>
          <w:rFonts w:eastAsia="Calibri" w:cs="Calibri"/>
        </w:rPr>
      </w:pPr>
    </w:p>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765"/>
        <w:gridCol w:w="7590"/>
      </w:tblGrid>
      <w:tr w:rsidRPr="00C64922" w:rsidR="002954CE" w:rsidTr="004E29C8" w14:paraId="3ECB2C84" w14:textId="77777777">
        <w:trPr>
          <w:cantSplit/>
          <w:tblHeader/>
        </w:trPr>
        <w:tc>
          <w:tcPr>
            <w:tcW w:w="1765" w:type="dxa"/>
            <w:tcBorders>
              <w:bottom w:val="nil"/>
              <w:right w:val="nil"/>
            </w:tcBorders>
            <w:shd w:val="clear" w:color="auto" w:fill="4F81BD"/>
          </w:tcPr>
          <w:p w:rsidRPr="00D14360" w:rsidR="009F6BA2" w:rsidP="00E42FA6" w:rsidRDefault="009F6BA2" w14:paraId="14670A9D" w14:textId="77777777">
            <w:pPr>
              <w:rPr>
                <w:rFonts w:cs="Calibri"/>
                <w:b/>
                <w:bCs/>
                <w:color w:val="FFFFFF"/>
              </w:rPr>
            </w:pPr>
            <w:r w:rsidRPr="00D14360">
              <w:rPr>
                <w:rFonts w:cs="Calibri"/>
                <w:b/>
                <w:bCs/>
                <w:color w:val="FFFFFF"/>
              </w:rPr>
              <w:t>Entry Template</w:t>
            </w:r>
          </w:p>
        </w:tc>
        <w:tc>
          <w:tcPr>
            <w:tcW w:w="7590" w:type="dxa"/>
            <w:shd w:val="clear" w:color="auto" w:fill="4F81BD"/>
          </w:tcPr>
          <w:p w:rsidRPr="00D14360" w:rsidR="009F6BA2" w:rsidP="00E42FA6" w:rsidRDefault="009F6BA2" w14:paraId="500EE640" w14:textId="77777777">
            <w:pPr>
              <w:rPr>
                <w:rFonts w:cs="Calibri"/>
                <w:b/>
                <w:iCs/>
                <w:color w:val="FFFFFF"/>
              </w:rPr>
            </w:pPr>
            <w:r w:rsidRPr="00D14360">
              <w:rPr>
                <w:rFonts w:cs="Calibri"/>
                <w:b/>
                <w:iCs/>
                <w:color w:val="FFFFFF"/>
              </w:rPr>
              <w:t xml:space="preserve">Procedure Activity Procedure (V2) </w:t>
            </w:r>
          </w:p>
          <w:p w:rsidRPr="00D14360" w:rsidR="009F6BA2" w:rsidP="00E42FA6" w:rsidRDefault="009F6BA2" w14:paraId="66A40E73" w14:textId="77777777">
            <w:pPr>
              <w:rPr>
                <w:rFonts w:cs="Calibri"/>
                <w:bCs/>
                <w:color w:val="FFFFFF"/>
              </w:rPr>
            </w:pPr>
            <w:r w:rsidRPr="00D14360">
              <w:rPr>
                <w:rFonts w:cs="Calibri"/>
                <w:bCs/>
                <w:color w:val="FFFFFF"/>
                <w:sz w:val="18"/>
              </w:rPr>
              <w:t>[procedure: identifier urn:hl7ii:2.16.840.1.113883.10.20.22.4.14:2014-06-09 (open)]</w:t>
            </w:r>
          </w:p>
        </w:tc>
      </w:tr>
      <w:tr w:rsidRPr="00C64922" w:rsidR="002954CE" w:rsidTr="004E29C8" w14:paraId="4D06481E" w14:textId="77777777">
        <w:trPr>
          <w:cantSplit/>
        </w:trPr>
        <w:tc>
          <w:tcPr>
            <w:tcW w:w="1765" w:type="dxa"/>
            <w:tcBorders>
              <w:top w:val="single" w:color="4F81BD" w:sz="4" w:space="0"/>
              <w:bottom w:val="single" w:color="4F81BD" w:sz="4" w:space="0"/>
              <w:right w:val="nil"/>
            </w:tcBorders>
            <w:shd w:val="clear" w:color="auto" w:fill="FFFFFF"/>
          </w:tcPr>
          <w:p w:rsidRPr="00D14360" w:rsidR="009F6BA2" w:rsidP="00E42FA6" w:rsidRDefault="009F6BA2" w14:paraId="13779C85" w14:textId="77777777">
            <w:pPr>
              <w:rPr>
                <w:rFonts w:cs="Calibri"/>
                <w:b/>
                <w:bCs/>
              </w:rPr>
            </w:pPr>
            <w:r w:rsidRPr="00D14360">
              <w:rPr>
                <w:rFonts w:cs="Calibri"/>
                <w:b/>
                <w:bCs/>
              </w:rPr>
              <w:t>Reference Source</w:t>
            </w:r>
          </w:p>
        </w:tc>
        <w:tc>
          <w:tcPr>
            <w:tcW w:w="7590" w:type="dxa"/>
            <w:tcBorders>
              <w:top w:val="single" w:color="4F81BD" w:sz="4" w:space="0"/>
              <w:bottom w:val="single" w:color="4F81BD" w:sz="4" w:space="0"/>
            </w:tcBorders>
            <w:shd w:val="clear" w:color="auto" w:fill="auto"/>
          </w:tcPr>
          <w:p w:rsidRPr="00D14360" w:rsidR="009F6BA2" w:rsidP="00E42FA6" w:rsidRDefault="009F6BA2" w14:paraId="6EBC689D" w14:textId="77777777">
            <w:pPr>
              <w:rPr>
                <w:rFonts w:ascii="Calibri Light" w:hAnsi="Calibri Light" w:cs="Calibri Light"/>
                <w:color w:val="000000"/>
                <w:szCs w:val="18"/>
              </w:rPr>
            </w:pPr>
            <w:r w:rsidRPr="00D14360">
              <w:rPr>
                <w:rFonts w:ascii="Calibri Light" w:hAnsi="Calibri Light" w:cs="Calibri Light"/>
                <w:color w:val="000000"/>
                <w:szCs w:val="18"/>
              </w:rPr>
              <w:t xml:space="preserve">HL7 C-CDA R2.1 </w:t>
            </w:r>
          </w:p>
        </w:tc>
      </w:tr>
      <w:tr w:rsidRPr="00C64922" w:rsidR="002954CE" w:rsidTr="004E29C8" w14:paraId="3729AC88" w14:textId="77777777">
        <w:trPr>
          <w:cantSplit/>
        </w:trPr>
        <w:tc>
          <w:tcPr>
            <w:tcW w:w="1765" w:type="dxa"/>
            <w:tcBorders>
              <w:right w:val="nil"/>
            </w:tcBorders>
            <w:shd w:val="clear" w:color="auto" w:fill="FFFFFF"/>
          </w:tcPr>
          <w:p w:rsidRPr="003A3D50" w:rsidR="009F6BA2" w:rsidP="00E42FA6" w:rsidRDefault="009F6BA2" w14:paraId="0509951F" w14:textId="77777777">
            <w:pPr>
              <w:rPr>
                <w:rFonts w:cs="Calibri"/>
                <w:b/>
                <w:bCs/>
              </w:rPr>
            </w:pPr>
            <w:r w:rsidRPr="003A3D50">
              <w:rPr>
                <w:rFonts w:cs="Calibri"/>
                <w:b/>
                <w:bCs/>
              </w:rPr>
              <w:t>Purpose</w:t>
            </w:r>
          </w:p>
        </w:tc>
        <w:tc>
          <w:tcPr>
            <w:tcW w:w="7590" w:type="dxa"/>
            <w:shd w:val="clear" w:color="auto" w:fill="auto"/>
          </w:tcPr>
          <w:p w:rsidRPr="00AD08FB" w:rsidR="009F6BA2" w:rsidP="003A3D50" w:rsidRDefault="004338DE" w14:paraId="5BAA8127" w14:textId="77777777">
            <w:pPr>
              <w:rPr>
                <w:rFonts w:ascii="Calibri Light" w:hAnsi="Calibri Light" w:cs="Calibri Light"/>
                <w:color w:val="000000"/>
              </w:rPr>
            </w:pPr>
            <w:r w:rsidRPr="00AD08FB">
              <w:rPr>
                <w:rFonts w:ascii="Calibri Light" w:hAnsi="Calibri Light" w:cs="Calibri Light"/>
              </w:rPr>
              <w:t>This template is used to represent procedures whose immediate and primary outcome (post-condition) is the alteration of the physical condition of the patient. It also is used with a contained Product Instance template to represent a device implanted in or on a patient. In this case, targetSiteCode is used to record the location of the device in or on the patient's body.</w:t>
            </w:r>
          </w:p>
        </w:tc>
      </w:tr>
      <w:tr w:rsidRPr="00C64922" w:rsidR="002954CE" w:rsidTr="004E29C8" w14:paraId="1699CB12" w14:textId="77777777">
        <w:trPr>
          <w:cantSplit/>
        </w:trPr>
        <w:tc>
          <w:tcPr>
            <w:tcW w:w="1765" w:type="dxa"/>
            <w:tcBorders>
              <w:top w:val="single" w:color="4F81BD" w:sz="4" w:space="0"/>
              <w:bottom w:val="single" w:color="4F81BD" w:sz="4" w:space="0"/>
              <w:right w:val="nil"/>
            </w:tcBorders>
            <w:shd w:val="clear" w:color="auto" w:fill="FFFFFF"/>
          </w:tcPr>
          <w:p w:rsidRPr="00D14360" w:rsidR="009F6BA2" w:rsidP="00E42FA6" w:rsidRDefault="009F6BA2" w14:paraId="54CC9E71" w14:textId="77777777">
            <w:pPr>
              <w:rPr>
                <w:rFonts w:cs="Calibri"/>
                <w:b/>
                <w:bCs/>
              </w:rPr>
            </w:pPr>
            <w:r w:rsidRPr="00D14360">
              <w:rPr>
                <w:rFonts w:cs="Calibri"/>
                <w:b/>
                <w:bCs/>
              </w:rPr>
              <w:t>ActStatus</w:t>
            </w:r>
          </w:p>
        </w:tc>
        <w:tc>
          <w:tcPr>
            <w:tcW w:w="7590" w:type="dxa"/>
            <w:tcBorders>
              <w:top w:val="single" w:color="4F81BD" w:sz="4" w:space="0"/>
              <w:bottom w:val="single" w:color="4F81BD" w:sz="4" w:space="0"/>
            </w:tcBorders>
            <w:shd w:val="clear" w:color="auto" w:fill="auto"/>
          </w:tcPr>
          <w:p w:rsidRPr="001D17B7" w:rsidR="00632AAF" w:rsidP="00632AAF" w:rsidRDefault="00632AAF" w14:paraId="48E7485D" w14:textId="77777777">
            <w:pPr>
              <w:autoSpaceDE w:val="0"/>
              <w:autoSpaceDN w:val="0"/>
              <w:adjustRightInd w:val="0"/>
              <w:rPr>
                <w:rFonts w:ascii="Calibri Light" w:hAnsi="Calibri Light" w:cs="Calibri Light"/>
                <w:color w:val="000000"/>
              </w:rPr>
            </w:pPr>
            <w:r w:rsidRPr="001D17B7">
              <w:rPr>
                <w:rFonts w:ascii="Calibri Light" w:hAnsi="Calibri Light" w:cs="Calibri Light"/>
                <w:color w:val="000000"/>
              </w:rPr>
              <w:t xml:space="preserve">This template includes a state model that includes: active, completed, aborted, and cancelled. When documenting an implanted medical </w:t>
            </w:r>
            <w:r w:rsidRPr="001D17B7" w:rsidR="00863460">
              <w:rPr>
                <w:rFonts w:ascii="Calibri Light" w:hAnsi="Calibri Light" w:cs="Calibri Light"/>
                <w:color w:val="000000"/>
              </w:rPr>
              <w:t>device,</w:t>
            </w:r>
            <w:r w:rsidRPr="001D17B7">
              <w:rPr>
                <w:rFonts w:ascii="Calibri Light" w:hAnsi="Calibri Light" w:cs="Calibri Light"/>
                <w:color w:val="000000"/>
              </w:rPr>
              <w:t xml:space="preserve"> the statusCode = “completed”. </w:t>
            </w:r>
          </w:p>
          <w:p w:rsidR="00852DED" w:rsidP="00E42FA6" w:rsidRDefault="00852DED" w14:paraId="6BD00687" w14:textId="77777777">
            <w:pPr>
              <w:rPr>
                <w:rFonts w:ascii="Calibri Light" w:hAnsi="Calibri Light" w:cs="Calibri Light"/>
                <w:color w:val="000000"/>
              </w:rPr>
            </w:pPr>
          </w:p>
          <w:p w:rsidRPr="005A615D" w:rsidR="009F6BA2" w:rsidP="00E42FA6" w:rsidRDefault="00632AAF" w14:paraId="269754B8" w14:textId="3A6D3BCE">
            <w:pPr>
              <w:rPr>
                <w:rFonts w:ascii="Calibri Light" w:hAnsi="Calibri Light" w:cs="Calibri Light"/>
                <w:color w:val="000000"/>
              </w:rPr>
            </w:pPr>
            <w:r w:rsidRPr="001D17B7">
              <w:rPr>
                <w:rFonts w:ascii="Calibri Light" w:hAnsi="Calibri Light" w:cs="Calibri Light"/>
                <w:color w:val="000000"/>
              </w:rPr>
              <w:t>The effectiveTime, also referred to as the “</w:t>
            </w:r>
            <w:r w:rsidR="0088454D">
              <w:rPr>
                <w:rFonts w:ascii="Calibri Light" w:hAnsi="Calibri Light" w:cs="Calibri Light"/>
                <w:color w:val="000000"/>
              </w:rPr>
              <w:t>clinically</w:t>
            </w:r>
            <w:r w:rsidRPr="001D17B7" w:rsidR="0088454D">
              <w:rPr>
                <w:rFonts w:ascii="Calibri Light" w:hAnsi="Calibri Light" w:cs="Calibri Light"/>
                <w:color w:val="000000"/>
              </w:rPr>
              <w:t xml:space="preserve"> </w:t>
            </w:r>
            <w:r w:rsidRPr="001D17B7">
              <w:rPr>
                <w:rFonts w:ascii="Calibri Light" w:hAnsi="Calibri Light" w:cs="Calibri Light"/>
                <w:color w:val="000000"/>
              </w:rPr>
              <w:t xml:space="preserve">relevant time” is the time at which the procedure was performed which implies the data the device was implanted. Best practice is to use </w:t>
            </w:r>
            <w:r w:rsidRPr="00632AAF">
              <w:rPr>
                <w:rFonts w:ascii="Calibri Light" w:hAnsi="Calibri Light" w:cs="Calibri Light"/>
                <w:color w:val="000000"/>
              </w:rPr>
              <w:t xml:space="preserve">the </w:t>
            </w:r>
            <w:r w:rsidRPr="003A3D50">
              <w:rPr>
                <w:rFonts w:ascii="Calibri Light" w:hAnsi="Calibri Light" w:cs="Calibri Light"/>
                <w:color w:val="000000"/>
              </w:rPr>
              <w:t>TS</w:t>
            </w:r>
            <w:r w:rsidRPr="00632AAF">
              <w:rPr>
                <w:rFonts w:ascii="Calibri Light" w:hAnsi="Calibri Light" w:cs="Calibri Light"/>
                <w:color w:val="000000"/>
              </w:rPr>
              <w:t xml:space="preserve"> data</w:t>
            </w:r>
            <w:r w:rsidRPr="001D17B7">
              <w:rPr>
                <w:rFonts w:ascii="Calibri Light" w:hAnsi="Calibri Light" w:cs="Calibri Light"/>
                <w:color w:val="000000"/>
              </w:rPr>
              <w:t xml:space="preserve"> type and record a single point in time to represent when the device was implanted. For implementers who must populate a time interval, effectiveTime/low MAY be populated. effectiveTime/high SHOULD NOT be populated. </w:t>
            </w:r>
          </w:p>
        </w:tc>
      </w:tr>
      <w:tr w:rsidRPr="00C64922" w:rsidR="002954CE" w:rsidTr="004E29C8" w14:paraId="27CF613B" w14:textId="77777777">
        <w:trPr>
          <w:cantSplit/>
        </w:trPr>
        <w:tc>
          <w:tcPr>
            <w:tcW w:w="1765" w:type="dxa"/>
            <w:tcBorders>
              <w:top w:val="single" w:color="4F81BD" w:sz="4" w:space="0"/>
              <w:bottom w:val="single" w:color="4472C4" w:themeColor="accent1" w:sz="4" w:space="0"/>
              <w:right w:val="nil"/>
            </w:tcBorders>
            <w:shd w:val="clear" w:color="auto" w:fill="FFFFFF"/>
          </w:tcPr>
          <w:p w:rsidRPr="00D14360" w:rsidR="009F6BA2" w:rsidP="00E42FA6" w:rsidRDefault="009F6BA2" w14:paraId="25103C2B" w14:textId="77777777">
            <w:pPr>
              <w:rPr>
                <w:rFonts w:cs="Calibri"/>
                <w:b/>
                <w:bCs/>
              </w:rPr>
            </w:pPr>
            <w:r w:rsidRPr="00D14360">
              <w:rPr>
                <w:rFonts w:cs="Calibri"/>
                <w:b/>
                <w:bCs/>
              </w:rPr>
              <w:t>Negation</w:t>
            </w:r>
          </w:p>
        </w:tc>
        <w:tc>
          <w:tcPr>
            <w:tcW w:w="7590" w:type="dxa"/>
            <w:tcBorders>
              <w:top w:val="single" w:color="4F81BD" w:sz="4" w:space="0"/>
              <w:bottom w:val="single" w:color="4472C4" w:themeColor="accent1" w:sz="4" w:space="0"/>
            </w:tcBorders>
            <w:shd w:val="clear" w:color="auto" w:fill="auto"/>
          </w:tcPr>
          <w:p w:rsidRPr="0083506C" w:rsidR="009F6BA2" w:rsidP="00D14360" w:rsidRDefault="009F6BA2" w14:paraId="7AE1142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83506C">
              <w:rPr>
                <w:rFonts w:ascii="Calibri Light" w:hAnsi="Calibri Light" w:cs="Calibri Light"/>
                <w:color w:val="000000"/>
              </w:rPr>
              <w:t xml:space="preserve">In this template, the negationInd attribute is used to indicate the procedure was not performed. </w:t>
            </w:r>
          </w:p>
        </w:tc>
      </w:tr>
      <w:tr w:rsidRPr="00C64922" w:rsidR="002954CE" w:rsidTr="004E29C8" w14:paraId="44A757C8" w14:textId="77777777">
        <w:trPr>
          <w:cantSplit/>
        </w:trPr>
        <w:tc>
          <w:tcPr>
            <w:tcW w:w="1765" w:type="dxa"/>
            <w:tcBorders>
              <w:top w:val="single" w:color="4472C4" w:themeColor="accent1" w:sz="4" w:space="0"/>
              <w:right w:val="nil"/>
            </w:tcBorders>
            <w:shd w:val="clear" w:color="auto" w:fill="FFFFFF"/>
          </w:tcPr>
          <w:p w:rsidRPr="00D14360" w:rsidR="009F6BA2" w:rsidP="00E42FA6" w:rsidRDefault="009F6BA2" w14:paraId="6A3275C4" w14:textId="77777777">
            <w:pPr>
              <w:rPr>
                <w:rFonts w:cs="Calibri"/>
                <w:b/>
                <w:bCs/>
              </w:rPr>
            </w:pPr>
            <w:r w:rsidRPr="00D14360">
              <w:rPr>
                <w:rFonts w:cs="Calibri"/>
                <w:b/>
                <w:bCs/>
              </w:rPr>
              <w:t>Other Considerations</w:t>
            </w:r>
          </w:p>
        </w:tc>
        <w:tc>
          <w:tcPr>
            <w:tcW w:w="7590" w:type="dxa"/>
            <w:tcBorders>
              <w:top w:val="single" w:color="4472C4" w:themeColor="accent1" w:sz="4" w:space="0"/>
            </w:tcBorders>
            <w:shd w:val="clear" w:color="auto" w:fill="auto"/>
          </w:tcPr>
          <w:p w:rsidR="004338DE" w:rsidP="00632AAF" w:rsidRDefault="004338DE" w14:paraId="2CDCDAB6" w14:textId="77777777">
            <w:pPr>
              <w:rPr>
                <w:rFonts w:ascii="Calibri Light" w:hAnsi="Calibri Light" w:cs="Calibri Light"/>
                <w:color w:val="000000"/>
              </w:rPr>
            </w:pPr>
            <w:r>
              <w:rPr>
                <w:rFonts w:ascii="Calibri Light" w:hAnsi="Calibri Light" w:cs="Calibri Light"/>
                <w:color w:val="000000"/>
              </w:rPr>
              <w:t xml:space="preserve">The contained Product Instance template is used to represent a particular device that was placed in a patient or used as part of a procedure or other act. </w:t>
            </w:r>
          </w:p>
          <w:p w:rsidR="008F693D" w:rsidP="008F693D" w:rsidRDefault="008F693D" w14:paraId="2FBF5148" w14:textId="77777777">
            <w:pPr>
              <w:rPr>
                <w:rFonts w:ascii="Calibri Light" w:hAnsi="Calibri Light" w:cs="Calibri Light"/>
                <w:color w:val="000000"/>
              </w:rPr>
            </w:pPr>
          </w:p>
          <w:p w:rsidRPr="00AD08FB" w:rsidR="008F693D" w:rsidP="008F693D" w:rsidRDefault="00632AAF" w14:paraId="599E16D7" w14:textId="77777777">
            <w:pPr>
              <w:rPr>
                <w:rFonts w:ascii="Calibri Light" w:hAnsi="Calibri Light" w:cs="Calibri Light"/>
                <w:sz w:val="28"/>
                <w:szCs w:val="28"/>
              </w:rPr>
            </w:pPr>
            <w:r w:rsidRPr="001D17B7">
              <w:rPr>
                <w:rFonts w:ascii="Calibri Light" w:hAnsi="Calibri Light" w:cs="Calibri Light"/>
                <w:color w:val="000000"/>
              </w:rPr>
              <w:t>To record the remov</w:t>
            </w:r>
            <w:r>
              <w:rPr>
                <w:rFonts w:ascii="Calibri Light" w:hAnsi="Calibri Light" w:cs="Calibri Light"/>
                <w:color w:val="000000"/>
              </w:rPr>
              <w:t>al</w:t>
            </w:r>
            <w:r w:rsidRPr="001D17B7">
              <w:rPr>
                <w:rFonts w:ascii="Calibri Light" w:hAnsi="Calibri Light" w:cs="Calibri Light"/>
                <w:color w:val="000000"/>
              </w:rPr>
              <w:t xml:space="preserve"> of an implanted device, use a separate Procedure Activity Procedure template</w:t>
            </w:r>
            <w:r>
              <w:rPr>
                <w:rFonts w:ascii="Calibri Light" w:hAnsi="Calibri Light" w:cs="Calibri Light"/>
                <w:color w:val="000000"/>
              </w:rPr>
              <w:t xml:space="preserve"> with an appropriate code for the device removal procedure</w:t>
            </w:r>
            <w:r w:rsidRPr="001D17B7">
              <w:rPr>
                <w:rFonts w:ascii="Calibri Light" w:hAnsi="Calibri Light" w:cs="Calibri Light"/>
                <w:color w:val="000000"/>
              </w:rPr>
              <w:t>.</w:t>
            </w:r>
            <w:r>
              <w:rPr>
                <w:rFonts w:ascii="Calibri Light" w:hAnsi="Calibri Light" w:cs="Calibri Light"/>
                <w:color w:val="000000"/>
              </w:rPr>
              <w:t xml:space="preserve"> Again, </w:t>
            </w:r>
            <w:r w:rsidRPr="001D17B7">
              <w:rPr>
                <w:rFonts w:ascii="Calibri Light" w:hAnsi="Calibri Light" w:cs="Calibri Light"/>
                <w:color w:val="000000"/>
              </w:rPr>
              <w:t xml:space="preserve">use the TS data type and record a single point in time to represent when the device was </w:t>
            </w:r>
            <w:r>
              <w:rPr>
                <w:rFonts w:ascii="Calibri Light" w:hAnsi="Calibri Light" w:cs="Calibri Light"/>
                <w:color w:val="000000"/>
              </w:rPr>
              <w:t>removed</w:t>
            </w:r>
            <w:r w:rsidRPr="001D17B7">
              <w:rPr>
                <w:rFonts w:ascii="Calibri Light" w:hAnsi="Calibri Light" w:cs="Calibri Light"/>
                <w:color w:val="000000"/>
              </w:rPr>
              <w:t>.</w:t>
            </w:r>
            <w:r>
              <w:rPr>
                <w:rFonts w:ascii="Calibri Light" w:hAnsi="Calibri Light" w:cs="Calibri Light"/>
                <w:color w:val="000000"/>
              </w:rPr>
              <w:t xml:space="preserve">  </w:t>
            </w:r>
            <w:r w:rsidR="008F693D">
              <w:rPr>
                <w:rFonts w:ascii="Calibri Light" w:hAnsi="Calibri Light" w:cs="Calibri Light"/>
                <w:color w:val="000000"/>
              </w:rPr>
              <w:t xml:space="preserve">Best practice includes linking the device removal procedure to the original implant procedure using the entry reference template. </w:t>
            </w:r>
            <w:r w:rsidRPr="00AD08FB" w:rsidR="008F693D">
              <w:rPr>
                <w:rFonts w:ascii="Calibri Light" w:hAnsi="Calibri Light" w:cs="Calibri Light"/>
                <w:color w:val="000000"/>
              </w:rPr>
              <w:t>[act: identifier urn:oid:2.16.840.1.113883.10.20.22.4.122 (open)]</w:t>
            </w:r>
          </w:p>
          <w:p w:rsidR="008F693D" w:rsidP="00E42FA6" w:rsidRDefault="008F693D" w14:paraId="20DF0E39" w14:textId="77777777">
            <w:pPr>
              <w:pStyle w:val="Default"/>
              <w:rPr>
                <w:rFonts w:ascii="Calibri Light" w:hAnsi="Calibri Light" w:cs="Calibri Light"/>
                <w:sz w:val="20"/>
              </w:rPr>
            </w:pPr>
          </w:p>
          <w:p w:rsidRPr="005A615D" w:rsidR="009F6BA2" w:rsidP="00E42FA6" w:rsidRDefault="009F6BA2" w14:paraId="28316B90" w14:textId="77777777">
            <w:pPr>
              <w:pStyle w:val="Default"/>
              <w:rPr>
                <w:rFonts w:ascii="Calibri Light" w:hAnsi="Calibri Light" w:cs="Calibri Light"/>
                <w:sz w:val="20"/>
              </w:rPr>
            </w:pPr>
            <w:r w:rsidRPr="0083506C">
              <w:rPr>
                <w:rFonts w:ascii="Calibri Light" w:hAnsi="Calibri Light" w:cs="Calibri Light"/>
                <w:sz w:val="20"/>
              </w:rPr>
              <w:t xml:space="preserve">When representing that a procedure was not performed, the </w:t>
            </w:r>
          </w:p>
          <w:p w:rsidRPr="009F13BB" w:rsidR="009F6BA2" w:rsidP="00D14360" w:rsidRDefault="009F6BA2" w14:paraId="0AF83866" w14:textId="77777777">
            <w:pPr>
              <w:pStyle w:val="Default"/>
              <w:keepNext/>
              <w:rPr>
                <w:rFonts w:ascii="Calibri Light" w:hAnsi="Calibri Light" w:cs="Calibri Light"/>
                <w:sz w:val="20"/>
              </w:rPr>
            </w:pPr>
            <w:r w:rsidRPr="005A615D">
              <w:rPr>
                <w:rFonts w:ascii="Calibri Light" w:hAnsi="Calibri Light" w:cs="Calibri Light"/>
                <w:sz w:val="20"/>
              </w:rPr>
              <w:t>Indication (V2) (identifier: urn:hl7ii:2.16.840.1.113883.10.20.22.4.19:2014-06-09</w:t>
            </w:r>
            <w:r w:rsidRPr="005A615D" w:rsidR="002E35FE">
              <w:rPr>
                <w:rFonts w:ascii="Calibri Light" w:hAnsi="Calibri Light" w:cs="Calibri Light"/>
                <w:sz w:val="20"/>
              </w:rPr>
              <w:t>)</w:t>
            </w:r>
            <w:r w:rsidRPr="005A615D">
              <w:rPr>
                <w:rFonts w:ascii="Calibri Light" w:hAnsi="Calibri Light" w:cs="Calibri Light"/>
                <w:sz w:val="20"/>
              </w:rPr>
              <w:t xml:space="preserve"> template MAY be used to represent the rationale for not performing the procedure. More than one indication template may be contained within a Procedure template.</w:t>
            </w:r>
          </w:p>
          <w:p w:rsidR="000D713E" w:rsidP="003A3D50" w:rsidRDefault="000D713E" w14:paraId="5F6D4682" w14:textId="77777777">
            <w:pPr>
              <w:pStyle w:val="CommentText"/>
              <w:rPr>
                <w:rFonts w:ascii="Calibri Light" w:hAnsi="Calibri Light" w:cs="Calibri Light"/>
              </w:rPr>
            </w:pPr>
          </w:p>
          <w:p w:rsidRPr="0083506C" w:rsidR="00F75DF2" w:rsidP="003A3D50" w:rsidRDefault="00F75DF2" w14:paraId="6F9866A9" w14:textId="1A839FB3">
            <w:pPr>
              <w:pStyle w:val="CommentText"/>
              <w:rPr>
                <w:rFonts w:ascii="Calibri Light" w:hAnsi="Calibri Light" w:cs="Calibri Light"/>
              </w:rPr>
            </w:pPr>
            <w:r w:rsidRPr="0083506C">
              <w:rPr>
                <w:rFonts w:ascii="Calibri Light" w:hAnsi="Calibri Light" w:cs="Calibri Light"/>
                <w:color w:val="000000"/>
              </w:rPr>
              <w:t>See example below for the representation of “No Implanted Devices”. The cli</w:t>
            </w:r>
            <w:r w:rsidRPr="005A615D">
              <w:rPr>
                <w:rFonts w:ascii="Calibri Light" w:hAnsi="Calibri Light" w:cs="Calibri Light"/>
                <w:color w:val="000000"/>
              </w:rPr>
              <w:t>nical statement pattern uses a combination of negation and nullFlavor to semantically represent “the patient has not had any procedures to implant any devices.”</w:t>
            </w:r>
          </w:p>
        </w:tc>
      </w:tr>
      <w:tr w:rsidRPr="00C64922" w:rsidR="008F693D" w:rsidTr="004E29C8" w14:paraId="5EBFA106" w14:textId="77777777">
        <w:trPr>
          <w:cantSplit/>
        </w:trPr>
        <w:tc>
          <w:tcPr>
            <w:tcW w:w="1765" w:type="dxa"/>
            <w:tcBorders>
              <w:top w:val="single" w:color="4F81BD" w:sz="4" w:space="0"/>
              <w:bottom w:val="single" w:color="4F81BD" w:sz="4" w:space="0"/>
              <w:right w:val="nil"/>
            </w:tcBorders>
            <w:shd w:val="clear" w:color="auto" w:fill="FFFFFF"/>
          </w:tcPr>
          <w:p w:rsidRPr="00AD08FB" w:rsidR="008F693D" w:rsidP="00996381" w:rsidRDefault="008F693D" w14:paraId="62DF6D32" w14:textId="77777777">
            <w:pPr>
              <w:rPr>
                <w:rFonts w:ascii="Calibri Light" w:hAnsi="Calibri Light" w:cs="Calibri Light"/>
                <w:b/>
                <w:bCs/>
              </w:rPr>
            </w:pPr>
            <w:r w:rsidRPr="00AD08FB">
              <w:rPr>
                <w:rFonts w:ascii="Calibri Light" w:hAnsi="Calibri Light" w:cs="Calibri Light"/>
                <w:b/>
                <w:bCs/>
              </w:rPr>
              <w:t>Example</w:t>
            </w:r>
          </w:p>
        </w:tc>
        <w:tc>
          <w:tcPr>
            <w:tcW w:w="7590" w:type="dxa"/>
            <w:tcBorders>
              <w:top w:val="single" w:color="4F81BD" w:sz="4" w:space="0"/>
              <w:bottom w:val="single" w:color="4F81BD" w:sz="4" w:space="0"/>
            </w:tcBorders>
            <w:shd w:val="clear" w:color="auto" w:fill="auto"/>
          </w:tcPr>
          <w:p w:rsidRPr="00AD08FB" w:rsidR="008F693D" w:rsidP="00996381" w:rsidRDefault="008F693D" w14:paraId="306CF354" w14:textId="70BD734E">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_Ref21872697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Pr="00254B4A" w:rsidR="00DC1072">
              <w:rPr>
                <w:rFonts w:ascii="Calibri Light" w:hAnsi="Calibri Light" w:cs="Calibri Light"/>
                <w:sz w:val="20"/>
              </w:rPr>
              <w:t xml:space="preserve"> Example</w:t>
            </w:r>
            <w:r w:rsidRPr="00254B4A" w:rsidR="00DC1072">
              <w:rPr>
                <w:rFonts w:ascii="Calibri Light" w:hAnsi="Calibri Light" w:cs="Calibri Light"/>
                <w:noProof/>
                <w:sz w:val="20"/>
              </w:rPr>
              <w:t xml:space="preserve"> </w:t>
            </w:r>
            <w:r w:rsidRPr="00254B4A" w:rsidR="00DC1072">
              <w:rPr>
                <w:rFonts w:ascii="Calibri Light" w:hAnsi="Calibri Light" w:cs="Calibri Light"/>
                <w:sz w:val="20"/>
              </w:rPr>
              <w:t xml:space="preserve">44: Implanted Device – known procedure </w:t>
            </w:r>
            <w:r w:rsidR="00DC1072">
              <w:t>d</w:t>
            </w:r>
            <w:r w:rsidRPr="00C64922" w:rsidR="00DC1072">
              <w:t>etails</w:t>
            </w:r>
            <w:r w:rsidRPr="00AD08FB">
              <w:rPr>
                <w:rFonts w:ascii="Calibri Light" w:hAnsi="Calibri Light" w:cs="Calibri Light"/>
                <w:sz w:val="20"/>
              </w:rPr>
              <w:fldChar w:fldCharType="end"/>
            </w:r>
          </w:p>
        </w:tc>
      </w:tr>
      <w:tr w:rsidRPr="00C64922" w:rsidR="00996381" w:rsidTr="004E29C8" w14:paraId="04568C08" w14:textId="77777777">
        <w:trPr>
          <w:cantSplit/>
        </w:trPr>
        <w:tc>
          <w:tcPr>
            <w:tcW w:w="1765" w:type="dxa"/>
            <w:tcBorders>
              <w:top w:val="single" w:color="4F81BD" w:sz="4" w:space="0"/>
              <w:bottom w:val="single" w:color="4F81BD" w:sz="4" w:space="0"/>
              <w:right w:val="nil"/>
            </w:tcBorders>
            <w:shd w:val="clear" w:color="auto" w:fill="FFFFFF"/>
          </w:tcPr>
          <w:p w:rsidRPr="00AD08FB" w:rsidR="00996381" w:rsidP="00996381" w:rsidRDefault="008F693D" w14:paraId="78915644" w14:textId="77777777">
            <w:pPr>
              <w:rPr>
                <w:rFonts w:ascii="Calibri Light" w:hAnsi="Calibri Light" w:cs="Calibri Light"/>
                <w:b/>
                <w:bCs/>
              </w:rPr>
            </w:pPr>
            <w:r w:rsidRPr="00AD08FB">
              <w:rPr>
                <w:rFonts w:ascii="Calibri Light" w:hAnsi="Calibri Light" w:cs="Calibri Light"/>
                <w:b/>
                <w:bCs/>
              </w:rPr>
              <w:t>Example</w:t>
            </w:r>
          </w:p>
        </w:tc>
        <w:tc>
          <w:tcPr>
            <w:tcW w:w="7590" w:type="dxa"/>
            <w:tcBorders>
              <w:top w:val="single" w:color="4F81BD" w:sz="4" w:space="0"/>
              <w:bottom w:val="single" w:color="4F81BD" w:sz="4" w:space="0"/>
            </w:tcBorders>
            <w:shd w:val="clear" w:color="auto" w:fill="auto"/>
          </w:tcPr>
          <w:p w:rsidRPr="00AD08FB" w:rsidR="00996381" w:rsidP="00996381" w:rsidRDefault="008F693D" w14:paraId="7AA76EE7" w14:textId="567DAC1D">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_Ref21872782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Pr="00254B4A" w:rsidR="00DC1072">
              <w:rPr>
                <w:rFonts w:ascii="Calibri Light" w:hAnsi="Calibri Light" w:cs="Calibri Light"/>
                <w:sz w:val="20"/>
              </w:rPr>
              <w:t xml:space="preserve">  Example</w:t>
            </w:r>
            <w:r w:rsidRPr="00254B4A" w:rsidR="00DC1072">
              <w:rPr>
                <w:rFonts w:ascii="Calibri Light" w:hAnsi="Calibri Light" w:cs="Calibri Light"/>
                <w:noProof/>
                <w:sz w:val="20"/>
              </w:rPr>
              <w:t xml:space="preserve"> </w:t>
            </w:r>
            <w:r w:rsidRPr="00254B4A" w:rsidR="00DC1072">
              <w:rPr>
                <w:rFonts w:ascii="Calibri Light" w:hAnsi="Calibri Light" w:cs="Calibri Light"/>
                <w:sz w:val="20"/>
              </w:rPr>
              <w:t xml:space="preserve">45: Implanted Device - Procedure </w:t>
            </w:r>
            <w:r w:rsidR="00DC1072">
              <w:t>u</w:t>
            </w:r>
            <w:r w:rsidRPr="00C64922" w:rsidR="00DC1072">
              <w:t>nknown</w:t>
            </w:r>
            <w:r w:rsidRPr="00AD08FB">
              <w:rPr>
                <w:rFonts w:ascii="Calibri Light" w:hAnsi="Calibri Light" w:cs="Calibri Light"/>
                <w:sz w:val="20"/>
              </w:rPr>
              <w:fldChar w:fldCharType="end"/>
            </w:r>
          </w:p>
        </w:tc>
      </w:tr>
      <w:tr w:rsidRPr="00C64922" w:rsidR="008F693D" w:rsidTr="004E29C8" w14:paraId="2337EC33" w14:textId="77777777">
        <w:trPr>
          <w:cantSplit/>
          <w:trHeight w:val="71"/>
        </w:trPr>
        <w:tc>
          <w:tcPr>
            <w:tcW w:w="1765" w:type="dxa"/>
            <w:tcBorders>
              <w:bottom w:val="single" w:color="4472C4" w:sz="4" w:space="0"/>
              <w:right w:val="nil"/>
            </w:tcBorders>
            <w:shd w:val="clear" w:color="auto" w:fill="FFFFFF"/>
          </w:tcPr>
          <w:p w:rsidRPr="00D14360" w:rsidR="008F693D" w:rsidP="008F693D" w:rsidRDefault="008F693D" w14:paraId="0746C8FB" w14:textId="77777777">
            <w:pPr>
              <w:rPr>
                <w:rFonts w:cs="Calibri"/>
                <w:b/>
                <w:bCs/>
              </w:rPr>
            </w:pPr>
            <w:r w:rsidRPr="00D14360">
              <w:rPr>
                <w:rFonts w:cs="Calibri"/>
                <w:b/>
                <w:bCs/>
              </w:rPr>
              <w:t>Example</w:t>
            </w:r>
          </w:p>
        </w:tc>
        <w:tc>
          <w:tcPr>
            <w:tcW w:w="7590" w:type="dxa"/>
            <w:tcBorders>
              <w:bottom w:val="single" w:color="4472C4" w:sz="4" w:space="0"/>
            </w:tcBorders>
            <w:shd w:val="clear" w:color="auto" w:fill="auto"/>
          </w:tcPr>
          <w:p w:rsidRPr="00AD08FB" w:rsidR="008F693D" w:rsidP="008F693D" w:rsidRDefault="008F693D" w14:paraId="4198EFE5" w14:textId="26342D3F">
            <w:pPr>
              <w:pStyle w:val="Default"/>
              <w:rPr>
                <w:rFonts w:ascii="Calibri Light" w:hAnsi="Calibri Light" w:cs="Calibri Light"/>
                <w:sz w:val="20"/>
              </w:rPr>
            </w:pPr>
            <w:r w:rsidRPr="009F13BB">
              <w:rPr>
                <w:rFonts w:ascii="Calibri Light" w:hAnsi="Calibri Light" w:cs="Calibri Light"/>
                <w:sz w:val="20"/>
              </w:rPr>
              <w:fldChar w:fldCharType="begin"/>
            </w:r>
            <w:r w:rsidRPr="009F13BB">
              <w:rPr>
                <w:rFonts w:ascii="Calibri Light" w:hAnsi="Calibri Light" w:cs="Calibri Light"/>
                <w:sz w:val="20"/>
              </w:rPr>
              <w:instrText xml:space="preserve"> REF _Ref21845968 \h  \* MERGEFORMAT </w:instrText>
            </w:r>
            <w:r w:rsidRPr="009F13BB">
              <w:rPr>
                <w:rFonts w:ascii="Calibri Light" w:hAnsi="Calibri Light" w:cs="Calibri Light"/>
                <w:sz w:val="20"/>
              </w:rPr>
            </w:r>
            <w:r w:rsidRPr="009F13BB">
              <w:rPr>
                <w:rFonts w:ascii="Calibri Light" w:hAnsi="Calibri Light" w:cs="Calibri Light"/>
                <w:sz w:val="20"/>
              </w:rPr>
              <w:fldChar w:fldCharType="separate"/>
            </w:r>
            <w:r w:rsidRPr="00254B4A" w:rsidR="00DC1072">
              <w:rPr>
                <w:rFonts w:ascii="Calibri Light" w:hAnsi="Calibri Light" w:cs="Calibri Light"/>
                <w:sz w:val="20"/>
              </w:rPr>
              <w:t xml:space="preserve">  Example</w:t>
            </w:r>
            <w:r w:rsidRPr="00254B4A" w:rsidR="00DC1072">
              <w:rPr>
                <w:rFonts w:ascii="Calibri Light" w:hAnsi="Calibri Light" w:cs="Calibri Light"/>
                <w:noProof/>
                <w:sz w:val="20"/>
              </w:rPr>
              <w:t xml:space="preserve"> </w:t>
            </w:r>
            <w:r w:rsidRPr="00254B4A" w:rsidR="00DC1072">
              <w:rPr>
                <w:rFonts w:ascii="Calibri Light" w:hAnsi="Calibri Light" w:cs="Calibri Light"/>
                <w:sz w:val="20"/>
              </w:rPr>
              <w:t xml:space="preserve">46: No Implanted </w:t>
            </w:r>
            <w:r w:rsidRPr="00C64922" w:rsidR="00DC1072">
              <w:t>Devices</w:t>
            </w:r>
            <w:r w:rsidRPr="009F13BB">
              <w:rPr>
                <w:rFonts w:ascii="Calibri Light" w:hAnsi="Calibri Light" w:cs="Calibri Light"/>
                <w:sz w:val="20"/>
              </w:rPr>
              <w:fldChar w:fldCharType="end"/>
            </w:r>
          </w:p>
        </w:tc>
      </w:tr>
      <w:tr w:rsidRPr="00C64922" w:rsidR="008F693D" w:rsidTr="004E29C8" w14:paraId="7460E17F" w14:textId="77777777">
        <w:trPr>
          <w:cantSplit/>
          <w:trHeight w:val="71"/>
        </w:trPr>
        <w:tc>
          <w:tcPr>
            <w:tcW w:w="1765" w:type="dxa"/>
            <w:tcBorders>
              <w:top w:val="single" w:color="4472C4" w:sz="4" w:space="0"/>
              <w:bottom w:val="single" w:color="4472C4" w:sz="4" w:space="0"/>
              <w:right w:val="nil"/>
            </w:tcBorders>
            <w:shd w:val="clear" w:color="auto" w:fill="FFFFFF"/>
          </w:tcPr>
          <w:p w:rsidRPr="00D14360" w:rsidR="008F693D" w:rsidP="008F693D" w:rsidRDefault="008F693D" w14:paraId="336D295C" w14:textId="77777777">
            <w:pPr>
              <w:rPr>
                <w:rFonts w:cs="Calibri"/>
                <w:b/>
                <w:bCs/>
              </w:rPr>
            </w:pPr>
            <w:r w:rsidRPr="00D14360">
              <w:rPr>
                <w:rFonts w:cs="Calibri"/>
                <w:b/>
                <w:bCs/>
              </w:rPr>
              <w:t>Example</w:t>
            </w:r>
          </w:p>
        </w:tc>
        <w:tc>
          <w:tcPr>
            <w:tcW w:w="7590" w:type="dxa"/>
            <w:tcBorders>
              <w:top w:val="single" w:color="4472C4" w:sz="4" w:space="0"/>
              <w:bottom w:val="single" w:color="4472C4" w:sz="4" w:space="0"/>
            </w:tcBorders>
            <w:shd w:val="clear" w:color="auto" w:fill="auto"/>
          </w:tcPr>
          <w:p w:rsidR="008F693D" w:rsidP="008F693D" w:rsidRDefault="008F693D" w14:paraId="7DD8772C" w14:textId="11AB4171">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_Ref21845895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Pr="00254B4A" w:rsidR="00DC1072">
              <w:rPr>
                <w:rFonts w:ascii="Calibri Light" w:hAnsi="Calibri Light" w:cs="Calibri Light"/>
                <w:sz w:val="20"/>
              </w:rPr>
              <w:t xml:space="preserve">  Example</w:t>
            </w:r>
            <w:r w:rsidRPr="00254B4A" w:rsidR="00DC1072">
              <w:rPr>
                <w:rFonts w:ascii="Calibri Light" w:hAnsi="Calibri Light" w:cs="Calibri Light"/>
                <w:noProof/>
                <w:sz w:val="20"/>
              </w:rPr>
              <w:t xml:space="preserve"> </w:t>
            </w:r>
            <w:r w:rsidRPr="00254B4A" w:rsidR="00DC1072">
              <w:rPr>
                <w:rFonts w:ascii="Calibri Light" w:hAnsi="Calibri Light" w:cs="Calibri Light"/>
                <w:sz w:val="20"/>
              </w:rPr>
              <w:t xml:space="preserve">47: Non-Medicinal Supply – Cane and </w:t>
            </w:r>
            <w:r w:rsidR="00DC1072">
              <w:t>Eyeglasses</w:t>
            </w:r>
            <w:r w:rsidRPr="00AD08FB">
              <w:rPr>
                <w:rFonts w:ascii="Calibri Light" w:hAnsi="Calibri Light" w:cs="Calibri Light"/>
                <w:sz w:val="20"/>
              </w:rPr>
              <w:fldChar w:fldCharType="end"/>
            </w:r>
          </w:p>
        </w:tc>
      </w:tr>
    </w:tbl>
    <w:p w:rsidR="009F6BA2" w:rsidP="009F6BA2" w:rsidRDefault="005C79A1" w14:paraId="43B7B18F" w14:textId="45D66803">
      <w:pPr>
        <w:pStyle w:val="Caption"/>
      </w:pPr>
      <w:r>
        <w:t xml:space="preserve">   </w:t>
      </w:r>
      <w:bookmarkStart w:name="_Toc118898835" w:id="1655"/>
      <w:bookmarkStart w:name="_Toc119940038" w:id="1656"/>
      <w:bookmarkStart w:name="_Toc135313069" w:id="1657"/>
      <w:r w:rsidR="009F6BA2">
        <w:t xml:space="preserve">Table </w:t>
      </w:r>
      <w:r>
        <w:fldChar w:fldCharType="begin"/>
      </w:r>
      <w:r>
        <w:instrText>SEQ Table \* ARABIC</w:instrText>
      </w:r>
      <w:r>
        <w:fldChar w:fldCharType="separate"/>
      </w:r>
      <w:r w:rsidR="00DC1072">
        <w:rPr>
          <w:noProof/>
        </w:rPr>
        <w:t>48</w:t>
      </w:r>
      <w:r>
        <w:fldChar w:fldCharType="end"/>
      </w:r>
      <w:r w:rsidR="009F6BA2">
        <w:t>: Procedure Activity</w:t>
      </w:r>
      <w:r w:rsidR="00852DED">
        <w:t xml:space="preserve"> Template</w:t>
      </w:r>
      <w:bookmarkEnd w:id="1655"/>
      <w:bookmarkEnd w:id="1656"/>
      <w:bookmarkEnd w:id="1657"/>
    </w:p>
    <w:p w:rsidRPr="003A3D50" w:rsidR="000912BA" w:rsidP="003A3D50" w:rsidRDefault="000912BA" w14:paraId="79238E7E" w14:textId="77777777">
      <w:pPr>
        <w:pStyle w:val="NormalWeb"/>
        <w:spacing w:before="0" w:beforeAutospacing="0" w:after="120" w:afterAutospacing="0"/>
        <w:ind w:hanging="475"/>
        <w:rPr>
          <w:rFonts w:eastAsia="Calibri"/>
        </w:rPr>
      </w:pPr>
      <w:r w:rsidRPr="00D14360">
        <w:rPr>
          <w:rFonts w:cs="Calibri"/>
          <w:b/>
          <w:bCs/>
          <w:color w:val="000000"/>
          <w:sz w:val="22"/>
          <w:szCs w:val="22"/>
        </w:rPr>
        <w:t xml:space="preserve"> </w:t>
      </w:r>
    </w:p>
    <w:p w:rsidRPr="00C64922" w:rsidR="003B4A08" w:rsidP="009F6BA2" w:rsidRDefault="005C79A1" w14:paraId="641E65EB" w14:textId="006D5232">
      <w:pPr>
        <w:pStyle w:val="Caption"/>
        <w:keepNext/>
        <w:spacing w:after="0"/>
        <w:jc w:val="both"/>
      </w:pPr>
      <w:bookmarkStart w:name="_2szc72q" w:colFirst="0" w:colLast="0" w:id="1658"/>
      <w:bookmarkStart w:name="_Ref21872697" w:id="1659"/>
      <w:bookmarkStart w:name="_Ref21873748" w:id="1660"/>
      <w:bookmarkEnd w:id="1658"/>
      <w:r>
        <w:t xml:space="preserve"> </w:t>
      </w:r>
      <w:bookmarkStart w:name="_Toc118898765" w:id="1661"/>
      <w:bookmarkStart w:name="_Toc119939967" w:id="1662"/>
      <w:bookmarkStart w:name="_Toc135312999" w:id="1663"/>
      <w:r w:rsidRPr="00C64922" w:rsidR="003B4A08">
        <w:t xml:space="preserve">Example </w:t>
      </w:r>
      <w:r>
        <w:fldChar w:fldCharType="begin"/>
      </w:r>
      <w:r>
        <w:instrText>SEQ Example \* ARABIC</w:instrText>
      </w:r>
      <w:r>
        <w:fldChar w:fldCharType="separate"/>
      </w:r>
      <w:r w:rsidR="00DC1072">
        <w:rPr>
          <w:noProof/>
        </w:rPr>
        <w:t>44</w:t>
      </w:r>
      <w:r>
        <w:fldChar w:fldCharType="end"/>
      </w:r>
      <w:r w:rsidRPr="00C64922" w:rsidR="003B4A08">
        <w:t xml:space="preserve">: Implanted Device – </w:t>
      </w:r>
      <w:r w:rsidR="005A615D">
        <w:t>k</w:t>
      </w:r>
      <w:r w:rsidRPr="00C64922" w:rsidR="003B4A08">
        <w:t xml:space="preserve">nown </w:t>
      </w:r>
      <w:r w:rsidR="005A615D">
        <w:t>p</w:t>
      </w:r>
      <w:r w:rsidRPr="00C64922" w:rsidR="003B4A08">
        <w:t xml:space="preserve">rocedure </w:t>
      </w:r>
      <w:r w:rsidR="005A615D">
        <w:t>d</w:t>
      </w:r>
      <w:r w:rsidRPr="00C64922" w:rsidR="003B4A08">
        <w:t>etails</w:t>
      </w:r>
      <w:bookmarkEnd w:id="1659"/>
      <w:bookmarkEnd w:id="1660"/>
      <w:bookmarkEnd w:id="1661"/>
      <w:bookmarkEnd w:id="1662"/>
      <w:bookmarkEnd w:id="1663"/>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3B4A08" w:rsidTr="004E29C8" w14:paraId="0CFE66CD" w14:textId="77777777">
        <w:tc>
          <w:tcPr>
            <w:tcW w:w="9350" w:type="dxa"/>
            <w:shd w:val="clear" w:color="auto" w:fill="auto"/>
          </w:tcPr>
          <w:p w:rsidRPr="00D14360" w:rsidR="003B4A08" w:rsidP="006F5EDD" w:rsidRDefault="003B4A08" w14:paraId="7D38C2CE" w14:textId="77777777">
            <w:pPr>
              <w:rPr>
                <w:rFonts w:ascii="Courier New" w:hAnsi="Courier New" w:eastAsia="Courier New" w:cs="Courier New"/>
                <w:sz w:val="16"/>
                <w:szCs w:val="16"/>
              </w:rPr>
            </w:pPr>
            <w:bookmarkStart w:name="_184mhaj" w:colFirst="0" w:colLast="0" w:id="1664"/>
            <w:bookmarkEnd w:id="1664"/>
            <w:r w:rsidRPr="00D14360">
              <w:rPr>
                <w:rFonts w:ascii="Courier New" w:hAnsi="Courier New" w:eastAsia="Courier New" w:cs="Courier New"/>
                <w:sz w:val="16"/>
                <w:szCs w:val="16"/>
              </w:rPr>
              <w:t>&lt;component&gt;</w:t>
            </w:r>
          </w:p>
          <w:p w:rsidRPr="00D14360" w:rsidR="003B4A08" w:rsidP="006F5EDD" w:rsidRDefault="003B4A08" w14:paraId="0596624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&lt;section&gt;</w:t>
            </w:r>
          </w:p>
          <w:p w:rsidRPr="00D14360" w:rsidR="003B4A08" w:rsidP="006F5EDD" w:rsidRDefault="003B4A08" w14:paraId="7544368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root="2.16.840.1.113883.10.20.22.2.23"/&gt;</w:t>
            </w:r>
          </w:p>
          <w:p w:rsidRPr="00D14360" w:rsidR="003B4A08" w:rsidP="006F5EDD" w:rsidRDefault="003B4A08" w14:paraId="54ED780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root="2.16.840.1.113883.10.20.22.2.23" extension="2014-06-09"/&gt;</w:t>
            </w:r>
          </w:p>
          <w:p w:rsidRPr="00D14360" w:rsidR="003B4A08" w:rsidP="006F5EDD" w:rsidRDefault="003B4A08" w14:paraId="352225A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code="46264-8" codeSystem="2.16.840.1.113883.6.1" codeSystemName="LOINC" displayName="Medical Equipment"/&gt;</w:t>
            </w:r>
          </w:p>
          <w:p w:rsidRPr="00D14360" w:rsidR="003B4A08" w:rsidP="006F5EDD" w:rsidRDefault="003B4A08" w14:paraId="7A0BE06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&lt;title&gt;Implants&lt;/title&gt;</w:t>
            </w:r>
          </w:p>
          <w:p w:rsidRPr="00D14360" w:rsidR="003B4A08" w:rsidP="006F5EDD" w:rsidRDefault="003B4A08" w14:paraId="34AC634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&lt;text&gt;</w:t>
            </w:r>
          </w:p>
          <w:p w:rsidRPr="00D14360" w:rsidR="003B4A08" w:rsidP="006F5EDD" w:rsidRDefault="003B4A08" w14:paraId="5469538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table omitted for space --&gt;</w:t>
            </w:r>
          </w:p>
          <w:p w:rsidRPr="00D14360" w:rsidR="003B4A08" w:rsidP="006F5EDD" w:rsidRDefault="003B4A08" w14:paraId="67B5B5A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&lt;/text&gt;</w:t>
            </w:r>
          </w:p>
          <w:p w:rsidRPr="00D14360" w:rsidR="003B4A08" w:rsidP="006F5EDD" w:rsidRDefault="003B4A08" w14:paraId="4107E66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&lt;entry&gt;</w:t>
            </w:r>
          </w:p>
          <w:p w:rsidRPr="00D14360" w:rsidR="003B4A08" w:rsidP="006F5EDD" w:rsidRDefault="003B4A08" w14:paraId="671E992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&lt;procedure classCode="PROC" moodCode="EVN"&gt;</w:t>
            </w:r>
          </w:p>
          <w:p w:rsidRPr="00D14360" w:rsidR="003B4A08" w:rsidP="006F5EDD" w:rsidRDefault="003B4A08" w14:paraId="1BE5DBD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root="2.16.840.1.113883.10.20.22.4.14" extension="2014-06-09"/&gt;</w:t>
            </w:r>
          </w:p>
          <w:p w:rsidRPr="00D14360" w:rsidR="003B4A08" w:rsidP="006F5EDD" w:rsidRDefault="003B4A08" w14:paraId="5C30625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extension="2744" root="1.2.840.114350.1.13.5552.1.7.2.737780"/&gt;</w:t>
            </w:r>
          </w:p>
          <w:p w:rsidRPr="00D14360" w:rsidR="003B4A08" w:rsidP="006F5EDD" w:rsidRDefault="003B4A08" w14:paraId="473947C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code="609588000" codeSystem="2.16.840.1.113883.6.96" codeSystemName="SNOMED CT" displayName="Total knee replacement (procedure)"&gt;</w:t>
            </w:r>
          </w:p>
          <w:p w:rsidRPr="00D14360" w:rsidR="003B4A08" w:rsidP="006F5EDD" w:rsidRDefault="003B4A08" w14:paraId="7B842CA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Procedure is completed, even though the implant is still active --&gt;</w:t>
            </w:r>
          </w:p>
          <w:p w:rsidRPr="00D14360" w:rsidR="003B4A08" w:rsidP="006F5EDD" w:rsidRDefault="003B4A08" w14:paraId="18B30BA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&lt;statusCode code="completed"/&gt;</w:t>
            </w:r>
          </w:p>
          <w:p w:rsidRPr="00D14360" w:rsidR="003B4A08" w:rsidP="006F5EDD" w:rsidRDefault="003B4A08" w14:paraId="27D36DB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&lt;effectiveTime&gt;</w:t>
            </w:r>
          </w:p>
          <w:p w:rsidRPr="00D14360" w:rsidR="003B4A08" w:rsidP="006F5EDD" w:rsidRDefault="003B4A08" w14:paraId="75251A6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Placed Date --&gt;</w:t>
            </w:r>
          </w:p>
          <w:p w:rsidRPr="00D14360" w:rsidR="003B4A08" w:rsidP="006F5EDD" w:rsidRDefault="003B4A08" w14:paraId="2B74186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&lt;low value="20160413"/&gt;</w:t>
            </w:r>
          </w:p>
          <w:p w:rsidRPr="00D14360" w:rsidR="003B4A08" w:rsidP="006F5EDD" w:rsidRDefault="003B4A08" w14:paraId="1FD9CA1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&lt;/effectiveTime&gt;</w:t>
            </w:r>
          </w:p>
          <w:p w:rsidRPr="00D14360" w:rsidR="003B4A08" w:rsidP="006F5EDD" w:rsidRDefault="003B4A08" w14:paraId="0129B80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&lt;targetSiteCode code="72696002" codeSystem="2.16.840.1.113883.6.96" codeSystemName="SNOMED CT" displayName="Knee region structure"&gt;</w:t>
            </w:r>
          </w:p>
          <w:p w:rsidRPr="00D14360" w:rsidR="003B4A08" w:rsidP="006F5EDD" w:rsidRDefault="003B4A08" w14:paraId="3886CEA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&lt;qualifier&gt;</w:t>
            </w:r>
          </w:p>
          <w:p w:rsidRPr="00D14360" w:rsidR="003B4A08" w:rsidP="006F5EDD" w:rsidRDefault="003B4A08" w14:paraId="26B3714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&lt;name code="272741003" codeSystem="2.16.840.1.113883.6.96" codeSystemName="SNOMED CT" displayName="laterality" /&gt;</w:t>
            </w:r>
          </w:p>
          <w:p w:rsidRPr="00D14360" w:rsidR="003B4A08" w:rsidP="006F5EDD" w:rsidRDefault="003B4A08" w14:paraId="4D0E93F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&lt;value code="7771000" codeSystem="2.16.840.1.113883.9.96" codeSystemName="SNOMED CT" displayName="left" /&gt;</w:t>
            </w:r>
          </w:p>
          <w:p w:rsidRPr="00D14360" w:rsidR="003B4A08" w:rsidP="006F5EDD" w:rsidRDefault="003B4A08" w14:paraId="434ED09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&lt;/qualifier&gt;</w:t>
            </w:r>
          </w:p>
          <w:p w:rsidRPr="00D14360" w:rsidR="003B4A08" w:rsidP="006F5EDD" w:rsidRDefault="003B4A08" w14:paraId="41A4AEE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&lt;/targetSiteCode&gt;</w:t>
            </w:r>
          </w:p>
          <w:p w:rsidRPr="00D14360" w:rsidR="003B4A08" w:rsidP="006F5EDD" w:rsidRDefault="003B4A08" w14:paraId="65D6DEC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&lt;participant typeCode="DEV"&gt;</w:t>
            </w:r>
          </w:p>
          <w:p w:rsidRPr="00D14360" w:rsidR="003B4A08" w:rsidP="006F5EDD" w:rsidRDefault="003B4A08" w14:paraId="7F2CA89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&lt;participantRole classCode="MANU"&gt;</w:t>
            </w:r>
          </w:p>
          <w:p w:rsidRPr="00D14360" w:rsidR="003B4A08" w:rsidP="006F5EDD" w:rsidRDefault="003B4A08" w14:paraId="6F4BB8A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root="2.16.840.1.113883.10.20.22.4.37"/&gt;</w:t>
            </w:r>
          </w:p>
          <w:p w:rsidRPr="00D14360" w:rsidR="003B4A08" w:rsidP="006F5EDD" w:rsidRDefault="003B4A08" w14:paraId="46F9151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assigningAuthorityName="FDA" extension="(01)00848486000400(11)160330(10)ABC634(21)123777" root="2.16.840.1.113883.3.3719"/&gt;</w:t>
            </w:r>
          </w:p>
          <w:p w:rsidRPr="00D14360" w:rsidR="003B4A08" w:rsidP="006F5EDD" w:rsidRDefault="003B4A08" w14:paraId="5CAA4B5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&lt;playingDevice&gt;</w:t>
            </w:r>
          </w:p>
          <w:p w:rsidRPr="00D14360" w:rsidR="003B4A08" w:rsidP="006F5EDD" w:rsidRDefault="003B4A08" w14:paraId="0C19802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nullFlavor="UNK"&gt;</w:t>
            </w:r>
          </w:p>
          <w:p w:rsidRPr="00D14360" w:rsidR="003B4A08" w:rsidP="006F5EDD" w:rsidRDefault="003B4A08" w14:paraId="49573F4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&lt;originalText&gt;</w:t>
            </w:r>
          </w:p>
          <w:p w:rsidRPr="00D14360" w:rsidR="003B4A08" w:rsidP="006F5EDD" w:rsidRDefault="003B4A08" w14:paraId="3324379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&lt;reference value="#implant1"/&gt;</w:t>
            </w:r>
          </w:p>
          <w:p w:rsidRPr="00D14360" w:rsidR="003B4A08" w:rsidP="006F5EDD" w:rsidRDefault="003B4A08" w14:paraId="0F75E57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&lt;/originalText&gt;</w:t>
            </w:r>
          </w:p>
          <w:p w:rsidRPr="00D14360" w:rsidR="003B4A08" w:rsidP="006F5EDD" w:rsidRDefault="003B4A08" w14:paraId="38F1BE6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&lt;/code&gt;</w:t>
            </w:r>
          </w:p>
          <w:p w:rsidRPr="00D14360" w:rsidR="003B4A08" w:rsidP="006F5EDD" w:rsidRDefault="003B4A08" w14:paraId="2D21848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&lt;/playingDevice&gt;</w:t>
            </w:r>
          </w:p>
          <w:p w:rsidRPr="00D14360" w:rsidR="003B4A08" w:rsidP="006F5EDD" w:rsidRDefault="003B4A08" w14:paraId="79E5069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From Product Instance template:</w:t>
            </w:r>
          </w:p>
          <w:p w:rsidRPr="00D14360" w:rsidR="003B4A08" w:rsidP="006F5EDD" w:rsidRDefault="003B4A08" w14:paraId="623B358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The scopingEntity/id should correspond to FDA or the appropriate issuing agency. --&gt;</w:t>
            </w:r>
          </w:p>
          <w:p w:rsidRPr="00D14360" w:rsidR="003B4A08" w:rsidP="006F5EDD" w:rsidRDefault="003B4A08" w14:paraId="1482934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&lt;scopingEntity&gt;</w:t>
            </w:r>
          </w:p>
          <w:p w:rsidRPr="00D14360" w:rsidR="003B4A08" w:rsidP="006F5EDD" w:rsidRDefault="003B4A08" w14:paraId="7058ECF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root="2.16.840.1.113883.3.3719"/&gt;</w:t>
            </w:r>
          </w:p>
          <w:p w:rsidRPr="00D14360" w:rsidR="003B4A08" w:rsidP="006F5EDD" w:rsidRDefault="003B4A08" w14:paraId="1E86FE2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&lt;/scopingEntity&gt;</w:t>
            </w:r>
          </w:p>
          <w:p w:rsidRPr="00D14360" w:rsidR="003B4A08" w:rsidP="006F5EDD" w:rsidRDefault="003B4A08" w14:paraId="3BD1940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&lt;/participantRole&gt;</w:t>
            </w:r>
          </w:p>
          <w:p w:rsidRPr="00D14360" w:rsidR="003B4A08" w:rsidP="006F5EDD" w:rsidRDefault="003B4A08" w14:paraId="7227E92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&lt;/participant&gt;</w:t>
            </w:r>
          </w:p>
          <w:p w:rsidRPr="00D14360" w:rsidR="003B4A08" w:rsidP="006F5EDD" w:rsidRDefault="003B4A08" w14:paraId="0027F0C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&lt;/procedure&gt;</w:t>
            </w:r>
          </w:p>
          <w:p w:rsidRPr="00D14360" w:rsidR="003B4A08" w:rsidP="006F5EDD" w:rsidRDefault="003B4A08" w14:paraId="174DE9E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&lt;/entry&gt;</w:t>
            </w:r>
          </w:p>
          <w:p w:rsidRPr="00D14360" w:rsidR="003B4A08" w:rsidP="006F5EDD" w:rsidRDefault="003B4A08" w14:paraId="2312047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&lt;entry&gt;</w:t>
            </w:r>
          </w:p>
          <w:p w:rsidRPr="00D14360" w:rsidR="003B4A08" w:rsidP="006F5EDD" w:rsidRDefault="003B4A08" w14:paraId="0541A25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 example without qualifier omitted for space --&gt;</w:t>
            </w:r>
          </w:p>
          <w:p w:rsidRPr="00D14360" w:rsidR="003B4A08" w:rsidP="006F5EDD" w:rsidRDefault="003B4A08" w14:paraId="41FD217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&lt;/entry&gt;</w:t>
            </w:r>
          </w:p>
          <w:p w:rsidRPr="00D14360" w:rsidR="003B4A08" w:rsidP="006F5EDD" w:rsidRDefault="003B4A08" w14:paraId="26F8DD5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&lt;entry&gt;</w:t>
            </w:r>
          </w:p>
          <w:p w:rsidRPr="00D14360" w:rsidR="003B4A08" w:rsidP="006F5EDD" w:rsidRDefault="003B4A08" w14:paraId="3450450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 example where targetSiteCode not mapped omitted for space --&gt;</w:t>
            </w:r>
          </w:p>
          <w:p w:rsidRPr="00D14360" w:rsidR="003B4A08" w:rsidP="006F5EDD" w:rsidRDefault="003B4A08" w14:paraId="0674B8A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&lt;/entry&gt;</w:t>
            </w:r>
          </w:p>
          <w:p w:rsidRPr="00D14360" w:rsidR="003B4A08" w:rsidP="006F5EDD" w:rsidRDefault="003B4A08" w14:paraId="46DD488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&lt;/section&gt;</w:t>
            </w:r>
          </w:p>
          <w:p w:rsidRPr="00D14360" w:rsidR="003B4A08" w:rsidP="006F5EDD" w:rsidRDefault="003B4A08" w14:paraId="3233EC5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&lt;/component&gt;</w:t>
            </w:r>
          </w:p>
        </w:tc>
      </w:tr>
    </w:tbl>
    <w:p w:rsidRPr="00C64922" w:rsidR="003B4A08" w:rsidP="003B4A08" w:rsidRDefault="003B4A08" w14:paraId="16BA8BDC" w14:textId="77777777">
      <w:pPr>
        <w:keepNext/>
        <w:rPr>
          <w:rFonts w:ascii="Courier New" w:hAnsi="Courier New" w:eastAsia="Calibri" w:cs="Courier New"/>
          <w:b/>
          <w:sz w:val="16"/>
          <w:szCs w:val="16"/>
        </w:rPr>
      </w:pPr>
    </w:p>
    <w:p w:rsidRPr="00C64922" w:rsidR="003B4A08" w:rsidP="003B4A08" w:rsidRDefault="003B4A08" w14:paraId="0D94320B" w14:textId="77777777">
      <w:pPr>
        <w:keepNext/>
        <w:rPr>
          <w:rFonts w:ascii="Courier New" w:hAnsi="Courier New" w:eastAsia="Calibri" w:cs="Courier New"/>
          <w:b/>
          <w:sz w:val="16"/>
          <w:szCs w:val="16"/>
        </w:rPr>
      </w:pPr>
    </w:p>
    <w:p w:rsidRPr="00C64922" w:rsidR="003B4A08" w:rsidP="009F6BA2" w:rsidRDefault="005C79A1" w14:paraId="09508F8A" w14:textId="689769BF">
      <w:pPr>
        <w:pStyle w:val="Caption"/>
        <w:keepNext/>
        <w:spacing w:after="0"/>
      </w:pPr>
      <w:bookmarkStart w:name="_Ref21872782" w:id="1665"/>
      <w:r>
        <w:t xml:space="preserve">  </w:t>
      </w:r>
      <w:bookmarkStart w:name="_Toc118898766" w:id="1666"/>
      <w:bookmarkStart w:name="_Toc119939968" w:id="1667"/>
      <w:bookmarkStart w:name="_Toc135313000" w:id="1668"/>
      <w:r w:rsidRPr="00C64922" w:rsidR="003B4A08">
        <w:t xml:space="preserve">Example </w:t>
      </w:r>
      <w:r>
        <w:fldChar w:fldCharType="begin"/>
      </w:r>
      <w:r>
        <w:instrText>SEQ Example \* ARABIC</w:instrText>
      </w:r>
      <w:r>
        <w:fldChar w:fldCharType="separate"/>
      </w:r>
      <w:r w:rsidR="00DC1072">
        <w:rPr>
          <w:noProof/>
        </w:rPr>
        <w:t>45</w:t>
      </w:r>
      <w:r>
        <w:fldChar w:fldCharType="end"/>
      </w:r>
      <w:r w:rsidRPr="00C64922" w:rsidR="003B4A08">
        <w:t xml:space="preserve">: Implanted Device - Procedure </w:t>
      </w:r>
      <w:r w:rsidR="005A615D">
        <w:t>u</w:t>
      </w:r>
      <w:r w:rsidRPr="00C64922" w:rsidR="003B4A08">
        <w:t>nknown</w:t>
      </w:r>
      <w:r w:rsidRPr="00C64922" w:rsidR="003B4A08">
        <w:rPr>
          <w:rFonts w:ascii="Courier New" w:hAnsi="Courier New" w:eastAsia="Calibri" w:cs="Courier New"/>
          <w:b/>
          <w:sz w:val="16"/>
          <w:szCs w:val="16"/>
          <w:vertAlign w:val="superscript"/>
        </w:rPr>
        <w:footnoteReference w:id="126"/>
      </w:r>
      <w:bookmarkEnd w:id="1665"/>
      <w:bookmarkEnd w:id="1666"/>
      <w:bookmarkEnd w:id="1667"/>
      <w:bookmarkEnd w:id="1668"/>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3B4A08" w:rsidTr="004E29C8" w14:paraId="26DABC49" w14:textId="77777777">
        <w:tc>
          <w:tcPr>
            <w:tcW w:w="9350" w:type="dxa"/>
            <w:shd w:val="clear" w:color="auto" w:fill="auto"/>
          </w:tcPr>
          <w:p w:rsidRPr="00D14360" w:rsidR="003B4A08" w:rsidP="006F5EDD" w:rsidRDefault="003B4A08" w14:paraId="729F55C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&lt;component&gt;</w:t>
            </w:r>
          </w:p>
          <w:p w:rsidRPr="00D14360" w:rsidR="003B4A08" w:rsidP="006F5EDD" w:rsidRDefault="003B4A08" w14:paraId="65ABB44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&lt;section&gt;</w:t>
            </w:r>
          </w:p>
          <w:p w:rsidRPr="00D14360" w:rsidR="003B4A08" w:rsidP="006F5EDD" w:rsidRDefault="003B4A08" w14:paraId="072FC5C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root="2.16.840.1.113883.10.20.22.2.23"/&gt;</w:t>
            </w:r>
          </w:p>
          <w:p w:rsidRPr="00D14360" w:rsidR="003B4A08" w:rsidP="006F5EDD" w:rsidRDefault="003B4A08" w14:paraId="4EC285A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root="2.16.840.1.113883.10.20.22.2.23" extension="2014-06-09"/&gt;</w:t>
            </w:r>
          </w:p>
          <w:p w:rsidRPr="00D14360" w:rsidR="003B4A08" w:rsidP="006F5EDD" w:rsidRDefault="003B4A08" w14:paraId="178D6FB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code="46264-8" codeSystem="2.16.840.1.113883.6.1" codeSystemName="LOINC" displayName="Medical Equipment"/&gt;</w:t>
            </w:r>
          </w:p>
          <w:p w:rsidRPr="00D14360" w:rsidR="003B4A08" w:rsidP="006F5EDD" w:rsidRDefault="003B4A08" w14:paraId="2804A85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&lt;title&gt;Implants&lt;/title&gt;</w:t>
            </w:r>
          </w:p>
          <w:p w:rsidRPr="00D14360" w:rsidR="003B4A08" w:rsidP="006F5EDD" w:rsidRDefault="003B4A08" w14:paraId="55BABCB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&lt;text&gt;</w:t>
            </w:r>
          </w:p>
          <w:p w:rsidRPr="00D14360" w:rsidR="003B4A08" w:rsidP="006F5EDD" w:rsidRDefault="003B4A08" w14:paraId="77E596C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table omitted for space --&gt;</w:t>
            </w:r>
          </w:p>
          <w:p w:rsidRPr="00D14360" w:rsidR="003B4A08" w:rsidP="006F5EDD" w:rsidRDefault="003B4A08" w14:paraId="3DD6779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&lt;/text&gt;</w:t>
            </w:r>
          </w:p>
          <w:p w:rsidRPr="00D14360" w:rsidR="003B4A08" w:rsidP="006F5EDD" w:rsidRDefault="003B4A08" w14:paraId="67B7666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&lt;entry&gt;</w:t>
            </w:r>
          </w:p>
          <w:p w:rsidRPr="00D14360" w:rsidR="003B4A08" w:rsidP="006F5EDD" w:rsidRDefault="003B4A08" w14:paraId="01DF4E6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&lt;procedure classCode="PROC" moodCode="EVN"&gt;</w:t>
            </w:r>
          </w:p>
          <w:p w:rsidRPr="00D14360" w:rsidR="003B4A08" w:rsidP="006F5EDD" w:rsidRDefault="003B4A08" w14:paraId="6ECEF9D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root="2.16.840.1.113883.10.20.22.4.14" extension="2014-06-09"/&gt;</w:t>
            </w:r>
          </w:p>
          <w:p w:rsidRPr="00D14360" w:rsidR="003B4A08" w:rsidP="006F5EDD" w:rsidRDefault="003B4A08" w14:paraId="1552963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extension="2744" root="1.2.840.114350.1.13.5552.1.7.2.737780"/&gt;</w:t>
            </w:r>
          </w:p>
          <w:p w:rsidRPr="00D14360" w:rsidR="003B4A08" w:rsidP="006F5EDD" w:rsidRDefault="003B4A08" w14:paraId="1C591A3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nullFlavor="UNK"/&gt;</w:t>
            </w:r>
          </w:p>
          <w:p w:rsidRPr="00D14360" w:rsidR="003B4A08" w:rsidP="006F5EDD" w:rsidRDefault="003B4A08" w14:paraId="214E805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Procedure is completed, even though the implant is still active --&gt;</w:t>
            </w:r>
          </w:p>
          <w:p w:rsidRPr="00D14360" w:rsidR="003B4A08" w:rsidP="006F5EDD" w:rsidRDefault="003B4A08" w14:paraId="5B9EB92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&lt;statusCode code="completed"/&gt;</w:t>
            </w:r>
          </w:p>
          <w:p w:rsidRPr="00D14360" w:rsidR="003B4A08" w:rsidP="006F5EDD" w:rsidRDefault="003B4A08" w14:paraId="73324A2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&lt;effectiveTime&gt;</w:t>
            </w:r>
          </w:p>
          <w:p w:rsidRPr="00D14360" w:rsidR="003B4A08" w:rsidP="006F5EDD" w:rsidRDefault="003B4A08" w14:paraId="6B52FE4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Placed Date --&gt;</w:t>
            </w:r>
          </w:p>
          <w:p w:rsidRPr="00D14360" w:rsidR="003B4A08" w:rsidP="006F5EDD" w:rsidRDefault="003B4A08" w14:paraId="69F2A4D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&lt;low value="20160413"/&gt;</w:t>
            </w:r>
          </w:p>
          <w:p w:rsidRPr="00D14360" w:rsidR="003B4A08" w:rsidP="006F5EDD" w:rsidRDefault="003B4A08" w14:paraId="1CABAAD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&lt;/effectiveTime&gt;</w:t>
            </w:r>
          </w:p>
          <w:p w:rsidRPr="00D14360" w:rsidR="003B4A08" w:rsidP="006F5EDD" w:rsidRDefault="003B4A08" w14:paraId="00C6044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&lt;participant typeCode="DEV"&gt;</w:t>
            </w:r>
          </w:p>
          <w:p w:rsidRPr="00D14360" w:rsidR="003B4A08" w:rsidP="006F5EDD" w:rsidRDefault="003B4A08" w14:paraId="479EC92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&lt;participantRole classCode="MANU"&gt;</w:t>
            </w:r>
          </w:p>
          <w:p w:rsidRPr="00D14360" w:rsidR="003B4A08" w:rsidP="006F5EDD" w:rsidRDefault="003B4A08" w14:paraId="31986B5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root="2.16.840.1.113883.10.20.22.4.37"/&gt;</w:t>
            </w:r>
          </w:p>
          <w:p w:rsidRPr="00D14360" w:rsidR="003B4A08" w:rsidP="006F5EDD" w:rsidRDefault="003B4A08" w14:paraId="3F5B8D9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assigningAuthorityName="FDA" extension="(01)00848486000400(11)160330(10)ABC634(21)123777" root="2.16.840.1.113883.3.3719"/&gt;</w:t>
            </w:r>
          </w:p>
          <w:p w:rsidRPr="00D14360" w:rsidR="003B4A08" w:rsidP="006F5EDD" w:rsidRDefault="003B4A08" w14:paraId="3653227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&lt;playingDevice&gt;</w:t>
            </w:r>
          </w:p>
          <w:p w:rsidRPr="00D14360" w:rsidR="003B4A08" w:rsidP="006F5EDD" w:rsidRDefault="003B4A08" w14:paraId="2E5EBFF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nullFlavor="UNK"&gt;</w:t>
            </w:r>
          </w:p>
          <w:p w:rsidRPr="00D14360" w:rsidR="003B4A08" w:rsidP="006F5EDD" w:rsidRDefault="003B4A08" w14:paraId="03F76D8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&lt;originalText&gt;</w:t>
            </w:r>
          </w:p>
          <w:p w:rsidRPr="00D14360" w:rsidR="003B4A08" w:rsidP="006F5EDD" w:rsidRDefault="003B4A08" w14:paraId="4631A51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&lt;reference value="#implant1"/&gt;</w:t>
            </w:r>
          </w:p>
          <w:p w:rsidRPr="00D14360" w:rsidR="003B4A08" w:rsidP="006F5EDD" w:rsidRDefault="003B4A08" w14:paraId="799837E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&lt;/originalText&gt;</w:t>
            </w:r>
          </w:p>
          <w:p w:rsidRPr="00D14360" w:rsidR="003B4A08" w:rsidP="006F5EDD" w:rsidRDefault="003B4A08" w14:paraId="5FA5881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&lt;/code&gt;</w:t>
            </w:r>
          </w:p>
          <w:p w:rsidRPr="00D14360" w:rsidR="003B4A08" w:rsidP="006F5EDD" w:rsidRDefault="003B4A08" w14:paraId="6C63894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&lt;/playingDevice&gt;</w:t>
            </w:r>
          </w:p>
          <w:p w:rsidRPr="00D14360" w:rsidR="003B4A08" w:rsidP="006F5EDD" w:rsidRDefault="003B4A08" w14:paraId="4196C40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From Product Instance template:</w:t>
            </w:r>
          </w:p>
          <w:p w:rsidRPr="00D14360" w:rsidR="003B4A08" w:rsidP="006F5EDD" w:rsidRDefault="003B4A08" w14:paraId="4FEB535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The scopingEntity/id should correspond to FDA or the appropriate issuing agency. --&gt;</w:t>
            </w:r>
          </w:p>
          <w:p w:rsidRPr="00D14360" w:rsidR="003B4A08" w:rsidP="006F5EDD" w:rsidRDefault="003B4A08" w14:paraId="11E890F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&lt;scopingEntity&gt;</w:t>
            </w:r>
          </w:p>
          <w:p w:rsidRPr="00D14360" w:rsidR="003B4A08" w:rsidP="006F5EDD" w:rsidRDefault="003B4A08" w14:paraId="220EFAB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root="2.16.840.1.113883.3.3719"/&gt;</w:t>
            </w:r>
          </w:p>
          <w:p w:rsidRPr="00D14360" w:rsidR="003B4A08" w:rsidP="006F5EDD" w:rsidRDefault="003B4A08" w14:paraId="33B5699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&lt;/scopingEntity&gt;</w:t>
            </w:r>
          </w:p>
          <w:p w:rsidRPr="00D14360" w:rsidR="003B4A08" w:rsidP="006F5EDD" w:rsidRDefault="003B4A08" w14:paraId="51A1A72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&lt;/participantRole&gt;</w:t>
            </w:r>
          </w:p>
          <w:p w:rsidRPr="00D14360" w:rsidR="003B4A08" w:rsidP="006F5EDD" w:rsidRDefault="003B4A08" w14:paraId="4195FAA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&lt;/participant&gt;</w:t>
            </w:r>
          </w:p>
          <w:p w:rsidRPr="00D14360" w:rsidR="003B4A08" w:rsidP="006F5EDD" w:rsidRDefault="003B4A08" w14:paraId="31BCB13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&lt;/procedure&gt;</w:t>
            </w:r>
          </w:p>
          <w:p w:rsidRPr="00D14360" w:rsidR="003B4A08" w:rsidP="006F5EDD" w:rsidRDefault="003B4A08" w14:paraId="2EE6F30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&lt;/entry&gt;</w:t>
            </w:r>
          </w:p>
          <w:p w:rsidRPr="00D14360" w:rsidR="003B4A08" w:rsidP="006F5EDD" w:rsidRDefault="003B4A08" w14:paraId="6D05426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&lt;entry&gt;</w:t>
            </w:r>
          </w:p>
          <w:p w:rsidRPr="00D14360" w:rsidR="003B4A08" w:rsidP="006F5EDD" w:rsidRDefault="003B4A08" w14:paraId="7DD16FD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 example without qualifier omitted for space --&gt;</w:t>
            </w:r>
          </w:p>
          <w:p w:rsidRPr="00D14360" w:rsidR="003B4A08" w:rsidP="006F5EDD" w:rsidRDefault="003B4A08" w14:paraId="66BC5FD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&lt;/entry&gt;</w:t>
            </w:r>
          </w:p>
          <w:p w:rsidRPr="00D14360" w:rsidR="003B4A08" w:rsidP="006F5EDD" w:rsidRDefault="003B4A08" w14:paraId="63B5F27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&lt;entry&gt;</w:t>
            </w:r>
          </w:p>
          <w:p w:rsidRPr="00D14360" w:rsidR="003B4A08" w:rsidP="006F5EDD" w:rsidRDefault="003B4A08" w14:paraId="5623383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 example where targetSiteCode not mapped omitted for space --&gt;</w:t>
            </w:r>
          </w:p>
          <w:p w:rsidRPr="00D14360" w:rsidR="003B4A08" w:rsidP="006F5EDD" w:rsidRDefault="003B4A08" w14:paraId="202F606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&lt;/entry&gt;</w:t>
            </w:r>
          </w:p>
          <w:p w:rsidRPr="00D14360" w:rsidR="003B4A08" w:rsidP="006F5EDD" w:rsidRDefault="003B4A08" w14:paraId="5493316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&lt;/section&gt;</w:t>
            </w:r>
          </w:p>
          <w:p w:rsidRPr="00D14360" w:rsidR="003B4A08" w:rsidP="006F5EDD" w:rsidRDefault="003B4A08" w14:paraId="2DDA32C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&lt;/component&gt;</w:t>
            </w:r>
          </w:p>
        </w:tc>
      </w:tr>
    </w:tbl>
    <w:p w:rsidR="005C79A1" w:rsidP="003A3D50" w:rsidRDefault="005C79A1" w14:paraId="7DCADA18" w14:textId="77777777">
      <w:pPr>
        <w:spacing w:before="120" w:after="120"/>
        <w:rPr>
          <w:rFonts w:eastAsia="Calibri" w:cs="Calibri"/>
        </w:rPr>
      </w:pPr>
    </w:p>
    <w:p w:rsidR="003B4A08" w:rsidP="003A3D50" w:rsidRDefault="003B4A08" w14:paraId="3075F4A4" w14:textId="3CCF98E7">
      <w:pPr>
        <w:spacing w:before="120" w:after="120"/>
        <w:rPr>
          <w:rFonts w:eastAsia="Calibri" w:cs="Calibri"/>
        </w:rPr>
      </w:pPr>
      <w:r w:rsidRPr="00D14360">
        <w:rPr>
          <w:rFonts w:eastAsia="Calibri" w:cs="Calibri"/>
        </w:rPr>
        <w:t xml:space="preserve">To declare that a patient has no implanted devices, the Medical Equipment section should be used that has a Procedure Activity Procedure entry with an effectiveTime that has a nullFlavor of ‘NA’ and a participantRole that has an </w:t>
      </w:r>
      <w:r w:rsidRPr="00D14360" w:rsidR="006C6002">
        <w:rPr>
          <w:rFonts w:eastAsia="Calibri" w:cs="Calibri"/>
        </w:rPr>
        <w:t>ID</w:t>
      </w:r>
      <w:r w:rsidRPr="00D14360">
        <w:rPr>
          <w:rFonts w:eastAsia="Calibri" w:cs="Calibri"/>
        </w:rPr>
        <w:t xml:space="preserve"> with a nullFlavor of ‘NA’ and a code of 40388003 – Implant.  This combination states that the patient has not had a procedure to implant anything.</w:t>
      </w:r>
    </w:p>
    <w:p w:rsidRPr="00D14360" w:rsidR="005C79A1" w:rsidP="003A3D50" w:rsidRDefault="005C79A1" w14:paraId="0329AFD6" w14:textId="77777777">
      <w:pPr>
        <w:spacing w:before="120" w:after="120"/>
        <w:rPr>
          <w:rFonts w:eastAsia="Calibri" w:cs="Calibri"/>
        </w:rPr>
      </w:pPr>
    </w:p>
    <w:p w:rsidRPr="00C64922" w:rsidR="003B4A08" w:rsidP="009F6BA2" w:rsidRDefault="005C79A1" w14:paraId="3837134B" w14:textId="554116E9">
      <w:pPr>
        <w:pStyle w:val="Caption"/>
        <w:keepNext/>
        <w:spacing w:after="0"/>
      </w:pPr>
      <w:bookmarkStart w:name="_3s49zyc" w:colFirst="0" w:colLast="0" w:id="1669"/>
      <w:bookmarkStart w:name="_Ref21845968" w:id="1670"/>
      <w:bookmarkEnd w:id="1669"/>
      <w:r>
        <w:t xml:space="preserve">  </w:t>
      </w:r>
      <w:bookmarkStart w:name="_Toc118898767" w:id="1671"/>
      <w:bookmarkStart w:name="_Toc119939969" w:id="1672"/>
      <w:bookmarkStart w:name="_Toc135313001" w:id="1673"/>
      <w:r w:rsidRPr="00C64922" w:rsidR="003B4A08">
        <w:t xml:space="preserve">Example </w:t>
      </w:r>
      <w:r>
        <w:fldChar w:fldCharType="begin"/>
      </w:r>
      <w:r>
        <w:instrText>SEQ Example \* ARABIC</w:instrText>
      </w:r>
      <w:r>
        <w:fldChar w:fldCharType="separate"/>
      </w:r>
      <w:r w:rsidR="00DC1072">
        <w:rPr>
          <w:noProof/>
        </w:rPr>
        <w:t>46</w:t>
      </w:r>
      <w:r>
        <w:fldChar w:fldCharType="end"/>
      </w:r>
      <w:r w:rsidRPr="00C64922" w:rsidR="003B4A08">
        <w:t>: No Implanted Devices</w:t>
      </w:r>
      <w:r w:rsidRPr="00D14360" w:rsidR="003B4A08">
        <w:rPr>
          <w:rFonts w:eastAsia="Calibri" w:cs="Calibri"/>
          <w:vertAlign w:val="superscript"/>
        </w:rPr>
        <w:footnoteReference w:id="127"/>
      </w:r>
      <w:bookmarkEnd w:id="1670"/>
      <w:bookmarkEnd w:id="1671"/>
      <w:bookmarkEnd w:id="1672"/>
      <w:bookmarkEnd w:id="1673"/>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3B4A08" w:rsidTr="004E29C8" w14:paraId="00B57041" w14:textId="77777777">
        <w:tc>
          <w:tcPr>
            <w:tcW w:w="9350" w:type="dxa"/>
            <w:shd w:val="clear" w:color="auto" w:fill="auto"/>
          </w:tcPr>
          <w:p w:rsidRPr="00D14360" w:rsidR="003B4A08" w:rsidP="006F5EDD" w:rsidRDefault="003B4A08" w14:paraId="33EBE45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&lt;component&gt;</w:t>
            </w:r>
          </w:p>
          <w:p w:rsidRPr="00D14360" w:rsidR="003B4A08" w:rsidP="006F5EDD" w:rsidRDefault="003B4A08" w14:paraId="7BA2902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&lt;section&gt;</w:t>
            </w:r>
          </w:p>
          <w:p w:rsidRPr="00D14360" w:rsidR="003B4A08" w:rsidP="006F5EDD" w:rsidRDefault="003B4A08" w14:paraId="2680FFC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Medical equipment section --&gt;</w:t>
            </w:r>
          </w:p>
          <w:p w:rsidRPr="00D14360" w:rsidR="003B4A08" w:rsidP="00D14360" w:rsidRDefault="003B4A08" w14:paraId="3DE09C5B" w14:textId="77777777">
            <w:pPr>
              <w:ind w:firstLine="720"/>
              <w:rPr>
                <w:rFonts w:ascii="Courier New" w:hAnsi="Courier New" w:eastAsia="Courier New" w:cs="Courier New"/>
                <w:sz w:val="16"/>
                <w:szCs w:val="16"/>
              </w:rPr>
            </w:pPr>
            <w:r w:rsidRPr="00D14360">
              <w:rPr>
                <w:rFonts w:ascii="Courier New" w:hAnsi="Courier New" w:eastAsia="Courier New" w:cs="Courier New"/>
                <w:sz w:val="16"/>
                <w:szCs w:val="16"/>
              </w:rPr>
              <w:t>&lt;templateId root="2.16.840.1.113883.10.20.22.2.23"/&gt;</w:t>
            </w:r>
          </w:p>
          <w:p w:rsidRPr="00D14360" w:rsidR="003B4A08" w:rsidP="006F5EDD" w:rsidRDefault="003B4A08" w14:paraId="6CDB119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root="2.16.840.1.113883.10.20.22.2.23" extension="2014-06-09"/&gt;</w:t>
            </w:r>
          </w:p>
          <w:p w:rsidRPr="00D14360" w:rsidR="003B4A08" w:rsidP="006F5EDD" w:rsidRDefault="003B4A08" w14:paraId="2B3ED97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code="46264-8" codeSystem="2.16.840.1.113883.6.1" /&gt;</w:t>
            </w:r>
          </w:p>
          <w:p w:rsidRPr="00D14360" w:rsidR="003B4A08" w:rsidP="006F5EDD" w:rsidRDefault="003B4A08" w14:paraId="2528D38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&lt;title&gt;MEDICAL EQUIPMENT&lt;/title&gt;</w:t>
            </w:r>
          </w:p>
          <w:p w:rsidRPr="00D14360" w:rsidR="003B4A08" w:rsidP="006F5EDD" w:rsidRDefault="003B4A08" w14:paraId="2A4828E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Alternative text: Patient has no history of procedures with implantable devices'--&gt;</w:t>
            </w:r>
          </w:p>
          <w:p w:rsidRPr="00D14360" w:rsidR="003B4A08" w:rsidP="006F5EDD" w:rsidRDefault="003B4A08" w14:paraId="2D56029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Alternative text: Patient has no implanted devices'--&gt;</w:t>
            </w:r>
          </w:p>
          <w:p w:rsidRPr="00D14360" w:rsidR="003B4A08" w:rsidP="006F5EDD" w:rsidRDefault="003B4A08" w14:paraId="57AEC23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&lt;text&gt;&lt;paragraph ID="Proc"&gt;Patient has no history of implantable devices&lt;/paragraph&gt;&lt;/text&gt;</w:t>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p>
          <w:p w:rsidRPr="00D14360" w:rsidR="003B4A08" w:rsidP="006F5EDD" w:rsidRDefault="003B4A08" w14:paraId="665E4E0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&lt;entry&gt;</w:t>
            </w:r>
          </w:p>
          <w:p w:rsidRPr="00D14360" w:rsidR="003B4A08" w:rsidP="006F5EDD" w:rsidRDefault="003B4A08" w14:paraId="4AE4B21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&lt;procedure classCode="PROC" moodCode="EVN" negationInd="true"&gt;</w:t>
            </w:r>
          </w:p>
          <w:p w:rsidRPr="00D14360" w:rsidR="003B4A08" w:rsidP="006F5EDD" w:rsidRDefault="003B4A08" w14:paraId="4291221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Procedure Activity Procedure V2--&gt;</w:t>
            </w:r>
          </w:p>
          <w:p w:rsidRPr="00D14360" w:rsidR="003B4A08" w:rsidP="006F5EDD" w:rsidRDefault="003B4A08" w14:paraId="54D6220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root="2.16.840.1.113883.10.20.22.4.14"/&gt;</w:t>
            </w:r>
          </w:p>
          <w:p w:rsidRPr="00D14360" w:rsidR="003B4A08" w:rsidP="006F5EDD" w:rsidRDefault="003B4A08" w14:paraId="35E5281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root="2.16.840.1.113883.10.20.22.4.14" extension="2014-06-09"/&gt;</w:t>
            </w:r>
          </w:p>
          <w:p w:rsidRPr="00D14360" w:rsidR="003B4A08" w:rsidP="006F5EDD" w:rsidRDefault="003B4A08" w14:paraId="333EB16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root="d5b614bd-01ce-410d-8726-e1fd01dcc72a" /&gt;</w:t>
            </w:r>
          </w:p>
          <w:p w:rsidRPr="00D14360" w:rsidR="003B4A08" w:rsidP="006F5EDD" w:rsidRDefault="003B4A08" w14:paraId="072869C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code="71388002" codeSystem="2.16.840.1.113883.6.96"   </w:t>
            </w:r>
          </w:p>
          <w:p w:rsidRPr="00D14360" w:rsidR="003B4A08" w:rsidP="006F5EDD" w:rsidRDefault="003B4A08" w14:paraId="346DC07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displayName="Procedure"/&gt;</w:t>
            </w:r>
          </w:p>
          <w:p w:rsidRPr="00D14360" w:rsidR="003B4A08" w:rsidP="006F5EDD" w:rsidRDefault="003B4A08" w14:paraId="717D8DA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&lt;text&gt;</w:t>
            </w:r>
          </w:p>
          <w:p w:rsidRPr="00D14360" w:rsidR="003B4A08" w:rsidP="006F5EDD" w:rsidRDefault="003B4A08" w14:paraId="78AFA27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&lt;reference value="#Proc"/&gt;</w:t>
            </w:r>
          </w:p>
          <w:p w:rsidRPr="00D14360" w:rsidR="003B4A08" w:rsidP="006F5EDD" w:rsidRDefault="003B4A08" w14:paraId="04F7CF8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&lt;/text&gt;</w:t>
            </w:r>
          </w:p>
          <w:p w:rsidRPr="00D14360" w:rsidR="003B4A08" w:rsidP="006F5EDD" w:rsidRDefault="003B4A08" w14:paraId="31E2097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&lt;statusCode code="completed" /&gt;</w:t>
            </w:r>
          </w:p>
          <w:p w:rsidRPr="00D14360" w:rsidR="003B4A08" w:rsidP="006F5EDD" w:rsidRDefault="003B4A08" w14:paraId="47932C9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&lt;effectiveTime nullFlavor="NA" /&gt;</w:t>
            </w:r>
          </w:p>
          <w:p w:rsidRPr="00D14360" w:rsidR="003B4A08" w:rsidP="006F5EDD" w:rsidRDefault="003B4A08" w14:paraId="7422ACC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&lt;participant typeCode="DEV"&gt;</w:t>
            </w:r>
          </w:p>
          <w:p w:rsidRPr="00D14360" w:rsidR="003B4A08" w:rsidP="006F5EDD" w:rsidRDefault="003B4A08" w14:paraId="714BBEF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&lt;participantRole classCode="MANU"&gt;</w:t>
            </w:r>
          </w:p>
          <w:p w:rsidRPr="00D14360" w:rsidR="003B4A08" w:rsidP="006F5EDD" w:rsidRDefault="003B4A08" w14:paraId="01E9CDB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root="2.16.840.1.113883.10.20.22.4.37"/&gt;</w:t>
            </w:r>
          </w:p>
          <w:p w:rsidRPr="00D14360" w:rsidR="003B4A08" w:rsidP="006F5EDD" w:rsidRDefault="003B4A08" w14:paraId="0184CF8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UDI is 'not applicable' since no procedure --&gt;</w:t>
            </w:r>
          </w:p>
          <w:p w:rsidRPr="00D14360" w:rsidR="003B4A08" w:rsidP="006F5EDD" w:rsidRDefault="003B4A08" w14:paraId="5F1B1C4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nullFlavor="NA" root="2.16.840.1.113883.3.3719"/&gt;  </w:t>
            </w:r>
          </w:p>
          <w:p w:rsidRPr="00D14360" w:rsidR="003B4A08" w:rsidP="006F5EDD" w:rsidRDefault="003B4A08" w14:paraId="2E19C32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&lt;playingDevice&gt;</w:t>
            </w:r>
          </w:p>
          <w:p w:rsidRPr="00D14360" w:rsidR="003B4A08" w:rsidP="006F5EDD" w:rsidRDefault="003B4A08" w14:paraId="2D5FBE2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code="40388003" codeSystem="2.16.840.1.113883.6.96"   </w:t>
            </w:r>
          </w:p>
          <w:p w:rsidRPr="00D14360" w:rsidR="003B4A08" w:rsidP="006F5EDD" w:rsidRDefault="003B4A08" w14:paraId="4D0FA17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displayName="Implant"/&gt;</w:t>
            </w:r>
          </w:p>
          <w:p w:rsidRPr="00D14360" w:rsidR="003B4A08" w:rsidP="006F5EDD" w:rsidRDefault="003B4A08" w14:paraId="6BB2E36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&lt;/playingDevice&gt;</w:t>
            </w:r>
          </w:p>
          <w:p w:rsidRPr="00D14360" w:rsidR="003B4A08" w:rsidP="006F5EDD" w:rsidRDefault="003B4A08" w14:paraId="48CB63C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&lt;scopingEntity&gt;</w:t>
            </w:r>
          </w:p>
          <w:p w:rsidRPr="00D14360" w:rsidR="003B4A08" w:rsidP="006F5EDD" w:rsidRDefault="003B4A08" w14:paraId="3DBE9B8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root="2.16.840.1.113883.3.3719"/&gt;</w:t>
            </w:r>
          </w:p>
          <w:p w:rsidRPr="00D14360" w:rsidR="003B4A08" w:rsidP="006F5EDD" w:rsidRDefault="003B4A08" w14:paraId="5461A7F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&lt;/scopingEntity&gt;</w:t>
            </w:r>
          </w:p>
          <w:p w:rsidRPr="00D14360" w:rsidR="003B4A08" w:rsidP="006F5EDD" w:rsidRDefault="003B4A08" w14:paraId="4176913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&lt;/participantRole&gt;</w:t>
            </w:r>
          </w:p>
          <w:p w:rsidRPr="00D14360" w:rsidR="003B4A08" w:rsidP="006F5EDD" w:rsidRDefault="003B4A08" w14:paraId="7CADD1E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&lt;/participant&gt;</w:t>
            </w:r>
            <w:r w:rsidRPr="00D14360">
              <w:rPr>
                <w:rFonts w:ascii="Courier New" w:hAnsi="Courier New" w:eastAsia="Courier New" w:cs="Courier New"/>
                <w:sz w:val="16"/>
                <w:szCs w:val="16"/>
              </w:rPr>
              <w:tab/>
            </w:r>
          </w:p>
          <w:p w:rsidRPr="00D14360" w:rsidR="003B4A08" w:rsidP="006F5EDD" w:rsidRDefault="003B4A08" w14:paraId="335B875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&lt;/procedure&gt;</w:t>
            </w:r>
          </w:p>
          <w:p w:rsidRPr="00D14360" w:rsidR="003B4A08" w:rsidP="006F5EDD" w:rsidRDefault="003B4A08" w14:paraId="596382B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&lt;/entry&gt;</w:t>
            </w:r>
          </w:p>
          <w:p w:rsidRPr="00D14360" w:rsidR="003B4A08" w:rsidP="006F5EDD" w:rsidRDefault="003B4A08" w14:paraId="5999D70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&lt;/section&gt;</w:t>
            </w:r>
          </w:p>
          <w:p w:rsidRPr="00D14360" w:rsidR="003B4A08" w:rsidP="006F5EDD" w:rsidRDefault="003B4A08" w14:paraId="7DDC1F9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&lt;/component&gt;</w:t>
            </w:r>
          </w:p>
        </w:tc>
      </w:tr>
    </w:tbl>
    <w:p w:rsidR="003B4A08" w:rsidP="003B4A08" w:rsidRDefault="003B4A08" w14:paraId="4BA0134D" w14:textId="77777777">
      <w:pPr>
        <w:spacing w:after="120"/>
        <w:rPr>
          <w:rFonts w:eastAsia="Calibri" w:cs="Calibri"/>
          <w:b/>
        </w:rPr>
      </w:pPr>
    </w:p>
    <w:p w:rsidR="00570399" w:rsidP="004C76D9" w:rsidRDefault="00570399" w14:paraId="571158D3" w14:textId="77777777">
      <w:pPr>
        <w:pStyle w:val="Heading4"/>
      </w:pPr>
      <w:bookmarkStart w:name="_dg9nkuve7l5w" w:colFirst="0" w:colLast="0" w:id="1674"/>
      <w:bookmarkEnd w:id="1674"/>
      <w:r>
        <w:t>Non-</w:t>
      </w:r>
      <w:r w:rsidR="00863460">
        <w:t>Implanted</w:t>
      </w:r>
      <w:r w:rsidR="008F693D">
        <w:t xml:space="preserve"> Device</w:t>
      </w:r>
    </w:p>
    <w:p w:rsidRPr="003A3D50" w:rsidR="00570399" w:rsidP="00570399" w:rsidRDefault="008F693D" w14:paraId="4F897284" w14:textId="77777777">
      <w:pPr>
        <w:rPr>
          <w:rFonts w:cs="Calibri"/>
        </w:rPr>
      </w:pPr>
      <w:r>
        <w:rPr>
          <w:rFonts w:cs="Calibri"/>
        </w:rPr>
        <w:t>Non-</w:t>
      </w:r>
      <w:r w:rsidR="00863460">
        <w:rPr>
          <w:rFonts w:cs="Calibri"/>
        </w:rPr>
        <w:t>implanted</w:t>
      </w:r>
      <w:r>
        <w:rPr>
          <w:rFonts w:cs="Calibri"/>
        </w:rPr>
        <w:t xml:space="preserve"> devices are represented with the </w:t>
      </w:r>
      <w:r w:rsidRPr="003A3D50" w:rsidR="00570399">
        <w:rPr>
          <w:rFonts w:cs="Calibri"/>
        </w:rPr>
        <w:t>Non-Medicinal Supply Activity template</w:t>
      </w:r>
      <w:r>
        <w:rPr>
          <w:rFonts w:cs="Calibri"/>
        </w:rPr>
        <w:t>. This template</w:t>
      </w:r>
      <w:r w:rsidRPr="003A3D50" w:rsidR="00570399">
        <w:rPr>
          <w:rFonts w:cs="Calibri"/>
        </w:rPr>
        <w:t xml:space="preserve"> </w:t>
      </w:r>
      <w:r w:rsidR="004338DE">
        <w:rPr>
          <w:rFonts w:cs="Calibri"/>
        </w:rPr>
        <w:t xml:space="preserve">is used </w:t>
      </w:r>
      <w:r w:rsidRPr="003A3D50" w:rsidR="00570399">
        <w:rPr>
          <w:rFonts w:cs="Calibri"/>
        </w:rPr>
        <w:t xml:space="preserve">to represent devices the patient </w:t>
      </w:r>
      <w:r w:rsidR="004338DE">
        <w:rPr>
          <w:rFonts w:cs="Calibri"/>
        </w:rPr>
        <w:t xml:space="preserve">has </w:t>
      </w:r>
      <w:r w:rsidRPr="003A3D50" w:rsidR="00570399">
        <w:rPr>
          <w:rFonts w:cs="Calibri"/>
        </w:rPr>
        <w:t xml:space="preserve">such as </w:t>
      </w:r>
      <w:r w:rsidRPr="00863460" w:rsidR="00863460">
        <w:rPr>
          <w:rFonts w:cs="Calibri"/>
        </w:rPr>
        <w:t>eyeglasses</w:t>
      </w:r>
      <w:r w:rsidRPr="003A3D50" w:rsidR="00570399">
        <w:rPr>
          <w:rFonts w:cs="Calibri"/>
        </w:rPr>
        <w:t xml:space="preserve"> </w:t>
      </w:r>
      <w:r w:rsidR="004338DE">
        <w:rPr>
          <w:rFonts w:cs="Calibri"/>
        </w:rPr>
        <w:t xml:space="preserve">or </w:t>
      </w:r>
      <w:r w:rsidRPr="003A3D50" w:rsidR="00570399">
        <w:rPr>
          <w:rFonts w:cs="Calibri"/>
        </w:rPr>
        <w:t xml:space="preserve">a cane. </w:t>
      </w:r>
    </w:p>
    <w:p w:rsidRPr="003A3D50" w:rsidR="00570399" w:rsidP="003A3D50" w:rsidRDefault="00570399" w14:paraId="66FAFFF4" w14:textId="77777777">
      <w:pPr>
        <w:rPr>
          <w:rFonts w:cs="Calibri"/>
        </w:rPr>
      </w:pPr>
    </w:p>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457"/>
        <w:gridCol w:w="7898"/>
      </w:tblGrid>
      <w:tr w:rsidRPr="003A3D50" w:rsidR="00570399" w:rsidTr="004E29C8" w14:paraId="04A2B022" w14:textId="77777777">
        <w:trPr>
          <w:cantSplit/>
          <w:tblHeader/>
        </w:trPr>
        <w:tc>
          <w:tcPr>
            <w:tcW w:w="1457" w:type="dxa"/>
            <w:tcBorders>
              <w:bottom w:val="nil"/>
              <w:right w:val="nil"/>
            </w:tcBorders>
            <w:shd w:val="clear" w:color="auto" w:fill="4F81BD"/>
          </w:tcPr>
          <w:p w:rsidRPr="0083506C" w:rsidR="00570399" w:rsidP="003A3D50" w:rsidRDefault="00570399" w14:paraId="463A10DA" w14:textId="77777777">
            <w:pPr>
              <w:pStyle w:val="BodyText"/>
              <w:rPr>
                <w:b/>
                <w:bCs/>
                <w:color w:val="FFFFFF"/>
              </w:rPr>
            </w:pPr>
            <w:r w:rsidRPr="0083506C">
              <w:rPr>
                <w:b/>
                <w:bCs/>
                <w:color w:val="FFFFFF"/>
              </w:rPr>
              <w:t>Entry Template</w:t>
            </w:r>
          </w:p>
        </w:tc>
        <w:tc>
          <w:tcPr>
            <w:tcW w:w="7898" w:type="dxa"/>
            <w:shd w:val="clear" w:color="auto" w:fill="4F81BD"/>
          </w:tcPr>
          <w:p w:rsidRPr="003A3D50" w:rsidR="00570399" w:rsidP="003A3D50" w:rsidRDefault="00570399" w14:paraId="3CA55389" w14:textId="77777777">
            <w:pPr>
              <w:pStyle w:val="BodyText"/>
              <w:rPr>
                <w:b/>
                <w:bCs/>
                <w:color w:val="FFFFFF"/>
              </w:rPr>
            </w:pPr>
            <w:r w:rsidRPr="003A3D50">
              <w:rPr>
                <w:b/>
                <w:bCs/>
                <w:color w:val="FFFFFF"/>
              </w:rPr>
              <w:t>Non-Medicinal Supply</w:t>
            </w:r>
          </w:p>
          <w:p w:rsidRPr="003A3D50" w:rsidR="00570399" w:rsidP="003A3D50" w:rsidRDefault="00570399" w14:paraId="2D828E88" w14:textId="77777777">
            <w:pPr>
              <w:pStyle w:val="BodyText"/>
              <w:rPr>
                <w:b/>
                <w:bCs/>
                <w:iCs/>
                <w:color w:val="FFFFFF"/>
              </w:rPr>
            </w:pPr>
            <w:r w:rsidRPr="003A3D50">
              <w:rPr>
                <w:b/>
                <w:bCs/>
                <w:iCs/>
                <w:color w:val="FFFFFF"/>
                <w:sz w:val="18"/>
                <w:szCs w:val="18"/>
              </w:rPr>
              <w:t xml:space="preserve">[organizer: identifier urn:  </w:t>
            </w:r>
            <w:r w:rsidRPr="003A3D50" w:rsidR="000D713E">
              <w:rPr>
                <w:b/>
                <w:bCs/>
                <w:iCs/>
                <w:color w:val="FFFFFF"/>
                <w:sz w:val="18"/>
                <w:szCs w:val="18"/>
              </w:rPr>
              <w:t xml:space="preserve">:  </w:t>
            </w:r>
            <w:r w:rsidRPr="003A3D50" w:rsidR="000D713E">
              <w:rPr>
                <w:b/>
                <w:bCs/>
                <w:color w:val="FFFFFF"/>
                <w:sz w:val="18"/>
                <w:szCs w:val="18"/>
              </w:rPr>
              <w:t xml:space="preserve">hl7ii:2.16.840.1.113883.10.20.22.4.50:2014-06-09 (open)] </w:t>
            </w:r>
            <w:r w:rsidRPr="003A3D50">
              <w:rPr>
                <w:b/>
                <w:bCs/>
                <w:iCs/>
                <w:color w:val="FFFFFF"/>
                <w:sz w:val="18"/>
                <w:szCs w:val="18"/>
              </w:rPr>
              <w:t xml:space="preserve">  )]</w:t>
            </w:r>
          </w:p>
        </w:tc>
      </w:tr>
      <w:tr w:rsidRPr="003A3D50" w:rsidR="00570399" w:rsidTr="004E29C8" w14:paraId="59FF1048" w14:textId="77777777">
        <w:trPr>
          <w:cantSplit/>
          <w:trHeight w:val="287"/>
        </w:trPr>
        <w:tc>
          <w:tcPr>
            <w:tcW w:w="1457" w:type="dxa"/>
            <w:tcBorders>
              <w:top w:val="single" w:color="4F81BD" w:sz="4" w:space="0"/>
              <w:bottom w:val="single" w:color="4F81BD" w:sz="4" w:space="0"/>
              <w:right w:val="nil"/>
            </w:tcBorders>
            <w:shd w:val="clear" w:color="auto" w:fill="FFFFFF"/>
          </w:tcPr>
          <w:p w:rsidRPr="00C07C6B" w:rsidR="00570399" w:rsidP="00FE6CC3" w:rsidRDefault="00570399" w14:paraId="704BA8B8" w14:textId="77777777">
            <w:pPr>
              <w:rPr>
                <w:rFonts w:cs="Calibri"/>
                <w:b/>
                <w:bCs/>
              </w:rPr>
            </w:pPr>
            <w:r w:rsidRPr="00C07C6B">
              <w:rPr>
                <w:rFonts w:cs="Calibri"/>
                <w:b/>
                <w:bCs/>
              </w:rPr>
              <w:t>Reference Source</w:t>
            </w:r>
          </w:p>
        </w:tc>
        <w:tc>
          <w:tcPr>
            <w:tcW w:w="7898" w:type="dxa"/>
            <w:tcBorders>
              <w:top w:val="single" w:color="4F81BD" w:sz="4" w:space="0"/>
              <w:bottom w:val="single" w:color="4F81BD" w:sz="4" w:space="0"/>
            </w:tcBorders>
            <w:shd w:val="clear" w:color="auto" w:fill="auto"/>
          </w:tcPr>
          <w:p w:rsidRPr="0083506C" w:rsidR="00570399" w:rsidP="00FE6CC3" w:rsidRDefault="000D713E" w14:paraId="219486AB" w14:textId="77777777">
            <w:pPr>
              <w:rPr>
                <w:rFonts w:ascii="Calibri Light" w:hAnsi="Calibri Light" w:cs="Calibri Light"/>
              </w:rPr>
            </w:pPr>
            <w:r w:rsidRPr="0083506C">
              <w:rPr>
                <w:rFonts w:ascii="Calibri Light" w:hAnsi="Calibri Light" w:cs="Calibri Light"/>
              </w:rPr>
              <w:t>HL7 C-CDA R2.1</w:t>
            </w:r>
          </w:p>
        </w:tc>
      </w:tr>
      <w:tr w:rsidRPr="003A3D50" w:rsidR="00570399" w:rsidTr="004E29C8" w14:paraId="54F03354" w14:textId="77777777">
        <w:trPr>
          <w:cantSplit/>
          <w:trHeight w:val="566"/>
        </w:trPr>
        <w:tc>
          <w:tcPr>
            <w:tcW w:w="1457" w:type="dxa"/>
            <w:tcBorders>
              <w:right w:val="nil"/>
            </w:tcBorders>
            <w:shd w:val="clear" w:color="auto" w:fill="FFFFFF"/>
          </w:tcPr>
          <w:p w:rsidRPr="00C07C6B" w:rsidR="00570399" w:rsidP="00FE6CC3" w:rsidRDefault="00570399" w14:paraId="292082E8" w14:textId="77777777">
            <w:pPr>
              <w:rPr>
                <w:rFonts w:cs="Calibri"/>
                <w:b/>
                <w:bCs/>
              </w:rPr>
            </w:pPr>
            <w:r w:rsidRPr="00C07C6B">
              <w:rPr>
                <w:rFonts w:cs="Calibri"/>
                <w:b/>
                <w:bCs/>
              </w:rPr>
              <w:t>Purpose</w:t>
            </w:r>
          </w:p>
        </w:tc>
        <w:tc>
          <w:tcPr>
            <w:tcW w:w="7898" w:type="dxa"/>
            <w:shd w:val="clear" w:color="auto" w:fill="auto"/>
          </w:tcPr>
          <w:p w:rsidRPr="0083506C" w:rsidR="00570399" w:rsidP="00FE6CC3" w:rsidRDefault="000D713E" w14:paraId="5F4AD592" w14:textId="77777777">
            <w:pPr>
              <w:rPr>
                <w:rFonts w:ascii="Calibri Light" w:hAnsi="Calibri Light" w:cs="Calibri Light"/>
              </w:rPr>
            </w:pPr>
            <w:r w:rsidRPr="003A3D50">
              <w:rPr>
                <w:rFonts w:ascii="Calibri Light" w:hAnsi="Calibri Light" w:cs="Calibri Light"/>
              </w:rPr>
              <w:t>This template represents equipment supplied to the patient (e.g., pump, inhaler, wheelchair</w:t>
            </w:r>
            <w:r w:rsidR="004338DE">
              <w:rPr>
                <w:rFonts w:ascii="Calibri Light" w:hAnsi="Calibri Light" w:cs="Calibri Light"/>
              </w:rPr>
              <w:t>, cane, eyeglasses, hearing aid</w:t>
            </w:r>
            <w:r w:rsidRPr="003A3D50">
              <w:rPr>
                <w:rFonts w:ascii="Calibri Light" w:hAnsi="Calibri Light" w:cs="Calibri Light"/>
              </w:rPr>
              <w:t>).</w:t>
            </w:r>
          </w:p>
        </w:tc>
      </w:tr>
      <w:tr w:rsidRPr="003A3D50" w:rsidR="00570399" w:rsidTr="004E29C8" w14:paraId="6D14CE05" w14:textId="77777777">
        <w:trPr>
          <w:cantSplit/>
          <w:trHeight w:val="809"/>
        </w:trPr>
        <w:tc>
          <w:tcPr>
            <w:tcW w:w="1457" w:type="dxa"/>
            <w:tcBorders>
              <w:top w:val="single" w:color="4F81BD" w:sz="4" w:space="0"/>
              <w:bottom w:val="single" w:color="4F81BD" w:sz="4" w:space="0"/>
              <w:right w:val="nil"/>
            </w:tcBorders>
            <w:shd w:val="clear" w:color="auto" w:fill="FFFFFF"/>
          </w:tcPr>
          <w:p w:rsidRPr="00C07C6B" w:rsidR="00570399" w:rsidP="00FE6CC3" w:rsidRDefault="00570399" w14:paraId="1DEE0FEF" w14:textId="77777777">
            <w:pPr>
              <w:rPr>
                <w:rFonts w:cs="Calibri"/>
                <w:b/>
                <w:bCs/>
              </w:rPr>
            </w:pPr>
            <w:r w:rsidRPr="00C07C6B">
              <w:rPr>
                <w:rFonts w:cs="Calibri"/>
                <w:b/>
                <w:bCs/>
              </w:rPr>
              <w:t>ActStatus</w:t>
            </w:r>
          </w:p>
        </w:tc>
        <w:tc>
          <w:tcPr>
            <w:tcW w:w="7898" w:type="dxa"/>
            <w:tcBorders>
              <w:top w:val="single" w:color="4F81BD" w:sz="4" w:space="0"/>
              <w:bottom w:val="single" w:color="4F81BD" w:sz="4" w:space="0"/>
            </w:tcBorders>
            <w:shd w:val="clear" w:color="auto" w:fill="auto"/>
          </w:tcPr>
          <w:p w:rsidR="000D713E" w:rsidP="000D713E" w:rsidRDefault="000D713E" w14:paraId="50E60550" w14:textId="77777777">
            <w:pPr>
              <w:pStyle w:val="Default"/>
              <w:rPr>
                <w:rFonts w:ascii="Calibri Light" w:hAnsi="Calibri Light" w:cs="Calibri Light"/>
                <w:sz w:val="20"/>
              </w:rPr>
            </w:pPr>
            <w:r w:rsidRPr="003A3D50">
              <w:rPr>
                <w:rFonts w:ascii="Calibri Light" w:hAnsi="Calibri Light" w:cs="Calibri Light"/>
                <w:sz w:val="20"/>
              </w:rPr>
              <w:t xml:space="preserve">This template </w:t>
            </w:r>
            <w:r w:rsidR="004338DE">
              <w:rPr>
                <w:rFonts w:ascii="Calibri Light" w:hAnsi="Calibri Light" w:cs="Calibri Light"/>
                <w:sz w:val="20"/>
              </w:rPr>
              <w:t>uses</w:t>
            </w:r>
            <w:r w:rsidRPr="003A3D50">
              <w:rPr>
                <w:rFonts w:ascii="Calibri Light" w:hAnsi="Calibri Light" w:cs="Calibri Light"/>
                <w:sz w:val="20"/>
              </w:rPr>
              <w:t xml:space="preserve"> a state model that includes the full range of status values defined in the ActStatus value set (2.16.840.1.113883.1.11.15933).</w:t>
            </w:r>
          </w:p>
          <w:p w:rsidRPr="003A3D50" w:rsidR="004338DE" w:rsidP="000D713E" w:rsidRDefault="004338DE" w14:paraId="23669E76" w14:textId="77777777">
            <w:pPr>
              <w:pStyle w:val="Default"/>
              <w:rPr>
                <w:rFonts w:ascii="Calibri Light" w:hAnsi="Calibri Light" w:cs="Calibri Light"/>
                <w:sz w:val="20"/>
              </w:rPr>
            </w:pPr>
            <w:r>
              <w:rPr>
                <w:rFonts w:ascii="Calibri Light" w:hAnsi="Calibri Light" w:cs="Calibri Light"/>
                <w:sz w:val="20"/>
              </w:rPr>
              <w:t>T</w:t>
            </w:r>
            <w:r w:rsidRPr="0083506C">
              <w:rPr>
                <w:rFonts w:ascii="Calibri Light" w:hAnsi="Calibri Light" w:cs="Calibri Light"/>
                <w:sz w:val="20"/>
              </w:rPr>
              <w:t>he effectiveTime/low of the Non-Medicinal Supply act asserts when the person was first supplied with the indicated device</w:t>
            </w:r>
            <w:r w:rsidRPr="005A615D">
              <w:rPr>
                <w:rFonts w:ascii="Calibri Light" w:hAnsi="Calibri Light" w:cs="Calibri Light"/>
                <w:sz w:val="20"/>
              </w:rPr>
              <w:t>. The effectiveTime/high asserts when the patient stopped using the supplied device.  If the clinical statement is not about a specific non-medicinal device, it may be interpreted to generally describe when, for example, the patient first began wearing glasses or using a cane.  If the clinical statement is about a specifically identified device, it may be interpreted to describe when the patient was supplied with that specific device</w:t>
            </w:r>
            <w:r>
              <w:rPr>
                <w:rFonts w:ascii="Calibri Light" w:hAnsi="Calibri Light" w:cs="Calibri Light"/>
                <w:sz w:val="20"/>
              </w:rPr>
              <w:t>.</w:t>
            </w:r>
          </w:p>
          <w:p w:rsidRPr="0083506C" w:rsidR="00570399" w:rsidP="00FE6CC3" w:rsidRDefault="00570399" w14:paraId="32D9EAE3" w14:textId="77777777">
            <w:pPr>
              <w:autoSpaceDE w:val="0"/>
              <w:autoSpaceDN w:val="0"/>
              <w:adjustRightInd w:val="0"/>
              <w:rPr>
                <w:rFonts w:ascii="Calibri Light" w:hAnsi="Calibri Light" w:cs="Calibri Light"/>
              </w:rPr>
            </w:pPr>
          </w:p>
        </w:tc>
      </w:tr>
      <w:tr w:rsidRPr="003A3D50" w:rsidR="00570399" w:rsidTr="004E29C8" w14:paraId="2A65DB64" w14:textId="77777777">
        <w:trPr>
          <w:cantSplit/>
          <w:trHeight w:val="341"/>
        </w:trPr>
        <w:tc>
          <w:tcPr>
            <w:tcW w:w="1457" w:type="dxa"/>
            <w:tcBorders>
              <w:top w:val="single" w:color="4F81BD" w:sz="4" w:space="0"/>
              <w:bottom w:val="single" w:color="4472C4" w:themeColor="accent1" w:sz="4" w:space="0"/>
              <w:right w:val="nil"/>
            </w:tcBorders>
            <w:shd w:val="clear" w:color="auto" w:fill="FFFFFF"/>
          </w:tcPr>
          <w:p w:rsidRPr="00C07C6B" w:rsidR="00570399" w:rsidP="00FE6CC3" w:rsidRDefault="00570399" w14:paraId="52308190" w14:textId="77777777">
            <w:pPr>
              <w:rPr>
                <w:rFonts w:cs="Calibri"/>
                <w:b/>
                <w:bCs/>
                <w:color w:val="000000"/>
              </w:rPr>
            </w:pPr>
            <w:r w:rsidRPr="00C07C6B">
              <w:rPr>
                <w:rFonts w:cs="Calibri"/>
                <w:b/>
                <w:bCs/>
                <w:color w:val="000000"/>
              </w:rPr>
              <w:t>Negation</w:t>
            </w:r>
          </w:p>
        </w:tc>
        <w:tc>
          <w:tcPr>
            <w:tcW w:w="7898" w:type="dxa"/>
            <w:tcBorders>
              <w:top w:val="single" w:color="4F81BD" w:sz="4" w:space="0"/>
              <w:bottom w:val="single" w:color="4472C4" w:themeColor="accent1" w:sz="4" w:space="0"/>
            </w:tcBorders>
            <w:shd w:val="clear" w:color="auto" w:fill="auto"/>
          </w:tcPr>
          <w:p w:rsidRPr="0083506C" w:rsidR="00570399" w:rsidP="00FE6CC3" w:rsidRDefault="000D713E" w14:paraId="29E752F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sidRPr="003A3D50">
              <w:rPr>
                <w:rFonts w:ascii="Calibri Light" w:hAnsi="Calibri Light" w:cs="Calibri Light"/>
                <w:color w:val="000000"/>
              </w:rPr>
              <w:t>Not specified.</w:t>
            </w:r>
          </w:p>
        </w:tc>
      </w:tr>
      <w:tr w:rsidRPr="003A3D50" w:rsidR="00570399" w:rsidTr="004E29C8" w14:paraId="693F0A7F" w14:textId="77777777">
        <w:trPr>
          <w:cantSplit/>
        </w:trPr>
        <w:tc>
          <w:tcPr>
            <w:tcW w:w="1457" w:type="dxa"/>
            <w:tcBorders>
              <w:top w:val="single" w:color="4472C4" w:themeColor="accent1" w:sz="4" w:space="0"/>
              <w:bottom w:val="single" w:color="4472C4" w:sz="4" w:space="0"/>
              <w:right w:val="nil"/>
            </w:tcBorders>
            <w:shd w:val="clear" w:color="auto" w:fill="FFFFFF"/>
          </w:tcPr>
          <w:p w:rsidRPr="00C07C6B" w:rsidR="00570399" w:rsidP="00FE6CC3" w:rsidRDefault="00570399" w14:paraId="68BA5A74" w14:textId="77777777">
            <w:pPr>
              <w:rPr>
                <w:rFonts w:cs="Calibri"/>
                <w:b/>
                <w:bCs/>
              </w:rPr>
            </w:pPr>
            <w:r w:rsidRPr="00C07C6B">
              <w:rPr>
                <w:rFonts w:cs="Calibri"/>
                <w:b/>
                <w:bCs/>
              </w:rPr>
              <w:t>Other Considerations</w:t>
            </w:r>
          </w:p>
        </w:tc>
        <w:tc>
          <w:tcPr>
            <w:tcW w:w="7898" w:type="dxa"/>
            <w:tcBorders>
              <w:top w:val="single" w:color="4472C4" w:themeColor="accent1" w:sz="4" w:space="0"/>
              <w:bottom w:val="single" w:color="4472C4" w:sz="4" w:space="0"/>
            </w:tcBorders>
            <w:shd w:val="clear" w:color="auto" w:fill="auto"/>
          </w:tcPr>
          <w:p w:rsidRPr="0083506C" w:rsidR="00570399" w:rsidP="00FE6CC3" w:rsidRDefault="000D713E" w14:paraId="502CFEFD" w14:textId="77777777">
            <w:pPr>
              <w:keepNext/>
              <w:rPr>
                <w:rFonts w:ascii="Calibri Light" w:hAnsi="Calibri Light" w:cs="Calibri Light"/>
              </w:rPr>
            </w:pPr>
            <w:r w:rsidRPr="0083506C">
              <w:rPr>
                <w:rFonts w:ascii="Calibri Light" w:hAnsi="Calibri Light" w:cs="Calibri Light"/>
              </w:rPr>
              <w:t>This template is not used when represented devices that are implanted within the patient. For information about how to represent implanted devices see the Procedure Activity Procedure template.</w:t>
            </w:r>
          </w:p>
        </w:tc>
      </w:tr>
      <w:tr w:rsidRPr="003A3D50" w:rsidR="00570399" w:rsidTr="004E29C8" w14:paraId="4E418E61" w14:textId="77777777">
        <w:trPr>
          <w:cantSplit/>
        </w:trPr>
        <w:tc>
          <w:tcPr>
            <w:tcW w:w="1457" w:type="dxa"/>
            <w:tcBorders>
              <w:top w:val="single" w:color="4472C4" w:sz="4" w:space="0"/>
              <w:bottom w:val="single" w:color="4F81BD" w:sz="4" w:space="0"/>
              <w:right w:val="nil"/>
            </w:tcBorders>
            <w:shd w:val="clear" w:color="auto" w:fill="FFFFFF"/>
          </w:tcPr>
          <w:p w:rsidRPr="00C07C6B" w:rsidR="00570399" w:rsidP="00FE6CC3" w:rsidRDefault="00570399" w14:paraId="32829B21" w14:textId="77777777">
            <w:pPr>
              <w:rPr>
                <w:rFonts w:cs="Calibri"/>
                <w:b/>
                <w:bCs/>
              </w:rPr>
            </w:pPr>
            <w:r w:rsidRPr="00C07C6B">
              <w:rPr>
                <w:rFonts w:cs="Calibri"/>
                <w:b/>
                <w:bCs/>
              </w:rPr>
              <w:t>Example</w:t>
            </w:r>
          </w:p>
        </w:tc>
        <w:tc>
          <w:tcPr>
            <w:tcW w:w="7898" w:type="dxa"/>
            <w:tcBorders>
              <w:top w:val="single" w:color="4472C4" w:sz="4" w:space="0"/>
              <w:bottom w:val="single" w:color="4F81BD" w:sz="4" w:space="0"/>
            </w:tcBorders>
            <w:shd w:val="clear" w:color="auto" w:fill="auto"/>
          </w:tcPr>
          <w:p w:rsidRPr="0083506C" w:rsidR="00570399" w:rsidP="003A3D50" w:rsidRDefault="0009537F" w14:paraId="57861788" w14:textId="14713543">
            <w:pPr>
              <w:keepNext/>
              <w:rPr>
                <w:rFonts w:ascii="Calibri Light" w:hAnsi="Calibri Light" w:cs="Calibri Light"/>
              </w:rPr>
            </w:pPr>
            <w:r w:rsidRPr="009F13BB">
              <w:rPr>
                <w:rFonts w:ascii="Calibri Light" w:hAnsi="Calibri Light" w:cs="Calibri Light"/>
              </w:rPr>
              <w:fldChar w:fldCharType="begin"/>
            </w:r>
            <w:r w:rsidRPr="009F13BB">
              <w:rPr>
                <w:rFonts w:ascii="Calibri Light" w:hAnsi="Calibri Light" w:cs="Calibri Light"/>
              </w:rPr>
              <w:instrText xml:space="preserve"> REF _Ref21845895 \h  \* MERGEFORMAT </w:instrText>
            </w:r>
            <w:r w:rsidRPr="009F13BB">
              <w:rPr>
                <w:rFonts w:ascii="Calibri Light" w:hAnsi="Calibri Light" w:cs="Calibri Light"/>
              </w:rPr>
            </w:r>
            <w:r w:rsidRPr="009F13BB">
              <w:rPr>
                <w:rFonts w:ascii="Calibri Light" w:hAnsi="Calibri Light" w:cs="Calibri Light"/>
              </w:rPr>
              <w:fldChar w:fldCharType="separate"/>
            </w:r>
            <w:r w:rsidRPr="00254B4A" w:rsidR="00DC1072">
              <w:rPr>
                <w:rFonts w:ascii="Calibri Light" w:hAnsi="Calibri Light" w:cs="Calibri Light"/>
              </w:rPr>
              <w:t xml:space="preserve">  Example</w:t>
            </w:r>
            <w:r w:rsidRPr="00254B4A" w:rsidR="00DC1072">
              <w:rPr>
                <w:rFonts w:ascii="Calibri Light" w:hAnsi="Calibri Light" w:cs="Calibri Light"/>
                <w:noProof/>
              </w:rPr>
              <w:t xml:space="preserve"> </w:t>
            </w:r>
            <w:r w:rsidRPr="00254B4A" w:rsidR="00DC1072">
              <w:rPr>
                <w:rFonts w:ascii="Calibri Light" w:hAnsi="Calibri Light" w:cs="Calibri Light"/>
              </w:rPr>
              <w:t xml:space="preserve">47: Non-Medicinal Supply – Cane and </w:t>
            </w:r>
            <w:r w:rsidR="00DC1072">
              <w:t>Eyeglasses</w:t>
            </w:r>
            <w:r w:rsidRPr="009F13BB">
              <w:rPr>
                <w:rFonts w:ascii="Calibri Light" w:hAnsi="Calibri Light" w:cs="Calibri Light"/>
              </w:rPr>
              <w:fldChar w:fldCharType="end"/>
            </w:r>
            <w:r w:rsidRPr="009F13BB">
              <w:rPr>
                <w:rFonts w:ascii="Calibri Light" w:hAnsi="Calibri Light" w:cs="Calibri Light"/>
              </w:rPr>
              <w:t xml:space="preserve"> </w:t>
            </w:r>
          </w:p>
        </w:tc>
      </w:tr>
    </w:tbl>
    <w:p w:rsidR="00570399" w:rsidP="003A3D50" w:rsidRDefault="005C79A1" w14:paraId="43FFEE23" w14:textId="513716B6">
      <w:pPr>
        <w:pStyle w:val="Caption"/>
      </w:pPr>
      <w:r>
        <w:t xml:space="preserve">  </w:t>
      </w:r>
      <w:bookmarkStart w:name="_Toc118898836" w:id="1675"/>
      <w:bookmarkStart w:name="_Toc119940039" w:id="1676"/>
      <w:bookmarkStart w:name="_Toc135313070" w:id="1677"/>
      <w:r w:rsidR="00852DED">
        <w:t xml:space="preserve">Table </w:t>
      </w:r>
      <w:r>
        <w:fldChar w:fldCharType="begin"/>
      </w:r>
      <w:r>
        <w:instrText>SEQ Table \* ARABIC</w:instrText>
      </w:r>
      <w:r>
        <w:fldChar w:fldCharType="separate"/>
      </w:r>
      <w:r w:rsidR="00DC1072">
        <w:rPr>
          <w:noProof/>
        </w:rPr>
        <w:t>49</w:t>
      </w:r>
      <w:r>
        <w:fldChar w:fldCharType="end"/>
      </w:r>
      <w:r w:rsidR="00852DED">
        <w:t xml:space="preserve">: Non-Implanted Device </w:t>
      </w:r>
      <w:r w:rsidRPr="00494DE1" w:rsidR="00852DED">
        <w:t>Template</w:t>
      </w:r>
      <w:bookmarkEnd w:id="1675"/>
      <w:bookmarkEnd w:id="1676"/>
      <w:bookmarkEnd w:id="1677"/>
    </w:p>
    <w:p w:rsidRPr="005C79A1" w:rsidR="005C79A1" w:rsidP="003B0179" w:rsidRDefault="005C79A1" w14:paraId="40D89C8C" w14:textId="77777777"/>
    <w:p w:rsidR="00570399" w:rsidP="003A3D50" w:rsidRDefault="005C79A1" w14:paraId="4C5F98D2" w14:textId="326E96B5">
      <w:pPr>
        <w:pStyle w:val="Caption"/>
        <w:keepNext/>
        <w:spacing w:after="0"/>
      </w:pPr>
      <w:bookmarkStart w:name="_Ref21845895" w:id="1678"/>
      <w:r>
        <w:t xml:space="preserve">  </w:t>
      </w:r>
      <w:bookmarkStart w:name="_Toc118898768" w:id="1679"/>
      <w:bookmarkStart w:name="_Toc119939970" w:id="1680"/>
      <w:bookmarkStart w:name="_Toc135313002" w:id="1681"/>
      <w:r w:rsidR="00570399">
        <w:t xml:space="preserve">Example </w:t>
      </w:r>
      <w:r>
        <w:fldChar w:fldCharType="begin"/>
      </w:r>
      <w:r>
        <w:instrText>SEQ Example \* ARABIC</w:instrText>
      </w:r>
      <w:r>
        <w:fldChar w:fldCharType="separate"/>
      </w:r>
      <w:r w:rsidR="00DC1072">
        <w:rPr>
          <w:noProof/>
        </w:rPr>
        <w:t>47</w:t>
      </w:r>
      <w:r>
        <w:fldChar w:fldCharType="end"/>
      </w:r>
      <w:r w:rsidR="00570399">
        <w:t>: Non-Medicinal Supply</w:t>
      </w:r>
      <w:r w:rsidR="000D713E">
        <w:t xml:space="preserve"> – Cane and Eyeglasses</w:t>
      </w:r>
      <w:bookmarkEnd w:id="1678"/>
      <w:bookmarkEnd w:id="1679"/>
      <w:bookmarkEnd w:id="1680"/>
      <w:bookmarkEnd w:id="1681"/>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60"/>
      </w:tblGrid>
      <w:tr w:rsidRPr="00C07C6B" w:rsidR="00570399" w:rsidTr="004E29C8" w14:paraId="651C88F3" w14:textId="77777777">
        <w:tc>
          <w:tcPr>
            <w:tcW w:w="9360" w:type="dxa"/>
            <w:shd w:val="clear" w:color="auto" w:fill="auto"/>
          </w:tcPr>
          <w:p w:rsidRPr="00C07C6B" w:rsidR="00570399" w:rsidP="00BF16F2" w:rsidRDefault="00570399" w14:paraId="0A767D8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&lt;section&gt;</w:t>
            </w:r>
          </w:p>
          <w:p w:rsidRPr="00C07C6B" w:rsidR="00570399" w:rsidP="00BF16F2" w:rsidRDefault="00570399" w14:paraId="7EBAFB6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&lt;templateId root="2.16.840.1.113883.10.20.22.4.50" extension="2014-06-09"/&gt;</w:t>
            </w:r>
          </w:p>
          <w:p w:rsidRPr="00C07C6B" w:rsidR="00570399" w:rsidP="00BF16F2" w:rsidRDefault="00570399" w14:paraId="664AE02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&lt;code code="46264-8" codeSystem="2.16.840.1.113883.6.1"           codeSystemName="LOINC" displayName="Medical Equipment"/&gt;</w:t>
            </w:r>
          </w:p>
          <w:p w:rsidRPr="00C07C6B" w:rsidR="00570399" w:rsidP="00BF16F2" w:rsidRDefault="00570399" w14:paraId="6186144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&lt;title&gt;Medical Equipment&lt;/title&gt;</w:t>
            </w:r>
          </w:p>
          <w:p w:rsidRPr="00C07C6B" w:rsidR="00570399" w:rsidP="00BF16F2" w:rsidRDefault="00570399" w14:paraId="6FC3E48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&lt;text&gt;</w:t>
            </w:r>
          </w:p>
          <w:p w:rsidRPr="00C07C6B" w:rsidR="00570399" w:rsidP="00BF16F2" w:rsidRDefault="00570399" w14:paraId="4922932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&lt;table&gt;</w:t>
            </w:r>
          </w:p>
          <w:p w:rsidRPr="00C07C6B" w:rsidR="00570399" w:rsidP="00BF16F2" w:rsidRDefault="00570399" w14:paraId="4E748BC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&lt;thead&gt;</w:t>
            </w:r>
          </w:p>
          <w:p w:rsidRPr="00C07C6B" w:rsidR="00570399" w:rsidP="00BF16F2" w:rsidRDefault="00570399" w14:paraId="6823ED4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rsidRPr="00C07C6B" w:rsidR="00570399" w:rsidP="00BF16F2" w:rsidRDefault="00570399" w14:paraId="455259F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&lt;th&gt;Medical Equipment&lt;/th&gt;</w:t>
            </w:r>
          </w:p>
          <w:p w:rsidRPr="00C07C6B" w:rsidR="00570399" w:rsidP="00BF16F2" w:rsidRDefault="00570399" w14:paraId="03513F4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&lt;th&gt;Device Identifier (if applicable)&lt;/th&gt;</w:t>
            </w:r>
          </w:p>
          <w:p w:rsidRPr="00C07C6B" w:rsidR="00570399" w:rsidP="00BF16F2" w:rsidRDefault="00570399" w14:paraId="5EF560A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&lt;th&gt;Model / Serial / Lot (if applicable)&lt;/th&gt;</w:t>
            </w:r>
          </w:p>
          <w:p w:rsidRPr="00C07C6B" w:rsidR="00570399" w:rsidP="00BF16F2" w:rsidRDefault="00570399" w14:paraId="0688F88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&lt;th&gt;Date&lt;/th&gt;</w:t>
            </w:r>
          </w:p>
          <w:p w:rsidRPr="00C07C6B" w:rsidR="00570399" w:rsidP="00BF16F2" w:rsidRDefault="00570399" w14:paraId="4FB31D1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rsidRPr="00C07C6B" w:rsidR="00570399" w:rsidP="00BF16F2" w:rsidRDefault="00570399" w14:paraId="256F271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&lt;/thead&gt;</w:t>
            </w:r>
          </w:p>
          <w:p w:rsidRPr="00C07C6B" w:rsidR="00570399" w:rsidP="00BF16F2" w:rsidRDefault="00570399" w14:paraId="343A5D6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&lt;tbody&gt;</w:t>
            </w:r>
          </w:p>
          <w:p w:rsidRPr="00C07C6B" w:rsidR="00570399" w:rsidP="00BF16F2" w:rsidRDefault="00570399" w14:paraId="3E1D913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 ID="equipment1"&gt;</w:t>
            </w:r>
          </w:p>
          <w:p w:rsidRPr="00C07C6B" w:rsidR="00570399" w:rsidP="00BF16F2" w:rsidRDefault="00570399" w14:paraId="0F595E5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&lt;td&gt;&lt;content ID="equipment1item" styleCode="header"&gt;Eye Glasses&lt;/content&gt;&lt;/td&gt;</w:t>
            </w:r>
          </w:p>
          <w:p w:rsidRPr="00C07C6B" w:rsidR="00570399" w:rsidP="00BF16F2" w:rsidRDefault="00570399" w14:paraId="728554F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rsidRPr="00C07C6B" w:rsidR="00570399" w:rsidP="00BF16F2" w:rsidRDefault="00570399" w14:paraId="0019A9B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rsidRPr="00C07C6B" w:rsidR="00570399" w:rsidP="00BF16F2" w:rsidRDefault="00570399" w14:paraId="7391135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&lt;td&gt;(01/13/2000 -  )&lt;/td&gt;</w:t>
            </w:r>
          </w:p>
          <w:p w:rsidRPr="00C07C6B" w:rsidR="00570399" w:rsidP="00BF16F2" w:rsidRDefault="00570399" w14:paraId="1F9F06F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rsidRPr="00C07C6B" w:rsidR="00570399" w:rsidP="00BF16F2" w:rsidRDefault="00570399" w14:paraId="32DAC84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 ID="equipment2"&gt;</w:t>
            </w:r>
          </w:p>
          <w:p w:rsidRPr="00C07C6B" w:rsidR="00570399" w:rsidP="00BF16F2" w:rsidRDefault="00570399" w14:paraId="0E4265D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&lt;td&gt;&lt;content ID="equipment2item" styleCode="header"&gt;Cane&lt;/content&gt;&lt;/td&gt;</w:t>
            </w:r>
          </w:p>
          <w:p w:rsidRPr="00C07C6B" w:rsidR="00570399" w:rsidP="00BF16F2" w:rsidRDefault="00570399" w14:paraId="2449FAB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rsidRPr="00C07C6B" w:rsidR="00570399" w:rsidP="00BF16F2" w:rsidRDefault="00570399" w14:paraId="45232F5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rsidRPr="00C07C6B" w:rsidR="00570399" w:rsidP="00BF16F2" w:rsidRDefault="00570399" w14:paraId="71DD058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&lt;td&gt;(04/13/2016 -  )&lt;/td&gt;</w:t>
            </w:r>
          </w:p>
          <w:p w:rsidRPr="00C07C6B" w:rsidR="00570399" w:rsidP="00BF16F2" w:rsidRDefault="00570399" w14:paraId="472A312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rsidRPr="00C07C6B" w:rsidR="00570399" w:rsidP="00BF16F2" w:rsidRDefault="00570399" w14:paraId="38ADBEC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&lt;/tbody&gt;</w:t>
            </w:r>
          </w:p>
          <w:p w:rsidRPr="00C07C6B" w:rsidR="00570399" w:rsidP="00BF16F2" w:rsidRDefault="00570399" w14:paraId="7C7D996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&lt;/table&gt;</w:t>
            </w:r>
          </w:p>
          <w:p w:rsidRPr="00C07C6B" w:rsidR="00570399" w:rsidP="00BF16F2" w:rsidRDefault="00570399" w14:paraId="797424C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&lt;/text&gt;</w:t>
            </w:r>
          </w:p>
          <w:p w:rsidRPr="00C07C6B" w:rsidR="00570399" w:rsidP="00BF16F2" w:rsidRDefault="00570399" w14:paraId="77B4681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&lt;entry&gt;</w:t>
            </w:r>
          </w:p>
          <w:p w:rsidRPr="00C07C6B" w:rsidR="00570399" w:rsidP="00BF16F2" w:rsidRDefault="00570399" w14:paraId="5F0B482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&lt;supply classCode="SPLY" moodCode="EVN"&gt;</w:t>
            </w:r>
          </w:p>
          <w:p w:rsidRPr="00C07C6B" w:rsidR="00570399" w:rsidP="00BF16F2" w:rsidRDefault="00570399" w14:paraId="4EDBC06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&lt;templateId root="2.16.840.1.113883.10.20.22.4.50"/&gt;</w:t>
            </w:r>
          </w:p>
          <w:p w:rsidRPr="00C07C6B" w:rsidR="00570399" w:rsidP="00BF16F2" w:rsidRDefault="00570399" w14:paraId="5F703CA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&lt;templateId root="2.16.840.1.113883.10.20.22.4.50" extension="2014-06-09"/&gt;</w:t>
            </w:r>
          </w:p>
          <w:p w:rsidRPr="00C07C6B" w:rsidR="00570399" w:rsidP="00BF16F2" w:rsidRDefault="00570399" w14:paraId="6FD2BBD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&lt;id extension="2744999" root="1.2.840.999.1.13.5552.1.7.2.99999"/&gt;</w:t>
            </w:r>
          </w:p>
          <w:p w:rsidRPr="00C07C6B" w:rsidR="00570399" w:rsidP="00BF16F2" w:rsidRDefault="00570399" w14:paraId="027CE84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&lt;text&gt;&lt;reference value="#equipment1"&gt;&lt;/reference&gt;&lt;/text&gt;</w:t>
            </w:r>
          </w:p>
          <w:p w:rsidRPr="00C07C6B" w:rsidR="00570399" w:rsidP="00BF16F2" w:rsidRDefault="00570399" w14:paraId="0CE8604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&lt;statusCode code="active"/&gt;</w:t>
            </w:r>
          </w:p>
          <w:p w:rsidRPr="00C07C6B" w:rsidR="00570399" w:rsidP="00BF16F2" w:rsidRDefault="00570399" w14:paraId="49C29E9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 low represents when person first received supply --&gt;</w:t>
            </w:r>
          </w:p>
          <w:p w:rsidRPr="00C07C6B" w:rsidR="00570399" w:rsidP="00BF16F2" w:rsidRDefault="00570399" w14:paraId="4A4B286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&lt;effectiveTime xsi:type="IVL_TS"&gt;</w:t>
            </w:r>
          </w:p>
          <w:p w:rsidRPr="00C07C6B" w:rsidR="00570399" w:rsidP="00BF16F2" w:rsidRDefault="00570399" w14:paraId="4059668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&lt;low value="20000113"/&gt;</w:t>
            </w:r>
          </w:p>
          <w:p w:rsidRPr="00C07C6B" w:rsidR="00570399" w:rsidP="00BF16F2" w:rsidRDefault="00570399" w14:paraId="40C05AC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&lt;high nullFlavor="NI"/&gt; &lt;!-- patient use of supply is ongoing, could be omitted for the same semantics. --&gt;</w:t>
            </w:r>
          </w:p>
          <w:p w:rsidRPr="00C07C6B" w:rsidR="00570399" w:rsidP="00BF16F2" w:rsidRDefault="00570399" w14:paraId="2E688F6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&lt;/effectiveTime&gt;</w:t>
            </w:r>
          </w:p>
          <w:p w:rsidRPr="00C07C6B" w:rsidR="00570399" w:rsidP="00BF16F2" w:rsidRDefault="00570399" w14:paraId="7C51C12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&lt;!--&lt;quantity value="1" /&gt; --&gt;</w:t>
            </w:r>
          </w:p>
          <w:p w:rsidRPr="00C07C6B" w:rsidR="00570399" w:rsidP="00BF16F2" w:rsidRDefault="00570399" w14:paraId="676BB62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&lt;participant typeCode="PRD"&gt;</w:t>
            </w:r>
          </w:p>
          <w:p w:rsidRPr="00C07C6B" w:rsidR="00570399" w:rsidP="00BF16F2" w:rsidRDefault="00570399" w14:paraId="2A36FC6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&lt;participantRole classCode="MANU"&gt;</w:t>
            </w:r>
          </w:p>
          <w:p w:rsidRPr="00C07C6B" w:rsidR="00570399" w:rsidP="00BF16F2" w:rsidRDefault="00570399" w14:paraId="1A7E1B9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&lt;templateId root="2.16.840.1.113883.10.20.22.4.37"/&gt;</w:t>
            </w:r>
          </w:p>
          <w:p w:rsidRPr="00C07C6B" w:rsidR="00570399" w:rsidP="00BF16F2" w:rsidRDefault="00570399" w14:paraId="72F63D3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 id of supply is unknown; An FDA identifier is not required since this is a non-implantable device  --&gt;</w:t>
            </w:r>
          </w:p>
          <w:p w:rsidRPr="00C07C6B" w:rsidR="00570399" w:rsidP="00BF16F2" w:rsidRDefault="00570399" w14:paraId="6B971F0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&lt;id root="1.2.840.999.1.13.5552.1.7.2.999991" nullFlavor="UNK"/&gt; </w:t>
            </w:r>
          </w:p>
          <w:p w:rsidRPr="00C07C6B" w:rsidR="00570399" w:rsidP="00BF16F2" w:rsidRDefault="00570399" w14:paraId="1F8E244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&lt;playingDevice&gt;</w:t>
            </w:r>
          </w:p>
          <w:p w:rsidRPr="00C07C6B" w:rsidR="00570399" w:rsidP="00BF16F2" w:rsidRDefault="00570399" w14:paraId="2B12EF2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&lt;code code="50121007" codeSystem="2.16.840.1.113883.6.96" displayName="Eyeglasses"&gt;</w:t>
            </w:r>
          </w:p>
          <w:p w:rsidRPr="00C07C6B" w:rsidR="00570399" w:rsidP="00BF16F2" w:rsidRDefault="00570399" w14:paraId="106D242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&lt;originalText&gt;</w:t>
            </w:r>
          </w:p>
          <w:p w:rsidRPr="00C07C6B" w:rsidR="00570399" w:rsidP="00BF16F2" w:rsidRDefault="00570399" w14:paraId="460FB69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&lt;reference value="#equipment1item"/&gt;</w:t>
            </w:r>
          </w:p>
          <w:p w:rsidRPr="00C07C6B" w:rsidR="00570399" w:rsidP="00BF16F2" w:rsidRDefault="00570399" w14:paraId="63DDA0D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&lt;/originalText&gt;</w:t>
            </w:r>
          </w:p>
          <w:p w:rsidRPr="00C07C6B" w:rsidR="00570399" w:rsidP="00BF16F2" w:rsidRDefault="00570399" w14:paraId="486F4E7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&lt;/code&gt;</w:t>
            </w:r>
          </w:p>
          <w:p w:rsidRPr="00C07C6B" w:rsidR="00570399" w:rsidP="00BF16F2" w:rsidRDefault="00570399" w14:paraId="7121EB3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&lt;/playingDevice&gt;</w:t>
            </w:r>
          </w:p>
          <w:p w:rsidRPr="00C07C6B" w:rsidR="00570399" w:rsidP="00BF16F2" w:rsidRDefault="00570399" w14:paraId="3D49A1D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 Required by Product Instance Template --&gt;</w:t>
            </w:r>
          </w:p>
          <w:p w:rsidRPr="00C07C6B" w:rsidR="00570399" w:rsidP="00BF16F2" w:rsidRDefault="00570399" w14:paraId="4CD21DC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&lt;scopingEntity&gt;</w:t>
            </w:r>
          </w:p>
          <w:p w:rsidRPr="00C07C6B" w:rsidR="00570399" w:rsidP="00BF16F2" w:rsidRDefault="00570399" w14:paraId="33CE2ED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&lt;id nullFlavor="NA"/&gt;</w:t>
            </w:r>
          </w:p>
          <w:p w:rsidRPr="00C07C6B" w:rsidR="00570399" w:rsidP="00BF16F2" w:rsidRDefault="00570399" w14:paraId="07E8DBF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&lt;/scopingEntity&gt;</w:t>
            </w:r>
          </w:p>
          <w:p w:rsidRPr="00C07C6B" w:rsidR="00570399" w:rsidP="00BF16F2" w:rsidRDefault="00570399" w14:paraId="0B4C042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&lt;/participantRole&gt;</w:t>
            </w:r>
          </w:p>
          <w:p w:rsidRPr="00C07C6B" w:rsidR="00570399" w:rsidP="00BF16F2" w:rsidRDefault="00570399" w14:paraId="7E48091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&lt;/participant&gt;</w:t>
            </w:r>
          </w:p>
          <w:p w:rsidRPr="00C07C6B" w:rsidR="00570399" w:rsidP="00BF16F2" w:rsidRDefault="00570399" w14:paraId="2C915E5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&lt;/supply&gt;</w:t>
            </w:r>
          </w:p>
          <w:p w:rsidRPr="00C07C6B" w:rsidR="00570399" w:rsidP="00BF16F2" w:rsidRDefault="00570399" w14:paraId="5FDC34A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&lt;/entry&gt;</w:t>
            </w:r>
          </w:p>
          <w:p w:rsidRPr="00C07C6B" w:rsidR="00570399" w:rsidP="00BF16F2" w:rsidRDefault="00570399" w14:paraId="1DDC9B6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&lt;entry&gt;</w:t>
            </w:r>
          </w:p>
          <w:p w:rsidRPr="00C07C6B" w:rsidR="00570399" w:rsidP="00BF16F2" w:rsidRDefault="00570399" w14:paraId="334167E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&lt;supply classCode="SPLY" moodCode="EVN"&gt;</w:t>
            </w:r>
          </w:p>
          <w:p w:rsidRPr="00C07C6B" w:rsidR="00570399" w:rsidP="00BF16F2" w:rsidRDefault="00570399" w14:paraId="6F3BBAF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&lt;templateId root="2.16.840.1.113883.10.20.22.4.50"/&gt;</w:t>
            </w:r>
          </w:p>
          <w:p w:rsidRPr="00C07C6B" w:rsidR="00570399" w:rsidP="00BF16F2" w:rsidRDefault="00570399" w14:paraId="6180A2D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&lt;templateId root="2.16.840.1.113883.10.20.22.4.50" extension="2014-06-09"/&gt;</w:t>
            </w:r>
          </w:p>
          <w:p w:rsidRPr="00C07C6B" w:rsidR="00570399" w:rsidP="00BF16F2" w:rsidRDefault="00570399" w14:paraId="1EF32D5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&lt;id extension="2744999" root="1.2.840.999.1.13.5552.1.7.2.99999"/&gt;</w:t>
            </w:r>
          </w:p>
          <w:p w:rsidRPr="00C07C6B" w:rsidR="00570399" w:rsidP="00BF16F2" w:rsidRDefault="00570399" w14:paraId="721EBD9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&lt;!-- Template does not require a code, but best practice is to include a meaningful code for the type of entry. --&gt;</w:t>
            </w:r>
          </w:p>
          <w:p w:rsidRPr="00C07C6B" w:rsidR="00570399" w:rsidP="00BF16F2" w:rsidRDefault="00570399" w14:paraId="205C2E0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&lt;code code="425399007" codeSystem="2.16.840.1.113883.6.96" </w:t>
            </w:r>
          </w:p>
          <w:p w:rsidRPr="00C07C6B" w:rsidR="00570399" w:rsidP="00BF16F2" w:rsidRDefault="00570399" w14:paraId="0B5EE39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codeSystemName="SNOMEDCT" displayName="Durable medical equipment (physical object)"&gt;</w:t>
            </w:r>
          </w:p>
          <w:p w:rsidRPr="00C07C6B" w:rsidR="00570399" w:rsidP="00BF16F2" w:rsidRDefault="00570399" w14:paraId="524CF26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&lt;/code&gt;</w:t>
            </w:r>
          </w:p>
          <w:p w:rsidRPr="00C07C6B" w:rsidR="00570399" w:rsidP="00BF16F2" w:rsidRDefault="00570399" w14:paraId="6CFCA3F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&lt;text&gt;</w:t>
            </w:r>
          </w:p>
          <w:p w:rsidRPr="00C07C6B" w:rsidR="00570399" w:rsidP="00BF16F2" w:rsidRDefault="00570399" w14:paraId="332A7A2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&lt;reference value="#equipment2"&gt;&lt;/reference&gt;</w:t>
            </w:r>
          </w:p>
          <w:p w:rsidRPr="00C07C6B" w:rsidR="00570399" w:rsidP="00BF16F2" w:rsidRDefault="00570399" w14:paraId="7F9CA16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&lt;/text&gt;</w:t>
            </w:r>
          </w:p>
          <w:p w:rsidRPr="00C07C6B" w:rsidR="00570399" w:rsidP="00BF16F2" w:rsidRDefault="00570399" w14:paraId="36E8BC9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&lt;statusCode code="active"/&gt;</w:t>
            </w:r>
          </w:p>
          <w:p w:rsidRPr="00C07C6B" w:rsidR="00570399" w:rsidP="00BF16F2" w:rsidRDefault="00570399" w14:paraId="1997D47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&lt;!-- low represents when person first received supply --&gt;</w:t>
            </w:r>
          </w:p>
          <w:p w:rsidRPr="00C07C6B" w:rsidR="00570399" w:rsidP="00BF16F2" w:rsidRDefault="00570399" w14:paraId="70BF548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&lt;effectiveTime xsi:type="IVL_TS"&gt;</w:t>
            </w:r>
          </w:p>
          <w:p w:rsidRPr="00C07C6B" w:rsidR="00570399" w:rsidP="00BF16F2" w:rsidRDefault="00570399" w14:paraId="771B148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&lt;low value="20160413"/&gt;</w:t>
            </w:r>
          </w:p>
          <w:p w:rsidRPr="00C07C6B" w:rsidR="00570399" w:rsidP="00BF16F2" w:rsidRDefault="00570399" w14:paraId="64EED27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&lt;high nullFlavor="NI"/&gt; &lt;!-- patient use of supply is ongoing --&gt;</w:t>
            </w:r>
          </w:p>
          <w:p w:rsidRPr="00C07C6B" w:rsidR="00570399" w:rsidP="00BF16F2" w:rsidRDefault="00570399" w14:paraId="390CCFD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&lt;/effectiveTime&gt;</w:t>
            </w:r>
          </w:p>
          <w:p w:rsidRPr="00C07C6B" w:rsidR="00570399" w:rsidP="00BF16F2" w:rsidRDefault="00570399" w14:paraId="3B8F005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&lt;participant typeCode="PRD"&gt;</w:t>
            </w:r>
          </w:p>
          <w:p w:rsidRPr="00C07C6B" w:rsidR="00570399" w:rsidP="00BF16F2" w:rsidRDefault="00570399" w14:paraId="780CE62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&lt;participantRole classCode="MANU"&gt;</w:t>
            </w:r>
          </w:p>
          <w:p w:rsidRPr="00C07C6B" w:rsidR="00570399" w:rsidP="00BF16F2" w:rsidRDefault="00570399" w14:paraId="21E5D96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&lt;templateId root="2.16.840.1.113883.10.20.22.4.37"/&gt;</w:t>
            </w:r>
          </w:p>
          <w:p w:rsidRPr="00C07C6B" w:rsidR="00570399" w:rsidP="00BF16F2" w:rsidRDefault="00570399" w14:paraId="09D32F9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 id of supply is unknown; An FDA identifier is not required since this is a non-implantable device  --&gt;</w:t>
            </w:r>
          </w:p>
          <w:p w:rsidRPr="00C07C6B" w:rsidR="00570399" w:rsidP="00BF16F2" w:rsidRDefault="00570399" w14:paraId="05D5C3D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&lt;id root="1.2.840.999.1.13.5552.1.7.2.999991" nullFlavor="UNK"/&gt;</w:t>
            </w:r>
          </w:p>
          <w:p w:rsidRPr="00C07C6B" w:rsidR="00570399" w:rsidP="00BF16F2" w:rsidRDefault="00570399" w14:paraId="74C7F9D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&lt;playingDevice&gt;</w:t>
            </w:r>
          </w:p>
          <w:p w:rsidRPr="00C07C6B" w:rsidR="00570399" w:rsidP="00BF16F2" w:rsidRDefault="00570399" w14:paraId="36C8469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&lt;code code="87405001" codeSystem="2.16.840.1.113883.6.96" displayName="Cane"&gt;</w:t>
            </w:r>
          </w:p>
          <w:p w:rsidRPr="00C07C6B" w:rsidR="00570399" w:rsidP="00BF16F2" w:rsidRDefault="00570399" w14:paraId="3C4892A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&lt;originalText&gt;</w:t>
            </w:r>
          </w:p>
          <w:p w:rsidRPr="00C07C6B" w:rsidR="00570399" w:rsidP="00BF16F2" w:rsidRDefault="00570399" w14:paraId="472FDAC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r>
            <w:r w:rsidRPr="00C07C6B">
              <w:rPr>
                <w:rFonts w:ascii="Courier New" w:hAnsi="Courier New" w:cs="Courier New"/>
                <w:color w:val="000000"/>
                <w:sz w:val="16"/>
                <w:szCs w:val="16"/>
              </w:rPr>
              <w:t>&lt;reference value="#equipment2item"/&gt;</w:t>
            </w:r>
          </w:p>
          <w:p w:rsidRPr="00C07C6B" w:rsidR="00570399" w:rsidP="00BF16F2" w:rsidRDefault="00570399" w14:paraId="11E9D02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&lt;/originalText&gt;</w:t>
            </w:r>
          </w:p>
          <w:p w:rsidRPr="00C07C6B" w:rsidR="00570399" w:rsidP="00BF16F2" w:rsidRDefault="00570399" w14:paraId="51E32E4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&lt;/code&gt;</w:t>
            </w:r>
          </w:p>
          <w:p w:rsidRPr="00C07C6B" w:rsidR="00570399" w:rsidP="00BF16F2" w:rsidRDefault="00570399" w14:paraId="13741A6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&lt;/playingDevice&gt;</w:t>
            </w:r>
          </w:p>
          <w:p w:rsidRPr="00C07C6B" w:rsidR="00570399" w:rsidP="00BF16F2" w:rsidRDefault="00570399" w14:paraId="6826113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r>
            <w:r w:rsidRPr="00C07C6B">
              <w:rPr>
                <w:rFonts w:ascii="Courier New" w:hAnsi="Courier New" w:cs="Courier New"/>
                <w:color w:val="000000"/>
                <w:sz w:val="16"/>
                <w:szCs w:val="16"/>
              </w:rPr>
              <w:t>&lt;!-- Required by Product Instance Template --&gt;</w:t>
            </w:r>
          </w:p>
          <w:p w:rsidRPr="00C07C6B" w:rsidR="00570399" w:rsidP="00BF16F2" w:rsidRDefault="00570399" w14:paraId="176EB05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r>
            <w:r w:rsidRPr="00C07C6B">
              <w:rPr>
                <w:rFonts w:ascii="Courier New" w:hAnsi="Courier New" w:cs="Courier New"/>
                <w:color w:val="000000"/>
                <w:sz w:val="16"/>
                <w:szCs w:val="16"/>
              </w:rPr>
              <w:t>&lt;scopingEntity&gt;</w:t>
            </w:r>
          </w:p>
          <w:p w:rsidRPr="00C07C6B" w:rsidR="00570399" w:rsidP="00BF16F2" w:rsidRDefault="00570399" w14:paraId="0C6EBE4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&lt;id  nullFlavor="NA"/&gt;</w:t>
            </w:r>
          </w:p>
          <w:p w:rsidRPr="00C07C6B" w:rsidR="00570399" w:rsidP="00BF16F2" w:rsidRDefault="00570399" w14:paraId="0F86CC7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r>
            <w:r w:rsidRPr="00C07C6B">
              <w:rPr>
                <w:rFonts w:ascii="Courier New" w:hAnsi="Courier New" w:cs="Courier New"/>
                <w:color w:val="000000"/>
                <w:sz w:val="16"/>
                <w:szCs w:val="16"/>
              </w:rPr>
              <w:t>&lt;/scopingEntity&gt;</w:t>
            </w:r>
          </w:p>
          <w:p w:rsidRPr="00C07C6B" w:rsidR="00570399" w:rsidP="00BF16F2" w:rsidRDefault="00570399" w14:paraId="415EB1D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&lt;/participantRole&gt;</w:t>
            </w:r>
          </w:p>
          <w:p w:rsidRPr="00C07C6B" w:rsidR="00570399" w:rsidP="00BF16F2" w:rsidRDefault="00570399" w14:paraId="68D88EC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&lt;/participant&gt;</w:t>
            </w:r>
          </w:p>
          <w:p w:rsidRPr="00C07C6B" w:rsidR="00570399" w:rsidP="00BF16F2" w:rsidRDefault="00570399" w14:paraId="56EAE2D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&lt;/supply&gt;</w:t>
            </w:r>
          </w:p>
          <w:p w:rsidRPr="00C07C6B" w:rsidR="00570399" w:rsidP="00BF16F2" w:rsidRDefault="00570399" w14:paraId="0C0DAE9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&lt;/entry&gt;</w:t>
            </w:r>
          </w:p>
          <w:p w:rsidRPr="00C07C6B" w:rsidR="00570399" w:rsidP="00BF16F2" w:rsidRDefault="00570399" w14:paraId="03F0D30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&lt;/section&gt;</w:t>
            </w:r>
          </w:p>
          <w:p w:rsidRPr="00C07C6B" w:rsidR="00570399" w:rsidP="00570399" w:rsidRDefault="00570399" w14:paraId="48DD1933" w14:textId="77777777">
            <w:pPr>
              <w:rPr>
                <w:rFonts w:ascii="Courier New" w:hAnsi="Courier New" w:eastAsia="Calibri" w:cs="Courier New"/>
                <w:sz w:val="16"/>
                <w:szCs w:val="16"/>
              </w:rPr>
            </w:pPr>
          </w:p>
        </w:tc>
      </w:tr>
    </w:tbl>
    <w:p w:rsidR="00570399" w:rsidP="00570399" w:rsidRDefault="00570399" w14:paraId="12BEC0CD" w14:textId="77777777">
      <w:pPr>
        <w:rPr>
          <w:rFonts w:eastAsia="Calibri"/>
        </w:rPr>
      </w:pPr>
    </w:p>
    <w:p w:rsidR="008F693D" w:rsidP="004C76D9" w:rsidRDefault="008F693D" w14:paraId="3AF728E1" w14:textId="77777777">
      <w:pPr>
        <w:pStyle w:val="Heading4"/>
      </w:pPr>
      <w:r>
        <w:t>Product Instance</w:t>
      </w:r>
    </w:p>
    <w:p w:rsidRPr="008F693D" w:rsidR="008F693D" w:rsidP="008F693D" w:rsidRDefault="008F693D" w14:paraId="36E80041" w14:textId="77777777">
      <w:pPr>
        <w:rPr>
          <w:rFonts w:cs="Calibri"/>
          <w:color w:val="000000"/>
        </w:rPr>
      </w:pPr>
      <w:r w:rsidRPr="008F693D">
        <w:rPr>
          <w:rFonts w:cs="Calibri"/>
          <w:color w:val="000000"/>
        </w:rPr>
        <w:t xml:space="preserve">The Product Instance template is used to represent a particular device that was placed in a patient or used as part of a procedure or other act. </w:t>
      </w:r>
    </w:p>
    <w:p w:rsidR="008F693D" w:rsidP="008F693D" w:rsidRDefault="008F693D" w14:paraId="7D5E8025" w14:textId="77777777">
      <w:pPr>
        <w:spacing w:after="120"/>
        <w:rPr>
          <w:rFonts w:eastAsia="Calibri" w:cs="Calibri"/>
          <w:b/>
        </w:rPr>
      </w:pPr>
    </w:p>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457"/>
        <w:gridCol w:w="7898"/>
      </w:tblGrid>
      <w:tr w:rsidRPr="00C64922" w:rsidR="008F693D" w:rsidTr="004E29C8" w14:paraId="724241AC" w14:textId="77777777">
        <w:trPr>
          <w:cantSplit/>
          <w:tblHeader/>
        </w:trPr>
        <w:tc>
          <w:tcPr>
            <w:tcW w:w="1457" w:type="dxa"/>
            <w:tcBorders>
              <w:bottom w:val="nil"/>
              <w:right w:val="nil"/>
            </w:tcBorders>
            <w:shd w:val="clear" w:color="auto" w:fill="4F81BD"/>
          </w:tcPr>
          <w:p w:rsidRPr="00D14360" w:rsidR="008F693D" w:rsidP="008F693D" w:rsidRDefault="008F693D" w14:paraId="2D671709" w14:textId="77777777">
            <w:pPr>
              <w:rPr>
                <w:rFonts w:cs="Calibri"/>
                <w:b/>
                <w:bCs/>
                <w:color w:val="FFFFFF"/>
              </w:rPr>
            </w:pPr>
            <w:r w:rsidRPr="00D14360">
              <w:rPr>
                <w:rFonts w:cs="Calibri"/>
                <w:b/>
                <w:bCs/>
                <w:color w:val="FFFFFF"/>
              </w:rPr>
              <w:t>Entry Template</w:t>
            </w:r>
          </w:p>
        </w:tc>
        <w:tc>
          <w:tcPr>
            <w:tcW w:w="7898" w:type="dxa"/>
            <w:shd w:val="clear" w:color="auto" w:fill="4F81BD"/>
          </w:tcPr>
          <w:p w:rsidRPr="00D14360" w:rsidR="008F693D" w:rsidP="008F693D" w:rsidRDefault="00863460" w14:paraId="66EB7707" w14:textId="77777777">
            <w:pPr>
              <w:rPr>
                <w:rFonts w:cs="Calibri"/>
                <w:bCs/>
                <w:iCs/>
                <w:color w:val="FFFFFF"/>
              </w:rPr>
            </w:pPr>
            <w:r>
              <w:rPr>
                <w:rFonts w:cs="Calibri"/>
                <w:b/>
                <w:bCs/>
                <w:color w:val="FFFFFF"/>
              </w:rPr>
              <w:t>Product</w:t>
            </w:r>
            <w:r w:rsidR="008F693D">
              <w:rPr>
                <w:rFonts w:cs="Calibri"/>
                <w:b/>
                <w:bCs/>
                <w:color w:val="FFFFFF"/>
              </w:rPr>
              <w:t xml:space="preserve"> Instance</w:t>
            </w:r>
            <w:r w:rsidR="008F693D">
              <w:rPr>
                <w:rFonts w:cs="Calibri"/>
                <w:b/>
                <w:bCs/>
                <w:color w:val="FFFFFF"/>
              </w:rPr>
              <w:br/>
            </w:r>
            <w:r w:rsidRPr="008F693D" w:rsidR="008F693D">
              <w:rPr>
                <w:rFonts w:ascii="Calibri Light" w:hAnsi="Calibri Light" w:cs="Calibri Light"/>
                <w:bCs/>
                <w:iCs/>
                <w:color w:val="FFFFFF"/>
                <w:sz w:val="18"/>
              </w:rPr>
              <w:t>[</w:t>
            </w:r>
            <w:r w:rsidRPr="008F693D" w:rsidR="008F693D">
              <w:rPr>
                <w:rFonts w:ascii="Calibri Light" w:hAnsi="Calibri Light" w:cs="Calibri Light"/>
                <w:color w:val="FFFFFF"/>
                <w:sz w:val="18"/>
                <w:szCs w:val="18"/>
              </w:rPr>
              <w:t>participantRole: identifier urn:oid:2.16.840.1.113883.10.20.22.4.37</w:t>
            </w:r>
            <w:r w:rsidRPr="00D14360" w:rsidR="008F693D">
              <w:rPr>
                <w:rFonts w:cs="Calibri"/>
                <w:bCs/>
                <w:iCs/>
                <w:color w:val="FFFFFF"/>
                <w:sz w:val="18"/>
              </w:rPr>
              <w:t>]</w:t>
            </w:r>
          </w:p>
        </w:tc>
      </w:tr>
      <w:tr w:rsidRPr="00C64922" w:rsidR="008F693D" w:rsidTr="004E29C8" w14:paraId="64D059DA" w14:textId="77777777">
        <w:trPr>
          <w:cantSplit/>
          <w:trHeight w:val="287"/>
        </w:trPr>
        <w:tc>
          <w:tcPr>
            <w:tcW w:w="1457" w:type="dxa"/>
            <w:tcBorders>
              <w:top w:val="single" w:color="4F81BD" w:sz="4" w:space="0"/>
              <w:bottom w:val="single" w:color="4F81BD" w:sz="4" w:space="0"/>
              <w:right w:val="nil"/>
            </w:tcBorders>
            <w:shd w:val="clear" w:color="auto" w:fill="FFFFFF"/>
          </w:tcPr>
          <w:p w:rsidRPr="00D14360" w:rsidR="008F693D" w:rsidP="008F693D" w:rsidRDefault="008F693D" w14:paraId="72DE6688" w14:textId="77777777">
            <w:pPr>
              <w:rPr>
                <w:rFonts w:cs="Calibri"/>
                <w:b/>
                <w:bCs/>
              </w:rPr>
            </w:pPr>
            <w:r w:rsidRPr="00D14360">
              <w:rPr>
                <w:rFonts w:cs="Calibri"/>
                <w:b/>
                <w:bCs/>
              </w:rPr>
              <w:t>Reference Source</w:t>
            </w:r>
          </w:p>
        </w:tc>
        <w:tc>
          <w:tcPr>
            <w:tcW w:w="7898" w:type="dxa"/>
            <w:tcBorders>
              <w:top w:val="single" w:color="4F81BD" w:sz="4" w:space="0"/>
              <w:bottom w:val="single" w:color="4F81BD" w:sz="4" w:space="0"/>
            </w:tcBorders>
            <w:shd w:val="clear" w:color="auto" w:fill="auto"/>
          </w:tcPr>
          <w:p w:rsidRPr="00D14360" w:rsidR="008F693D" w:rsidP="008F693D" w:rsidRDefault="008F693D" w14:paraId="591063C5" w14:textId="77777777">
            <w:pPr>
              <w:rPr>
                <w:rFonts w:ascii="Calibri Light" w:hAnsi="Calibri Light" w:cs="Calibri Light"/>
              </w:rPr>
            </w:pPr>
            <w:r w:rsidRPr="00D14360">
              <w:rPr>
                <w:rFonts w:ascii="Calibri Light" w:hAnsi="Calibri Light" w:cs="Calibri Light"/>
              </w:rPr>
              <w:t xml:space="preserve">HL7 C-CDA R2.1 </w:t>
            </w:r>
          </w:p>
        </w:tc>
      </w:tr>
      <w:tr w:rsidRPr="00C64922" w:rsidR="008F693D" w:rsidTr="004E29C8" w14:paraId="412E94F5" w14:textId="77777777">
        <w:trPr>
          <w:cantSplit/>
          <w:trHeight w:val="1007"/>
        </w:trPr>
        <w:tc>
          <w:tcPr>
            <w:tcW w:w="1457" w:type="dxa"/>
            <w:tcBorders>
              <w:right w:val="nil"/>
            </w:tcBorders>
            <w:shd w:val="clear" w:color="auto" w:fill="FFFFFF"/>
          </w:tcPr>
          <w:p w:rsidRPr="00D14360" w:rsidR="008F693D" w:rsidP="008F693D" w:rsidRDefault="008F693D" w14:paraId="2813DF82" w14:textId="77777777">
            <w:pPr>
              <w:rPr>
                <w:rFonts w:cs="Calibri"/>
                <w:b/>
                <w:bCs/>
              </w:rPr>
            </w:pPr>
            <w:r w:rsidRPr="00D14360">
              <w:rPr>
                <w:rFonts w:cs="Calibri"/>
                <w:b/>
                <w:bCs/>
              </w:rPr>
              <w:t>Purpose</w:t>
            </w:r>
          </w:p>
        </w:tc>
        <w:tc>
          <w:tcPr>
            <w:tcW w:w="7898" w:type="dxa"/>
            <w:shd w:val="clear" w:color="auto" w:fill="auto"/>
          </w:tcPr>
          <w:p w:rsidRPr="008F693D" w:rsidR="008F693D" w:rsidP="008F693D" w:rsidRDefault="008F693D" w14:paraId="1D723381" w14:textId="77777777">
            <w:pPr>
              <w:rPr>
                <w:rFonts w:ascii="Calibri Light" w:hAnsi="Calibri Light" w:cs="Calibri Light"/>
              </w:rPr>
            </w:pPr>
            <w:r w:rsidRPr="008F693D">
              <w:rPr>
                <w:rFonts w:ascii="Calibri Light" w:hAnsi="Calibri Light" w:cs="Calibri Light"/>
              </w:rPr>
              <w:t xml:space="preserve">This template is used to </w:t>
            </w:r>
            <w:r w:rsidRPr="008F693D">
              <w:rPr>
                <w:rFonts w:ascii="Calibri Light" w:hAnsi="Calibri Light" w:cs="Calibri Light"/>
                <w:color w:val="000000"/>
              </w:rPr>
              <w:t>record the identifier and other details about the given product that was used. For example, it is important to have a record that indicates not just that a hip prostheses was placed in a patient but that it was a particular hip prostheses number with a unique identifier.</w:t>
            </w:r>
          </w:p>
        </w:tc>
      </w:tr>
      <w:tr w:rsidRPr="00C64922" w:rsidR="008F693D" w:rsidTr="004E29C8" w14:paraId="2C227F82" w14:textId="77777777">
        <w:trPr>
          <w:cantSplit/>
          <w:trHeight w:val="386"/>
        </w:trPr>
        <w:tc>
          <w:tcPr>
            <w:tcW w:w="1457" w:type="dxa"/>
            <w:tcBorders>
              <w:top w:val="single" w:color="4F81BD" w:sz="4" w:space="0"/>
              <w:bottom w:val="single" w:color="4F81BD" w:sz="4" w:space="0"/>
              <w:right w:val="nil"/>
            </w:tcBorders>
            <w:shd w:val="clear" w:color="auto" w:fill="FFFFFF"/>
          </w:tcPr>
          <w:p w:rsidRPr="00D14360" w:rsidR="008F693D" w:rsidP="008F693D" w:rsidRDefault="008F693D" w14:paraId="33156494" w14:textId="77777777">
            <w:pPr>
              <w:rPr>
                <w:rFonts w:cs="Calibri"/>
                <w:b/>
                <w:bCs/>
              </w:rPr>
            </w:pPr>
            <w:r w:rsidRPr="00D14360">
              <w:rPr>
                <w:rFonts w:cs="Calibri"/>
                <w:b/>
                <w:bCs/>
              </w:rPr>
              <w:t>ActStatus</w:t>
            </w:r>
          </w:p>
        </w:tc>
        <w:tc>
          <w:tcPr>
            <w:tcW w:w="7898" w:type="dxa"/>
            <w:tcBorders>
              <w:top w:val="single" w:color="4F81BD" w:sz="4" w:space="0"/>
              <w:bottom w:val="single" w:color="4F81BD" w:sz="4" w:space="0"/>
            </w:tcBorders>
            <w:shd w:val="clear" w:color="auto" w:fill="auto"/>
          </w:tcPr>
          <w:p w:rsidRPr="00D14360" w:rsidR="008F693D" w:rsidP="008F693D" w:rsidRDefault="008F693D" w14:paraId="56C058FB" w14:textId="77777777">
            <w:pPr>
              <w:autoSpaceDE w:val="0"/>
              <w:autoSpaceDN w:val="0"/>
              <w:adjustRightInd w:val="0"/>
              <w:rPr>
                <w:rFonts w:ascii="Calibri Light" w:hAnsi="Calibri Light" w:cs="Calibri Light"/>
              </w:rPr>
            </w:pPr>
            <w:r>
              <w:rPr>
                <w:rFonts w:ascii="Calibri Light" w:hAnsi="Calibri Light" w:cs="Calibri Light"/>
              </w:rPr>
              <w:t>Not applicable.</w:t>
            </w:r>
          </w:p>
        </w:tc>
      </w:tr>
      <w:tr w:rsidRPr="00C64922" w:rsidR="008F693D" w:rsidTr="004E29C8" w14:paraId="391D0354" w14:textId="77777777">
        <w:trPr>
          <w:cantSplit/>
          <w:trHeight w:val="341"/>
        </w:trPr>
        <w:tc>
          <w:tcPr>
            <w:tcW w:w="1457" w:type="dxa"/>
            <w:tcBorders>
              <w:right w:val="nil"/>
            </w:tcBorders>
            <w:shd w:val="clear" w:color="auto" w:fill="FFFFFF"/>
          </w:tcPr>
          <w:p w:rsidRPr="00D14360" w:rsidR="008F693D" w:rsidP="008F693D" w:rsidRDefault="008F693D" w14:paraId="42826E66" w14:textId="77777777">
            <w:pPr>
              <w:rPr>
                <w:rFonts w:cs="Calibri"/>
                <w:b/>
                <w:bCs/>
                <w:color w:val="000000"/>
              </w:rPr>
            </w:pPr>
            <w:r w:rsidRPr="00D14360">
              <w:rPr>
                <w:rFonts w:cs="Calibri"/>
                <w:b/>
                <w:bCs/>
                <w:color w:val="000000"/>
              </w:rPr>
              <w:t>Negation</w:t>
            </w:r>
          </w:p>
        </w:tc>
        <w:tc>
          <w:tcPr>
            <w:tcW w:w="7898" w:type="dxa"/>
            <w:shd w:val="clear" w:color="auto" w:fill="auto"/>
          </w:tcPr>
          <w:p w:rsidRPr="00D14360" w:rsidR="008F693D" w:rsidP="008F693D" w:rsidRDefault="008F693D" w14:paraId="20D2268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Pr>
                <w:rFonts w:ascii="Calibri Light" w:hAnsi="Calibri Light" w:cs="Calibri Light"/>
              </w:rPr>
              <w:t xml:space="preserve">Not </w:t>
            </w:r>
            <w:r w:rsidR="00863460">
              <w:rPr>
                <w:rFonts w:ascii="Calibri Light" w:hAnsi="Calibri Light" w:cs="Calibri Light"/>
              </w:rPr>
              <w:t>applicable.</w:t>
            </w:r>
            <w:r w:rsidRPr="00D14360">
              <w:rPr>
                <w:rFonts w:ascii="Calibri Light" w:hAnsi="Calibri Light" w:cs="Calibri Light"/>
                <w:color w:val="000000"/>
              </w:rPr>
              <w:t xml:space="preserve"> </w:t>
            </w:r>
          </w:p>
        </w:tc>
      </w:tr>
      <w:tr w:rsidRPr="00C64922" w:rsidR="008F693D" w:rsidTr="004E29C8" w14:paraId="0BD603A7" w14:textId="77777777">
        <w:trPr>
          <w:cantSplit/>
        </w:trPr>
        <w:tc>
          <w:tcPr>
            <w:tcW w:w="1457" w:type="dxa"/>
            <w:tcBorders>
              <w:top w:val="single" w:color="4472C4" w:sz="4" w:space="0"/>
              <w:bottom w:val="single" w:color="4472C4" w:sz="4" w:space="0"/>
              <w:right w:val="nil"/>
            </w:tcBorders>
            <w:shd w:val="clear" w:color="auto" w:fill="FFFFFF"/>
          </w:tcPr>
          <w:p w:rsidRPr="00AD08FB" w:rsidR="008F693D" w:rsidP="008F693D" w:rsidRDefault="008F693D" w14:paraId="137EBDFC" w14:textId="77777777">
            <w:pPr>
              <w:rPr>
                <w:rFonts w:ascii="Calibri Light" w:hAnsi="Calibri Light" w:cs="Calibri Light"/>
                <w:b/>
                <w:bCs/>
              </w:rPr>
            </w:pPr>
            <w:r w:rsidRPr="00AD08FB">
              <w:rPr>
                <w:rFonts w:ascii="Calibri Light" w:hAnsi="Calibri Light" w:cs="Calibri Light"/>
                <w:b/>
                <w:bCs/>
              </w:rPr>
              <w:t>Other Considerations</w:t>
            </w:r>
          </w:p>
        </w:tc>
        <w:tc>
          <w:tcPr>
            <w:tcW w:w="7898" w:type="dxa"/>
            <w:tcBorders>
              <w:top w:val="single" w:color="4472C4" w:sz="4" w:space="0"/>
              <w:bottom w:val="single" w:color="4472C4" w:sz="4" w:space="0"/>
            </w:tcBorders>
            <w:shd w:val="clear" w:color="auto" w:fill="auto"/>
          </w:tcPr>
          <w:p w:rsidRPr="00AD08FB" w:rsidR="008F693D" w:rsidP="008F693D" w:rsidRDefault="008F693D" w14:paraId="004B22B9" w14:textId="77777777">
            <w:pPr>
              <w:rPr>
                <w:rFonts w:ascii="Calibri Light" w:hAnsi="Calibri Light" w:cs="Calibri Light"/>
              </w:rPr>
            </w:pPr>
            <w:r w:rsidRPr="00AD08FB">
              <w:rPr>
                <w:rFonts w:ascii="Calibri Light" w:hAnsi="Calibri Light" w:cs="Calibri Light"/>
                <w:color w:val="000000"/>
              </w:rPr>
              <w:t>The FDA Amendments Act specifies the creation of a Unique Device Identification (UDI) System that requires the label of devices to bear a unique identifier that will standardize device identification and identify the device through distribution and use.</w:t>
            </w:r>
          </w:p>
          <w:p w:rsidRPr="00AD08FB" w:rsidR="008F693D" w:rsidP="008F693D" w:rsidRDefault="008F693D" w14:paraId="5D7FD332" w14:textId="77777777">
            <w:pPr>
              <w:keepNext/>
              <w:rPr>
                <w:rFonts w:ascii="Calibri Light" w:hAnsi="Calibri Light" w:cs="Calibri Light"/>
              </w:rPr>
            </w:pPr>
          </w:p>
        </w:tc>
      </w:tr>
      <w:tr w:rsidRPr="00C64922" w:rsidR="008F693D" w:rsidTr="004E29C8" w14:paraId="7BB1D632" w14:textId="77777777">
        <w:trPr>
          <w:cantSplit/>
        </w:trPr>
        <w:tc>
          <w:tcPr>
            <w:tcW w:w="1457" w:type="dxa"/>
            <w:tcBorders>
              <w:top w:val="single" w:color="4472C4" w:sz="4" w:space="0"/>
              <w:bottom w:val="single" w:color="4472C4" w:sz="4" w:space="0"/>
              <w:right w:val="nil"/>
            </w:tcBorders>
            <w:shd w:val="clear" w:color="auto" w:fill="FFFFFF"/>
          </w:tcPr>
          <w:p w:rsidRPr="00AD08FB" w:rsidR="008F693D" w:rsidP="008F693D" w:rsidRDefault="008F693D" w14:paraId="2C56E168" w14:textId="77777777">
            <w:pPr>
              <w:rPr>
                <w:rFonts w:ascii="Calibri Light" w:hAnsi="Calibri Light" w:cs="Calibri Light"/>
                <w:b/>
                <w:bCs/>
              </w:rPr>
            </w:pPr>
            <w:r w:rsidRPr="00AD08FB">
              <w:rPr>
                <w:rFonts w:ascii="Calibri Light" w:hAnsi="Calibri Light" w:cs="Calibri Light"/>
                <w:b/>
                <w:bCs/>
              </w:rPr>
              <w:t>Example</w:t>
            </w:r>
          </w:p>
        </w:tc>
        <w:tc>
          <w:tcPr>
            <w:tcW w:w="7898" w:type="dxa"/>
            <w:tcBorders>
              <w:top w:val="single" w:color="4472C4" w:sz="4" w:space="0"/>
              <w:bottom w:val="single" w:color="4472C4" w:sz="4" w:space="0"/>
            </w:tcBorders>
            <w:shd w:val="clear" w:color="auto" w:fill="auto"/>
          </w:tcPr>
          <w:p w:rsidRPr="00AD08FB" w:rsidR="008F693D" w:rsidP="008F693D" w:rsidRDefault="008F693D" w14:paraId="1C120E0D" w14:textId="36A6CDCA">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_Ref21873748 \h </w:instrText>
            </w:r>
            <w:r w:rsidRPr="00AD08FB" w:rsidR="006B2DAF">
              <w:rPr>
                <w:rFonts w:ascii="Calibri Light" w:hAnsi="Calibri Light" w:cs="Calibri Light"/>
              </w:rPr>
              <w:instrText xml:space="preserve"> \* MERGEFORMAT </w:instrText>
            </w:r>
            <w:r w:rsidRPr="00AD08FB">
              <w:rPr>
                <w:rFonts w:ascii="Calibri Light" w:hAnsi="Calibri Light" w:cs="Calibri Light"/>
              </w:rPr>
            </w:r>
            <w:r w:rsidRPr="00AD08FB">
              <w:rPr>
                <w:rFonts w:ascii="Calibri Light" w:hAnsi="Calibri Light" w:cs="Calibri Light"/>
              </w:rPr>
              <w:fldChar w:fldCharType="separate"/>
            </w:r>
            <w:r w:rsidRPr="00254B4A" w:rsidR="00DC1072">
              <w:rPr>
                <w:rFonts w:ascii="Calibri Light" w:hAnsi="Calibri Light" w:cs="Calibri Light"/>
              </w:rPr>
              <w:t xml:space="preserve"> Example</w:t>
            </w:r>
            <w:r w:rsidRPr="00254B4A" w:rsidR="00DC1072">
              <w:rPr>
                <w:rFonts w:ascii="Calibri Light" w:hAnsi="Calibri Light" w:cs="Calibri Light"/>
                <w:noProof/>
              </w:rPr>
              <w:t xml:space="preserve"> </w:t>
            </w:r>
            <w:r w:rsidRPr="00254B4A" w:rsidR="00DC1072">
              <w:rPr>
                <w:rFonts w:ascii="Calibri Light" w:hAnsi="Calibri Light" w:cs="Calibri Light"/>
              </w:rPr>
              <w:t xml:space="preserve">44: Implanted Device – known procedure </w:t>
            </w:r>
            <w:r w:rsidR="00DC1072">
              <w:t>d</w:t>
            </w:r>
            <w:r w:rsidRPr="00C64922" w:rsidR="00DC1072">
              <w:t>etails</w:t>
            </w:r>
            <w:r w:rsidRPr="00AD08FB">
              <w:rPr>
                <w:rFonts w:ascii="Calibri Light" w:hAnsi="Calibri Light" w:cs="Calibri Light"/>
              </w:rPr>
              <w:fldChar w:fldCharType="end"/>
            </w:r>
          </w:p>
        </w:tc>
      </w:tr>
      <w:tr w:rsidRPr="00C64922" w:rsidR="006B2DAF" w:rsidTr="004E29C8" w14:paraId="162A56E8" w14:textId="77777777">
        <w:trPr>
          <w:cantSplit/>
        </w:trPr>
        <w:tc>
          <w:tcPr>
            <w:tcW w:w="1457" w:type="dxa"/>
            <w:tcBorders>
              <w:top w:val="single" w:color="4472C4" w:sz="4" w:space="0"/>
              <w:bottom w:val="single" w:color="4472C4" w:sz="4" w:space="0"/>
              <w:right w:val="nil"/>
            </w:tcBorders>
            <w:shd w:val="clear" w:color="auto" w:fill="FFFFFF"/>
          </w:tcPr>
          <w:p w:rsidRPr="00AD08FB" w:rsidR="006B2DAF" w:rsidP="008F693D" w:rsidRDefault="006B2DAF" w14:paraId="70733552" w14:textId="77777777">
            <w:pPr>
              <w:rPr>
                <w:rFonts w:ascii="Calibri Light" w:hAnsi="Calibri Light" w:cs="Calibri Light"/>
                <w:b/>
                <w:bCs/>
              </w:rPr>
            </w:pPr>
            <w:r w:rsidRPr="006B2DAF">
              <w:rPr>
                <w:rFonts w:ascii="Calibri Light" w:hAnsi="Calibri Light" w:cs="Calibri Light"/>
                <w:b/>
                <w:bCs/>
              </w:rPr>
              <w:t>Example</w:t>
            </w:r>
          </w:p>
        </w:tc>
        <w:tc>
          <w:tcPr>
            <w:tcW w:w="7898" w:type="dxa"/>
            <w:tcBorders>
              <w:top w:val="single" w:color="4472C4" w:sz="4" w:space="0"/>
              <w:bottom w:val="single" w:color="4472C4" w:sz="4" w:space="0"/>
            </w:tcBorders>
            <w:shd w:val="clear" w:color="auto" w:fill="auto"/>
          </w:tcPr>
          <w:p w:rsidRPr="003A3D50" w:rsidR="006B2DAF" w:rsidP="003A3D50" w:rsidRDefault="006B2DAF" w14:paraId="0ED1800E" w14:textId="589C065A">
            <w:pPr>
              <w:keepNext/>
              <w:rPr>
                <w:rFonts w:ascii="Calibri Light" w:hAnsi="Calibri Light" w:cs="Calibri Light"/>
              </w:rPr>
            </w:pPr>
            <w:r w:rsidRPr="006B2DAF">
              <w:rPr>
                <w:rFonts w:ascii="Calibri Light" w:hAnsi="Calibri Light" w:cs="Calibri Light"/>
              </w:rPr>
              <w:fldChar w:fldCharType="begin"/>
            </w:r>
            <w:r w:rsidRPr="006B2DAF">
              <w:rPr>
                <w:rFonts w:ascii="Calibri Light" w:hAnsi="Calibri Light" w:cs="Calibri Light"/>
              </w:rPr>
              <w:instrText xml:space="preserve"> REF _Ref21845895 \h  \* MERGEFORMAT </w:instrText>
            </w:r>
            <w:r w:rsidRPr="006B2DAF">
              <w:rPr>
                <w:rFonts w:ascii="Calibri Light" w:hAnsi="Calibri Light" w:cs="Calibri Light"/>
              </w:rPr>
            </w:r>
            <w:r w:rsidRPr="006B2DAF">
              <w:rPr>
                <w:rFonts w:ascii="Calibri Light" w:hAnsi="Calibri Light" w:cs="Calibri Light"/>
              </w:rPr>
              <w:fldChar w:fldCharType="separate"/>
            </w:r>
            <w:r w:rsidRPr="00254B4A" w:rsidR="00DC1072">
              <w:rPr>
                <w:rFonts w:ascii="Calibri Light" w:hAnsi="Calibri Light" w:cs="Calibri Light"/>
              </w:rPr>
              <w:t xml:space="preserve">  Example</w:t>
            </w:r>
            <w:r w:rsidRPr="00254B4A" w:rsidR="00DC1072">
              <w:rPr>
                <w:rFonts w:ascii="Calibri Light" w:hAnsi="Calibri Light" w:cs="Calibri Light"/>
                <w:noProof/>
              </w:rPr>
              <w:t xml:space="preserve"> </w:t>
            </w:r>
            <w:r w:rsidRPr="00254B4A" w:rsidR="00DC1072">
              <w:rPr>
                <w:rFonts w:ascii="Calibri Light" w:hAnsi="Calibri Light" w:cs="Calibri Light"/>
              </w:rPr>
              <w:t xml:space="preserve">47: Non-Medicinal Supply – Cane and </w:t>
            </w:r>
            <w:r w:rsidR="00DC1072">
              <w:t>Eyeglasses</w:t>
            </w:r>
            <w:r w:rsidRPr="006B2DAF">
              <w:rPr>
                <w:rFonts w:ascii="Calibri Light" w:hAnsi="Calibri Light" w:cs="Calibri Light"/>
              </w:rPr>
              <w:fldChar w:fldCharType="end"/>
            </w:r>
          </w:p>
        </w:tc>
      </w:tr>
    </w:tbl>
    <w:p w:rsidRPr="00D14360" w:rsidR="008F693D" w:rsidP="003A3D50" w:rsidRDefault="00852DED" w14:paraId="7154B022" w14:textId="62343CEC">
      <w:pPr>
        <w:pStyle w:val="Caption"/>
        <w:rPr>
          <w:rFonts w:eastAsia="Calibri" w:cs="Calibri"/>
          <w:b/>
        </w:rPr>
      </w:pPr>
      <w:bookmarkStart w:name="_Toc118898837" w:id="1682"/>
      <w:bookmarkStart w:name="_Toc119940040" w:id="1683"/>
      <w:bookmarkStart w:name="_Toc135313071" w:id="1684"/>
      <w:r>
        <w:t xml:space="preserve">Table </w:t>
      </w:r>
      <w:r>
        <w:fldChar w:fldCharType="begin"/>
      </w:r>
      <w:r>
        <w:instrText>SEQ Table \* ARABIC</w:instrText>
      </w:r>
      <w:r>
        <w:fldChar w:fldCharType="separate"/>
      </w:r>
      <w:r w:rsidR="00DC1072">
        <w:rPr>
          <w:noProof/>
        </w:rPr>
        <w:t>50</w:t>
      </w:r>
      <w:r>
        <w:fldChar w:fldCharType="end"/>
      </w:r>
      <w:r>
        <w:t>: Product Instance Template</w:t>
      </w:r>
      <w:bookmarkEnd w:id="1682"/>
      <w:bookmarkEnd w:id="1683"/>
      <w:bookmarkEnd w:id="1684"/>
    </w:p>
    <w:p w:rsidRPr="0028324E" w:rsidR="008F693D" w:rsidP="004C76D9" w:rsidRDefault="008F693D" w14:paraId="58F60ED9" w14:textId="77777777">
      <w:pPr>
        <w:pStyle w:val="Heading4"/>
      </w:pPr>
      <w:r w:rsidRPr="0028324E">
        <w:t>Unique Device Identifiers</w:t>
      </w:r>
    </w:p>
    <w:p w:rsidR="008F693D" w:rsidP="008F693D" w:rsidRDefault="008F693D" w14:paraId="72A47677" w14:textId="4E5F1955">
      <w:pPr>
        <w:rPr>
          <w:rFonts w:eastAsia="Calibri" w:cs="Calibri"/>
        </w:rPr>
      </w:pPr>
      <w:r>
        <w:rPr>
          <w:rFonts w:eastAsia="Calibri" w:cs="Calibri"/>
        </w:rPr>
        <w:t xml:space="preserve">A </w:t>
      </w:r>
      <w:r w:rsidRPr="00D14360">
        <w:rPr>
          <w:rFonts w:eastAsia="Calibri" w:cs="Calibri"/>
        </w:rPr>
        <w:t>U</w:t>
      </w:r>
      <w:r>
        <w:rPr>
          <w:rFonts w:eastAsia="Calibri" w:cs="Calibri"/>
        </w:rPr>
        <w:t>nique Device Identifier (UDI) is u</w:t>
      </w:r>
      <w:r w:rsidRPr="00D14360">
        <w:rPr>
          <w:rFonts w:eastAsia="Calibri" w:cs="Calibri"/>
        </w:rPr>
        <w:t xml:space="preserve">sed to identify </w:t>
      </w:r>
      <w:r>
        <w:rPr>
          <w:rFonts w:eastAsia="Calibri" w:cs="Calibri"/>
        </w:rPr>
        <w:t>a</w:t>
      </w:r>
      <w:r w:rsidRPr="00D14360">
        <w:rPr>
          <w:rFonts w:eastAsia="Calibri" w:cs="Calibri"/>
        </w:rPr>
        <w:t xml:space="preserve"> device</w:t>
      </w:r>
      <w:r w:rsidR="0046208D">
        <w:rPr>
          <w:rFonts w:eastAsia="Calibri" w:cs="Calibri"/>
        </w:rPr>
        <w:t>.</w:t>
      </w:r>
    </w:p>
    <w:p w:rsidRPr="005A615D" w:rsidR="008F693D" w:rsidP="008F693D" w:rsidRDefault="008F693D" w14:paraId="2A61B90E" w14:textId="77777777"/>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457"/>
        <w:gridCol w:w="7898"/>
      </w:tblGrid>
      <w:tr w:rsidRPr="00C64922" w:rsidR="008F693D" w:rsidTr="004E29C8" w14:paraId="0E614568" w14:textId="77777777">
        <w:trPr>
          <w:cantSplit/>
          <w:tblHeader/>
        </w:trPr>
        <w:tc>
          <w:tcPr>
            <w:tcW w:w="1457" w:type="dxa"/>
            <w:tcBorders>
              <w:bottom w:val="nil"/>
              <w:right w:val="nil"/>
            </w:tcBorders>
            <w:shd w:val="clear" w:color="auto" w:fill="4F81BD"/>
          </w:tcPr>
          <w:p w:rsidRPr="00D14360" w:rsidR="008F693D" w:rsidP="008F693D" w:rsidRDefault="008F693D" w14:paraId="02051173" w14:textId="77777777">
            <w:pPr>
              <w:rPr>
                <w:rFonts w:cs="Calibri"/>
                <w:b/>
                <w:bCs/>
                <w:color w:val="FFFFFF"/>
              </w:rPr>
            </w:pPr>
            <w:r w:rsidRPr="00D14360">
              <w:rPr>
                <w:rFonts w:cs="Calibri"/>
                <w:b/>
                <w:bCs/>
                <w:color w:val="FFFFFF"/>
              </w:rPr>
              <w:t>Entry Template</w:t>
            </w:r>
          </w:p>
        </w:tc>
        <w:tc>
          <w:tcPr>
            <w:tcW w:w="7898" w:type="dxa"/>
            <w:shd w:val="clear" w:color="auto" w:fill="4F81BD"/>
          </w:tcPr>
          <w:p w:rsidRPr="0028324E" w:rsidR="008F693D" w:rsidP="008F693D" w:rsidRDefault="008F693D" w14:paraId="177B2792" w14:textId="77777777">
            <w:pPr>
              <w:pStyle w:val="BodyText0"/>
              <w:ind w:left="0"/>
              <w:rPr>
                <w:rFonts w:ascii="Calibri" w:hAnsi="Calibri" w:cs="Calibri"/>
                <w:b/>
                <w:bCs/>
                <w:color w:val="FFFFFF"/>
                <w:sz w:val="24"/>
              </w:rPr>
            </w:pPr>
            <w:r w:rsidRPr="0028324E">
              <w:rPr>
                <w:rFonts w:ascii="Calibri" w:hAnsi="Calibri" w:cs="Calibri"/>
                <w:b/>
                <w:bCs/>
                <w:color w:val="FFFFFF"/>
                <w:sz w:val="24"/>
              </w:rPr>
              <w:t>UDI Organizer</w:t>
            </w:r>
          </w:p>
          <w:p w:rsidRPr="00D14360" w:rsidR="008F693D" w:rsidP="008F693D" w:rsidRDefault="008F693D" w14:paraId="6AA9C7C2" w14:textId="77777777">
            <w:pPr>
              <w:pStyle w:val="BracketData"/>
              <w:spacing w:before="0" w:after="0" w:line="240" w:lineRule="auto"/>
              <w:ind w:left="0"/>
              <w:rPr>
                <w:rFonts w:ascii="Calibri" w:hAnsi="Calibri" w:cs="Calibri"/>
                <w:bCs/>
                <w:iCs/>
                <w:color w:val="FFFFFF"/>
                <w:sz w:val="24"/>
                <w:szCs w:val="24"/>
              </w:rPr>
            </w:pPr>
            <w:r w:rsidRPr="00D14360">
              <w:rPr>
                <w:rFonts w:ascii="Calibri" w:hAnsi="Calibri" w:cs="Calibri"/>
                <w:bCs/>
                <w:iCs/>
                <w:color w:val="FFFFFF"/>
                <w:sz w:val="18"/>
              </w:rPr>
              <w:t>[organizer: identifier urn:hl7ii:2.16.840.1.113883.10.20.22.4.312:2019-06-21 (open)]</w:t>
            </w:r>
          </w:p>
        </w:tc>
      </w:tr>
      <w:tr w:rsidRPr="00C64922" w:rsidR="008F693D" w:rsidTr="004E29C8" w14:paraId="61187E4D" w14:textId="77777777">
        <w:trPr>
          <w:cantSplit/>
          <w:trHeight w:val="287"/>
        </w:trPr>
        <w:tc>
          <w:tcPr>
            <w:tcW w:w="1457" w:type="dxa"/>
            <w:tcBorders>
              <w:top w:val="single" w:color="4F81BD" w:sz="4" w:space="0"/>
              <w:bottom w:val="single" w:color="4F81BD" w:sz="4" w:space="0"/>
              <w:right w:val="nil"/>
            </w:tcBorders>
            <w:shd w:val="clear" w:color="auto" w:fill="FFFFFF"/>
          </w:tcPr>
          <w:p w:rsidRPr="00D14360" w:rsidR="008F693D" w:rsidP="008F693D" w:rsidRDefault="008F693D" w14:paraId="44B057C9" w14:textId="77777777">
            <w:pPr>
              <w:rPr>
                <w:rFonts w:cs="Calibri"/>
                <w:b/>
                <w:bCs/>
              </w:rPr>
            </w:pPr>
            <w:r w:rsidRPr="00D14360">
              <w:rPr>
                <w:rFonts w:cs="Calibri"/>
                <w:b/>
                <w:bCs/>
              </w:rPr>
              <w:t>Reference Source</w:t>
            </w:r>
          </w:p>
        </w:tc>
        <w:tc>
          <w:tcPr>
            <w:tcW w:w="7898" w:type="dxa"/>
            <w:tcBorders>
              <w:top w:val="single" w:color="4F81BD" w:sz="4" w:space="0"/>
              <w:bottom w:val="single" w:color="4F81BD" w:sz="4" w:space="0"/>
            </w:tcBorders>
            <w:shd w:val="clear" w:color="auto" w:fill="auto"/>
          </w:tcPr>
          <w:p w:rsidRPr="00D14360" w:rsidR="008F693D" w:rsidP="008F693D" w:rsidRDefault="008F693D" w14:paraId="3C248BEB" w14:textId="77777777">
            <w:pPr>
              <w:rPr>
                <w:rFonts w:ascii="Calibri Light" w:hAnsi="Calibri Light" w:cs="Calibri Light"/>
              </w:rPr>
            </w:pPr>
            <w:r w:rsidRPr="00D14360">
              <w:rPr>
                <w:rFonts w:ascii="Calibri Light" w:hAnsi="Calibri Light" w:cs="Calibri Light"/>
              </w:rPr>
              <w:t>HL7 C-CDA R2.1 Companion Guide – Appendix B</w:t>
            </w:r>
          </w:p>
        </w:tc>
      </w:tr>
      <w:tr w:rsidRPr="00C64922" w:rsidR="008F693D" w:rsidTr="004E29C8" w14:paraId="3C955C32" w14:textId="77777777">
        <w:trPr>
          <w:cantSplit/>
          <w:trHeight w:val="1331"/>
        </w:trPr>
        <w:tc>
          <w:tcPr>
            <w:tcW w:w="1457" w:type="dxa"/>
            <w:tcBorders>
              <w:right w:val="nil"/>
            </w:tcBorders>
            <w:shd w:val="clear" w:color="auto" w:fill="FFFFFF"/>
          </w:tcPr>
          <w:p w:rsidRPr="00D14360" w:rsidR="008F693D" w:rsidP="008F693D" w:rsidRDefault="008F693D" w14:paraId="03B23834" w14:textId="77777777">
            <w:pPr>
              <w:rPr>
                <w:rFonts w:cs="Calibri"/>
                <w:b/>
                <w:bCs/>
              </w:rPr>
            </w:pPr>
            <w:r w:rsidRPr="00D14360">
              <w:rPr>
                <w:rFonts w:cs="Calibri"/>
                <w:b/>
                <w:bCs/>
              </w:rPr>
              <w:t>Purpose</w:t>
            </w:r>
          </w:p>
        </w:tc>
        <w:tc>
          <w:tcPr>
            <w:tcW w:w="7898" w:type="dxa"/>
            <w:shd w:val="clear" w:color="auto" w:fill="auto"/>
          </w:tcPr>
          <w:p w:rsidRPr="00D14360" w:rsidR="008F693D" w:rsidP="008F693D" w:rsidRDefault="008F693D" w14:paraId="6722C967" w14:textId="77777777">
            <w:pPr>
              <w:rPr>
                <w:rFonts w:ascii="Calibri Light" w:hAnsi="Calibri Light" w:cs="Calibri Light"/>
              </w:rPr>
            </w:pPr>
            <w:r w:rsidRPr="00D14360">
              <w:rPr>
                <w:rFonts w:ascii="Calibri Light" w:hAnsi="Calibri Light" w:cs="Calibri Light"/>
              </w:rPr>
              <w:t xml:space="preserve">This template is used to manage all the UDI-related templates to exchange the parsed UDI data elements and associated metadata including: device manufacturer, lot or batch number, serial number, manufacturing date, expiration date, distinct identification code, brand name, and model number, catalog number, company name, MRI safety, latex safety, and implantable device status. </w:t>
            </w:r>
          </w:p>
        </w:tc>
      </w:tr>
      <w:tr w:rsidRPr="00C64922" w:rsidR="008F693D" w:rsidTr="004E29C8" w14:paraId="12D23B5E" w14:textId="77777777">
        <w:trPr>
          <w:cantSplit/>
          <w:trHeight w:val="809"/>
        </w:trPr>
        <w:tc>
          <w:tcPr>
            <w:tcW w:w="1457" w:type="dxa"/>
            <w:tcBorders>
              <w:top w:val="single" w:color="4F81BD" w:sz="4" w:space="0"/>
              <w:bottom w:val="single" w:color="4F81BD" w:sz="4" w:space="0"/>
              <w:right w:val="nil"/>
            </w:tcBorders>
            <w:shd w:val="clear" w:color="auto" w:fill="FFFFFF"/>
          </w:tcPr>
          <w:p w:rsidRPr="00D14360" w:rsidR="008F693D" w:rsidP="008F693D" w:rsidRDefault="008F693D" w14:paraId="48FEB398" w14:textId="77777777">
            <w:pPr>
              <w:rPr>
                <w:rFonts w:cs="Calibri"/>
                <w:b/>
                <w:bCs/>
              </w:rPr>
            </w:pPr>
            <w:r w:rsidRPr="00D14360">
              <w:rPr>
                <w:rFonts w:cs="Calibri"/>
                <w:b/>
                <w:bCs/>
              </w:rPr>
              <w:t>ActStatus</w:t>
            </w:r>
          </w:p>
        </w:tc>
        <w:tc>
          <w:tcPr>
            <w:tcW w:w="7898" w:type="dxa"/>
            <w:tcBorders>
              <w:top w:val="single" w:color="4F81BD" w:sz="4" w:space="0"/>
              <w:bottom w:val="single" w:color="4F81BD" w:sz="4" w:space="0"/>
            </w:tcBorders>
            <w:shd w:val="clear" w:color="auto" w:fill="auto"/>
          </w:tcPr>
          <w:p w:rsidRPr="00D14360" w:rsidR="008F693D" w:rsidP="008F693D" w:rsidRDefault="008F693D" w14:paraId="6E3CA85B" w14:textId="77777777">
            <w:pPr>
              <w:autoSpaceDE w:val="0"/>
              <w:autoSpaceDN w:val="0"/>
              <w:adjustRightInd w:val="0"/>
              <w:rPr>
                <w:rFonts w:ascii="Calibri Light" w:hAnsi="Calibri Light" w:cs="Calibri Light"/>
              </w:rPr>
            </w:pPr>
            <w:r w:rsidRPr="00D14360">
              <w:rPr>
                <w:rFonts w:ascii="Calibri Light" w:hAnsi="Calibri Light" w:cs="Calibri Light"/>
              </w:rPr>
              <w:t xml:space="preserve">The statusCode for the organizer is not specified. </w:t>
            </w:r>
          </w:p>
          <w:p w:rsidRPr="00D14360" w:rsidR="008F693D" w:rsidP="008F693D" w:rsidRDefault="008F693D" w14:paraId="2813989B" w14:textId="77777777">
            <w:pPr>
              <w:autoSpaceDE w:val="0"/>
              <w:autoSpaceDN w:val="0"/>
              <w:adjustRightInd w:val="0"/>
              <w:rPr>
                <w:rFonts w:ascii="Calibri Light" w:hAnsi="Calibri Light" w:cs="Calibri Light"/>
              </w:rPr>
            </w:pPr>
            <w:r w:rsidRPr="00D14360">
              <w:rPr>
                <w:rFonts w:ascii="Calibri Light" w:hAnsi="Calibri Light" w:cs="Calibri Light"/>
              </w:rPr>
              <w:t>The effectiveTime element for the organizer is not specified.  This template only conveys information about the UDI identifiers associated with a device.</w:t>
            </w:r>
          </w:p>
        </w:tc>
      </w:tr>
      <w:tr w:rsidRPr="00C64922" w:rsidR="008F693D" w:rsidTr="004E29C8" w14:paraId="28523AED" w14:textId="77777777">
        <w:trPr>
          <w:cantSplit/>
          <w:trHeight w:val="341"/>
        </w:trPr>
        <w:tc>
          <w:tcPr>
            <w:tcW w:w="1457" w:type="dxa"/>
            <w:tcBorders>
              <w:top w:val="single" w:color="4F81BD" w:sz="4" w:space="0"/>
              <w:bottom w:val="single" w:color="4472C4" w:themeColor="accent1" w:sz="4" w:space="0"/>
              <w:right w:val="nil"/>
            </w:tcBorders>
            <w:shd w:val="clear" w:color="auto" w:fill="FFFFFF"/>
          </w:tcPr>
          <w:p w:rsidRPr="00D14360" w:rsidR="008F693D" w:rsidP="008F693D" w:rsidRDefault="008F693D" w14:paraId="263C3C73" w14:textId="77777777">
            <w:pPr>
              <w:rPr>
                <w:rFonts w:cs="Calibri"/>
                <w:b/>
                <w:bCs/>
                <w:color w:val="000000"/>
              </w:rPr>
            </w:pPr>
            <w:r w:rsidRPr="00D14360">
              <w:rPr>
                <w:rFonts w:cs="Calibri"/>
                <w:b/>
                <w:bCs/>
                <w:color w:val="000000"/>
              </w:rPr>
              <w:t>Negation</w:t>
            </w:r>
          </w:p>
        </w:tc>
        <w:tc>
          <w:tcPr>
            <w:tcW w:w="7898" w:type="dxa"/>
            <w:tcBorders>
              <w:top w:val="single" w:color="4F81BD" w:sz="4" w:space="0"/>
              <w:bottom w:val="single" w:color="4472C4" w:themeColor="accent1" w:sz="4" w:space="0"/>
            </w:tcBorders>
            <w:shd w:val="clear" w:color="auto" w:fill="auto"/>
          </w:tcPr>
          <w:p w:rsidRPr="00D14360" w:rsidR="008F693D" w:rsidP="008F693D" w:rsidRDefault="008F693D" w14:paraId="6FE7BD3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sidRPr="00D14360">
              <w:rPr>
                <w:rFonts w:ascii="Calibri Light" w:hAnsi="Calibri Light" w:cs="Calibri Light"/>
                <w:color w:val="000000"/>
              </w:rPr>
              <w:t xml:space="preserve">Not specified. </w:t>
            </w:r>
          </w:p>
        </w:tc>
      </w:tr>
      <w:tr w:rsidRPr="00C64922" w:rsidR="008F693D" w:rsidTr="004E29C8" w14:paraId="4B938B46" w14:textId="77777777">
        <w:trPr>
          <w:cantSplit/>
        </w:trPr>
        <w:tc>
          <w:tcPr>
            <w:tcW w:w="1457" w:type="dxa"/>
            <w:tcBorders>
              <w:top w:val="single" w:color="4472C4" w:themeColor="accent1" w:sz="4" w:space="0"/>
              <w:right w:val="nil"/>
            </w:tcBorders>
            <w:shd w:val="clear" w:color="auto" w:fill="FFFFFF"/>
          </w:tcPr>
          <w:p w:rsidRPr="00D14360" w:rsidR="008F693D" w:rsidP="008F693D" w:rsidRDefault="008F693D" w14:paraId="45FE977D" w14:textId="77777777">
            <w:pPr>
              <w:rPr>
                <w:rFonts w:cs="Calibri"/>
                <w:b/>
                <w:bCs/>
              </w:rPr>
            </w:pPr>
            <w:r w:rsidRPr="00D14360">
              <w:rPr>
                <w:rFonts w:cs="Calibri"/>
                <w:b/>
                <w:bCs/>
              </w:rPr>
              <w:t>Other Considerations</w:t>
            </w:r>
          </w:p>
        </w:tc>
        <w:tc>
          <w:tcPr>
            <w:tcW w:w="7898" w:type="dxa"/>
            <w:tcBorders>
              <w:top w:val="single" w:color="4472C4" w:themeColor="accent1" w:sz="4" w:space="0"/>
            </w:tcBorders>
            <w:shd w:val="clear" w:color="auto" w:fill="auto"/>
          </w:tcPr>
          <w:p w:rsidRPr="00D14360" w:rsidR="008F693D" w:rsidP="008F693D" w:rsidRDefault="008F693D" w14:paraId="53067964" w14:textId="77777777">
            <w:pPr>
              <w:rPr>
                <w:rFonts w:ascii="Calibri Light" w:hAnsi="Calibri Light" w:cs="Calibri Light"/>
              </w:rPr>
            </w:pPr>
            <w:r w:rsidRPr="00D14360">
              <w:rPr>
                <w:rFonts w:ascii="Calibri Light" w:hAnsi="Calibri Light" w:cs="Calibri Light"/>
              </w:rPr>
              <w:t>Only the device manufacturer information is required in this template. All other component observations are optional.</w:t>
            </w:r>
          </w:p>
          <w:p w:rsidR="005C79A1" w:rsidP="008F693D" w:rsidRDefault="005C79A1" w14:paraId="1B590C92" w14:textId="77777777">
            <w:pPr>
              <w:rPr>
                <w:rFonts w:ascii="Calibri Light" w:hAnsi="Calibri Light" w:cs="Calibri Light"/>
              </w:rPr>
            </w:pPr>
          </w:p>
          <w:p w:rsidRPr="00D14360" w:rsidR="008F693D" w:rsidP="008F693D" w:rsidRDefault="008F693D" w14:paraId="3A6BC925" w14:textId="55182BE6">
            <w:pPr>
              <w:rPr>
                <w:rStyle w:val="XMLname"/>
                <w:rFonts w:ascii="Calibri Light" w:hAnsi="Calibri Light" w:cs="Calibri Light"/>
              </w:rPr>
            </w:pPr>
            <w:r w:rsidRPr="00D14360">
              <w:rPr>
                <w:rFonts w:ascii="Calibri Light" w:hAnsi="Calibri Light" w:cs="Calibri Light"/>
              </w:rPr>
              <w:t>If the implantable device status information is included, it SHALL contain one of following values from the NCI Thesaurus Code System (</w:t>
            </w:r>
            <w:r w:rsidRPr="00D14360">
              <w:rPr>
                <w:rStyle w:val="XMLname"/>
                <w:rFonts w:ascii="Calibri Light" w:hAnsi="Calibri Light" w:cs="Calibri Light"/>
              </w:rPr>
              <w:t>2.16.840.1.113883.3.26.1.1):</w:t>
            </w:r>
          </w:p>
          <w:p w:rsidRPr="00D14360" w:rsidR="008F693D" w:rsidP="008F693D" w:rsidRDefault="008F693D" w14:paraId="541065C9" w14:textId="77777777">
            <w:pPr>
              <w:pStyle w:val="BodyText0"/>
              <w:spacing w:after="0" w:line="240" w:lineRule="auto"/>
              <w:rPr>
                <w:rFonts w:ascii="Calibri Light" w:hAnsi="Calibri Light" w:cs="Calibri Light"/>
              </w:rPr>
            </w:pPr>
            <w:r w:rsidRPr="00D14360">
              <w:rPr>
                <w:rFonts w:ascii="Calibri Light" w:hAnsi="Calibri Light" w:cs="Calibri Light"/>
              </w:rPr>
              <w:t>Active (C45329)</w:t>
            </w:r>
          </w:p>
          <w:p w:rsidRPr="00D14360" w:rsidR="008F693D" w:rsidP="008F693D" w:rsidRDefault="008F693D" w14:paraId="141DA597" w14:textId="77777777">
            <w:pPr>
              <w:pStyle w:val="BodyText0"/>
              <w:spacing w:after="0" w:line="240" w:lineRule="auto"/>
              <w:rPr>
                <w:rFonts w:ascii="Calibri Light" w:hAnsi="Calibri Light" w:cs="Calibri Light"/>
              </w:rPr>
            </w:pPr>
            <w:r w:rsidRPr="00D14360">
              <w:rPr>
                <w:rFonts w:ascii="Calibri Light" w:hAnsi="Calibri Light" w:cs="Calibri Light"/>
              </w:rPr>
              <w:t>Inactive (C154407)</w:t>
            </w:r>
          </w:p>
          <w:p w:rsidRPr="00D14360" w:rsidR="008F693D" w:rsidP="008F693D" w:rsidRDefault="008F693D" w14:paraId="506655F7" w14:textId="77777777">
            <w:pPr>
              <w:pStyle w:val="BodyText0"/>
              <w:spacing w:after="0" w:line="240" w:lineRule="auto"/>
              <w:rPr>
                <w:rFonts w:ascii="Calibri Light" w:hAnsi="Calibri Light" w:cs="Calibri Light"/>
              </w:rPr>
            </w:pPr>
            <w:r w:rsidRPr="00D14360">
              <w:rPr>
                <w:rFonts w:ascii="Calibri Light" w:hAnsi="Calibri Light" w:cs="Calibri Light"/>
              </w:rPr>
              <w:t>Malfunctioning (C122711)</w:t>
            </w:r>
          </w:p>
          <w:p w:rsidRPr="00D14360" w:rsidR="008F693D" w:rsidP="008F693D" w:rsidRDefault="008F693D" w14:paraId="00FCC2D8" w14:textId="77777777">
            <w:pPr>
              <w:pStyle w:val="BodyText0"/>
              <w:spacing w:after="0" w:line="240" w:lineRule="auto"/>
              <w:rPr>
                <w:rFonts w:ascii="Calibri Light" w:hAnsi="Calibri Light" w:cs="Calibri Light"/>
              </w:rPr>
            </w:pPr>
            <w:r w:rsidRPr="00D14360">
              <w:rPr>
                <w:rFonts w:ascii="Calibri Light" w:hAnsi="Calibri Light" w:cs="Calibri Light"/>
              </w:rPr>
              <w:t>Reduced Function (C160942)</w:t>
            </w:r>
          </w:p>
          <w:p w:rsidR="005C79A1" w:rsidP="008F693D" w:rsidRDefault="005C79A1" w14:paraId="62A92B41" w14:textId="77777777">
            <w:pPr>
              <w:keepNext/>
              <w:rPr>
                <w:rFonts w:ascii="Calibri Light" w:hAnsi="Calibri Light" w:cs="Calibri Light"/>
              </w:rPr>
            </w:pPr>
          </w:p>
          <w:p w:rsidRPr="00D14360" w:rsidR="008F693D" w:rsidP="008F693D" w:rsidRDefault="005C79A1" w14:paraId="7BCB9156" w14:textId="7036773B">
            <w:pPr>
              <w:keepNext/>
              <w:rPr>
                <w:rFonts w:ascii="Calibri Light" w:hAnsi="Calibri Light" w:cs="Calibri Light"/>
              </w:rPr>
            </w:pPr>
            <w:r>
              <w:rPr>
                <w:rFonts w:ascii="Calibri Light" w:hAnsi="Calibri Light" w:cs="Calibri Light"/>
              </w:rPr>
              <w:t xml:space="preserve"> </w:t>
            </w:r>
            <w:r w:rsidRPr="00D14360" w:rsidR="008F693D">
              <w:rPr>
                <w:rFonts w:ascii="Calibri Light" w:hAnsi="Calibri Light" w:cs="Calibri Light"/>
              </w:rPr>
              <w:t xml:space="preserve">From the value set identified with OID </w:t>
            </w:r>
            <w:r w:rsidRPr="00D14360" w:rsidR="008F693D">
              <w:rPr>
                <w:rStyle w:val="XMLname"/>
                <w:rFonts w:ascii="Calibri Light" w:hAnsi="Calibri Light" w:cs="Calibri Light"/>
              </w:rPr>
              <w:t>2.16.840.1.113762.1.4.1021.48</w:t>
            </w:r>
          </w:p>
        </w:tc>
      </w:tr>
      <w:tr w:rsidRPr="00C64922" w:rsidR="0046208D" w:rsidTr="004E29C8" w14:paraId="3160DA20" w14:textId="77777777">
        <w:trPr>
          <w:cantSplit/>
        </w:trPr>
        <w:tc>
          <w:tcPr>
            <w:tcW w:w="1457" w:type="dxa"/>
            <w:tcBorders>
              <w:top w:val="single" w:color="4F81BD" w:sz="4" w:space="0"/>
              <w:bottom w:val="single" w:color="4F81BD" w:sz="4" w:space="0"/>
              <w:right w:val="nil"/>
            </w:tcBorders>
            <w:shd w:val="clear" w:color="auto" w:fill="FFFFFF"/>
          </w:tcPr>
          <w:p w:rsidRPr="00D14360" w:rsidR="0046208D" w:rsidP="008F693D" w:rsidRDefault="0046208D" w14:paraId="17158932" w14:textId="661C9052">
            <w:pPr>
              <w:rPr>
                <w:rFonts w:cs="Calibri"/>
                <w:b/>
                <w:bCs/>
              </w:rPr>
            </w:pPr>
            <w:r>
              <w:rPr>
                <w:rFonts w:cs="Calibri"/>
                <w:b/>
                <w:bCs/>
              </w:rPr>
              <w:t>Reference</w:t>
            </w:r>
          </w:p>
        </w:tc>
        <w:tc>
          <w:tcPr>
            <w:tcW w:w="7898" w:type="dxa"/>
            <w:tcBorders>
              <w:top w:val="single" w:color="4F81BD" w:sz="4" w:space="0"/>
              <w:bottom w:val="single" w:color="4F81BD" w:sz="4" w:space="0"/>
            </w:tcBorders>
            <w:shd w:val="clear" w:color="auto" w:fill="auto"/>
          </w:tcPr>
          <w:p w:rsidRPr="003B0179" w:rsidR="0046208D" w:rsidP="008F693D" w:rsidRDefault="0046208D" w14:paraId="303D0E78" w14:textId="7D387F7A">
            <w:pPr>
              <w:rPr>
                <w:rFonts w:asciiTheme="majorHAnsi" w:hAnsiTheme="majorHAnsi" w:cstheme="majorHAnsi"/>
              </w:rPr>
            </w:pPr>
            <w:r w:rsidRPr="003B0179">
              <w:rPr>
                <w:rFonts w:eastAsia="Calibri" w:asciiTheme="majorHAnsi" w:hAnsiTheme="majorHAnsi" w:cstheme="majorHAnsi"/>
              </w:rPr>
              <w:t>Chapter 3.85 Product Instance in the</w:t>
            </w:r>
            <w:r>
              <w:rPr>
                <w:rFonts w:eastAsia="Calibri" w:asciiTheme="majorHAnsi" w:hAnsiTheme="majorHAnsi" w:cstheme="majorHAnsi"/>
              </w:rPr>
              <w:t xml:space="preserve"> HL7</w:t>
            </w:r>
            <w:r w:rsidRPr="003B0179">
              <w:rPr>
                <w:rFonts w:eastAsia="Calibri" w:asciiTheme="majorHAnsi" w:hAnsiTheme="majorHAnsi" w:cstheme="majorHAnsi"/>
              </w:rPr>
              <w:t xml:space="preserve"> </w:t>
            </w:r>
            <w:hyperlink w:history="1" r:id="rId58">
              <w:r w:rsidRPr="003B0179">
                <w:rPr>
                  <w:rStyle w:val="Hyperlink"/>
                  <w:rFonts w:eastAsia="Calibri" w:asciiTheme="majorHAnsi" w:hAnsiTheme="majorHAnsi" w:cstheme="majorHAnsi"/>
                </w:rPr>
                <w:t>C-CDA Implementation Guide</w:t>
              </w:r>
            </w:hyperlink>
            <w:r w:rsidRPr="003B0179">
              <w:rPr>
                <w:rFonts w:eastAsia="Calibri" w:asciiTheme="majorHAnsi" w:hAnsiTheme="majorHAnsi" w:cstheme="majorHAnsi"/>
              </w:rPr>
              <w:t xml:space="preserve"> for information on how to encode the UDI.</w:t>
            </w:r>
          </w:p>
        </w:tc>
      </w:tr>
      <w:tr w:rsidRPr="00C64922" w:rsidR="008F693D" w:rsidTr="004E29C8" w14:paraId="71A83325" w14:textId="77777777">
        <w:trPr>
          <w:cantSplit/>
        </w:trPr>
        <w:tc>
          <w:tcPr>
            <w:tcW w:w="1457" w:type="dxa"/>
            <w:tcBorders>
              <w:top w:val="single" w:color="4F81BD" w:sz="4" w:space="0"/>
              <w:bottom w:val="single" w:color="4F81BD" w:sz="4" w:space="0"/>
              <w:right w:val="nil"/>
            </w:tcBorders>
            <w:shd w:val="clear" w:color="auto" w:fill="FFFFFF"/>
          </w:tcPr>
          <w:p w:rsidRPr="00D14360" w:rsidR="008F693D" w:rsidP="008F693D" w:rsidRDefault="008F693D" w14:paraId="7652EB8C" w14:textId="77777777">
            <w:pPr>
              <w:rPr>
                <w:rFonts w:cs="Calibri"/>
                <w:b/>
                <w:bCs/>
              </w:rPr>
            </w:pPr>
            <w:r w:rsidRPr="00D14360">
              <w:rPr>
                <w:rFonts w:cs="Calibri"/>
                <w:b/>
                <w:bCs/>
              </w:rPr>
              <w:t>Reference</w:t>
            </w:r>
          </w:p>
        </w:tc>
        <w:tc>
          <w:tcPr>
            <w:tcW w:w="7898" w:type="dxa"/>
            <w:tcBorders>
              <w:top w:val="single" w:color="4F81BD" w:sz="4" w:space="0"/>
              <w:bottom w:val="single" w:color="4F81BD" w:sz="4" w:space="0"/>
            </w:tcBorders>
            <w:shd w:val="clear" w:color="auto" w:fill="auto"/>
          </w:tcPr>
          <w:p w:rsidRPr="00D14360" w:rsidR="008F693D" w:rsidP="0046208D" w:rsidRDefault="00B83F42" w14:paraId="66234202" w14:textId="5CE4C17F">
            <w:pPr>
              <w:rPr>
                <w:rFonts w:ascii="Calibri Light" w:hAnsi="Calibri Light" w:cs="Calibri Light"/>
              </w:rPr>
            </w:pPr>
            <w:r w:rsidRPr="00B83F42">
              <w:rPr>
                <w:rFonts w:ascii="Calibri Light" w:hAnsi="Calibri Light" w:cs="Calibri Light"/>
              </w:rPr>
              <w:t>See Appendix B for guidance on how to include an entryRelationship (typeCode=”COMP”) to reference a UDI Organizer containing the parsed components of the UDI identifier. The parsed components in the UDI Organizer shall align with the full UDI in the Product Instance.</w:t>
            </w:r>
          </w:p>
        </w:tc>
      </w:tr>
      <w:tr w:rsidRPr="00C64922" w:rsidR="008F693D" w:rsidTr="004E29C8" w14:paraId="3D5D9876" w14:textId="77777777">
        <w:trPr>
          <w:cantSplit/>
        </w:trPr>
        <w:tc>
          <w:tcPr>
            <w:tcW w:w="1457" w:type="dxa"/>
            <w:tcBorders>
              <w:right w:val="nil"/>
            </w:tcBorders>
            <w:shd w:val="clear" w:color="auto" w:fill="FFFFFF"/>
          </w:tcPr>
          <w:p w:rsidRPr="00D14360" w:rsidR="008F693D" w:rsidP="008F693D" w:rsidRDefault="008F693D" w14:paraId="5CBF0C46" w14:textId="77777777">
            <w:pPr>
              <w:rPr>
                <w:rFonts w:cs="Calibri"/>
                <w:b/>
                <w:bCs/>
              </w:rPr>
            </w:pPr>
            <w:r w:rsidRPr="00D14360">
              <w:rPr>
                <w:rFonts w:cs="Calibri"/>
                <w:b/>
                <w:bCs/>
              </w:rPr>
              <w:t>Example</w:t>
            </w:r>
          </w:p>
        </w:tc>
        <w:tc>
          <w:tcPr>
            <w:tcW w:w="7898" w:type="dxa"/>
            <w:shd w:val="clear" w:color="auto" w:fill="auto"/>
          </w:tcPr>
          <w:p w:rsidRPr="00D14360" w:rsidR="008F693D" w:rsidP="008F693D" w:rsidRDefault="008F693D" w14:paraId="2846C0C2" w14:textId="77777777">
            <w:pPr>
              <w:rPr>
                <w:rFonts w:ascii="Calibri Light" w:hAnsi="Calibri Light" w:cs="Calibri Light"/>
              </w:rPr>
            </w:pPr>
            <w:r w:rsidRPr="00D14360">
              <w:rPr>
                <w:rFonts w:ascii="Calibri Light" w:hAnsi="Calibri Light" w:cs="Calibri Light"/>
              </w:rPr>
              <w:t>New</w:t>
            </w:r>
            <w:r>
              <w:rPr>
                <w:rFonts w:ascii="Calibri Light" w:hAnsi="Calibri Light" w:cs="Calibri Light"/>
              </w:rPr>
              <w:t xml:space="preserve"> </w:t>
            </w:r>
            <w:r w:rsidRPr="00D14360">
              <w:rPr>
                <w:rFonts w:ascii="Calibri Light" w:hAnsi="Calibri Light" w:cs="Calibri Light"/>
              </w:rPr>
              <w:t>Sections.xml Sample</w:t>
            </w:r>
            <w:r>
              <w:rPr>
                <w:rFonts w:ascii="Calibri Light" w:hAnsi="Calibri Light" w:cs="Calibri Light"/>
              </w:rPr>
              <w:t xml:space="preserve"> </w:t>
            </w:r>
          </w:p>
        </w:tc>
      </w:tr>
    </w:tbl>
    <w:p w:rsidRPr="003A3D50" w:rsidR="008F693D" w:rsidP="006B2DAF" w:rsidRDefault="008F693D" w14:paraId="4AAEB35E" w14:textId="78AA2B14">
      <w:pPr>
        <w:pStyle w:val="Caption"/>
      </w:pPr>
      <w:bookmarkStart w:name="_Toc118898838" w:id="1685"/>
      <w:bookmarkStart w:name="_Toc119940041" w:id="1686"/>
      <w:bookmarkStart w:name="_Toc135313072" w:id="1687"/>
      <w:r>
        <w:t xml:space="preserve">Table </w:t>
      </w:r>
      <w:r>
        <w:fldChar w:fldCharType="begin"/>
      </w:r>
      <w:r>
        <w:instrText>SEQ Table \* ARABIC</w:instrText>
      </w:r>
      <w:r>
        <w:fldChar w:fldCharType="separate"/>
      </w:r>
      <w:r w:rsidR="00DC1072">
        <w:rPr>
          <w:noProof/>
        </w:rPr>
        <w:t>51</w:t>
      </w:r>
      <w:r>
        <w:fldChar w:fldCharType="end"/>
      </w:r>
      <w:r>
        <w:t>: Unique Device Identifiers</w:t>
      </w:r>
      <w:r w:rsidR="00852DED">
        <w:t xml:space="preserve"> Template</w:t>
      </w:r>
      <w:bookmarkEnd w:id="1685"/>
      <w:bookmarkEnd w:id="1686"/>
      <w:bookmarkEnd w:id="1687"/>
    </w:p>
    <w:p w:rsidRPr="00C64922" w:rsidR="00DD51B1" w:rsidP="00FD31AC" w:rsidRDefault="00DD51B1" w14:paraId="2B240873" w14:textId="50A8F4F5">
      <w:pPr>
        <w:pStyle w:val="Heading3"/>
      </w:pPr>
      <w:bookmarkStart w:name="_Goal" w:id="1688"/>
      <w:bookmarkStart w:name="_Toc10707517" w:id="1689"/>
      <w:bookmarkStart w:name="_Toc11043647" w:id="1690"/>
      <w:bookmarkStart w:name="_Toc11045630" w:id="1691"/>
      <w:bookmarkStart w:name="_Toc11391300" w:id="1692"/>
      <w:bookmarkStart w:name="_Toc119939870" w:id="1693"/>
      <w:bookmarkStart w:name="_Toc135312901" w:id="1694"/>
      <w:bookmarkEnd w:id="1688"/>
      <w:r w:rsidRPr="00C64922">
        <w:t>Goal</w:t>
      </w:r>
      <w:bookmarkEnd w:id="1689"/>
      <w:bookmarkEnd w:id="1690"/>
      <w:bookmarkEnd w:id="1691"/>
      <w:bookmarkEnd w:id="1692"/>
      <w:bookmarkEnd w:id="1693"/>
      <w:bookmarkEnd w:id="1694"/>
    </w:p>
    <w:p w:rsidRPr="00D14360" w:rsidR="00DD51B1" w:rsidP="00B505D2" w:rsidRDefault="005346DD" w14:paraId="2064DB74" w14:textId="77777777">
      <w:pPr>
        <w:spacing w:after="120"/>
        <w:rPr>
          <w:rFonts w:eastAsia="Calibri" w:cs="Calibri"/>
        </w:rPr>
      </w:pPr>
      <w:r w:rsidRPr="00D14360">
        <w:rPr>
          <w:rFonts w:eastAsia="Calibri" w:cs="Calibri"/>
        </w:rPr>
        <w:t>Previously, t</w:t>
      </w:r>
      <w:r w:rsidRPr="00D14360" w:rsidR="00DD51B1">
        <w:rPr>
          <w:rFonts w:eastAsia="Calibri" w:cs="Calibri"/>
        </w:rPr>
        <w:t xml:space="preserve">o satisfy the 2015 Edition Certification Criteria, </w:t>
      </w:r>
      <w:r w:rsidRPr="00D14360">
        <w:rPr>
          <w:rFonts w:eastAsia="Calibri" w:cs="Calibri"/>
        </w:rPr>
        <w:t xml:space="preserve">guidance recommended for </w:t>
      </w:r>
      <w:r w:rsidRPr="00D14360" w:rsidR="00DD51B1">
        <w:rPr>
          <w:rFonts w:eastAsia="Calibri" w:cs="Calibri"/>
        </w:rPr>
        <w:t xml:space="preserve">Transition of Care documents </w:t>
      </w:r>
      <w:r w:rsidRPr="00D14360">
        <w:rPr>
          <w:rFonts w:eastAsia="Calibri" w:cs="Calibri"/>
        </w:rPr>
        <w:t xml:space="preserve">(CCD, Discharge Summary, or Referral Note documents) </w:t>
      </w:r>
      <w:r w:rsidRPr="00D14360" w:rsidR="00DD51B1">
        <w:rPr>
          <w:rFonts w:eastAsia="Calibri" w:cs="Calibri"/>
        </w:rPr>
        <w:t xml:space="preserve">should include the Goals Section. </w:t>
      </w:r>
      <w:r w:rsidRPr="00D14360">
        <w:rPr>
          <w:rFonts w:eastAsia="Calibri" w:cs="Calibri"/>
        </w:rPr>
        <w:t xml:space="preserve">As </w:t>
      </w:r>
      <w:r w:rsidRPr="00D14360" w:rsidR="00056328">
        <w:rPr>
          <w:rFonts w:eastAsia="Calibri" w:cs="Calibri"/>
        </w:rPr>
        <w:t xml:space="preserve">the role played by C-CDA continues to expand to support use cases focused on care planning and assessing quality care, the need to gather and share goal information grows. Within goal information, it is impossible to measure the outcome of interventions performed to effect progress toward a desired health outcome.  </w:t>
      </w:r>
    </w:p>
    <w:p w:rsidRPr="00D14360" w:rsidR="00056328" w:rsidP="00B505D2" w:rsidRDefault="00056328" w14:paraId="5843A30B" w14:textId="77777777">
      <w:pPr>
        <w:spacing w:after="120"/>
        <w:rPr>
          <w:rFonts w:eastAsia="Calibri" w:cs="Calibri"/>
        </w:rPr>
      </w:pPr>
      <w:r w:rsidRPr="00D14360">
        <w:rPr>
          <w:rFonts w:eastAsia="Calibri" w:cs="Calibri"/>
        </w:rPr>
        <w:t xml:space="preserve">The C-CDA Goal Observation entry template is designed to represent three different types of goals:  patient goals, provider goals, and shared goals. The semantics to indicate if a goal is a patient, provider, or shared goal is represented in the author </w:t>
      </w:r>
      <w:r w:rsidRPr="00D14360" w:rsidR="00CB23D4">
        <w:rPr>
          <w:rFonts w:eastAsia="Calibri" w:cs="Calibri"/>
        </w:rPr>
        <w:t xml:space="preserve">structure of the entry. </w:t>
      </w:r>
    </w:p>
    <w:p w:rsidRPr="00C64922" w:rsidR="008461D5" w:rsidP="004C76D9" w:rsidRDefault="008461D5" w14:paraId="35D2B5C9" w14:textId="77777777">
      <w:pPr>
        <w:pStyle w:val="Heading4"/>
      </w:pPr>
      <w:r w:rsidRPr="00C64922">
        <w:t>Goal Observation</w:t>
      </w:r>
    </w:p>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457"/>
        <w:gridCol w:w="7898"/>
      </w:tblGrid>
      <w:tr w:rsidRPr="00C64922" w:rsidR="002954CE" w:rsidTr="004E29C8" w14:paraId="51E2C61D" w14:textId="77777777">
        <w:trPr>
          <w:cantSplit/>
          <w:tblHeader/>
        </w:trPr>
        <w:tc>
          <w:tcPr>
            <w:tcW w:w="1457" w:type="dxa"/>
            <w:tcBorders>
              <w:bottom w:val="nil"/>
              <w:right w:val="nil"/>
            </w:tcBorders>
            <w:shd w:val="clear" w:color="auto" w:fill="4F81BD"/>
          </w:tcPr>
          <w:p w:rsidRPr="00D14360" w:rsidR="00E42FA6" w:rsidP="00E42FA6" w:rsidRDefault="00E42FA6" w14:paraId="6F94C339" w14:textId="77777777">
            <w:pPr>
              <w:rPr>
                <w:rFonts w:cs="Calibri"/>
                <w:b/>
                <w:bCs/>
                <w:color w:val="FFFFFF"/>
              </w:rPr>
            </w:pPr>
            <w:bookmarkStart w:name="_wb9bdgv5rqj1" w:colFirst="0" w:colLast="0" w:id="1695"/>
            <w:bookmarkEnd w:id="1695"/>
            <w:r w:rsidRPr="00D14360">
              <w:rPr>
                <w:rFonts w:cs="Calibri"/>
                <w:b/>
                <w:bCs/>
                <w:color w:val="FFFFFF"/>
              </w:rPr>
              <w:t>Entry Template</w:t>
            </w:r>
          </w:p>
        </w:tc>
        <w:tc>
          <w:tcPr>
            <w:tcW w:w="7898" w:type="dxa"/>
            <w:shd w:val="clear" w:color="auto" w:fill="4F81BD"/>
          </w:tcPr>
          <w:p w:rsidRPr="00D14360" w:rsidR="00E42FA6" w:rsidP="00E42FA6" w:rsidRDefault="00E42FA6" w14:paraId="39124E6E" w14:textId="796C7DF1">
            <w:pPr>
              <w:rPr>
                <w:rFonts w:cs="Calibri"/>
                <w:b/>
                <w:iCs/>
                <w:color w:val="FFFFFF"/>
              </w:rPr>
            </w:pPr>
            <w:r w:rsidRPr="00D14360">
              <w:rPr>
                <w:rFonts w:cs="Calibri"/>
                <w:b/>
                <w:iCs/>
                <w:color w:val="FFFFFF"/>
              </w:rPr>
              <w:t>Goal Observation</w:t>
            </w:r>
            <w:r w:rsidR="000F05B7">
              <w:rPr>
                <w:rFonts w:cs="Calibri"/>
                <w:b/>
                <w:iCs/>
                <w:color w:val="FFFFFF"/>
              </w:rPr>
              <w:t xml:space="preserve"> (V2)</w:t>
            </w:r>
          </w:p>
          <w:p w:rsidRPr="00D14360" w:rsidR="00E42FA6" w:rsidP="00E42FA6" w:rsidRDefault="00E42FA6" w14:paraId="0E579B05" w14:textId="6DF7E4C8">
            <w:pPr>
              <w:rPr>
                <w:rFonts w:cs="Calibri"/>
                <w:bCs/>
                <w:color w:val="FFFFFF"/>
              </w:rPr>
            </w:pPr>
            <w:r w:rsidRPr="00D14360">
              <w:rPr>
                <w:rFonts w:cs="Calibri"/>
                <w:bCs/>
                <w:color w:val="FFFFFF"/>
                <w:sz w:val="18"/>
              </w:rPr>
              <w:t>[observation: identifier urn:oid:2.16.840.1.113883.10.20.22.4.121</w:t>
            </w:r>
            <w:r w:rsidRPr="00D14360" w:rsidR="000F05B7">
              <w:rPr>
                <w:rFonts w:cs="Calibri"/>
                <w:bCs/>
                <w:color w:val="FFFFFF"/>
                <w:sz w:val="18"/>
              </w:rPr>
              <w:t>:20</w:t>
            </w:r>
            <w:r w:rsidR="000F05B7">
              <w:rPr>
                <w:rFonts w:cs="Calibri"/>
                <w:bCs/>
                <w:color w:val="FFFFFF"/>
                <w:sz w:val="18"/>
              </w:rPr>
              <w:t>22</w:t>
            </w:r>
            <w:r w:rsidRPr="00D14360" w:rsidR="000F05B7">
              <w:rPr>
                <w:rFonts w:cs="Calibri"/>
                <w:bCs/>
                <w:color w:val="FFFFFF"/>
                <w:sz w:val="18"/>
              </w:rPr>
              <w:t>-0</w:t>
            </w:r>
            <w:r w:rsidR="000F05B7">
              <w:rPr>
                <w:rFonts w:cs="Calibri"/>
                <w:bCs/>
                <w:color w:val="FFFFFF"/>
                <w:sz w:val="18"/>
              </w:rPr>
              <w:t>6</w:t>
            </w:r>
            <w:r w:rsidRPr="00D14360" w:rsidR="000F05B7">
              <w:rPr>
                <w:rFonts w:cs="Calibri"/>
                <w:bCs/>
                <w:color w:val="FFFFFF"/>
                <w:sz w:val="18"/>
              </w:rPr>
              <w:t>-01</w:t>
            </w:r>
            <w:r w:rsidRPr="00D14360">
              <w:rPr>
                <w:rFonts w:cs="Calibri"/>
                <w:bCs/>
                <w:color w:val="FFFFFF"/>
                <w:sz w:val="18"/>
              </w:rPr>
              <w:t xml:space="preserve"> (open)]</w:t>
            </w:r>
          </w:p>
        </w:tc>
      </w:tr>
      <w:tr w:rsidRPr="00C64922" w:rsidR="002954CE" w:rsidTr="004E29C8" w14:paraId="676A9967" w14:textId="77777777">
        <w:trPr>
          <w:cantSplit/>
          <w:trHeight w:val="368"/>
        </w:trPr>
        <w:tc>
          <w:tcPr>
            <w:tcW w:w="1457" w:type="dxa"/>
            <w:tcBorders>
              <w:top w:val="single" w:color="4F81BD" w:sz="4" w:space="0"/>
              <w:bottom w:val="single" w:color="4F81BD" w:sz="4" w:space="0"/>
              <w:right w:val="nil"/>
            </w:tcBorders>
            <w:shd w:val="clear" w:color="auto" w:fill="FFFFFF"/>
          </w:tcPr>
          <w:p w:rsidRPr="00D14360" w:rsidR="00E42FA6" w:rsidP="00E42FA6" w:rsidRDefault="00E42FA6" w14:paraId="03D72254" w14:textId="77777777">
            <w:pPr>
              <w:rPr>
                <w:rFonts w:cs="Calibri"/>
                <w:b/>
                <w:bCs/>
              </w:rPr>
            </w:pPr>
            <w:r w:rsidRPr="00D14360">
              <w:rPr>
                <w:rFonts w:cs="Calibri"/>
                <w:b/>
                <w:bCs/>
              </w:rPr>
              <w:t>Reference Source</w:t>
            </w:r>
          </w:p>
        </w:tc>
        <w:tc>
          <w:tcPr>
            <w:tcW w:w="7898" w:type="dxa"/>
            <w:tcBorders>
              <w:top w:val="single" w:color="4F81BD" w:sz="4" w:space="0"/>
              <w:bottom w:val="single" w:color="4F81BD" w:sz="4" w:space="0"/>
            </w:tcBorders>
            <w:shd w:val="clear" w:color="auto" w:fill="auto"/>
          </w:tcPr>
          <w:p w:rsidRPr="00D14360" w:rsidR="00E42FA6" w:rsidP="00E42FA6" w:rsidRDefault="000F05B7" w14:paraId="6F4C912F" w14:textId="69AE09E3">
            <w:pPr>
              <w:rPr>
                <w:rFonts w:ascii="Calibri Light" w:hAnsi="Calibri Light" w:cs="Calibri Light"/>
                <w:szCs w:val="18"/>
              </w:rPr>
            </w:pPr>
            <w:r w:rsidRPr="00D14360">
              <w:rPr>
                <w:rFonts w:ascii="Calibri Light" w:hAnsi="Calibri Light" w:cs="Calibri Light"/>
                <w:szCs w:val="18"/>
              </w:rPr>
              <w:t>HL7 C-CDA R2.1 Companion Guide</w:t>
            </w:r>
            <w:r w:rsidRPr="00D14360" w:rsidR="00E42FA6">
              <w:rPr>
                <w:rFonts w:ascii="Calibri Light" w:hAnsi="Calibri Light" w:cs="Calibri Light"/>
                <w:szCs w:val="18"/>
              </w:rPr>
              <w:t xml:space="preserve"> </w:t>
            </w:r>
          </w:p>
        </w:tc>
      </w:tr>
      <w:tr w:rsidRPr="00C64922" w:rsidR="002954CE" w:rsidTr="004E29C8" w14:paraId="52BAC995" w14:textId="77777777">
        <w:trPr>
          <w:cantSplit/>
          <w:trHeight w:val="2240"/>
        </w:trPr>
        <w:tc>
          <w:tcPr>
            <w:tcW w:w="1457" w:type="dxa"/>
            <w:tcBorders>
              <w:right w:val="nil"/>
            </w:tcBorders>
            <w:shd w:val="clear" w:color="auto" w:fill="FFFFFF"/>
          </w:tcPr>
          <w:p w:rsidRPr="00D14360" w:rsidR="00E42FA6" w:rsidP="00E42FA6" w:rsidRDefault="00E42FA6" w14:paraId="7F8C02D2" w14:textId="77777777">
            <w:pPr>
              <w:rPr>
                <w:rFonts w:cs="Calibri"/>
                <w:b/>
                <w:bCs/>
              </w:rPr>
            </w:pPr>
            <w:r w:rsidRPr="00D14360">
              <w:rPr>
                <w:rFonts w:cs="Calibri"/>
                <w:b/>
                <w:bCs/>
              </w:rPr>
              <w:t>Purpose</w:t>
            </w:r>
          </w:p>
        </w:tc>
        <w:tc>
          <w:tcPr>
            <w:tcW w:w="7898" w:type="dxa"/>
            <w:shd w:val="clear" w:color="auto" w:fill="auto"/>
          </w:tcPr>
          <w:p w:rsidRPr="00D14360" w:rsidR="00E42FA6" w:rsidP="00D14360" w:rsidRDefault="00E42FA6" w14:paraId="39551C8A" w14:textId="77777777">
            <w:pPr>
              <w:autoSpaceDE w:val="0"/>
              <w:autoSpaceDN w:val="0"/>
              <w:adjustRightInd w:val="0"/>
              <w:rPr>
                <w:rFonts w:ascii="Calibri Light" w:hAnsi="Calibri Light" w:cs="Calibri Light"/>
                <w:color w:val="000000"/>
                <w:szCs w:val="18"/>
              </w:rPr>
            </w:pPr>
            <w:r w:rsidRPr="00D14360">
              <w:rPr>
                <w:rFonts w:ascii="Calibri Light" w:hAnsi="Calibri Light" w:cs="Calibri Light"/>
                <w:color w:val="000000"/>
                <w:szCs w:val="18"/>
              </w:rPr>
              <w:t xml:space="preserve">This template represents a patient health goal. A Goal Observation template may have related components that are acts, encounters, observations, procedures, substance administrations, or supplies. </w:t>
            </w:r>
          </w:p>
          <w:p w:rsidR="00852DED" w:rsidP="00D14360" w:rsidRDefault="00852DED" w14:paraId="1134A37E" w14:textId="77777777">
            <w:pPr>
              <w:autoSpaceDE w:val="0"/>
              <w:autoSpaceDN w:val="0"/>
              <w:adjustRightInd w:val="0"/>
              <w:rPr>
                <w:rFonts w:ascii="Calibri Light" w:hAnsi="Calibri Light" w:cs="Calibri Light"/>
                <w:color w:val="000000"/>
                <w:szCs w:val="18"/>
              </w:rPr>
            </w:pPr>
          </w:p>
          <w:p w:rsidRPr="00D14360" w:rsidR="00E42FA6" w:rsidP="00D14360" w:rsidRDefault="00E42FA6" w14:paraId="2B70C595" w14:textId="77777777">
            <w:pPr>
              <w:autoSpaceDE w:val="0"/>
              <w:autoSpaceDN w:val="0"/>
              <w:adjustRightInd w:val="0"/>
              <w:rPr>
                <w:rFonts w:ascii="Calibri Light" w:hAnsi="Calibri Light" w:cs="Calibri Light"/>
                <w:color w:val="000000"/>
                <w:szCs w:val="18"/>
              </w:rPr>
            </w:pPr>
            <w:r w:rsidRPr="00D14360">
              <w:rPr>
                <w:rFonts w:ascii="Calibri Light" w:hAnsi="Calibri Light" w:cs="Calibri Light"/>
                <w:color w:val="000000"/>
                <w:szCs w:val="18"/>
              </w:rPr>
              <w:t xml:space="preserve">A goal may be a patient or provider goal. If the author is set to the recordTarget (patient), this is a patient goal. If the author is set to a provider, this is a provider goal. If both patient and provider are set as authors, this is a negotiated goal. </w:t>
            </w:r>
          </w:p>
          <w:p w:rsidR="00852DED" w:rsidP="00D14360" w:rsidRDefault="00852DED" w14:paraId="2058B06F" w14:textId="77777777">
            <w:pPr>
              <w:autoSpaceDE w:val="0"/>
              <w:autoSpaceDN w:val="0"/>
              <w:adjustRightInd w:val="0"/>
              <w:rPr>
                <w:rFonts w:ascii="Calibri Light" w:hAnsi="Calibri Light" w:cs="Calibri Light"/>
                <w:color w:val="000000"/>
                <w:szCs w:val="18"/>
              </w:rPr>
            </w:pPr>
          </w:p>
          <w:p w:rsidRPr="00D14360" w:rsidR="00E42FA6" w:rsidP="00D14360" w:rsidRDefault="00E42FA6" w14:paraId="05755ADC" w14:textId="77777777">
            <w:pPr>
              <w:autoSpaceDE w:val="0"/>
              <w:autoSpaceDN w:val="0"/>
              <w:adjustRightInd w:val="0"/>
              <w:rPr>
                <w:rFonts w:ascii="Calibri Light" w:hAnsi="Calibri Light" w:cs="Calibri Light"/>
                <w:color w:val="000000"/>
                <w:szCs w:val="18"/>
              </w:rPr>
            </w:pPr>
            <w:r w:rsidRPr="00D14360">
              <w:rPr>
                <w:rFonts w:ascii="Calibri Light" w:hAnsi="Calibri Light" w:cs="Calibri Light"/>
                <w:color w:val="000000"/>
                <w:szCs w:val="18"/>
              </w:rPr>
              <w:t xml:space="preserve">A goal usually has a related health concern and/or risk. </w:t>
            </w:r>
          </w:p>
          <w:p w:rsidR="00852DED" w:rsidP="00D14360" w:rsidRDefault="00852DED" w14:paraId="022B56CF" w14:textId="77777777">
            <w:pPr>
              <w:pStyle w:val="ListBullet"/>
              <w:numPr>
                <w:ilvl w:val="0"/>
                <w:numId w:val="0"/>
              </w:numPr>
              <w:spacing w:line="240" w:lineRule="auto"/>
              <w:rPr>
                <w:rFonts w:ascii="Calibri Light" w:hAnsi="Calibri Light" w:cs="Calibri Light"/>
                <w:color w:val="000000"/>
                <w:sz w:val="20"/>
                <w:szCs w:val="18"/>
              </w:rPr>
            </w:pPr>
          </w:p>
          <w:p w:rsidRPr="00D14360" w:rsidR="00E42FA6" w:rsidP="00D14360" w:rsidRDefault="00E42FA6" w14:paraId="53ADEF1B" w14:textId="77777777">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color w:val="000000"/>
                <w:sz w:val="20"/>
                <w:szCs w:val="18"/>
              </w:rPr>
              <w:t>A goal may have components consisting of other goals (milestones). These milestones are related to the overall goal through entryRelationships.</w:t>
            </w:r>
          </w:p>
        </w:tc>
      </w:tr>
      <w:tr w:rsidRPr="00C64922" w:rsidR="002954CE" w:rsidTr="004E29C8" w14:paraId="74B65119" w14:textId="77777777">
        <w:trPr>
          <w:cantSplit/>
          <w:trHeight w:val="620"/>
        </w:trPr>
        <w:tc>
          <w:tcPr>
            <w:tcW w:w="1457" w:type="dxa"/>
            <w:tcBorders>
              <w:top w:val="single" w:color="4F81BD" w:sz="4" w:space="0"/>
              <w:bottom w:val="single" w:color="4F81BD" w:sz="4" w:space="0"/>
              <w:right w:val="nil"/>
            </w:tcBorders>
            <w:shd w:val="clear" w:color="auto" w:fill="FFFFFF"/>
          </w:tcPr>
          <w:p w:rsidRPr="00D14360" w:rsidR="00E42FA6" w:rsidP="00E42FA6" w:rsidRDefault="00E42FA6" w14:paraId="62D443C0" w14:textId="77777777">
            <w:pPr>
              <w:rPr>
                <w:rFonts w:cs="Calibri"/>
                <w:b/>
                <w:bCs/>
              </w:rPr>
            </w:pPr>
            <w:r w:rsidRPr="00D14360">
              <w:rPr>
                <w:rFonts w:cs="Calibri"/>
                <w:b/>
                <w:bCs/>
              </w:rPr>
              <w:t>ActStatus</w:t>
            </w:r>
          </w:p>
        </w:tc>
        <w:tc>
          <w:tcPr>
            <w:tcW w:w="7898" w:type="dxa"/>
            <w:tcBorders>
              <w:top w:val="single" w:color="4F81BD" w:sz="4" w:space="0"/>
              <w:bottom w:val="single" w:color="4F81BD" w:sz="4" w:space="0"/>
            </w:tcBorders>
            <w:shd w:val="clear" w:color="auto" w:fill="auto"/>
          </w:tcPr>
          <w:p w:rsidRPr="00D14360" w:rsidR="00E42FA6" w:rsidP="00E42FA6" w:rsidRDefault="00E42FA6" w14:paraId="043808CD" w14:textId="77777777">
            <w:pPr>
              <w:rPr>
                <w:rFonts w:ascii="Calibri Light" w:hAnsi="Calibri Light" w:cs="Calibri Light"/>
                <w:szCs w:val="18"/>
              </w:rPr>
            </w:pPr>
            <w:r w:rsidRPr="00D14360">
              <w:rPr>
                <w:rFonts w:ascii="Calibri Light" w:hAnsi="Calibri Light" w:cs="Calibri Light"/>
                <w:szCs w:val="18"/>
              </w:rPr>
              <w:t>Currently bound to the single concept of “active”.  This has been reported as a limitation that needs to be addressed</w:t>
            </w:r>
            <w:r w:rsidRPr="00D14360" w:rsidR="009B30E1">
              <w:rPr>
                <w:rFonts w:ascii="Calibri Light" w:hAnsi="Calibri Light" w:cs="Calibri Light"/>
                <w:szCs w:val="18"/>
              </w:rPr>
              <w:t>.</w:t>
            </w:r>
            <w:r w:rsidRPr="00D14360">
              <w:rPr>
                <w:rStyle w:val="FootnoteReference"/>
                <w:rFonts w:ascii="Calibri Light" w:hAnsi="Calibri Light" w:cs="Calibri Light"/>
                <w:szCs w:val="18"/>
              </w:rPr>
              <w:footnoteReference w:id="128"/>
            </w:r>
            <w:r w:rsidRPr="00D14360">
              <w:rPr>
                <w:rFonts w:ascii="Calibri Light" w:hAnsi="Calibri Light" w:cs="Calibri Light"/>
                <w:szCs w:val="18"/>
              </w:rPr>
              <w:t xml:space="preserve"> </w:t>
            </w:r>
          </w:p>
        </w:tc>
      </w:tr>
      <w:tr w:rsidRPr="00C64922" w:rsidR="002954CE" w:rsidTr="004E29C8" w14:paraId="2747CFA5" w14:textId="77777777">
        <w:trPr>
          <w:cantSplit/>
          <w:trHeight w:val="350"/>
        </w:trPr>
        <w:tc>
          <w:tcPr>
            <w:tcW w:w="1457" w:type="dxa"/>
            <w:tcBorders>
              <w:top w:val="single" w:color="4F81BD" w:sz="4" w:space="0"/>
              <w:bottom w:val="single" w:color="4472C4" w:themeColor="accent1" w:sz="4" w:space="0"/>
              <w:right w:val="nil"/>
            </w:tcBorders>
            <w:shd w:val="clear" w:color="auto" w:fill="FFFFFF"/>
          </w:tcPr>
          <w:p w:rsidRPr="00D14360" w:rsidR="00E42FA6" w:rsidP="00E42FA6" w:rsidRDefault="00E42FA6" w14:paraId="115227DE" w14:textId="77777777">
            <w:pPr>
              <w:rPr>
                <w:rFonts w:cs="Calibri"/>
                <w:b/>
                <w:bCs/>
              </w:rPr>
            </w:pPr>
            <w:r w:rsidRPr="00D14360">
              <w:rPr>
                <w:rFonts w:cs="Calibri"/>
                <w:b/>
                <w:bCs/>
              </w:rPr>
              <w:t>Negation</w:t>
            </w:r>
          </w:p>
        </w:tc>
        <w:tc>
          <w:tcPr>
            <w:tcW w:w="7898" w:type="dxa"/>
            <w:tcBorders>
              <w:top w:val="single" w:color="4F81BD" w:sz="4" w:space="0"/>
              <w:bottom w:val="single" w:color="4472C4" w:themeColor="accent1" w:sz="4" w:space="0"/>
            </w:tcBorders>
            <w:shd w:val="clear" w:color="auto" w:fill="auto"/>
          </w:tcPr>
          <w:p w:rsidRPr="00D14360" w:rsidR="00E42FA6" w:rsidP="00E42FA6" w:rsidRDefault="00E42FA6" w14:paraId="17D025D3" w14:textId="77777777">
            <w:pPr>
              <w:rPr>
                <w:rFonts w:ascii="Calibri Light" w:hAnsi="Calibri Light" w:cs="Calibri Light"/>
                <w:szCs w:val="18"/>
              </w:rPr>
            </w:pPr>
            <w:r w:rsidRPr="00D14360">
              <w:rPr>
                <w:rFonts w:ascii="Calibri Light" w:hAnsi="Calibri Light" w:cs="Calibri Light"/>
                <w:szCs w:val="18"/>
              </w:rPr>
              <w:t>Not explicitly specified.</w:t>
            </w:r>
          </w:p>
        </w:tc>
      </w:tr>
      <w:tr w:rsidRPr="00C64922" w:rsidR="002954CE" w:rsidTr="004E29C8" w14:paraId="73DDE762" w14:textId="77777777">
        <w:trPr>
          <w:cantSplit/>
        </w:trPr>
        <w:tc>
          <w:tcPr>
            <w:tcW w:w="1457" w:type="dxa"/>
            <w:tcBorders>
              <w:top w:val="single" w:color="4472C4" w:themeColor="accent1" w:sz="4" w:space="0"/>
              <w:bottom w:val="single" w:color="4472C4" w:sz="4" w:space="0"/>
              <w:right w:val="nil"/>
            </w:tcBorders>
            <w:shd w:val="clear" w:color="auto" w:fill="FFFFFF"/>
          </w:tcPr>
          <w:p w:rsidRPr="00D14360" w:rsidR="00E42FA6" w:rsidP="00E42FA6" w:rsidRDefault="00E42FA6" w14:paraId="70F96242" w14:textId="77777777">
            <w:pPr>
              <w:rPr>
                <w:rFonts w:cs="Calibri"/>
                <w:b/>
                <w:bCs/>
              </w:rPr>
            </w:pPr>
            <w:r w:rsidRPr="00D14360">
              <w:rPr>
                <w:rFonts w:cs="Calibri"/>
                <w:b/>
                <w:bCs/>
              </w:rPr>
              <w:t>Other Considerations</w:t>
            </w:r>
          </w:p>
        </w:tc>
        <w:tc>
          <w:tcPr>
            <w:tcW w:w="7898" w:type="dxa"/>
            <w:tcBorders>
              <w:top w:val="single" w:color="4472C4" w:themeColor="accent1" w:sz="4" w:space="0"/>
              <w:bottom w:val="single" w:color="4472C4" w:sz="4" w:space="0"/>
            </w:tcBorders>
            <w:shd w:val="clear" w:color="auto" w:fill="auto"/>
          </w:tcPr>
          <w:p w:rsidRPr="00D14360" w:rsidR="00E42FA6" w:rsidP="00E42FA6" w:rsidRDefault="00E42FA6" w14:paraId="2A3B7BEF" w14:textId="77777777">
            <w:pPr>
              <w:rPr>
                <w:rFonts w:ascii="Calibri Light" w:hAnsi="Calibri Light" w:cs="Calibri Light"/>
                <w:szCs w:val="18"/>
              </w:rPr>
            </w:pPr>
            <w:r w:rsidRPr="00D14360">
              <w:rPr>
                <w:rFonts w:ascii="Calibri Light" w:hAnsi="Calibri Light" w:cs="Calibri Light"/>
                <w:szCs w:val="18"/>
              </w:rPr>
              <w:t>This template current provides no guidance on what should be populated in the value element.  A comment has been made against the design to request greater guidance be provided regarding the use of the value element in the design of the template</w:t>
            </w:r>
            <w:r w:rsidRPr="00D14360" w:rsidR="009B30E1">
              <w:rPr>
                <w:rFonts w:ascii="Calibri Light" w:hAnsi="Calibri Light" w:cs="Calibri Light"/>
                <w:szCs w:val="18"/>
              </w:rPr>
              <w:t>.</w:t>
            </w:r>
            <w:r w:rsidRPr="00D14360">
              <w:rPr>
                <w:rStyle w:val="FootnoteReference"/>
                <w:rFonts w:ascii="Calibri Light" w:hAnsi="Calibri Light" w:cs="Calibri Light"/>
                <w:szCs w:val="18"/>
              </w:rPr>
              <w:footnoteReference w:id="129"/>
            </w:r>
          </w:p>
          <w:p w:rsidRPr="00D14360" w:rsidR="00E42FA6" w:rsidP="00E42FA6" w:rsidRDefault="00E42FA6" w14:paraId="470E4056" w14:textId="77777777">
            <w:pPr>
              <w:rPr>
                <w:rFonts w:ascii="Calibri Light" w:hAnsi="Calibri Light" w:cs="Calibri Light"/>
                <w:szCs w:val="18"/>
              </w:rPr>
            </w:pPr>
            <w:r w:rsidRPr="00D14360">
              <w:rPr>
                <w:rFonts w:ascii="Calibri Light" w:hAnsi="Calibri Light" w:cs="Calibri Light"/>
                <w:szCs w:val="18"/>
              </w:rPr>
              <w:t xml:space="preserve">This template allows for multiple author participations ([0..*]). </w:t>
            </w:r>
          </w:p>
          <w:p w:rsidR="00852DED" w:rsidP="00D14360" w:rsidRDefault="00852DED" w14:paraId="08C70C25" w14:textId="77777777">
            <w:pPr>
              <w:keepNext/>
              <w:rPr>
                <w:rFonts w:ascii="Calibri Light" w:hAnsi="Calibri Light" w:cs="Calibri Light"/>
                <w:szCs w:val="18"/>
              </w:rPr>
            </w:pPr>
          </w:p>
          <w:p w:rsidRPr="00D14360" w:rsidR="00E42FA6" w:rsidP="00D14360" w:rsidRDefault="00E42FA6" w14:paraId="5729A64E" w14:textId="77777777">
            <w:pPr>
              <w:keepNext/>
              <w:rPr>
                <w:rFonts w:ascii="Calibri Light" w:hAnsi="Calibri Light" w:cs="Calibri Light"/>
                <w:szCs w:val="18"/>
              </w:rPr>
            </w:pPr>
            <w:r w:rsidRPr="00D14360">
              <w:rPr>
                <w:rFonts w:ascii="Calibri Light" w:hAnsi="Calibri Light" w:cs="Calibri Light"/>
                <w:szCs w:val="18"/>
              </w:rPr>
              <w:t>If the author is the recordTarget (patient), this is a patient goal. If the author is a provider, this is a provider goal. If both patient and provider are authors, this is a negotiated goal. If no author is present, it is assumed the document or section author(s) is the author of this goal.</w:t>
            </w:r>
          </w:p>
        </w:tc>
      </w:tr>
      <w:tr w:rsidRPr="00C64922" w:rsidR="001F4D05" w:rsidTr="004E29C8" w14:paraId="51031583" w14:textId="77777777">
        <w:trPr>
          <w:cantSplit/>
          <w:trHeight w:val="71"/>
        </w:trPr>
        <w:tc>
          <w:tcPr>
            <w:tcW w:w="1457" w:type="dxa"/>
            <w:tcBorders>
              <w:top w:val="single" w:color="4472C4" w:sz="4" w:space="0"/>
              <w:bottom w:val="single" w:color="4F81BD" w:sz="4" w:space="0"/>
              <w:right w:val="nil"/>
            </w:tcBorders>
            <w:shd w:val="clear" w:color="auto" w:fill="FFFFFF"/>
          </w:tcPr>
          <w:p w:rsidRPr="00D14360" w:rsidR="001F4D05" w:rsidP="001F4D05" w:rsidRDefault="001F4D05" w14:paraId="23028DC5" w14:textId="77777777">
            <w:pPr>
              <w:rPr>
                <w:rFonts w:cs="Calibri"/>
                <w:b/>
                <w:bCs/>
              </w:rPr>
            </w:pPr>
            <w:r w:rsidRPr="00D14360">
              <w:rPr>
                <w:rFonts w:cs="Calibri"/>
                <w:b/>
                <w:bCs/>
              </w:rPr>
              <w:t>Example</w:t>
            </w:r>
          </w:p>
        </w:tc>
        <w:tc>
          <w:tcPr>
            <w:tcW w:w="7898" w:type="dxa"/>
            <w:tcBorders>
              <w:top w:val="single" w:color="4472C4" w:sz="4" w:space="0"/>
              <w:bottom w:val="single" w:color="4F81BD" w:sz="4" w:space="0"/>
            </w:tcBorders>
            <w:shd w:val="clear" w:color="auto" w:fill="auto"/>
          </w:tcPr>
          <w:p w:rsidRPr="00D14360" w:rsidR="001F4D05" w:rsidP="001F4D05" w:rsidRDefault="006B2DAF" w14:paraId="34057916" w14:textId="77777777">
            <w:pPr>
              <w:rPr>
                <w:rFonts w:ascii="Calibri Light" w:hAnsi="Calibri Light" w:cs="Calibri Light"/>
                <w:szCs w:val="18"/>
              </w:rPr>
            </w:pPr>
            <w:r>
              <w:rPr>
                <w:rFonts w:ascii="Calibri Light" w:hAnsi="Calibri Light" w:cs="Calibri Light"/>
                <w:szCs w:val="18"/>
              </w:rPr>
              <w:t>C-CDA R2.1 Figure 154</w:t>
            </w:r>
            <w:r w:rsidR="00A46C09">
              <w:rPr>
                <w:rFonts w:ascii="Calibri Light" w:hAnsi="Calibri Light" w:cs="Calibri Light"/>
                <w:szCs w:val="18"/>
              </w:rPr>
              <w:t xml:space="preserve"> Goal Observation Example (Page 234)</w:t>
            </w:r>
          </w:p>
        </w:tc>
      </w:tr>
    </w:tbl>
    <w:p w:rsidR="00DD51B1" w:rsidP="00CA2798" w:rsidRDefault="005C79A1" w14:paraId="7E5D183B" w14:textId="07E87999">
      <w:pPr>
        <w:pStyle w:val="Caption"/>
      </w:pPr>
      <w:r>
        <w:t xml:space="preserve">  </w:t>
      </w:r>
      <w:bookmarkStart w:name="_Toc118898839" w:id="1696"/>
      <w:bookmarkStart w:name="_Toc119940042" w:id="1697"/>
      <w:bookmarkStart w:name="_Toc135313073" w:id="1698"/>
      <w:r w:rsidRPr="00C64922" w:rsidR="00CA2798">
        <w:t xml:space="preserve">Table </w:t>
      </w:r>
      <w:r>
        <w:fldChar w:fldCharType="begin"/>
      </w:r>
      <w:r>
        <w:instrText>SEQ Table \* ARABIC</w:instrText>
      </w:r>
      <w:r>
        <w:fldChar w:fldCharType="separate"/>
      </w:r>
      <w:r w:rsidR="00DC1072">
        <w:rPr>
          <w:noProof/>
        </w:rPr>
        <w:t>52</w:t>
      </w:r>
      <w:r>
        <w:fldChar w:fldCharType="end"/>
      </w:r>
      <w:r w:rsidRPr="00C64922" w:rsidR="00CA2798">
        <w:t>: Goal Observation</w:t>
      </w:r>
      <w:r w:rsidR="00852DED">
        <w:t xml:space="preserve"> Template</w:t>
      </w:r>
      <w:bookmarkEnd w:id="1696"/>
      <w:bookmarkEnd w:id="1697"/>
      <w:bookmarkEnd w:id="1698"/>
    </w:p>
    <w:p w:rsidR="006B2DAF" w:rsidP="006B2DAF" w:rsidRDefault="006B2DAF" w14:paraId="547780E0" w14:textId="77777777"/>
    <w:p w:rsidR="006B2DAF" w:rsidP="003A3D50" w:rsidRDefault="006B2DAF" w14:paraId="0797EB84" w14:textId="6F6215D6">
      <w:pPr>
        <w:pStyle w:val="Caption"/>
        <w:keepNext/>
        <w:spacing w:after="0"/>
      </w:pPr>
      <w:bookmarkStart w:name="_Toc118898769" w:id="1699"/>
      <w:bookmarkStart w:name="_Toc119939971" w:id="1700"/>
      <w:bookmarkStart w:name="_Toc135313003" w:id="1701"/>
      <w:r w:rsidRPr="00D2396E">
        <w:t xml:space="preserve">Example </w:t>
      </w:r>
      <w:r>
        <w:fldChar w:fldCharType="begin"/>
      </w:r>
      <w:r>
        <w:instrText>SEQ Example \* ARABIC</w:instrText>
      </w:r>
      <w:r>
        <w:fldChar w:fldCharType="separate"/>
      </w:r>
      <w:r w:rsidR="00DC1072">
        <w:rPr>
          <w:noProof/>
        </w:rPr>
        <w:t>48</w:t>
      </w:r>
      <w:r>
        <w:fldChar w:fldCharType="end"/>
      </w:r>
      <w:r w:rsidRPr="00D2396E">
        <w:t>: Goal Observation narrative</w:t>
      </w:r>
      <w:bookmarkEnd w:id="1699"/>
      <w:bookmarkEnd w:id="1700"/>
      <w:bookmarkEnd w:id="1701"/>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006B2DAF" w:rsidTr="00AD08FB" w14:paraId="56CE14D5" w14:textId="77777777">
        <w:tc>
          <w:tcPr>
            <w:tcW w:w="9576" w:type="dxa"/>
            <w:shd w:val="clear" w:color="auto" w:fill="auto"/>
          </w:tcPr>
          <w:p w:rsidRPr="00AD08FB" w:rsidR="00D2396E" w:rsidP="00AD08FB" w:rsidRDefault="00D2396E" w14:paraId="6A32EE22"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&lt;section&gt;</w:t>
            </w:r>
          </w:p>
          <w:p w:rsidRPr="00AD08FB" w:rsidR="00D2396E" w:rsidP="00AD08FB" w:rsidRDefault="00D2396E" w14:paraId="3EE67D9F" w14:textId="1F3055E4">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  PLEASE REFER TO THE EXAMPLE TASK FORCE &lt;</w:t>
            </w:r>
            <w:r w:rsidR="00C20105">
              <w:rPr>
                <w:rFonts w:ascii="Courier New" w:hAnsi="Courier New" w:cs="Courier New"/>
                <w:i w:val="0"/>
                <w:iCs w:val="0"/>
                <w:color w:val="000000"/>
                <w:sz w:val="16"/>
                <w:szCs w:val="16"/>
              </w:rPr>
              <w:t>https://cdasearch.hl7.org</w:t>
            </w:r>
            <w:r w:rsidRPr="00AD08FB">
              <w:rPr>
                <w:rFonts w:ascii="Courier New" w:hAnsi="Courier New" w:cs="Courier New"/>
                <w:i w:val="0"/>
                <w:iCs w:val="0"/>
                <w:color w:val="000000"/>
                <w:sz w:val="16"/>
                <w:szCs w:val="16"/>
              </w:rPr>
              <w:t>/sections/Goals&gt; PAGE FOR EXAMPLES TO COMMON   CHALLENGES WITH ENTRIES IN THIS SECTION  --&gt;</w:t>
            </w:r>
          </w:p>
          <w:p w:rsidRPr="00AD08FB" w:rsidR="00D2396E" w:rsidP="00AD08FB" w:rsidRDefault="00D2396E" w14:paraId="2B6E0C7D"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&lt;templateId root="2.16.840.1.113883.10.20.22.2.60"/&gt;</w:t>
            </w:r>
          </w:p>
          <w:p w:rsidRPr="00AD08FB" w:rsidR="00D2396E" w:rsidP="00AD08FB" w:rsidRDefault="00D2396E" w14:paraId="37E1D514"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&lt;code code="61146-7" codeSystem="2.16.840.1.113883.6.1" codeSystemName="LOINC" displayName="Goals"/&gt;</w:t>
            </w:r>
          </w:p>
          <w:p w:rsidRPr="00AD08FB" w:rsidR="00D2396E" w:rsidP="00AD08FB" w:rsidRDefault="00D2396E" w14:paraId="6DB8268C"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&lt;title&gt;ACTIVE GOALS&lt;/title&gt;</w:t>
            </w:r>
          </w:p>
          <w:p w:rsidRPr="00AD08FB" w:rsidR="00D2396E" w:rsidP="00AD08FB" w:rsidRDefault="00D2396E" w14:paraId="4CABB13C"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&lt;text&gt;</w:t>
            </w:r>
          </w:p>
          <w:p w:rsidRPr="00AD08FB" w:rsidR="00D2396E" w:rsidP="00AD08FB" w:rsidRDefault="00D2396E" w14:paraId="71BB25AF"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&lt;table&gt;</w:t>
            </w:r>
          </w:p>
          <w:p w:rsidRPr="00AD08FB" w:rsidR="00D2396E" w:rsidP="00AD08FB" w:rsidRDefault="00D2396E" w14:paraId="33A19114"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&lt;thead&gt;</w:t>
            </w:r>
          </w:p>
          <w:p w:rsidRPr="00AD08FB" w:rsidR="00D2396E" w:rsidP="00AD08FB" w:rsidRDefault="00D2396E" w14:paraId="58477253"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rsidRPr="00AD08FB" w:rsidR="00D2396E" w:rsidP="00AD08FB" w:rsidRDefault="00D2396E" w14:paraId="47F9AD9F"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&lt;th&gt;Patient Goal Type&lt;/th&gt;</w:t>
            </w:r>
          </w:p>
          <w:p w:rsidRPr="00AD08FB" w:rsidR="00D2396E" w:rsidP="00AD08FB" w:rsidRDefault="00D2396E" w14:paraId="508693F0"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&lt;th&gt;Goal&lt;/th&gt;</w:t>
            </w:r>
          </w:p>
          <w:p w:rsidRPr="00AD08FB" w:rsidR="00D2396E" w:rsidP="00AD08FB" w:rsidRDefault="00D2396E" w14:paraId="55E63C99"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&lt;th&gt;Patient-Stated?&lt;/th&gt;</w:t>
            </w:r>
          </w:p>
          <w:p w:rsidRPr="00AD08FB" w:rsidR="00D2396E" w:rsidP="00AD08FB" w:rsidRDefault="00D2396E" w14:paraId="7CAF8E53"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&lt;th&gt;Author&lt;/th&gt;</w:t>
            </w:r>
          </w:p>
          <w:p w:rsidRPr="00AD08FB" w:rsidR="00D2396E" w:rsidP="00AD08FB" w:rsidRDefault="00D2396E" w14:paraId="75F3F0B3"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rsidRPr="00AD08FB" w:rsidR="00D2396E" w:rsidP="00AD08FB" w:rsidRDefault="00D2396E" w14:paraId="2A65E842"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&lt;/thead&gt;</w:t>
            </w:r>
          </w:p>
          <w:p w:rsidRPr="00AD08FB" w:rsidR="00D2396E" w:rsidP="00AD08FB" w:rsidRDefault="00D2396E" w14:paraId="228BEEBD"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&lt;tbody&gt;</w:t>
            </w:r>
          </w:p>
          <w:p w:rsidRPr="00AD08FB" w:rsidR="00D2396E" w:rsidP="00AD08FB" w:rsidRDefault="00D2396E" w14:paraId="6D529C6D"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rsidRPr="00AD08FB" w:rsidR="00D2396E" w:rsidP="00AD08FB" w:rsidRDefault="00D2396E" w14:paraId="154804A6"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&lt;td&gt;Blood Pressure&lt;/td&gt;</w:t>
            </w:r>
          </w:p>
          <w:p w:rsidRPr="00AD08FB" w:rsidR="00D2396E" w:rsidP="00AD08FB" w:rsidRDefault="00D2396E" w14:paraId="06E7224F"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w:t>
            </w:r>
          </w:p>
          <w:p w:rsidRPr="00AD08FB" w:rsidR="00D2396E" w:rsidP="00AD08FB" w:rsidRDefault="00D2396E" w14:paraId="6C1BE78B"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&lt;paragraph ID="goal1" styleCode="Bold"&gt;Get BP to normal (i.e. 120/80)&lt;/paragraph&gt;</w:t>
            </w:r>
          </w:p>
          <w:p w:rsidRPr="00AD08FB" w:rsidR="00D2396E" w:rsidP="00AD08FB" w:rsidRDefault="00D2396E" w14:paraId="058EBE34"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w:t>
            </w:r>
          </w:p>
          <w:p w:rsidRPr="00AD08FB" w:rsidR="00D2396E" w:rsidP="00AD08FB" w:rsidRDefault="00D2396E" w14:paraId="50238A5C"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&lt;td&gt;No&lt;/td&gt;</w:t>
            </w:r>
          </w:p>
          <w:p w:rsidRPr="00AD08FB" w:rsidR="00D2396E" w:rsidP="00AD08FB" w:rsidRDefault="00D2396E" w14:paraId="7E7FD179"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&lt;td&gt;Moreland, Andrew&lt;/td&gt;</w:t>
            </w:r>
          </w:p>
          <w:p w:rsidRPr="00AD08FB" w:rsidR="00D2396E" w:rsidP="00AD08FB" w:rsidRDefault="00D2396E" w14:paraId="0893F7EF"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rsidRPr="00AD08FB" w:rsidR="00D2396E" w:rsidP="00AD08FB" w:rsidRDefault="00D2396E" w14:paraId="2F9B51BC"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w:t>
            </w:r>
          </w:p>
          <w:p w:rsidRPr="00AD08FB" w:rsidR="00D2396E" w:rsidP="00AD08FB" w:rsidRDefault="00D2396E" w14:paraId="749B5ED4"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&lt;/tbody&gt;</w:t>
            </w:r>
          </w:p>
          <w:p w:rsidRPr="00AD08FB" w:rsidR="00D2396E" w:rsidP="00AD08FB" w:rsidRDefault="00D2396E" w14:paraId="0791DA70"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&lt;/table&gt;</w:t>
            </w:r>
          </w:p>
          <w:p w:rsidRPr="00AD08FB" w:rsidR="00D2396E" w:rsidP="00AD08FB" w:rsidRDefault="00D2396E" w14:paraId="0175B210"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&lt;/text&gt;</w:t>
            </w:r>
          </w:p>
          <w:p w:rsidRPr="00AD08FB" w:rsidR="00D2396E" w:rsidP="00AD08FB" w:rsidRDefault="00D2396E" w14:paraId="1B3CCC35"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&lt;entry&gt;</w:t>
            </w:r>
          </w:p>
          <w:p w:rsidRPr="00AD08FB" w:rsidR="00D2396E" w:rsidP="00AD08FB" w:rsidRDefault="00D2396E" w14:paraId="0672D02B"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&lt;observation classCode="OBS" moodCode="GOL"&gt;</w:t>
            </w:r>
          </w:p>
          <w:p w:rsidRPr="00AD08FB" w:rsidR="00D2396E" w:rsidP="00AD08FB" w:rsidRDefault="00D2396E" w14:paraId="7DA8C876"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&lt;templateId root="2.16.840.1.113883.10.20.22.4.121"/&gt;</w:t>
            </w:r>
          </w:p>
          <w:p w:rsidRPr="00AD08FB" w:rsidR="00D2396E" w:rsidP="00AD08FB" w:rsidRDefault="00D2396E" w14:paraId="4F1F6053"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&lt;id extension="3241" root="1.2.840.114350.1.13.6289.1.7.2.737179"/&gt;</w:t>
            </w:r>
          </w:p>
          <w:p w:rsidRPr="00AD08FB" w:rsidR="00D2396E" w:rsidP="00AD08FB" w:rsidRDefault="00D2396E" w14:paraId="01BF1F5B"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&lt;code nullFlavor="UNK"&gt;</w:t>
            </w:r>
          </w:p>
          <w:p w:rsidRPr="00AD08FB" w:rsidR="00D2396E" w:rsidP="00AD08FB" w:rsidRDefault="00D2396E" w14:paraId="1C229950"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&lt;originalText&gt;</w:t>
            </w:r>
          </w:p>
          <w:p w:rsidRPr="00AD08FB" w:rsidR="00D2396E" w:rsidP="00AD08FB" w:rsidRDefault="00D2396E" w14:paraId="76604ED4"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&lt;reference value="#goal2"/&gt;</w:t>
            </w:r>
          </w:p>
          <w:p w:rsidRPr="00AD08FB" w:rsidR="00D2396E" w:rsidP="00AD08FB" w:rsidRDefault="00D2396E" w14:paraId="67BD17C5"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&lt;/originalText&gt;</w:t>
            </w:r>
          </w:p>
          <w:p w:rsidRPr="00AD08FB" w:rsidR="00D2396E" w:rsidP="00AD08FB" w:rsidRDefault="00D2396E" w14:paraId="5C45CB0A"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&lt;/code&gt;</w:t>
            </w:r>
          </w:p>
          <w:p w:rsidRPr="00AD08FB" w:rsidR="00D2396E" w:rsidP="00AD08FB" w:rsidRDefault="00D2396E" w14:paraId="7C8B1CBD"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&lt;statusCode code="active"/&gt;</w:t>
            </w:r>
          </w:p>
          <w:p w:rsidRPr="00AD08FB" w:rsidR="00D2396E" w:rsidP="00AD08FB" w:rsidRDefault="00D2396E" w14:paraId="7FDA8441"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&lt;effectiveTime&gt;</w:t>
            </w:r>
          </w:p>
          <w:p w:rsidRPr="00AD08FB" w:rsidR="00D2396E" w:rsidP="00AD08FB" w:rsidRDefault="00D2396E" w14:paraId="7D10ACB8"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&lt;low value="20160412113717-0500"/&gt;       </w:t>
            </w:r>
          </w:p>
          <w:p w:rsidRPr="00AD08FB" w:rsidR="00D2396E" w:rsidP="00AD08FB" w:rsidRDefault="00D2396E" w14:paraId="03BEF979"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&lt;/effectiveTime&gt;</w:t>
            </w:r>
          </w:p>
          <w:p w:rsidRPr="00AD08FB" w:rsidR="00D2396E" w:rsidP="00AD08FB" w:rsidRDefault="00D2396E" w14:paraId="5075365A"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&lt;author&gt;</w:t>
            </w:r>
          </w:p>
          <w:p w:rsidRPr="00AD08FB" w:rsidR="00D2396E" w:rsidP="00AD08FB" w:rsidRDefault="00D2396E" w14:paraId="3BB2F8A8"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&lt;templateId root="2.16.840.1.113883.10.20.22.4.119"/&gt;</w:t>
            </w:r>
          </w:p>
          <w:p w:rsidRPr="00AD08FB" w:rsidR="00D2396E" w:rsidP="00AD08FB" w:rsidRDefault="00D2396E" w14:paraId="5BFA1654"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&lt;time value="20160412113717-0500"/&gt;</w:t>
            </w:r>
          </w:p>
          <w:p w:rsidRPr="00AD08FB" w:rsidR="00D2396E" w:rsidP="00AD08FB" w:rsidRDefault="00D2396E" w14:paraId="2437716E"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&lt;assignedAuthor&gt;</w:t>
            </w:r>
          </w:p>
          <w:p w:rsidRPr="00AD08FB" w:rsidR="00D2396E" w:rsidP="00AD08FB" w:rsidRDefault="00D2396E" w14:paraId="7E07456D"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&lt;id extension="1" root="1.2.840.114350.1.13.6289.1.7.2.697780"/&gt;</w:t>
            </w:r>
          </w:p>
          <w:p w:rsidRPr="00AD08FB" w:rsidR="00D2396E" w:rsidP="00AD08FB" w:rsidRDefault="00D2396E" w14:paraId="77FF56D6"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&lt;assignedPerson&gt;</w:t>
            </w:r>
          </w:p>
          <w:p w:rsidRPr="00AD08FB" w:rsidR="00D2396E" w:rsidP="00AD08FB" w:rsidRDefault="00D2396E" w14:paraId="19B353D8"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&lt;name&gt;</w:t>
            </w:r>
          </w:p>
          <w:p w:rsidRPr="00AD08FB" w:rsidR="00D2396E" w:rsidP="00AD08FB" w:rsidRDefault="00D2396E" w14:paraId="0FA441F0"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&lt;given&gt;Andrew&lt;/given&gt;</w:t>
            </w:r>
          </w:p>
          <w:p w:rsidRPr="00AD08FB" w:rsidR="00D2396E" w:rsidP="00AD08FB" w:rsidRDefault="00D2396E" w14:paraId="2B825E12"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&lt;family&gt;Moreland&lt;/family&gt;</w:t>
            </w:r>
          </w:p>
          <w:p w:rsidRPr="00AD08FB" w:rsidR="00D2396E" w:rsidP="00AD08FB" w:rsidRDefault="00D2396E" w14:paraId="435F8FC3"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&lt;/name&gt;</w:t>
            </w:r>
          </w:p>
          <w:p w:rsidRPr="00AD08FB" w:rsidR="00D2396E" w:rsidP="00AD08FB" w:rsidRDefault="00D2396E" w14:paraId="441B00A9"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&lt;/assignedPerson&gt;</w:t>
            </w:r>
          </w:p>
          <w:p w:rsidRPr="00AD08FB" w:rsidR="00D2396E" w:rsidP="00AD08FB" w:rsidRDefault="00D2396E" w14:paraId="5AF51E8C"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&lt;/assignedAuthor&gt;</w:t>
            </w:r>
          </w:p>
          <w:p w:rsidRPr="00AD08FB" w:rsidR="00D2396E" w:rsidP="00AD08FB" w:rsidRDefault="00D2396E" w14:paraId="08A1C1D2"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&lt;/author&gt;</w:t>
            </w:r>
          </w:p>
          <w:p w:rsidRPr="00AD08FB" w:rsidR="00D2396E" w:rsidP="00AD08FB" w:rsidRDefault="00D2396E" w14:paraId="40954A6A"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&lt;/observation&gt;</w:t>
            </w:r>
          </w:p>
          <w:p w:rsidRPr="00AD08FB" w:rsidR="00D2396E" w:rsidP="00AD08FB" w:rsidRDefault="00D2396E" w14:paraId="3A549608"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&lt;/entry&gt;</w:t>
            </w:r>
          </w:p>
          <w:p w:rsidRPr="00AD08FB" w:rsidR="00D2396E" w:rsidP="00AD08FB" w:rsidRDefault="00D2396E" w14:paraId="5A0C7C5C"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w:t>
            </w:r>
          </w:p>
          <w:p w:rsidR="006B2DAF" w:rsidP="00AD08FB" w:rsidRDefault="00D2396E" w14:paraId="2C0BABE4" w14:textId="77777777">
            <w:pPr>
              <w:pStyle w:val="Caption"/>
              <w:keepNext/>
              <w:spacing w:after="0"/>
            </w:pPr>
            <w:r w:rsidRPr="00AD08FB">
              <w:rPr>
                <w:rFonts w:ascii="Courier New" w:hAnsi="Courier New" w:cs="Courier New"/>
                <w:i w:val="0"/>
                <w:iCs w:val="0"/>
                <w:color w:val="000000"/>
                <w:sz w:val="16"/>
                <w:szCs w:val="16"/>
              </w:rPr>
              <w:t>&lt;/section&gt;</w:t>
            </w:r>
          </w:p>
        </w:tc>
      </w:tr>
    </w:tbl>
    <w:p w:rsidRPr="006B2DAF" w:rsidR="006B2DAF" w:rsidP="003A3D50" w:rsidRDefault="006B2DAF" w14:paraId="3B020266" w14:textId="77777777"/>
    <w:p w:rsidRPr="00B455CB" w:rsidR="00E752AB" w:rsidP="00FD31AC" w:rsidRDefault="00E752AB" w14:paraId="73C3AD5A" w14:textId="0B9C0F8D">
      <w:pPr>
        <w:pStyle w:val="Heading3"/>
      </w:pPr>
      <w:bookmarkStart w:name="_Social_History_Observation" w:id="1702"/>
      <w:bookmarkStart w:name="_Toc10707520" w:id="1703"/>
      <w:bookmarkStart w:name="_Toc11043653" w:id="1704"/>
      <w:bookmarkStart w:name="_Toc11045633" w:id="1705"/>
      <w:bookmarkStart w:name="_Toc11391302" w:id="1706"/>
      <w:bookmarkStart w:name="_Toc88470797" w:id="1707"/>
      <w:bookmarkStart w:name="_Toc119939871" w:id="1708"/>
      <w:bookmarkStart w:name="_Toc135312902" w:id="1709"/>
      <w:bookmarkEnd w:id="1702"/>
      <w:r w:rsidRPr="00B455CB">
        <w:t>Social History</w:t>
      </w:r>
      <w:bookmarkEnd w:id="1703"/>
      <w:bookmarkEnd w:id="1704"/>
      <w:bookmarkEnd w:id="1705"/>
      <w:bookmarkEnd w:id="1706"/>
      <w:bookmarkEnd w:id="1707"/>
      <w:bookmarkEnd w:id="1708"/>
      <w:bookmarkEnd w:id="1709"/>
    </w:p>
    <w:p w:rsidR="00E752AB" w:rsidP="00E752AB" w:rsidRDefault="00E752AB" w14:paraId="34DE45A4" w14:textId="61A88575">
      <w:pPr>
        <w:spacing w:after="120"/>
        <w:rPr>
          <w:rFonts w:cs="Calibri"/>
        </w:rPr>
      </w:pPr>
      <w:r w:rsidRPr="00D14360">
        <w:rPr>
          <w:rFonts w:cs="Calibri"/>
        </w:rPr>
        <w:t xml:space="preserve">The Social History Observation template is a general template designed to represent a full range of social history observations. </w:t>
      </w:r>
      <w:r>
        <w:rPr>
          <w:rFonts w:cs="Calibri"/>
        </w:rPr>
        <w:t>The Social History Observation Template has been updated to leverage Gravity Value Sets covering multiple social risk domains. See</w:t>
      </w:r>
      <w:r w:rsidR="000A2553">
        <w:rPr>
          <w:rFonts w:cs="Calibri"/>
        </w:rPr>
        <w:t xml:space="preserve"> </w:t>
      </w:r>
      <w:r w:rsidR="000A2553">
        <w:rPr>
          <w:rFonts w:cs="Calibri"/>
        </w:rPr>
        <w:fldChar w:fldCharType="begin"/>
      </w:r>
      <w:r w:rsidR="000A2553">
        <w:rPr>
          <w:rFonts w:cs="Calibri"/>
        </w:rPr>
        <w:instrText xml:space="preserve"> REF _Ref88487492 \r \h </w:instrText>
      </w:r>
      <w:r w:rsidR="000A2553">
        <w:rPr>
          <w:rFonts w:cs="Calibri"/>
        </w:rPr>
      </w:r>
      <w:r w:rsidR="000A2553">
        <w:rPr>
          <w:rFonts w:cs="Calibri"/>
        </w:rPr>
        <w:fldChar w:fldCharType="separate"/>
      </w:r>
      <w:r w:rsidR="00DC1072">
        <w:rPr>
          <w:rFonts w:cs="Calibri"/>
        </w:rPr>
        <w:t>6.1.2</w:t>
      </w:r>
      <w:r w:rsidR="000A2553">
        <w:rPr>
          <w:rFonts w:cs="Calibri"/>
        </w:rPr>
        <w:fldChar w:fldCharType="end"/>
      </w:r>
      <w:r w:rsidR="000A2553">
        <w:rPr>
          <w:rFonts w:cs="Calibri"/>
        </w:rPr>
        <w:t xml:space="preserve"> </w:t>
      </w:r>
      <w:r w:rsidRPr="00B455CB" w:rsidR="000A2553">
        <w:rPr>
          <w:rFonts w:cs="Calibri"/>
        </w:rPr>
        <w:fldChar w:fldCharType="begin"/>
      </w:r>
      <w:r w:rsidRPr="00B455CB" w:rsidR="000A2553">
        <w:rPr>
          <w:rFonts w:cs="Calibri"/>
        </w:rPr>
        <w:instrText xml:space="preserve"> REF _Ref88487494 \h </w:instrText>
      </w:r>
      <w:r w:rsidR="00B455CB">
        <w:rPr>
          <w:rFonts w:cs="Calibri"/>
        </w:rPr>
        <w:instrText xml:space="preserve"> \* MERGEFORMAT </w:instrText>
      </w:r>
      <w:r w:rsidRPr="00B455CB" w:rsidR="000A2553">
        <w:rPr>
          <w:rFonts w:cs="Calibri"/>
        </w:rPr>
      </w:r>
      <w:r w:rsidRPr="00B455CB" w:rsidR="000A2553">
        <w:rPr>
          <w:rFonts w:cs="Calibri"/>
        </w:rPr>
        <w:fldChar w:fldCharType="separate"/>
      </w:r>
      <w:r w:rsidRPr="00A61A3F" w:rsidR="00DC1072">
        <w:t>Social Determinant of Health Vocabulary Design Notes</w:t>
      </w:r>
      <w:r w:rsidRPr="00B455CB" w:rsidR="000A2553">
        <w:rPr>
          <w:rFonts w:cs="Calibri"/>
        </w:rPr>
        <w:fldChar w:fldCharType="end"/>
      </w:r>
      <w:r w:rsidRPr="00B455CB">
        <w:rPr>
          <w:rFonts w:cs="Calibri"/>
        </w:rPr>
        <w:t>.</w:t>
      </w:r>
      <w:r>
        <w:rPr>
          <w:rFonts w:cs="Calibri"/>
        </w:rPr>
        <w:t xml:space="preserve"> In addition, a new </w:t>
      </w:r>
      <w:r>
        <w:rPr>
          <w:rFonts w:cs="Calibri"/>
        </w:rPr>
        <w:t xml:space="preserve">Sexual Orientation Observation Template </w:t>
      </w:r>
      <w:r w:rsidRPr="00F8428C">
        <w:rPr>
          <w:rFonts w:cs="Calibri"/>
        </w:rPr>
        <w:t>2.16.840.1.113883.10.20.22.4.501:2022-06-0</w:t>
      </w:r>
      <w:r>
        <w:rPr>
          <w:rFonts w:cs="Calibri"/>
        </w:rPr>
        <w:t>1 was developed for this USCDI V2 ballot update.</w:t>
      </w:r>
    </w:p>
    <w:p w:rsidR="00E752AB" w:rsidP="00E752AB" w:rsidRDefault="00E752AB" w14:paraId="4E226671" w14:textId="05322FEA">
      <w:pPr>
        <w:spacing w:after="120"/>
        <w:rPr>
          <w:rFonts w:cs="Calibri"/>
        </w:rPr>
      </w:pPr>
      <w:r>
        <w:rPr>
          <w:rFonts w:cs="Calibri"/>
        </w:rPr>
        <w:t xml:space="preserve">The Social History Observation template remains open to represent any </w:t>
      </w:r>
      <w:r w:rsidRPr="007E4CE9">
        <w:rPr>
          <w:rFonts w:cs="Calibri"/>
        </w:rPr>
        <w:t xml:space="preserve">SDOH </w:t>
      </w:r>
      <w:r>
        <w:rPr>
          <w:rFonts w:cs="Calibri"/>
        </w:rPr>
        <w:t>observation</w:t>
      </w:r>
      <w:r w:rsidRPr="007E4CE9">
        <w:rPr>
          <w:rFonts w:cs="Calibri"/>
        </w:rPr>
        <w:t xml:space="preserve"> relate</w:t>
      </w:r>
      <w:r>
        <w:rPr>
          <w:rFonts w:cs="Calibri"/>
        </w:rPr>
        <w:t>d</w:t>
      </w:r>
      <w:r w:rsidRPr="007E4CE9">
        <w:rPr>
          <w:rFonts w:cs="Calibri"/>
        </w:rPr>
        <w:t xml:space="preserve"> to conditions in which people live, learn, work, and play</w:t>
      </w:r>
      <w:r>
        <w:rPr>
          <w:rFonts w:cs="Calibri"/>
        </w:rPr>
        <w:t xml:space="preserve"> even if not defined in the </w:t>
      </w:r>
      <w:hyperlink w:history="1" r:id="rId59">
        <w:r w:rsidRPr="00820406">
          <w:rPr>
            <w:rStyle w:val="Hyperlink"/>
            <w:rFonts w:cs="Calibri"/>
          </w:rPr>
          <w:t>Social Determinants of Health Conditions Value Set</w:t>
        </w:r>
      </w:hyperlink>
      <w:r>
        <w:rPr>
          <w:rFonts w:cs="Calibri"/>
        </w:rPr>
        <w:t xml:space="preserve"> or in a specific template.</w:t>
      </w:r>
    </w:p>
    <w:p w:rsidRPr="00D14360" w:rsidR="00E752AB" w:rsidP="00E752AB" w:rsidRDefault="00E3650F" w14:paraId="18C0C9EE" w14:textId="6894A411">
      <w:pPr>
        <w:spacing w:after="120"/>
        <w:rPr>
          <w:rFonts w:cs="Calibri"/>
        </w:rPr>
      </w:pPr>
      <w:r>
        <w:t xml:space="preserve">For </w:t>
      </w:r>
      <w:r w:rsidRPr="00C77DD8">
        <w:t xml:space="preserve">communicating detailed observations related to an individual’s work information, implementers can </w:t>
      </w:r>
      <w:r>
        <w:t xml:space="preserve">also </w:t>
      </w:r>
      <w:r w:rsidRPr="00C77DD8">
        <w:t>consider utilizing the templates in the C-CDA 2.1 Supplemental Templates for Occupational Data for Health implementation guide.</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E752AB" w:rsidTr="004E29C8" w14:paraId="0D2D5AFA" w14:textId="77777777">
        <w:trPr>
          <w:trHeight w:val="576"/>
        </w:trPr>
        <w:tc>
          <w:tcPr>
            <w:tcW w:w="683" w:type="dxa"/>
            <w:tcBorders>
              <w:right w:val="nil"/>
            </w:tcBorders>
            <w:shd w:val="clear" w:color="auto" w:fill="C6D9F1"/>
          </w:tcPr>
          <w:p w:rsidRPr="00C64922" w:rsidR="00E752AB" w:rsidP="000A2553" w:rsidRDefault="00E752AB" w14:paraId="370F70E0" w14:textId="77777777">
            <w:pPr>
              <w:pStyle w:val="BodyText"/>
              <w:rPr>
                <w:noProof/>
              </w:rPr>
            </w:pPr>
            <w:r>
              <w:rPr>
                <w:noProof/>
              </w:rPr>
              <w:drawing>
                <wp:inline distT="0" distB="0" distL="0" distR="0" wp14:anchorId="3669AEC6" wp14:editId="3AAEB363">
                  <wp:extent cx="323215" cy="323215"/>
                  <wp:effectExtent l="0" t="0" r="0" b="635"/>
                  <wp:docPr id="19" name="Graphic 6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7770C6" w:rsidR="00E752AB" w:rsidP="000A2553" w:rsidRDefault="00E752AB" w14:paraId="666A0ACD" w14:textId="77777777">
            <w:pPr>
              <w:pStyle w:val="Default"/>
              <w:rPr>
                <w:sz w:val="20"/>
              </w:rPr>
            </w:pPr>
            <w:r w:rsidRPr="007770C6">
              <w:rPr>
                <w:rFonts w:eastAsia="Calibri"/>
                <w:sz w:val="20"/>
              </w:rPr>
              <w:t>C-CDA Content Creators SHOULD use specific templates over general templates when an appropriate specific template has been defined.</w:t>
            </w:r>
            <w:r w:rsidRPr="007770C6">
              <w:rPr>
                <w:sz w:val="20"/>
              </w:rPr>
              <w:t xml:space="preserve"> </w:t>
            </w:r>
            <w:r w:rsidRPr="007770C6">
              <w:rPr>
                <w:b/>
                <w:sz w:val="20"/>
              </w:rPr>
              <w:t>[BP-087]</w:t>
            </w:r>
          </w:p>
        </w:tc>
      </w:tr>
    </w:tbl>
    <w:p w:rsidRPr="00D14360" w:rsidR="00E752AB" w:rsidP="00E752AB" w:rsidRDefault="00E752AB" w14:paraId="2007F001" w14:textId="77777777">
      <w:pPr>
        <w:spacing w:after="120"/>
        <w:rPr>
          <w:rFonts w:cs="Calibri"/>
        </w:rPr>
      </w:pPr>
    </w:p>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613"/>
        <w:gridCol w:w="6742"/>
      </w:tblGrid>
      <w:tr w:rsidRPr="00C64922" w:rsidR="00E752AB" w:rsidTr="004E29C8" w14:paraId="0F1EFEDE" w14:textId="77777777">
        <w:trPr>
          <w:cantSplit/>
          <w:tblHeader/>
        </w:trPr>
        <w:tc>
          <w:tcPr>
            <w:tcW w:w="2613" w:type="dxa"/>
            <w:tcBorders>
              <w:bottom w:val="nil"/>
              <w:right w:val="nil"/>
            </w:tcBorders>
            <w:shd w:val="clear" w:color="auto" w:fill="4F81BD"/>
          </w:tcPr>
          <w:p w:rsidRPr="00D14360" w:rsidR="00E752AB" w:rsidP="000A2553" w:rsidRDefault="00E752AB" w14:paraId="6B8F1F44" w14:textId="77777777">
            <w:pPr>
              <w:rPr>
                <w:rFonts w:cs="Calibri"/>
                <w:b/>
                <w:bCs/>
                <w:color w:val="FFFFFF"/>
              </w:rPr>
            </w:pPr>
            <w:r w:rsidRPr="00D14360">
              <w:rPr>
                <w:rFonts w:cs="Calibri"/>
                <w:b/>
                <w:bCs/>
                <w:color w:val="FFFFFF"/>
              </w:rPr>
              <w:t>Entry Template</w:t>
            </w:r>
          </w:p>
        </w:tc>
        <w:tc>
          <w:tcPr>
            <w:tcW w:w="6742" w:type="dxa"/>
            <w:shd w:val="clear" w:color="auto" w:fill="4F81BD"/>
          </w:tcPr>
          <w:p w:rsidRPr="00D14360" w:rsidR="00E752AB" w:rsidP="000A2553" w:rsidRDefault="00E752AB" w14:paraId="6CAF69CA" w14:textId="77777777">
            <w:pPr>
              <w:rPr>
                <w:rFonts w:cs="Calibri"/>
                <w:b/>
                <w:iCs/>
                <w:color w:val="FFFFFF"/>
              </w:rPr>
            </w:pPr>
            <w:r w:rsidRPr="00D14360">
              <w:rPr>
                <w:rFonts w:cs="Calibri"/>
                <w:b/>
                <w:iCs/>
                <w:color w:val="FFFFFF"/>
              </w:rPr>
              <w:t>Social History Observation (V</w:t>
            </w:r>
            <w:r>
              <w:rPr>
                <w:rFonts w:cs="Calibri"/>
                <w:b/>
                <w:iCs/>
                <w:color w:val="FFFFFF"/>
              </w:rPr>
              <w:t>4</w:t>
            </w:r>
            <w:r w:rsidRPr="00D14360">
              <w:rPr>
                <w:rFonts w:cs="Calibri"/>
                <w:b/>
                <w:iCs/>
                <w:color w:val="FFFFFF"/>
              </w:rPr>
              <w:t>)</w:t>
            </w:r>
          </w:p>
          <w:p w:rsidRPr="00D14360" w:rsidR="00E752AB" w:rsidP="000A2553" w:rsidRDefault="00E752AB" w14:paraId="207A4E6A" w14:textId="77777777">
            <w:pPr>
              <w:rPr>
                <w:rFonts w:cs="Calibri"/>
                <w:bCs/>
                <w:color w:val="FFFFFF"/>
              </w:rPr>
            </w:pPr>
            <w:r w:rsidRPr="00D14360">
              <w:rPr>
                <w:rFonts w:cs="Calibri"/>
                <w:bCs/>
                <w:color w:val="FFFFFF"/>
                <w:sz w:val="18"/>
              </w:rPr>
              <w:t>[observation: identifier urn:hl7ii:2.16.840.1.113883.10.20.22.4.38:20</w:t>
            </w:r>
            <w:r>
              <w:rPr>
                <w:rFonts w:cs="Calibri"/>
                <w:bCs/>
                <w:color w:val="FFFFFF"/>
                <w:sz w:val="18"/>
              </w:rPr>
              <w:t>22</w:t>
            </w:r>
            <w:r w:rsidRPr="00D14360">
              <w:rPr>
                <w:rFonts w:cs="Calibri"/>
                <w:bCs/>
                <w:color w:val="FFFFFF"/>
                <w:sz w:val="18"/>
              </w:rPr>
              <w:t>-0</w:t>
            </w:r>
            <w:r>
              <w:rPr>
                <w:rFonts w:cs="Calibri"/>
                <w:bCs/>
                <w:color w:val="FFFFFF"/>
                <w:sz w:val="18"/>
              </w:rPr>
              <w:t>6</w:t>
            </w:r>
            <w:r w:rsidRPr="00D14360">
              <w:rPr>
                <w:rFonts w:cs="Calibri"/>
                <w:bCs/>
                <w:color w:val="FFFFFF"/>
                <w:sz w:val="18"/>
              </w:rPr>
              <w:t>-01 (open)]</w:t>
            </w:r>
          </w:p>
        </w:tc>
      </w:tr>
      <w:tr w:rsidRPr="00C64922" w:rsidR="00E752AB" w:rsidTr="004E29C8" w14:paraId="59F7AA9E" w14:textId="77777777">
        <w:trPr>
          <w:cantSplit/>
          <w:trHeight w:val="260"/>
        </w:trPr>
        <w:tc>
          <w:tcPr>
            <w:tcW w:w="2613" w:type="dxa"/>
            <w:tcBorders>
              <w:top w:val="single" w:color="4F81BD" w:sz="4" w:space="0"/>
              <w:bottom w:val="single" w:color="4F81BD" w:sz="4" w:space="0"/>
              <w:right w:val="nil"/>
            </w:tcBorders>
            <w:shd w:val="clear" w:color="auto" w:fill="FFFFFF"/>
          </w:tcPr>
          <w:p w:rsidRPr="00D14360" w:rsidR="00E752AB" w:rsidP="000A2553" w:rsidRDefault="00E752AB" w14:paraId="332453A1" w14:textId="77777777">
            <w:pPr>
              <w:rPr>
                <w:rFonts w:cs="Calibri"/>
                <w:b/>
                <w:bCs/>
              </w:rPr>
            </w:pPr>
            <w:r w:rsidRPr="00D14360">
              <w:rPr>
                <w:rFonts w:cs="Calibri"/>
                <w:b/>
                <w:bCs/>
              </w:rPr>
              <w:t>Reference Source</w:t>
            </w:r>
          </w:p>
        </w:tc>
        <w:tc>
          <w:tcPr>
            <w:tcW w:w="6742" w:type="dxa"/>
            <w:tcBorders>
              <w:top w:val="single" w:color="4F81BD" w:sz="4" w:space="0"/>
              <w:bottom w:val="single" w:color="4F81BD" w:sz="4" w:space="0"/>
            </w:tcBorders>
            <w:shd w:val="clear" w:color="auto" w:fill="auto"/>
          </w:tcPr>
          <w:p w:rsidRPr="00D14360" w:rsidR="00E752AB" w:rsidP="000A2553" w:rsidRDefault="00E752AB" w14:paraId="13A91E2F" w14:textId="77777777">
            <w:pPr>
              <w:rPr>
                <w:rFonts w:ascii="Calibri Light" w:hAnsi="Calibri Light" w:cs="Calibri Light"/>
                <w:szCs w:val="16"/>
              </w:rPr>
            </w:pPr>
            <w:r w:rsidRPr="00D14360">
              <w:rPr>
                <w:rFonts w:ascii="Calibri Light" w:hAnsi="Calibri Light" w:cs="Calibri Light"/>
                <w:szCs w:val="16"/>
              </w:rPr>
              <w:t xml:space="preserve">HL7 C-CDA R2.1 </w:t>
            </w:r>
          </w:p>
        </w:tc>
      </w:tr>
      <w:tr w:rsidRPr="00C64922" w:rsidR="00E752AB" w:rsidTr="004E29C8" w14:paraId="57EDFAC7" w14:textId="77777777">
        <w:trPr>
          <w:cantSplit/>
          <w:trHeight w:val="800"/>
        </w:trPr>
        <w:tc>
          <w:tcPr>
            <w:tcW w:w="2613" w:type="dxa"/>
            <w:tcBorders>
              <w:right w:val="nil"/>
            </w:tcBorders>
            <w:shd w:val="clear" w:color="auto" w:fill="FFFFFF"/>
          </w:tcPr>
          <w:p w:rsidRPr="00D14360" w:rsidR="00E752AB" w:rsidP="000A2553" w:rsidRDefault="00E752AB" w14:paraId="0D595C6C" w14:textId="77777777">
            <w:pPr>
              <w:rPr>
                <w:rFonts w:cs="Calibri"/>
                <w:b/>
                <w:bCs/>
              </w:rPr>
            </w:pPr>
            <w:r w:rsidRPr="00D14360">
              <w:rPr>
                <w:rFonts w:cs="Calibri"/>
                <w:b/>
                <w:bCs/>
              </w:rPr>
              <w:t>Purpose</w:t>
            </w:r>
          </w:p>
        </w:tc>
        <w:tc>
          <w:tcPr>
            <w:tcW w:w="6742" w:type="dxa"/>
            <w:shd w:val="clear" w:color="auto" w:fill="auto"/>
          </w:tcPr>
          <w:p w:rsidRPr="00D14360" w:rsidR="00E752AB" w:rsidP="000A2553" w:rsidRDefault="00E752AB" w14:paraId="383B59BA" w14:textId="77777777">
            <w:pPr>
              <w:pStyle w:val="ListBullet"/>
              <w:numPr>
                <w:ilvl w:val="0"/>
                <w:numId w:val="0"/>
              </w:numPr>
              <w:spacing w:line="240" w:lineRule="auto"/>
              <w:rPr>
                <w:rFonts w:ascii="Calibri Light" w:hAnsi="Calibri Light" w:cs="Calibri Light"/>
                <w:sz w:val="20"/>
                <w:szCs w:val="16"/>
              </w:rPr>
            </w:pPr>
            <w:r w:rsidRPr="00D14360">
              <w:rPr>
                <w:rFonts w:ascii="Calibri Light" w:hAnsi="Calibri Light" w:cs="Calibri Light"/>
                <w:sz w:val="20"/>
                <w:szCs w:val="16"/>
              </w:rPr>
              <w:t>This template represents a patient's occupations, lifestyle, and environmental health risk factors. Demographic data (e.g., marital status, race, ethnicity, religious affiliation) are captured in the header.</w:t>
            </w:r>
          </w:p>
        </w:tc>
      </w:tr>
      <w:tr w:rsidRPr="00C64922" w:rsidR="00E752AB" w:rsidTr="004E29C8" w14:paraId="427DE6BE" w14:textId="77777777">
        <w:trPr>
          <w:cantSplit/>
          <w:trHeight w:val="1340"/>
        </w:trPr>
        <w:tc>
          <w:tcPr>
            <w:tcW w:w="2613" w:type="dxa"/>
            <w:tcBorders>
              <w:top w:val="single" w:color="4F81BD" w:sz="4" w:space="0"/>
              <w:bottom w:val="single" w:color="4F81BD" w:sz="4" w:space="0"/>
              <w:right w:val="nil"/>
            </w:tcBorders>
            <w:shd w:val="clear" w:color="auto" w:fill="FFFFFF"/>
          </w:tcPr>
          <w:p w:rsidRPr="00D14360" w:rsidR="00E752AB" w:rsidP="000A2553" w:rsidRDefault="00E752AB" w14:paraId="5FBA85B3" w14:textId="77777777">
            <w:pPr>
              <w:rPr>
                <w:rFonts w:cs="Calibri"/>
                <w:b/>
                <w:bCs/>
              </w:rPr>
            </w:pPr>
            <w:r w:rsidRPr="00D14360">
              <w:rPr>
                <w:rFonts w:cs="Calibri"/>
                <w:b/>
                <w:bCs/>
              </w:rPr>
              <w:t>ActStatus</w:t>
            </w:r>
          </w:p>
        </w:tc>
        <w:tc>
          <w:tcPr>
            <w:tcW w:w="6742" w:type="dxa"/>
            <w:tcBorders>
              <w:top w:val="single" w:color="4F81BD" w:sz="4" w:space="0"/>
              <w:bottom w:val="single" w:color="4F81BD" w:sz="4" w:space="0"/>
            </w:tcBorders>
            <w:shd w:val="clear" w:color="auto" w:fill="auto"/>
          </w:tcPr>
          <w:p w:rsidRPr="00D14360" w:rsidR="00E752AB" w:rsidP="000A2553" w:rsidRDefault="00E752AB" w14:paraId="11A802F7" w14:textId="77777777">
            <w:pPr>
              <w:rPr>
                <w:rFonts w:ascii="Calibri Light" w:hAnsi="Calibri Light" w:cs="Calibri Light"/>
                <w:szCs w:val="16"/>
              </w:rPr>
            </w:pPr>
            <w:r w:rsidRPr="00D14360">
              <w:rPr>
                <w:rFonts w:ascii="Calibri Light" w:hAnsi="Calibri Light" w:cs="Calibri Light"/>
                <w:szCs w:val="16"/>
              </w:rPr>
              <w:t>This is a discrete observation that has been made in order for it to be documented. Therefore, it always has a statusCode of “completed.”</w:t>
            </w:r>
          </w:p>
          <w:p w:rsidRPr="00D14360" w:rsidR="00E752AB" w:rsidP="000A2553" w:rsidRDefault="00E752AB" w14:paraId="75867686" w14:textId="77777777">
            <w:pPr>
              <w:rPr>
                <w:rFonts w:ascii="Calibri Light" w:hAnsi="Calibri Light" w:cs="Calibri Light"/>
                <w:szCs w:val="16"/>
              </w:rPr>
            </w:pPr>
            <w:r w:rsidRPr="00D14360">
              <w:rPr>
                <w:rFonts w:ascii="Calibri Light" w:hAnsi="Calibri Light" w:cs="Calibri Light"/>
                <w:szCs w:val="16"/>
              </w:rPr>
              <w:t>This template does not include specific guidance about the meaning of the effectiveTime element. As an observation, the effectiveTime is the time at which the observation holds true for the patient.</w:t>
            </w:r>
          </w:p>
        </w:tc>
      </w:tr>
      <w:tr w:rsidRPr="00C64922" w:rsidR="00E752AB" w:rsidTr="004E29C8" w14:paraId="28A5330F" w14:textId="77777777">
        <w:trPr>
          <w:cantSplit/>
          <w:trHeight w:val="350"/>
        </w:trPr>
        <w:tc>
          <w:tcPr>
            <w:tcW w:w="2613" w:type="dxa"/>
            <w:tcBorders>
              <w:top w:val="single" w:color="4F81BD" w:sz="4" w:space="0"/>
              <w:bottom w:val="single" w:color="4472C4" w:themeColor="accent1" w:sz="4" w:space="0"/>
              <w:right w:val="nil"/>
            </w:tcBorders>
            <w:shd w:val="clear" w:color="auto" w:fill="FFFFFF"/>
          </w:tcPr>
          <w:p w:rsidRPr="00D14360" w:rsidR="00E752AB" w:rsidP="000A2553" w:rsidRDefault="00E752AB" w14:paraId="7309EECC" w14:textId="77777777">
            <w:pPr>
              <w:rPr>
                <w:rFonts w:cs="Calibri"/>
                <w:b/>
                <w:bCs/>
              </w:rPr>
            </w:pPr>
            <w:r w:rsidRPr="00D14360">
              <w:rPr>
                <w:rFonts w:cs="Calibri"/>
                <w:b/>
                <w:bCs/>
              </w:rPr>
              <w:t>Negation</w:t>
            </w:r>
          </w:p>
        </w:tc>
        <w:tc>
          <w:tcPr>
            <w:tcW w:w="6742" w:type="dxa"/>
            <w:tcBorders>
              <w:top w:val="single" w:color="4F81BD" w:sz="4" w:space="0"/>
              <w:bottom w:val="single" w:color="4472C4" w:themeColor="accent1" w:sz="4" w:space="0"/>
            </w:tcBorders>
            <w:shd w:val="clear" w:color="auto" w:fill="auto"/>
          </w:tcPr>
          <w:p w:rsidRPr="00D14360" w:rsidR="00E752AB" w:rsidP="000A2553" w:rsidRDefault="00E752AB" w14:paraId="5F1AF7E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212529"/>
                <w:szCs w:val="16"/>
              </w:rPr>
            </w:pPr>
            <w:r w:rsidRPr="00D14360">
              <w:rPr>
                <w:rFonts w:ascii="Calibri Light" w:hAnsi="Calibri Light" w:cs="Calibri Light"/>
                <w:szCs w:val="16"/>
              </w:rPr>
              <w:t>Not explicitly specified.</w:t>
            </w:r>
          </w:p>
        </w:tc>
      </w:tr>
      <w:tr w:rsidRPr="00C64922" w:rsidR="00E752AB" w:rsidTr="004E29C8" w14:paraId="2C260A34" w14:textId="77777777">
        <w:trPr>
          <w:cantSplit/>
        </w:trPr>
        <w:tc>
          <w:tcPr>
            <w:tcW w:w="2613" w:type="dxa"/>
            <w:tcBorders>
              <w:top w:val="single" w:color="4472C4" w:themeColor="accent1" w:sz="4" w:space="0"/>
              <w:bottom w:val="single" w:color="4472C4" w:sz="4" w:space="0"/>
              <w:right w:val="nil"/>
            </w:tcBorders>
            <w:shd w:val="clear" w:color="auto" w:fill="FFFFFF"/>
          </w:tcPr>
          <w:p w:rsidRPr="00D14360" w:rsidR="00E752AB" w:rsidP="000A2553" w:rsidRDefault="00E752AB" w14:paraId="64A48DA1" w14:textId="77777777">
            <w:pPr>
              <w:rPr>
                <w:rFonts w:cs="Calibri"/>
                <w:b/>
                <w:bCs/>
              </w:rPr>
            </w:pPr>
            <w:r w:rsidRPr="00D14360">
              <w:rPr>
                <w:rFonts w:cs="Calibri"/>
                <w:b/>
                <w:bCs/>
              </w:rPr>
              <w:t>Other Considerations</w:t>
            </w:r>
          </w:p>
        </w:tc>
        <w:tc>
          <w:tcPr>
            <w:tcW w:w="6742" w:type="dxa"/>
            <w:tcBorders>
              <w:top w:val="single" w:color="4472C4" w:themeColor="accent1" w:sz="4" w:space="0"/>
              <w:bottom w:val="single" w:color="4472C4" w:sz="4" w:space="0"/>
            </w:tcBorders>
            <w:shd w:val="clear" w:color="auto" w:fill="auto"/>
          </w:tcPr>
          <w:p w:rsidRPr="00D14360" w:rsidR="00E752AB" w:rsidP="000A2553" w:rsidRDefault="00E752AB" w14:paraId="17DA48C2" w14:textId="77777777">
            <w:pPr>
              <w:keepNext/>
              <w:rPr>
                <w:rFonts w:ascii="Calibri Light" w:hAnsi="Calibri Light" w:cs="Calibri Light"/>
                <w:szCs w:val="16"/>
              </w:rPr>
            </w:pPr>
            <w:r w:rsidRPr="00D14360">
              <w:rPr>
                <w:rFonts w:ascii="Calibri Light" w:hAnsi="Calibri Light" w:cs="Calibri Light"/>
                <w:szCs w:val="16"/>
              </w:rPr>
              <w:t>Additional more specific social history observation templates also exist. They constrain the Social History Observation in specific ways to represent key social history data elements that are essential for interoperable data exchange. Though tobacco use and exposure may be represented with a general Social History Observation template, it is recommended to use the Current Smoking Status template or the Tobacco Use template instead to aid in their exchange.</w:t>
            </w:r>
          </w:p>
        </w:tc>
      </w:tr>
      <w:tr w:rsidRPr="00C64922" w:rsidR="00E752AB" w:rsidTr="004E29C8" w14:paraId="404F9DCF" w14:textId="77777777">
        <w:trPr>
          <w:cantSplit/>
          <w:trHeight w:val="359"/>
        </w:trPr>
        <w:tc>
          <w:tcPr>
            <w:tcW w:w="2613" w:type="dxa"/>
            <w:tcBorders>
              <w:top w:val="single" w:color="4472C4" w:sz="4" w:space="0"/>
              <w:bottom w:val="single" w:color="4472C4" w:sz="4" w:space="0"/>
              <w:right w:val="nil"/>
            </w:tcBorders>
            <w:shd w:val="clear" w:color="auto" w:fill="FFFFFF"/>
          </w:tcPr>
          <w:p w:rsidRPr="00D14360" w:rsidR="00E752AB" w:rsidP="000A2553" w:rsidRDefault="00E752AB" w14:paraId="4A622A8E" w14:textId="77777777">
            <w:pPr>
              <w:rPr>
                <w:rFonts w:cs="Calibri"/>
                <w:b/>
                <w:bCs/>
              </w:rPr>
            </w:pPr>
            <w:r w:rsidRPr="00D14360">
              <w:rPr>
                <w:rFonts w:cs="Calibri"/>
                <w:b/>
                <w:bCs/>
              </w:rPr>
              <w:t>Example</w:t>
            </w:r>
          </w:p>
        </w:tc>
        <w:tc>
          <w:tcPr>
            <w:tcW w:w="6742" w:type="dxa"/>
            <w:tcBorders>
              <w:top w:val="single" w:color="4472C4" w:sz="4" w:space="0"/>
              <w:bottom w:val="single" w:color="4472C4" w:sz="4" w:space="0"/>
            </w:tcBorders>
            <w:shd w:val="clear" w:color="auto" w:fill="auto"/>
          </w:tcPr>
          <w:p w:rsidRPr="0083506C" w:rsidR="00E752AB" w:rsidP="000A2553" w:rsidRDefault="001949DC" w14:paraId="3307763C" w14:textId="2CE0B980">
            <w:pPr>
              <w:keepNext/>
              <w:rPr>
                <w:rFonts w:ascii="Calibri Light" w:hAnsi="Calibri Light" w:cs="Calibri Light"/>
              </w:rPr>
            </w:pPr>
            <w:r>
              <w:rPr>
                <w:rFonts w:ascii="Calibri Light" w:hAnsi="Calibri Light" w:cs="Calibri Light"/>
              </w:rPr>
              <w:t>Example</w:t>
            </w:r>
            <w:r w:rsidR="00A555F1">
              <w:rPr>
                <w:rFonts w:ascii="Calibri Light" w:hAnsi="Calibri Light" w:cs="Calibri Light"/>
              </w:rPr>
              <w:t xml:space="preserve"> 49:</w:t>
            </w:r>
            <w:r w:rsidR="00963099">
              <w:rPr>
                <w:rFonts w:ascii="Calibri Light" w:hAnsi="Calibri Light" w:cs="Calibri Light"/>
              </w:rPr>
              <w:t xml:space="preserve"> </w:t>
            </w:r>
            <w:r w:rsidR="003933C1">
              <w:rPr>
                <w:rFonts w:ascii="Calibri Light" w:hAnsi="Calibri Light" w:cs="Calibri Light"/>
              </w:rPr>
              <w:t>Social History Observation</w:t>
            </w:r>
            <w:r w:rsidR="00C14713">
              <w:rPr>
                <w:rFonts w:ascii="Calibri Light" w:hAnsi="Calibri Light" w:cs="Calibri Light"/>
              </w:rPr>
              <w:t xml:space="preserve"> </w:t>
            </w:r>
            <w:r w:rsidR="00AC20D5">
              <w:rPr>
                <w:rFonts w:ascii="Calibri Light" w:hAnsi="Calibri Light" w:cs="Calibri Light"/>
              </w:rPr>
              <w:t>–</w:t>
            </w:r>
            <w:r w:rsidR="00C14713">
              <w:rPr>
                <w:rFonts w:ascii="Calibri Light" w:hAnsi="Calibri Light" w:cs="Calibri Light"/>
              </w:rPr>
              <w:t xml:space="preserve"> </w:t>
            </w:r>
            <w:r w:rsidR="00AC20D5">
              <w:rPr>
                <w:rFonts w:ascii="Calibri Light" w:hAnsi="Calibri Light" w:cs="Calibri Light"/>
              </w:rPr>
              <w:t xml:space="preserve">Lead-Based paint in home environment </w:t>
            </w:r>
            <w:r w:rsidR="00C14713">
              <w:rPr>
                <w:rFonts w:ascii="Calibri Light" w:hAnsi="Calibri Light" w:cs="Calibri Light"/>
              </w:rPr>
              <w:t xml:space="preserve">illustrating use </w:t>
            </w:r>
            <w:r w:rsidR="00AC20D5">
              <w:rPr>
                <w:rFonts w:ascii="Calibri Light" w:hAnsi="Calibri Light" w:cs="Calibri Light"/>
              </w:rPr>
              <w:t xml:space="preserve">of </w:t>
            </w:r>
            <w:r w:rsidR="002C717E">
              <w:rPr>
                <w:rFonts w:ascii="Calibri Light" w:hAnsi="Calibri Light" w:cs="Calibri Light"/>
              </w:rPr>
              <w:t>the Social History Observation template for any s</w:t>
            </w:r>
            <w:r w:rsidR="00CA40F0">
              <w:rPr>
                <w:rFonts w:ascii="Calibri Light" w:hAnsi="Calibri Light" w:cs="Calibri Light"/>
              </w:rPr>
              <w:t>ocial history observation</w:t>
            </w:r>
          </w:p>
        </w:tc>
      </w:tr>
    </w:tbl>
    <w:p w:rsidRPr="00D57DB3" w:rsidR="00CB0404" w:rsidP="00D57DB3" w:rsidRDefault="00E752AB" w14:paraId="48E0C234" w14:textId="1C5BDCAE">
      <w:pPr>
        <w:pStyle w:val="Caption"/>
        <w:spacing w:after="0"/>
      </w:pPr>
      <w:r>
        <w:t xml:space="preserve">  </w:t>
      </w:r>
      <w:bookmarkStart w:name="_Toc88205830" w:id="1710"/>
      <w:bookmarkStart w:name="_Toc118898840" w:id="1711"/>
      <w:bookmarkStart w:name="_Toc119940043" w:id="1712"/>
      <w:bookmarkStart w:name="_Toc135313074" w:id="1713"/>
      <w:r w:rsidRPr="00C64922">
        <w:t xml:space="preserve">Table </w:t>
      </w:r>
      <w:r>
        <w:fldChar w:fldCharType="begin"/>
      </w:r>
      <w:r>
        <w:instrText>SEQ Table \* ARABIC</w:instrText>
      </w:r>
      <w:r>
        <w:fldChar w:fldCharType="separate"/>
      </w:r>
      <w:r w:rsidR="00DC1072">
        <w:rPr>
          <w:noProof/>
        </w:rPr>
        <w:t>53</w:t>
      </w:r>
      <w:r>
        <w:fldChar w:fldCharType="end"/>
      </w:r>
      <w:r w:rsidRPr="00C64922">
        <w:t>: Entry Template</w:t>
      </w:r>
      <w:bookmarkEnd w:id="1710"/>
      <w:bookmarkEnd w:id="1711"/>
      <w:bookmarkEnd w:id="1712"/>
      <w:bookmarkEnd w:id="1713"/>
    </w:p>
    <w:p w:rsidR="00E752AB" w:rsidP="00E752AB" w:rsidRDefault="00E752AB" w14:paraId="688E933A" w14:textId="77777777">
      <w:pPr>
        <w:rPr>
          <w:rFonts w:cs="Calibri"/>
        </w:rPr>
      </w:pPr>
      <w:r w:rsidRPr="00D14360">
        <w:rPr>
          <w:rFonts w:cs="Calibri"/>
        </w:rPr>
        <w:t xml:space="preserve"> </w:t>
      </w:r>
    </w:p>
    <w:p w:rsidRPr="00D14360" w:rsidR="00E752AB" w:rsidP="00E752AB" w:rsidRDefault="00E752AB" w14:paraId="40B3143A" w14:textId="77777777">
      <w:pPr>
        <w:rPr>
          <w:rFonts w:cs="Calibri"/>
        </w:rPr>
      </w:pPr>
    </w:p>
    <w:p w:rsidRPr="00DA11D0" w:rsidR="00DA11D0" w:rsidP="00F10C7C" w:rsidRDefault="00E752AB" w14:paraId="54C2AAA7" w14:textId="23E970A9">
      <w:pPr>
        <w:pStyle w:val="Caption"/>
        <w:keepNext/>
        <w:spacing w:after="0"/>
      </w:pPr>
      <w:bookmarkStart w:name="_Ref21846888" w:id="1714"/>
      <w:bookmarkStart w:name="Example28SocialHistoryObservation" w:id="1715"/>
      <w:r>
        <w:t xml:space="preserve">  </w:t>
      </w:r>
      <w:bookmarkStart w:name="_Toc118898770" w:id="1716"/>
      <w:bookmarkStart w:name="_Toc119939972" w:id="1717"/>
      <w:bookmarkStart w:name="_Toc135313004" w:id="1718"/>
      <w:r w:rsidRPr="00BA5010">
        <w:t xml:space="preserve">Example </w:t>
      </w:r>
      <w:r>
        <w:fldChar w:fldCharType="begin"/>
      </w:r>
      <w:r>
        <w:instrText>SEQ Example \* ARABIC</w:instrText>
      </w:r>
      <w:r>
        <w:fldChar w:fldCharType="separate"/>
      </w:r>
      <w:r w:rsidR="00DC1072">
        <w:rPr>
          <w:noProof/>
        </w:rPr>
        <w:t>49</w:t>
      </w:r>
      <w:r>
        <w:fldChar w:fldCharType="end"/>
      </w:r>
      <w:r w:rsidRPr="00BA5010">
        <w:t xml:space="preserve">: Social History Observation </w:t>
      </w:r>
      <w:r w:rsidRPr="00BA5010" w:rsidR="00CF5999">
        <w:t xml:space="preserve">- </w:t>
      </w:r>
      <w:r w:rsidRPr="00BA5010">
        <w:t>Lead-Based Paint in the Home</w:t>
      </w:r>
      <w:bookmarkEnd w:id="1714"/>
      <w:bookmarkEnd w:id="1716"/>
      <w:bookmarkEnd w:id="1717"/>
      <w:bookmarkEnd w:id="1718"/>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00E752AB" w:rsidTr="004E29C8" w14:paraId="1574A1A3" w14:textId="77777777">
        <w:tc>
          <w:tcPr>
            <w:tcW w:w="9350" w:type="dxa"/>
            <w:shd w:val="clear" w:color="auto" w:fill="auto"/>
          </w:tcPr>
          <w:bookmarkEnd w:id="1715"/>
          <w:p w:rsidRPr="00D14360" w:rsidR="00E752AB" w:rsidP="000A2553" w:rsidRDefault="00E752AB" w14:paraId="12BDF3BE" w14:textId="77777777">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&lt;section&gt;</w:t>
            </w:r>
          </w:p>
          <w:p w:rsidRPr="00D14360" w:rsidR="00E752AB" w:rsidP="000A2553" w:rsidRDefault="00E752AB" w14:paraId="1C3C7A05" w14:textId="77777777">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&lt;templateId root="2.16.840.1.113883.10.20.22.2.17"/&gt;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&lt;templateId root="2.16.840.1.113883.10.20.22.2.17" extension="2015-08-01"/&gt;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&lt;code code="29762-2" codeSystem="2.16.840.1.113883.6.1" codeSystemName="LOINC"</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displayName="Social history"/&gt;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&lt;title&gt;Social History&lt;/title&gt;</w:t>
            </w:r>
          </w:p>
          <w:p w:rsidRPr="00D14360" w:rsidR="00E752AB" w:rsidP="000A2553" w:rsidRDefault="00E752AB" w14:paraId="5721DBEB" w14:textId="77777777">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&lt;text&gt;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&lt;table&gt;</w:t>
            </w:r>
          </w:p>
          <w:p w:rsidRPr="00D14360" w:rsidR="00E752AB" w:rsidP="000A2553" w:rsidRDefault="00E752AB" w14:paraId="48FEB8DC" w14:textId="77777777">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&lt;thead&gt;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&lt;tr&gt;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&lt;th&gt;Information Type&lt;/th&gt;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&lt;th&gt;Date&lt;/th&gt;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&lt;th&gt;Relevant Information&lt;/th&gt;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&lt;th&gt;Documented By&lt;/th&gt;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&lt;/tr&gt;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&lt;/thead&gt;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&lt;tbody&gt;</w:t>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p>
          <w:p w:rsidR="00F54C9A" w:rsidP="000A2553" w:rsidRDefault="00E752AB" w14:paraId="53B8796E" w14:textId="77777777">
            <w:pPr>
              <w:shd w:val="clear" w:color="auto" w:fill="FFFFFF"/>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highlight w:val="white"/>
              </w:rPr>
              <w:t xml:space="preserve">              &lt;tr ID="SocialHistory_3"&gt;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&lt;td&gt;</w:t>
            </w:r>
            <w:r>
              <w:rPr>
                <w:rFonts w:ascii="Courier New" w:hAnsi="Courier New" w:cs="Courier New"/>
                <w:color w:val="000000"/>
                <w:sz w:val="16"/>
                <w:szCs w:val="16"/>
                <w:highlight w:val="white"/>
              </w:rPr>
              <w:t>Characteristic of Residence</w:t>
            </w:r>
            <w:r w:rsidRPr="00D14360">
              <w:rPr>
                <w:rFonts w:ascii="Courier New" w:hAnsi="Courier New" w:cs="Courier New"/>
                <w:color w:val="000000"/>
                <w:sz w:val="16"/>
                <w:szCs w:val="16"/>
                <w:highlight w:val="white"/>
              </w:rPr>
              <w:t>&lt;/td&gt;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&lt;td&gt;&lt;content&gt;(04/12/2016)&lt;/content&gt;&lt;/td&gt;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&lt;td&gt;&lt;content ID="SH3_SO"&gt; </w:t>
            </w:r>
            <w:r w:rsidRPr="003C16CF">
              <w:rPr>
                <w:rFonts w:ascii="Courier New" w:hAnsi="Courier New" w:cs="Courier New"/>
                <w:color w:val="000000"/>
                <w:sz w:val="16"/>
                <w:szCs w:val="16"/>
              </w:rPr>
              <w:t>Presence of lead-based paint (finding)</w:t>
            </w:r>
          </w:p>
          <w:p w:rsidR="00F54C9A" w:rsidP="000A2553" w:rsidRDefault="00F54C9A" w14:paraId="6F3F13A2" w14:textId="77777777">
            <w:pPr>
              <w:shd w:val="clear" w:color="auto" w:fill="FFFFFF"/>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3C16CF" w:rsidR="00E752AB">
              <w:rPr>
                <w:rFonts w:ascii="Courier New" w:hAnsi="Courier New" w:cs="Courier New"/>
                <w:color w:val="000000"/>
                <w:sz w:val="16"/>
                <w:szCs w:val="16"/>
              </w:rPr>
              <w:t xml:space="preserve"> </w:t>
            </w:r>
            <w:r>
              <w:rPr>
                <w:rFonts w:ascii="Courier New" w:hAnsi="Courier New" w:cs="Courier New"/>
                <w:color w:val="000000"/>
                <w:sz w:val="16"/>
                <w:szCs w:val="16"/>
              </w:rPr>
              <w:t xml:space="preserve"> </w:t>
            </w:r>
            <w:r w:rsidRPr="00D14360" w:rsidR="00E752AB">
              <w:rPr>
                <w:rFonts w:ascii="Courier New" w:hAnsi="Courier New" w:cs="Courier New"/>
                <w:color w:val="000000"/>
                <w:sz w:val="16"/>
                <w:szCs w:val="16"/>
                <w:highlight w:val="white"/>
              </w:rPr>
              <w:t>&lt;/content&gt;&lt;/td&gt;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&lt;td&gt;&lt;content&gt;M.Smith&lt;/content&gt; &lt;content&gt;(04/12/2016)&lt;/content&gt;&lt;/td&gt;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&lt;/tr&gt;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&lt;/tbody&gt;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&lt;/table&gt;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&lt;/text&gt;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&lt;entry&gt;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&lt;observation classCode="OBS" moodCode="EVN"&gt;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&lt;templateId root="2.16.840.1.113883.10.20.22.4.38"/&gt;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&lt;templateId root="2.16.840.1.113883.10.20.22.4.38" extension="2015-08-01"/&gt;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&lt;id extension="64020-Z9311" root="1.2.840.114350.1.13.6289.1.7.1.1040.1"/&gt;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&lt;code code="7</w:t>
            </w:r>
            <w:r w:rsidR="00E752AB">
              <w:rPr>
                <w:rFonts w:ascii="Courier New" w:hAnsi="Courier New" w:cs="Courier New"/>
                <w:color w:val="000000"/>
                <w:sz w:val="16"/>
                <w:szCs w:val="16"/>
                <w:highlight w:val="white"/>
              </w:rPr>
              <w:t>5274-1</w:t>
            </w:r>
            <w:r w:rsidRPr="00D14360" w:rsidR="00E752AB">
              <w:rPr>
                <w:rFonts w:ascii="Courier New" w:hAnsi="Courier New" w:cs="Courier New"/>
                <w:color w:val="000000"/>
                <w:sz w:val="16"/>
                <w:szCs w:val="16"/>
                <w:highlight w:val="white"/>
              </w:rPr>
              <w:t>" codeSystem="2.16.840.1.113883.6.1"</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ab/>
            </w:r>
            <w:r w:rsidRPr="00D14360" w:rsidR="00E752AB">
              <w:rPr>
                <w:rFonts w:ascii="Courier New" w:hAnsi="Courier New" w:cs="Courier New"/>
                <w:color w:val="000000"/>
                <w:sz w:val="16"/>
                <w:szCs w:val="16"/>
                <w:highlight w:val="white"/>
              </w:rPr>
              <w:t xml:space="preserve">          codeSystemName="LOINC" displayName="</w:t>
            </w:r>
            <w:r w:rsidRPr="006D76EB" w:rsidR="00E752AB">
              <w:rPr>
                <w:rFonts w:ascii="Courier New" w:hAnsi="Courier New" w:cs="Courier New"/>
                <w:color w:val="000000"/>
                <w:sz w:val="16"/>
                <w:szCs w:val="16"/>
              </w:rPr>
              <w:t>Characteristics of residence</w:t>
            </w:r>
            <w:r w:rsidRPr="00D14360" w:rsidR="00E752AB">
              <w:rPr>
                <w:rFonts w:ascii="Courier New" w:hAnsi="Courier New" w:cs="Courier New"/>
                <w:color w:val="000000"/>
                <w:sz w:val="16"/>
                <w:szCs w:val="16"/>
                <w:highlight w:val="white"/>
              </w:rPr>
              <w:t>"/&gt;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&lt;text&gt;&lt;reference value="#SocialHistory_3"&gt;&lt;/reference&gt;&lt;/text&gt;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&lt;statusCode code="completed"/&gt; </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&lt;effectiveTime value="20160412"/&gt;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&lt;value xsi:type="CD" code="</w:t>
            </w:r>
            <w:r w:rsidRPr="00913752" w:rsidR="00E752AB">
              <w:rPr>
                <w:rFonts w:ascii="Courier New" w:hAnsi="Courier New" w:cs="Courier New"/>
                <w:color w:val="000000"/>
                <w:sz w:val="16"/>
                <w:szCs w:val="16"/>
              </w:rPr>
              <w:t xml:space="preserve">425203001 </w:t>
            </w:r>
            <w:r w:rsidRPr="00D14360" w:rsidR="00E752AB">
              <w:rPr>
                <w:rFonts w:ascii="Courier New" w:hAnsi="Courier New" w:cs="Courier New"/>
                <w:color w:val="000000"/>
                <w:sz w:val="16"/>
                <w:szCs w:val="16"/>
                <w:highlight w:val="white"/>
              </w:rPr>
              <w:t>" displayName="</w:t>
            </w:r>
            <w:r w:rsidRPr="00890A23" w:rsidR="00E752AB">
              <w:rPr>
                <w:rFonts w:ascii="Courier New" w:hAnsi="Courier New" w:cs="Courier New"/>
                <w:color w:val="000000"/>
                <w:sz w:val="16"/>
                <w:szCs w:val="16"/>
              </w:rPr>
              <w:t>Presence of lead-based paint</w:t>
            </w:r>
          </w:p>
          <w:p w:rsidRPr="00D14360" w:rsidR="00E752AB" w:rsidP="000A2553" w:rsidRDefault="00F54C9A" w14:paraId="6F06BEBD" w14:textId="568DBFF1">
            <w:pPr>
              <w:shd w:val="clear" w:color="auto" w:fill="FFFFFF"/>
              <w:autoSpaceDE w:val="0"/>
              <w:autoSpaceDN w:val="0"/>
              <w:adjustRightInd w:val="0"/>
              <w:rPr>
                <w:rFonts w:ascii="Courier New" w:hAnsi="Courier New" w:cs="Courier New"/>
                <w:color w:val="000000"/>
                <w:sz w:val="16"/>
                <w:szCs w:val="16"/>
                <w:highlight w:val="white"/>
              </w:rPr>
            </w:pPr>
            <w:r>
              <w:rPr>
                <w:rFonts w:ascii="Courier New" w:hAnsi="Courier New" w:cs="Courier New"/>
                <w:color w:val="000000"/>
                <w:sz w:val="16"/>
                <w:szCs w:val="16"/>
              </w:rPr>
              <w:t xml:space="preserve">           </w:t>
            </w:r>
            <w:r w:rsidRPr="00890A23" w:rsidR="00E752AB">
              <w:rPr>
                <w:rFonts w:ascii="Courier New" w:hAnsi="Courier New" w:cs="Courier New"/>
                <w:color w:val="000000"/>
                <w:sz w:val="16"/>
                <w:szCs w:val="16"/>
              </w:rPr>
              <w:t xml:space="preserve"> (finding)</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ab/>
            </w:r>
            <w:r w:rsidRPr="00D14360" w:rsidR="00E752AB">
              <w:rPr>
                <w:rFonts w:ascii="Courier New" w:hAnsi="Courier New" w:cs="Courier New"/>
                <w:color w:val="000000"/>
                <w:sz w:val="16"/>
                <w:szCs w:val="16"/>
                <w:highlight w:val="white"/>
              </w:rPr>
              <w:t xml:space="preserve">         codeSystem="2.16.840.1.113883.6.96" codeSystemName="SNOMEDCT"&gt;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w:t>
            </w:r>
            <w:r w:rsidRPr="00D14360" w:rsidR="00E752AB">
              <w:rPr>
                <w:rFonts w:ascii="Courier New" w:hAnsi="Courier New" w:cs="Courier New"/>
                <w:color w:val="000000"/>
                <w:sz w:val="16"/>
                <w:szCs w:val="16"/>
                <w:highlight w:val="white"/>
              </w:rPr>
              <w:tab/>
            </w:r>
            <w:r w:rsidRPr="00D14360" w:rsidR="00E752AB">
              <w:rPr>
                <w:rFonts w:ascii="Courier New" w:hAnsi="Courier New" w:cs="Courier New"/>
                <w:color w:val="000000"/>
                <w:sz w:val="16"/>
                <w:szCs w:val="16"/>
                <w:highlight w:val="white"/>
              </w:rPr>
              <w:t xml:space="preserve">        &lt;originalText&gt;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ab/>
            </w:r>
            <w:r w:rsidRPr="00D14360" w:rsidR="00E752AB">
              <w:rPr>
                <w:rFonts w:ascii="Courier New" w:hAnsi="Courier New" w:cs="Courier New"/>
                <w:color w:val="000000"/>
                <w:sz w:val="16"/>
                <w:szCs w:val="16"/>
                <w:highlight w:val="white"/>
              </w:rPr>
              <w:tab/>
            </w:r>
            <w:r w:rsidRPr="00D14360" w:rsidR="00E752AB">
              <w:rPr>
                <w:rFonts w:ascii="Courier New" w:hAnsi="Courier New" w:cs="Courier New"/>
                <w:color w:val="000000"/>
                <w:sz w:val="16"/>
                <w:szCs w:val="16"/>
                <w:highlight w:val="white"/>
              </w:rPr>
              <w:t xml:space="preserve">   &lt;reference value="#SH3_SO"&gt;&lt;/reference&gt;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ab/>
            </w:r>
            <w:r w:rsidRPr="00D14360" w:rsidR="00E752AB">
              <w:rPr>
                <w:rFonts w:ascii="Courier New" w:hAnsi="Courier New" w:cs="Courier New"/>
                <w:color w:val="000000"/>
                <w:sz w:val="16"/>
                <w:szCs w:val="16"/>
                <w:highlight w:val="white"/>
              </w:rPr>
              <w:t xml:space="preserve">        &lt;/originalText&gt;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&lt;/value&gt;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&lt;author&gt;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&lt;time value="20160412"/&gt;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&lt;assignedAuthor&gt;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&lt;id extension="10.1" root="1.2.840.114350.1.1"/&gt;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&lt;/assignedAuthor&gt;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&lt;/author&gt;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&lt;/observation&gt;</w:t>
            </w:r>
          </w:p>
          <w:p w:rsidRPr="00D14360" w:rsidR="00E752AB" w:rsidP="000A2553" w:rsidRDefault="00E752AB" w14:paraId="70D04B4C" w14:textId="77777777">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&lt;/entry&gt;</w:t>
            </w:r>
          </w:p>
          <w:p w:rsidRPr="00D14360" w:rsidR="00E752AB" w:rsidP="000A2553" w:rsidRDefault="00E752AB" w14:paraId="01E59F85" w14:textId="77777777">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w:t>
            </w:r>
          </w:p>
          <w:p w:rsidRPr="00D14360" w:rsidR="00E752AB" w:rsidP="000A2553" w:rsidRDefault="00E752AB" w14:paraId="61255CFF" w14:textId="77777777">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&lt;/section&gt;</w:t>
            </w:r>
          </w:p>
          <w:p w:rsidRPr="00D14360" w:rsidR="00E752AB" w:rsidP="000A2553" w:rsidRDefault="00E752AB" w14:paraId="716D9EDE" w14:textId="77777777">
            <w:pPr>
              <w:pStyle w:val="NormalWeb"/>
              <w:spacing w:before="0" w:beforeAutospacing="0" w:after="120" w:afterAutospacing="0"/>
              <w:rPr>
                <w:rFonts w:ascii="Courier New" w:hAnsi="Courier New" w:cs="Courier New"/>
                <w:color w:val="000000"/>
                <w:sz w:val="16"/>
                <w:szCs w:val="16"/>
              </w:rPr>
            </w:pPr>
          </w:p>
        </w:tc>
      </w:tr>
    </w:tbl>
    <w:p w:rsidR="00511911" w:rsidP="00511911" w:rsidRDefault="00511911" w14:paraId="7CD7B881" w14:textId="77777777"/>
    <w:p w:rsidR="007D3708" w:rsidP="004C76D9" w:rsidRDefault="007D3708" w14:paraId="7ACE2F16" w14:textId="54417AE2">
      <w:pPr>
        <w:pStyle w:val="Heading4"/>
      </w:pPr>
      <w:bookmarkStart w:name="_7h8k3i2onwfx" w:colFirst="0" w:colLast="0" w:id="1719"/>
      <w:bookmarkStart w:name="_Toc11043654" w:id="1720"/>
      <w:bookmarkEnd w:id="1719"/>
      <w:r w:rsidRPr="00C64922">
        <w:t>Smoking Status</w:t>
      </w:r>
      <w:bookmarkEnd w:id="1720"/>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CD3D7C" w:rsidTr="004E29C8" w14:paraId="76088E0E" w14:textId="77777777">
        <w:trPr>
          <w:trHeight w:val="576"/>
        </w:trPr>
        <w:tc>
          <w:tcPr>
            <w:tcW w:w="683" w:type="dxa"/>
            <w:tcBorders>
              <w:right w:val="nil"/>
            </w:tcBorders>
            <w:shd w:val="clear" w:color="auto" w:fill="C6D9F1"/>
          </w:tcPr>
          <w:p w:rsidRPr="00C64922" w:rsidR="00CD3D7C" w:rsidP="001104A1" w:rsidRDefault="00634398" w14:paraId="52F15381" w14:textId="77777777">
            <w:pPr>
              <w:pStyle w:val="BodyText"/>
              <w:rPr>
                <w:noProof/>
              </w:rPr>
            </w:pPr>
            <w:r>
              <w:rPr>
                <w:noProof/>
              </w:rPr>
              <w:drawing>
                <wp:inline distT="0" distB="0" distL="0" distR="0" wp14:anchorId="219D72F5" wp14:editId="07568210">
                  <wp:extent cx="323215" cy="323215"/>
                  <wp:effectExtent l="0" t="0" r="0" b="635"/>
                  <wp:docPr id="18" name="Graphic 6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5"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7770C6" w:rsidR="00CD3D7C" w:rsidP="001104A1" w:rsidRDefault="00CD3D7C" w14:paraId="0F1D6717" w14:textId="77777777">
            <w:pPr>
              <w:pStyle w:val="Default"/>
              <w:rPr>
                <w:sz w:val="20"/>
              </w:rPr>
            </w:pPr>
            <w:r w:rsidRPr="007770C6">
              <w:rPr>
                <w:bCs/>
                <w:sz w:val="20"/>
              </w:rPr>
              <w:t xml:space="preserve">C-CDA Content Creators SHALL NOT use the </w:t>
            </w:r>
            <w:r w:rsidRPr="007770C6">
              <w:rPr>
                <w:rFonts w:eastAsia="Calibri"/>
                <w:bCs/>
                <w:sz w:val="20"/>
              </w:rPr>
              <w:t>Smoking Status– Meaningful Use (V2) template to represent when the current smoking status started.</w:t>
            </w:r>
            <w:r w:rsidRPr="007770C6">
              <w:rPr>
                <w:sz w:val="20"/>
              </w:rPr>
              <w:t xml:space="preserve"> </w:t>
            </w:r>
            <w:r w:rsidRPr="007770C6">
              <w:rPr>
                <w:b/>
                <w:sz w:val="20"/>
              </w:rPr>
              <w:t>[</w:t>
            </w:r>
            <w:r w:rsidRPr="007770C6" w:rsidR="00A46C09">
              <w:rPr>
                <w:b/>
                <w:sz w:val="20"/>
              </w:rPr>
              <w:t>BP-088</w:t>
            </w:r>
            <w:r w:rsidRPr="007770C6">
              <w:rPr>
                <w:b/>
                <w:sz w:val="20"/>
              </w:rPr>
              <w:t>]</w:t>
            </w:r>
          </w:p>
        </w:tc>
      </w:tr>
    </w:tbl>
    <w:p w:rsidRPr="00CD3D7C" w:rsidR="00CD3D7C" w:rsidP="003A3D50" w:rsidRDefault="00CD3D7C" w14:paraId="413EB1D6" w14:textId="77777777"/>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613"/>
        <w:gridCol w:w="6742"/>
      </w:tblGrid>
      <w:tr w:rsidRPr="00C64922" w:rsidR="002954CE" w:rsidTr="004E29C8" w14:paraId="7FF11ADB" w14:textId="77777777">
        <w:trPr>
          <w:tblHeader/>
        </w:trPr>
        <w:tc>
          <w:tcPr>
            <w:tcW w:w="2613" w:type="dxa"/>
            <w:tcBorders>
              <w:bottom w:val="nil"/>
              <w:right w:val="nil"/>
            </w:tcBorders>
            <w:shd w:val="clear" w:color="auto" w:fill="4F81BD"/>
          </w:tcPr>
          <w:p w:rsidRPr="00D14360" w:rsidR="00E42FA6" w:rsidP="00E42FA6" w:rsidRDefault="00E42FA6" w14:paraId="1D39373C" w14:textId="77777777">
            <w:pPr>
              <w:rPr>
                <w:rFonts w:cs="Calibri"/>
                <w:b/>
                <w:bCs/>
                <w:color w:val="FFFFFF"/>
              </w:rPr>
            </w:pPr>
            <w:r w:rsidRPr="00D14360">
              <w:rPr>
                <w:rFonts w:cs="Calibri"/>
                <w:b/>
                <w:bCs/>
                <w:color w:val="FFFFFF"/>
              </w:rPr>
              <w:t>Entry Template</w:t>
            </w:r>
          </w:p>
        </w:tc>
        <w:tc>
          <w:tcPr>
            <w:tcW w:w="6742" w:type="dxa"/>
            <w:shd w:val="clear" w:color="auto" w:fill="4F81BD"/>
          </w:tcPr>
          <w:p w:rsidRPr="00D14360" w:rsidR="00E42FA6" w:rsidP="00E42FA6" w:rsidRDefault="00E42FA6" w14:paraId="3708C021" w14:textId="77777777">
            <w:pPr>
              <w:rPr>
                <w:rFonts w:cs="Calibri"/>
                <w:b/>
                <w:iCs/>
                <w:color w:val="FFFFFF"/>
              </w:rPr>
            </w:pPr>
            <w:r w:rsidRPr="00D14360">
              <w:rPr>
                <w:rFonts w:cs="Calibri"/>
                <w:b/>
                <w:iCs/>
                <w:color w:val="FFFFFF"/>
              </w:rPr>
              <w:t>Smoking Status – Meaningful Use (V2)</w:t>
            </w:r>
          </w:p>
          <w:p w:rsidRPr="00D14360" w:rsidR="00E42FA6" w:rsidP="00E42FA6" w:rsidRDefault="00E42FA6" w14:paraId="65BF88D4" w14:textId="77777777">
            <w:pPr>
              <w:rPr>
                <w:rFonts w:cs="Calibri"/>
                <w:bCs/>
                <w:color w:val="FFFFFF"/>
              </w:rPr>
            </w:pPr>
            <w:r w:rsidRPr="00D14360">
              <w:rPr>
                <w:rFonts w:cs="Calibri"/>
                <w:bCs/>
                <w:color w:val="FFFFFF"/>
                <w:sz w:val="18"/>
              </w:rPr>
              <w:t>[observation: identifier urn:hl7ii:2.16.840.1.113883.10.20.22.4.78:2014-06-09 (open)]</w:t>
            </w:r>
          </w:p>
        </w:tc>
      </w:tr>
      <w:tr w:rsidRPr="00C64922" w:rsidR="002954CE" w:rsidTr="004E29C8" w14:paraId="7E58FBE2" w14:textId="77777777">
        <w:trPr>
          <w:trHeight w:val="386"/>
        </w:trPr>
        <w:tc>
          <w:tcPr>
            <w:tcW w:w="2613" w:type="dxa"/>
            <w:tcBorders>
              <w:top w:val="single" w:color="4F81BD" w:sz="4" w:space="0"/>
              <w:bottom w:val="single" w:color="4F81BD" w:sz="4" w:space="0"/>
              <w:right w:val="nil"/>
            </w:tcBorders>
            <w:shd w:val="clear" w:color="auto" w:fill="FFFFFF"/>
          </w:tcPr>
          <w:p w:rsidRPr="00D14360" w:rsidR="00E42FA6" w:rsidP="00E42FA6" w:rsidRDefault="00E42FA6" w14:paraId="5FA04EB3" w14:textId="77777777">
            <w:pPr>
              <w:rPr>
                <w:rFonts w:cs="Calibri"/>
                <w:b/>
                <w:bCs/>
              </w:rPr>
            </w:pPr>
            <w:r w:rsidRPr="00D14360">
              <w:rPr>
                <w:rFonts w:cs="Calibri"/>
                <w:b/>
                <w:bCs/>
              </w:rPr>
              <w:t>Reference Source</w:t>
            </w:r>
          </w:p>
        </w:tc>
        <w:tc>
          <w:tcPr>
            <w:tcW w:w="6742" w:type="dxa"/>
            <w:tcBorders>
              <w:top w:val="single" w:color="4F81BD" w:sz="4" w:space="0"/>
              <w:bottom w:val="single" w:color="4F81BD" w:sz="4" w:space="0"/>
            </w:tcBorders>
            <w:shd w:val="clear" w:color="auto" w:fill="auto"/>
          </w:tcPr>
          <w:p w:rsidRPr="00D14360" w:rsidR="00E42FA6" w:rsidP="00E42FA6" w:rsidRDefault="00E42FA6" w14:paraId="23F80EB5" w14:textId="77777777">
            <w:pPr>
              <w:rPr>
                <w:rFonts w:ascii="Calibri Light" w:hAnsi="Calibri Light" w:cs="Calibri Light"/>
                <w:szCs w:val="18"/>
              </w:rPr>
            </w:pPr>
            <w:r w:rsidRPr="00D14360">
              <w:rPr>
                <w:rFonts w:ascii="Calibri Light" w:hAnsi="Calibri Light" w:cs="Calibri Light"/>
                <w:szCs w:val="18"/>
              </w:rPr>
              <w:t xml:space="preserve">HL7 C-CDA R2.1 </w:t>
            </w:r>
          </w:p>
        </w:tc>
      </w:tr>
      <w:tr w:rsidRPr="00C64922" w:rsidR="002954CE" w:rsidTr="004E29C8" w14:paraId="78FDC41C" w14:textId="77777777">
        <w:trPr>
          <w:trHeight w:val="620"/>
        </w:trPr>
        <w:tc>
          <w:tcPr>
            <w:tcW w:w="2613" w:type="dxa"/>
            <w:tcBorders>
              <w:right w:val="nil"/>
            </w:tcBorders>
            <w:shd w:val="clear" w:color="auto" w:fill="FFFFFF"/>
          </w:tcPr>
          <w:p w:rsidRPr="00D14360" w:rsidR="00E42FA6" w:rsidP="00E42FA6" w:rsidRDefault="00E42FA6" w14:paraId="36C40DE7" w14:textId="77777777">
            <w:pPr>
              <w:rPr>
                <w:rFonts w:cs="Calibri"/>
                <w:b/>
                <w:bCs/>
              </w:rPr>
            </w:pPr>
            <w:r w:rsidRPr="00D14360">
              <w:rPr>
                <w:rFonts w:cs="Calibri"/>
                <w:b/>
                <w:bCs/>
              </w:rPr>
              <w:t>Purpose</w:t>
            </w:r>
          </w:p>
        </w:tc>
        <w:tc>
          <w:tcPr>
            <w:tcW w:w="6742" w:type="dxa"/>
            <w:shd w:val="clear" w:color="auto" w:fill="auto"/>
          </w:tcPr>
          <w:p w:rsidRPr="00D14360" w:rsidR="00E42FA6" w:rsidP="00D14360" w:rsidRDefault="00E42FA6" w14:paraId="1A563A0D" w14:textId="77777777">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represents the current smoking status of the patient as specified in Meaningful Use (MU) Stage 2 requirements.</w:t>
            </w:r>
          </w:p>
        </w:tc>
      </w:tr>
      <w:tr w:rsidRPr="00C64922" w:rsidR="002954CE" w:rsidTr="004E29C8" w14:paraId="70A062E5" w14:textId="77777777">
        <w:trPr>
          <w:trHeight w:val="1340"/>
        </w:trPr>
        <w:tc>
          <w:tcPr>
            <w:tcW w:w="2613" w:type="dxa"/>
            <w:tcBorders>
              <w:top w:val="single" w:color="4F81BD" w:sz="4" w:space="0"/>
              <w:bottom w:val="single" w:color="4F81BD" w:sz="4" w:space="0"/>
              <w:right w:val="nil"/>
            </w:tcBorders>
            <w:shd w:val="clear" w:color="auto" w:fill="FFFFFF"/>
          </w:tcPr>
          <w:p w:rsidRPr="00D14360" w:rsidR="00E42FA6" w:rsidP="00E42FA6" w:rsidRDefault="00E42FA6" w14:paraId="3A5959A3" w14:textId="77777777">
            <w:pPr>
              <w:rPr>
                <w:rFonts w:cs="Calibri"/>
                <w:b/>
                <w:bCs/>
              </w:rPr>
            </w:pPr>
            <w:r w:rsidRPr="00D14360">
              <w:rPr>
                <w:rFonts w:cs="Calibri"/>
                <w:b/>
                <w:bCs/>
              </w:rPr>
              <w:t>ActStatus</w:t>
            </w:r>
          </w:p>
        </w:tc>
        <w:tc>
          <w:tcPr>
            <w:tcW w:w="6742" w:type="dxa"/>
            <w:tcBorders>
              <w:top w:val="single" w:color="4F81BD" w:sz="4" w:space="0"/>
              <w:bottom w:val="single" w:color="4F81BD" w:sz="4" w:space="0"/>
            </w:tcBorders>
            <w:shd w:val="clear" w:color="auto" w:fill="auto"/>
          </w:tcPr>
          <w:p w:rsidRPr="00D14360" w:rsidR="00E42FA6" w:rsidP="00E42FA6" w:rsidRDefault="00E42FA6" w14:paraId="10D0989C" w14:textId="77777777">
            <w:pPr>
              <w:rPr>
                <w:rFonts w:ascii="Calibri Light" w:hAnsi="Calibri Light" w:cs="Calibri Light"/>
                <w:szCs w:val="18"/>
              </w:rPr>
            </w:pPr>
            <w:r w:rsidRPr="00D14360">
              <w:rPr>
                <w:rFonts w:ascii="Calibri Light" w:hAnsi="Calibri Light" w:cs="Calibri Light"/>
                <w:szCs w:val="18"/>
              </w:rPr>
              <w:t>This is a discrete observation that has been made in order for it to be documented. Therefore, it always has a statusCode of “completed</w:t>
            </w:r>
            <w:r w:rsidRPr="00D14360" w:rsidR="002E35FE">
              <w:rPr>
                <w:rFonts w:ascii="Calibri Light" w:hAnsi="Calibri Light" w:cs="Calibri Light"/>
                <w:szCs w:val="18"/>
              </w:rPr>
              <w:t>.</w:t>
            </w:r>
            <w:r w:rsidRPr="00D14360">
              <w:rPr>
                <w:rFonts w:ascii="Calibri Light" w:hAnsi="Calibri Light" w:cs="Calibri Light"/>
                <w:szCs w:val="18"/>
              </w:rPr>
              <w:t>”</w:t>
            </w:r>
          </w:p>
          <w:p w:rsidRPr="00D14360" w:rsidR="00E42FA6" w:rsidP="00E42FA6" w:rsidRDefault="00E42FA6" w14:paraId="2D7B5CB5" w14:textId="77777777">
            <w:pPr>
              <w:rPr>
                <w:rFonts w:ascii="Calibri Light" w:hAnsi="Calibri Light" w:cs="Calibri Light"/>
                <w:szCs w:val="18"/>
              </w:rPr>
            </w:pPr>
            <w:r w:rsidRPr="00D14360">
              <w:rPr>
                <w:rFonts w:ascii="Calibri Light" w:hAnsi="Calibri Light" w:cs="Calibri Light"/>
                <w:szCs w:val="18"/>
              </w:rPr>
              <w:t>This template represents a "snapshot in time" observation. It reflects the patient's smoking status at the time the observation is made. As a result, the effectiveTime is constrained to a time stamp that approximately corresponds with the author/time.</w:t>
            </w:r>
          </w:p>
        </w:tc>
      </w:tr>
      <w:tr w:rsidRPr="00C64922" w:rsidR="002954CE" w:rsidTr="004E29C8" w14:paraId="3E407003" w14:textId="77777777">
        <w:trPr>
          <w:trHeight w:val="359"/>
        </w:trPr>
        <w:tc>
          <w:tcPr>
            <w:tcW w:w="2613" w:type="dxa"/>
            <w:tcBorders>
              <w:top w:val="single" w:color="4F81BD" w:sz="4" w:space="0"/>
              <w:bottom w:val="single" w:color="4472C4" w:themeColor="accent1" w:sz="4" w:space="0"/>
              <w:right w:val="nil"/>
            </w:tcBorders>
            <w:shd w:val="clear" w:color="auto" w:fill="FFFFFF"/>
          </w:tcPr>
          <w:p w:rsidRPr="00D14360" w:rsidR="00E42FA6" w:rsidP="00E42FA6" w:rsidRDefault="00E42FA6" w14:paraId="53FECE8C" w14:textId="77777777">
            <w:pPr>
              <w:rPr>
                <w:rFonts w:cs="Calibri"/>
                <w:b/>
                <w:bCs/>
              </w:rPr>
            </w:pPr>
            <w:r w:rsidRPr="00D14360">
              <w:rPr>
                <w:rFonts w:cs="Calibri"/>
                <w:b/>
                <w:bCs/>
              </w:rPr>
              <w:t>Negation</w:t>
            </w:r>
          </w:p>
        </w:tc>
        <w:tc>
          <w:tcPr>
            <w:tcW w:w="6742" w:type="dxa"/>
            <w:tcBorders>
              <w:top w:val="single" w:color="4F81BD" w:sz="4" w:space="0"/>
              <w:bottom w:val="single" w:color="4472C4" w:themeColor="accent1" w:sz="4" w:space="0"/>
            </w:tcBorders>
            <w:shd w:val="clear" w:color="auto" w:fill="auto"/>
          </w:tcPr>
          <w:p w:rsidRPr="00D14360" w:rsidR="00E42FA6" w:rsidP="00D14360" w:rsidRDefault="00E42FA6" w14:paraId="7146A54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212529"/>
                <w:szCs w:val="18"/>
              </w:rPr>
            </w:pPr>
            <w:r w:rsidRPr="00D14360">
              <w:rPr>
                <w:rFonts w:ascii="Calibri Light" w:hAnsi="Calibri Light" w:cs="Calibri Light"/>
                <w:szCs w:val="18"/>
              </w:rPr>
              <w:t>Not explicitly specified.</w:t>
            </w:r>
          </w:p>
        </w:tc>
      </w:tr>
      <w:tr w:rsidRPr="00C64922" w:rsidR="002954CE" w:rsidTr="004E29C8" w14:paraId="0B839A98" w14:textId="77777777">
        <w:tc>
          <w:tcPr>
            <w:tcW w:w="2613" w:type="dxa"/>
            <w:tcBorders>
              <w:top w:val="single" w:color="4472C4" w:themeColor="accent1" w:sz="4" w:space="0"/>
              <w:bottom w:val="single" w:color="4472C4" w:sz="4" w:space="0"/>
              <w:right w:val="nil"/>
            </w:tcBorders>
            <w:shd w:val="clear" w:color="auto" w:fill="FFFFFF"/>
          </w:tcPr>
          <w:p w:rsidRPr="00D14360" w:rsidR="00E42FA6" w:rsidP="00E42FA6" w:rsidRDefault="00E42FA6" w14:paraId="43A33FDD" w14:textId="77777777">
            <w:pPr>
              <w:rPr>
                <w:rFonts w:cs="Calibri"/>
                <w:b/>
                <w:bCs/>
              </w:rPr>
            </w:pPr>
            <w:r w:rsidRPr="00D14360">
              <w:rPr>
                <w:rFonts w:cs="Calibri"/>
                <w:b/>
                <w:bCs/>
              </w:rPr>
              <w:t>Other Considerations</w:t>
            </w:r>
          </w:p>
        </w:tc>
        <w:tc>
          <w:tcPr>
            <w:tcW w:w="6742" w:type="dxa"/>
            <w:tcBorders>
              <w:top w:val="single" w:color="4472C4" w:themeColor="accent1" w:sz="4" w:space="0"/>
              <w:bottom w:val="single" w:color="4472C4" w:sz="4" w:space="0"/>
            </w:tcBorders>
            <w:shd w:val="clear" w:color="auto" w:fill="auto"/>
          </w:tcPr>
          <w:p w:rsidRPr="00D14360" w:rsidR="00E42FA6" w:rsidP="00E42FA6" w:rsidRDefault="000F4F3F" w14:paraId="68D5C758" w14:textId="77777777">
            <w:pPr>
              <w:rPr>
                <w:rFonts w:ascii="Calibri Light" w:hAnsi="Calibri Light" w:cs="Calibri Light"/>
                <w:szCs w:val="18"/>
              </w:rPr>
            </w:pPr>
            <w:r>
              <w:rPr>
                <w:rFonts w:ascii="Calibri Light" w:hAnsi="Calibri Light" w:cs="Calibri Light"/>
                <w:szCs w:val="18"/>
              </w:rPr>
              <w:t>The 2019 ISA removes</w:t>
            </w:r>
            <w:r w:rsidRPr="00D14360" w:rsidR="00E42FA6">
              <w:rPr>
                <w:rFonts w:ascii="Calibri Light" w:hAnsi="Calibri Light" w:cs="Calibri Light"/>
                <w:szCs w:val="18"/>
              </w:rPr>
              <w:t xml:space="preserve"> the value set requirements expected for this data elements</w:t>
            </w:r>
            <w:r w:rsidRPr="00D14360" w:rsidR="009B30E1">
              <w:rPr>
                <w:rFonts w:ascii="Calibri Light" w:hAnsi="Calibri Light" w:cs="Calibri Light"/>
                <w:szCs w:val="18"/>
              </w:rPr>
              <w:t>.</w:t>
            </w:r>
            <w:r w:rsidRPr="00D14360" w:rsidR="00E42FA6">
              <w:rPr>
                <w:rStyle w:val="FootnoteReference"/>
                <w:rFonts w:ascii="Calibri Light" w:hAnsi="Calibri Light" w:cs="Calibri Light"/>
                <w:szCs w:val="18"/>
              </w:rPr>
              <w:footnoteReference w:id="130"/>
            </w:r>
            <w:r w:rsidRPr="00D14360" w:rsidR="00E42FA6">
              <w:rPr>
                <w:rFonts w:ascii="Calibri Light" w:hAnsi="Calibri Light" w:cs="Calibri Light"/>
                <w:szCs w:val="18"/>
              </w:rPr>
              <w:t xml:space="preserve">  Presently this template requires </w:t>
            </w:r>
            <w:r>
              <w:rPr>
                <w:rFonts w:ascii="Calibri Light" w:hAnsi="Calibri Light" w:cs="Calibri Light"/>
                <w:szCs w:val="18"/>
              </w:rPr>
              <w:t xml:space="preserve">use of </w:t>
            </w:r>
            <w:r w:rsidRPr="00D14360" w:rsidR="00E42FA6">
              <w:rPr>
                <w:rFonts w:ascii="Calibri Light" w:hAnsi="Calibri Light" w:cs="Calibri Light"/>
                <w:szCs w:val="18"/>
              </w:rPr>
              <w:t xml:space="preserve">the </w:t>
            </w:r>
            <w:r>
              <w:rPr>
                <w:rFonts w:ascii="Calibri Light" w:hAnsi="Calibri Light" w:cs="Calibri Light"/>
                <w:szCs w:val="18"/>
              </w:rPr>
              <w:t xml:space="preserve">following range </w:t>
            </w:r>
            <w:r w:rsidRPr="00D14360" w:rsidR="00E42FA6">
              <w:rPr>
                <w:rFonts w:ascii="Calibri Light" w:hAnsi="Calibri Light" w:cs="Calibri Light"/>
                <w:szCs w:val="18"/>
              </w:rPr>
              <w:t>of possible answers:</w:t>
            </w:r>
          </w:p>
          <w:p w:rsidRPr="00D14360" w:rsidR="00E42FA6" w:rsidP="0054522C" w:rsidRDefault="00E42FA6" w14:paraId="6C4D59E7" w14:textId="77777777">
            <w:pPr>
              <w:pStyle w:val="ListParagraph"/>
              <w:numPr>
                <w:ilvl w:val="0"/>
                <w:numId w:val="14"/>
              </w:numPr>
              <w:rPr>
                <w:rFonts w:ascii="Calibri Light" w:hAnsi="Calibri Light" w:cs="Calibri Light"/>
                <w:szCs w:val="18"/>
              </w:rPr>
            </w:pPr>
            <w:r w:rsidRPr="00D14360">
              <w:rPr>
                <w:rFonts w:ascii="Calibri Light" w:hAnsi="Calibri Light" w:cs="Calibri Light"/>
                <w:szCs w:val="18"/>
              </w:rPr>
              <w:t>Never smoked tobacco</w:t>
            </w:r>
          </w:p>
          <w:p w:rsidRPr="00D14360" w:rsidR="00E42FA6" w:rsidP="0054522C" w:rsidRDefault="00E42FA6" w14:paraId="6E7ED213" w14:textId="77777777">
            <w:pPr>
              <w:pStyle w:val="ListParagraph"/>
              <w:numPr>
                <w:ilvl w:val="0"/>
                <w:numId w:val="14"/>
              </w:numPr>
              <w:rPr>
                <w:rFonts w:ascii="Calibri Light" w:hAnsi="Calibri Light" w:cs="Calibri Light"/>
                <w:szCs w:val="18"/>
              </w:rPr>
            </w:pPr>
            <w:r w:rsidRPr="00D14360">
              <w:rPr>
                <w:rFonts w:ascii="Calibri Light" w:hAnsi="Calibri Light" w:cs="Calibri Light"/>
                <w:szCs w:val="18"/>
              </w:rPr>
              <w:t>Occasional tobacco smoker</w:t>
            </w:r>
          </w:p>
          <w:p w:rsidRPr="00D14360" w:rsidR="00E42FA6" w:rsidP="0054522C" w:rsidRDefault="00E42FA6" w14:paraId="124E171F" w14:textId="77777777">
            <w:pPr>
              <w:pStyle w:val="ListParagraph"/>
              <w:numPr>
                <w:ilvl w:val="0"/>
                <w:numId w:val="14"/>
              </w:numPr>
              <w:rPr>
                <w:rFonts w:ascii="Calibri Light" w:hAnsi="Calibri Light" w:cs="Calibri Light"/>
                <w:szCs w:val="18"/>
              </w:rPr>
            </w:pPr>
            <w:r w:rsidRPr="00D14360">
              <w:rPr>
                <w:rFonts w:ascii="Calibri Light" w:hAnsi="Calibri Light" w:cs="Calibri Light"/>
                <w:szCs w:val="18"/>
              </w:rPr>
              <w:t>Ex-smoker</w:t>
            </w:r>
          </w:p>
          <w:p w:rsidRPr="00D14360" w:rsidR="00E42FA6" w:rsidP="0054522C" w:rsidRDefault="00E42FA6" w14:paraId="58D9A93F" w14:textId="77777777">
            <w:pPr>
              <w:pStyle w:val="ListParagraph"/>
              <w:numPr>
                <w:ilvl w:val="0"/>
                <w:numId w:val="14"/>
              </w:numPr>
              <w:rPr>
                <w:rFonts w:ascii="Calibri Light" w:hAnsi="Calibri Light" w:cs="Calibri Light"/>
                <w:szCs w:val="18"/>
              </w:rPr>
            </w:pPr>
            <w:r w:rsidRPr="00D14360">
              <w:rPr>
                <w:rFonts w:ascii="Calibri Light" w:hAnsi="Calibri Light" w:cs="Calibri Light"/>
                <w:szCs w:val="18"/>
              </w:rPr>
              <w:t>Heavy tobacco smoker</w:t>
            </w:r>
          </w:p>
          <w:p w:rsidRPr="00D14360" w:rsidR="00E42FA6" w:rsidP="0054522C" w:rsidRDefault="00E42FA6" w14:paraId="313EBD70" w14:textId="77777777">
            <w:pPr>
              <w:pStyle w:val="ListParagraph"/>
              <w:numPr>
                <w:ilvl w:val="0"/>
                <w:numId w:val="14"/>
              </w:numPr>
              <w:rPr>
                <w:rFonts w:ascii="Calibri Light" w:hAnsi="Calibri Light" w:cs="Calibri Light"/>
                <w:szCs w:val="18"/>
              </w:rPr>
            </w:pPr>
            <w:r w:rsidRPr="00D14360">
              <w:rPr>
                <w:rFonts w:ascii="Calibri Light" w:hAnsi="Calibri Light" w:cs="Calibri Light"/>
                <w:szCs w:val="18"/>
              </w:rPr>
              <w:t>Smokes tobacco daily</w:t>
            </w:r>
          </w:p>
          <w:p w:rsidRPr="00D14360" w:rsidR="00E42FA6" w:rsidP="0054522C" w:rsidRDefault="00E42FA6" w14:paraId="4EF64C93" w14:textId="77777777">
            <w:pPr>
              <w:pStyle w:val="ListParagraph"/>
              <w:numPr>
                <w:ilvl w:val="0"/>
                <w:numId w:val="14"/>
              </w:numPr>
              <w:rPr>
                <w:rFonts w:ascii="Calibri Light" w:hAnsi="Calibri Light" w:cs="Calibri Light"/>
                <w:szCs w:val="18"/>
              </w:rPr>
            </w:pPr>
            <w:r w:rsidRPr="00D14360">
              <w:rPr>
                <w:rFonts w:ascii="Calibri Light" w:hAnsi="Calibri Light" w:cs="Calibri Light"/>
                <w:szCs w:val="18"/>
              </w:rPr>
              <w:t>Smoker</w:t>
            </w:r>
          </w:p>
          <w:p w:rsidRPr="00D14360" w:rsidR="00E42FA6" w:rsidP="0054522C" w:rsidRDefault="00E42FA6" w14:paraId="59E489E7" w14:textId="77777777">
            <w:pPr>
              <w:pStyle w:val="ListParagraph"/>
              <w:numPr>
                <w:ilvl w:val="0"/>
                <w:numId w:val="14"/>
              </w:numPr>
              <w:rPr>
                <w:rFonts w:ascii="Calibri Light" w:hAnsi="Calibri Light" w:cs="Calibri Light"/>
                <w:szCs w:val="18"/>
              </w:rPr>
            </w:pPr>
            <w:r w:rsidRPr="00D14360">
              <w:rPr>
                <w:rFonts w:ascii="Calibri Light" w:hAnsi="Calibri Light" w:cs="Calibri Light"/>
                <w:szCs w:val="18"/>
              </w:rPr>
              <w:t>Light tobacco smoker</w:t>
            </w:r>
          </w:p>
          <w:p w:rsidRPr="00D14360" w:rsidR="00E42FA6" w:rsidP="0054522C" w:rsidRDefault="00E42FA6" w14:paraId="2F8B4F57" w14:textId="77777777">
            <w:pPr>
              <w:pStyle w:val="ListParagraph"/>
              <w:numPr>
                <w:ilvl w:val="0"/>
                <w:numId w:val="14"/>
              </w:numPr>
              <w:rPr>
                <w:rFonts w:ascii="Calibri Light" w:hAnsi="Calibri Light" w:cs="Calibri Light"/>
                <w:szCs w:val="18"/>
              </w:rPr>
            </w:pPr>
            <w:r w:rsidRPr="00D14360">
              <w:rPr>
                <w:rFonts w:ascii="Calibri Light" w:hAnsi="Calibri Light" w:cs="Calibri Light"/>
                <w:szCs w:val="18"/>
              </w:rPr>
              <w:t>Tobacco smoking consumption unknown</w:t>
            </w:r>
          </w:p>
          <w:p w:rsidR="000F4F3F" w:rsidP="00D14360" w:rsidRDefault="000F4F3F" w14:paraId="0E6F9014" w14:textId="77777777">
            <w:pPr>
              <w:keepNext/>
              <w:rPr>
                <w:rFonts w:ascii="Calibri Light" w:hAnsi="Calibri Light" w:eastAsia="Calibri" w:cs="Calibri Light"/>
                <w:szCs w:val="18"/>
              </w:rPr>
            </w:pPr>
            <w:r>
              <w:rPr>
                <w:rFonts w:ascii="Calibri Light" w:hAnsi="Calibri Light" w:eastAsia="Calibri" w:cs="Calibri Light"/>
                <w:szCs w:val="18"/>
              </w:rPr>
              <w:t xml:space="preserve">Best practice implementation guidance allows alternate answers to be used. </w:t>
            </w:r>
          </w:p>
          <w:p w:rsidR="000F4F3F" w:rsidP="00D14360" w:rsidRDefault="000F4F3F" w14:paraId="68F71014" w14:textId="77777777">
            <w:pPr>
              <w:keepNext/>
              <w:rPr>
                <w:rFonts w:ascii="Calibri Light" w:hAnsi="Calibri Light" w:eastAsia="Calibri" w:cs="Calibri Light"/>
                <w:szCs w:val="18"/>
              </w:rPr>
            </w:pPr>
          </w:p>
          <w:p w:rsidRPr="00D14360" w:rsidR="00E42FA6" w:rsidP="00D14360" w:rsidRDefault="00E42FA6" w14:paraId="6930ADAC" w14:textId="77777777">
            <w:pPr>
              <w:keepNext/>
              <w:rPr>
                <w:rFonts w:ascii="Calibri Light" w:hAnsi="Calibri Light" w:cs="Calibri Light"/>
                <w:szCs w:val="18"/>
              </w:rPr>
            </w:pPr>
            <w:r w:rsidRPr="00D14360">
              <w:rPr>
                <w:rFonts w:ascii="Calibri Light" w:hAnsi="Calibri Light" w:eastAsia="Calibri" w:cs="Calibri Light"/>
                <w:szCs w:val="18"/>
              </w:rPr>
              <w:t>Within the Social History Section of a document there can be more than one Smoking Status observation recorded</w:t>
            </w:r>
            <w:r w:rsidR="000F4F3F">
              <w:rPr>
                <w:rFonts w:ascii="Calibri Light" w:hAnsi="Calibri Light" w:eastAsia="Calibri" w:cs="Calibri Light"/>
                <w:szCs w:val="18"/>
              </w:rPr>
              <w:t xml:space="preserve">. </w:t>
            </w:r>
            <w:r w:rsidRPr="00D14360">
              <w:rPr>
                <w:rFonts w:ascii="Calibri Light" w:hAnsi="Calibri Light" w:eastAsia="Calibri" w:cs="Calibri Light"/>
                <w:szCs w:val="18"/>
              </w:rPr>
              <w:t xml:space="preserve"> </w:t>
            </w:r>
            <w:r w:rsidR="000F4F3F">
              <w:rPr>
                <w:rFonts w:ascii="Calibri Light" w:hAnsi="Calibri Light" w:eastAsia="Calibri" w:cs="Calibri Light"/>
                <w:szCs w:val="18"/>
              </w:rPr>
              <w:t>T</w:t>
            </w:r>
            <w:r w:rsidRPr="00D14360">
              <w:rPr>
                <w:rFonts w:ascii="Calibri Light" w:hAnsi="Calibri Light" w:eastAsia="Calibri" w:cs="Calibri Light"/>
                <w:szCs w:val="18"/>
              </w:rPr>
              <w:t>he person’s “current” smoking status may have been recorded at</w:t>
            </w:r>
            <w:r w:rsidR="000F4F3F">
              <w:rPr>
                <w:rFonts w:ascii="Calibri Light" w:hAnsi="Calibri Light" w:eastAsia="Calibri" w:cs="Calibri Light"/>
                <w:szCs w:val="18"/>
              </w:rPr>
              <w:t xml:space="preserve"> several</w:t>
            </w:r>
            <w:r w:rsidRPr="00D14360">
              <w:rPr>
                <w:rFonts w:ascii="Calibri Light" w:hAnsi="Calibri Light" w:eastAsia="Calibri" w:cs="Calibri Light"/>
                <w:szCs w:val="18"/>
              </w:rPr>
              <w:t xml:space="preserve"> different points in time.</w:t>
            </w:r>
          </w:p>
        </w:tc>
      </w:tr>
      <w:tr w:rsidRPr="00C64922" w:rsidR="00AE545E" w:rsidTr="004E29C8" w14:paraId="624B8C3F" w14:textId="77777777">
        <w:tc>
          <w:tcPr>
            <w:tcW w:w="2613" w:type="dxa"/>
            <w:tcBorders>
              <w:top w:val="single" w:color="4472C4" w:sz="4" w:space="0"/>
              <w:bottom w:val="single" w:color="4472C4" w:sz="4" w:space="0"/>
              <w:right w:val="nil"/>
            </w:tcBorders>
            <w:shd w:val="clear" w:color="auto" w:fill="FFFFFF"/>
          </w:tcPr>
          <w:p w:rsidRPr="00AD08FB" w:rsidR="00AE545E" w:rsidP="00AE545E" w:rsidRDefault="00AE545E" w14:paraId="52CE7D67" w14:textId="77777777">
            <w:pPr>
              <w:rPr>
                <w:rFonts w:ascii="Calibri Light" w:hAnsi="Calibri Light" w:cs="Calibri Light"/>
                <w:b/>
                <w:bCs/>
              </w:rPr>
            </w:pPr>
            <w:r w:rsidRPr="00AD08FB">
              <w:rPr>
                <w:rFonts w:ascii="Calibri Light" w:hAnsi="Calibri Light" w:cs="Calibri Light"/>
                <w:b/>
                <w:bCs/>
              </w:rPr>
              <w:t>Example</w:t>
            </w:r>
          </w:p>
        </w:tc>
        <w:tc>
          <w:tcPr>
            <w:tcW w:w="6742" w:type="dxa"/>
            <w:tcBorders>
              <w:top w:val="single" w:color="4472C4" w:sz="4" w:space="0"/>
              <w:bottom w:val="single" w:color="4472C4" w:sz="4" w:space="0"/>
            </w:tcBorders>
            <w:shd w:val="clear" w:color="auto" w:fill="auto"/>
          </w:tcPr>
          <w:p w:rsidRPr="00AD08FB" w:rsidR="00AE545E" w:rsidP="00AE545E" w:rsidRDefault="000F4F3F" w14:paraId="56ADBD7F" w14:textId="366EFA66">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_Ref21876277 \h  \* MERGEFORMAT </w:instrText>
            </w:r>
            <w:r w:rsidRPr="00AD08FB">
              <w:rPr>
                <w:rFonts w:ascii="Calibri Light" w:hAnsi="Calibri Light" w:cs="Calibri Light"/>
              </w:rPr>
            </w:r>
            <w:r w:rsidRPr="00AD08FB">
              <w:rPr>
                <w:rFonts w:ascii="Calibri Light" w:hAnsi="Calibri Light" w:cs="Calibri Light"/>
              </w:rPr>
              <w:fldChar w:fldCharType="separate"/>
            </w:r>
            <w:r w:rsidRPr="00254B4A" w:rsidR="00DC1072">
              <w:rPr>
                <w:rFonts w:ascii="Calibri Light" w:hAnsi="Calibri Light" w:cs="Calibri Light"/>
              </w:rPr>
              <w:t xml:space="preserve">  Example</w:t>
            </w:r>
            <w:r w:rsidRPr="00254B4A" w:rsidR="00DC1072">
              <w:rPr>
                <w:rFonts w:ascii="Calibri Light" w:hAnsi="Calibri Light" w:cs="Calibri Light"/>
                <w:noProof/>
              </w:rPr>
              <w:t xml:space="preserve"> </w:t>
            </w:r>
            <w:r w:rsidRPr="00254B4A" w:rsidR="00DC1072">
              <w:rPr>
                <w:rFonts w:ascii="Calibri Light" w:hAnsi="Calibri Light" w:cs="Calibri Light"/>
              </w:rPr>
              <w:t xml:space="preserve">50: Unknown Smoking </w:t>
            </w:r>
            <w:r w:rsidRPr="00C64922" w:rsidR="00DC1072">
              <w:t>Status</w:t>
            </w:r>
            <w:r w:rsidRPr="00AD08FB">
              <w:rPr>
                <w:rFonts w:ascii="Calibri Light" w:hAnsi="Calibri Light" w:cs="Calibri Light"/>
              </w:rPr>
              <w:fldChar w:fldCharType="end"/>
            </w:r>
          </w:p>
        </w:tc>
      </w:tr>
      <w:tr w:rsidRPr="00C64922" w:rsidR="000F4F3F" w:rsidTr="004E29C8" w14:paraId="425995EE" w14:textId="77777777">
        <w:tc>
          <w:tcPr>
            <w:tcW w:w="2613" w:type="dxa"/>
            <w:tcBorders>
              <w:top w:val="single" w:color="4472C4" w:sz="4" w:space="0"/>
              <w:bottom w:val="single" w:color="4F81BD" w:sz="4" w:space="0"/>
              <w:right w:val="nil"/>
            </w:tcBorders>
            <w:shd w:val="clear" w:color="auto" w:fill="FFFFFF"/>
          </w:tcPr>
          <w:p w:rsidRPr="00AD08FB" w:rsidR="000F4F3F" w:rsidP="00AE545E" w:rsidRDefault="000F4F3F" w14:paraId="0750484C" w14:textId="77777777">
            <w:pPr>
              <w:rPr>
                <w:rFonts w:ascii="Calibri Light" w:hAnsi="Calibri Light" w:cs="Calibri Light"/>
                <w:b/>
                <w:bCs/>
              </w:rPr>
            </w:pPr>
            <w:r w:rsidRPr="000F4F3F">
              <w:rPr>
                <w:rFonts w:ascii="Calibri Light" w:hAnsi="Calibri Light" w:cs="Calibri Light"/>
                <w:b/>
                <w:bCs/>
              </w:rPr>
              <w:t>Example</w:t>
            </w:r>
          </w:p>
        </w:tc>
        <w:tc>
          <w:tcPr>
            <w:tcW w:w="6742" w:type="dxa"/>
            <w:tcBorders>
              <w:top w:val="single" w:color="4472C4" w:sz="4" w:space="0"/>
              <w:bottom w:val="single" w:color="4F81BD" w:sz="4" w:space="0"/>
            </w:tcBorders>
            <w:shd w:val="clear" w:color="auto" w:fill="auto"/>
          </w:tcPr>
          <w:p w:rsidRPr="00AD08FB" w:rsidR="000F4F3F" w:rsidP="00AE545E" w:rsidRDefault="000F4F3F" w14:paraId="2DF2454E" w14:textId="77777777">
            <w:pPr>
              <w:rPr>
                <w:rFonts w:ascii="Calibri Light" w:hAnsi="Calibri Light" w:cs="Calibri Light"/>
              </w:rPr>
            </w:pPr>
            <w:r w:rsidRPr="00D14360">
              <w:rPr>
                <w:rFonts w:ascii="Calibri Light" w:hAnsi="Calibri Light" w:cs="Calibri Light"/>
                <w:szCs w:val="18"/>
              </w:rPr>
              <w:t xml:space="preserve">HL7 C-CDA R2.1 </w:t>
            </w:r>
            <w:r w:rsidRPr="00AD08FB">
              <w:rPr>
                <w:rFonts w:ascii="Calibri Light" w:hAnsi="Calibri Light" w:cs="Calibri Light"/>
              </w:rPr>
              <w:t xml:space="preserve">Figure 220 Smoking Status </w:t>
            </w:r>
            <w:r w:rsidRPr="00AD08FB" w:rsidR="00A46C09">
              <w:rPr>
                <w:rFonts w:ascii="Calibri Light" w:hAnsi="Calibri Light" w:cs="Calibri Light"/>
              </w:rPr>
              <w:t>– Meaningful Use (V2) Example (Page 881)</w:t>
            </w:r>
          </w:p>
        </w:tc>
      </w:tr>
    </w:tbl>
    <w:p w:rsidRPr="00C64922" w:rsidR="007D3708" w:rsidP="007D3708" w:rsidRDefault="005C79A1" w14:paraId="01D9A814" w14:textId="2B5502D1">
      <w:pPr>
        <w:pStyle w:val="Caption"/>
      </w:pPr>
      <w:r>
        <w:t xml:space="preserve">  </w:t>
      </w:r>
      <w:bookmarkStart w:name="_Toc118898841" w:id="1721"/>
      <w:bookmarkStart w:name="_Toc119940044" w:id="1722"/>
      <w:bookmarkStart w:name="_Toc135313075" w:id="1723"/>
      <w:r w:rsidRPr="00C64922" w:rsidR="007D3708">
        <w:t xml:space="preserve">Table </w:t>
      </w:r>
      <w:r>
        <w:fldChar w:fldCharType="begin"/>
      </w:r>
      <w:r>
        <w:instrText>SEQ Table \* ARABIC</w:instrText>
      </w:r>
      <w:r>
        <w:fldChar w:fldCharType="separate"/>
      </w:r>
      <w:r w:rsidR="00DC1072">
        <w:rPr>
          <w:noProof/>
        </w:rPr>
        <w:t>54</w:t>
      </w:r>
      <w:r>
        <w:fldChar w:fldCharType="end"/>
      </w:r>
      <w:r w:rsidRPr="00C64922" w:rsidR="007D3708">
        <w:t>: Smoking Status</w:t>
      </w:r>
      <w:bookmarkEnd w:id="1721"/>
      <w:bookmarkEnd w:id="1722"/>
      <w:bookmarkEnd w:id="1723"/>
    </w:p>
    <w:p w:rsidRPr="00D14360" w:rsidR="007D3708" w:rsidP="00E42FA6" w:rsidRDefault="005C79A1" w14:paraId="1611A7DD" w14:textId="68094DB0">
      <w:pPr>
        <w:pStyle w:val="Caption"/>
        <w:spacing w:after="0"/>
        <w:rPr>
          <w:rFonts w:eastAsia="Calibri" w:cs="Calibri"/>
          <w:b/>
        </w:rPr>
      </w:pPr>
      <w:bookmarkStart w:name="_Ref21876277" w:id="1724"/>
      <w:r>
        <w:t xml:space="preserve">  </w:t>
      </w:r>
      <w:bookmarkStart w:name="_Toc118898771" w:id="1725"/>
      <w:bookmarkStart w:name="_Toc119939973" w:id="1726"/>
      <w:bookmarkStart w:name="_Toc135313005" w:id="1727"/>
      <w:r w:rsidRPr="00C64922" w:rsidR="007D3708">
        <w:t xml:space="preserve">Example </w:t>
      </w:r>
      <w:r>
        <w:fldChar w:fldCharType="begin"/>
      </w:r>
      <w:r>
        <w:instrText>SEQ Example \* ARABIC</w:instrText>
      </w:r>
      <w:r>
        <w:fldChar w:fldCharType="separate"/>
      </w:r>
      <w:r w:rsidR="00DC1072">
        <w:rPr>
          <w:noProof/>
        </w:rPr>
        <w:t>50</w:t>
      </w:r>
      <w:r>
        <w:fldChar w:fldCharType="end"/>
      </w:r>
      <w:r w:rsidRPr="00C64922" w:rsidR="007D3708">
        <w:t>: Unknown Smoking Status</w:t>
      </w:r>
      <w:r w:rsidRPr="00D14360" w:rsidR="007D3708">
        <w:rPr>
          <w:rFonts w:eastAsia="Calibri" w:cs="Calibri"/>
          <w:b/>
          <w:vertAlign w:val="superscript"/>
        </w:rPr>
        <w:footnoteReference w:id="131"/>
      </w:r>
      <w:bookmarkEnd w:id="1724"/>
      <w:bookmarkEnd w:id="1725"/>
      <w:bookmarkEnd w:id="1726"/>
      <w:bookmarkEnd w:id="1727"/>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7D3708" w:rsidTr="004E29C8" w14:paraId="3D905854" w14:textId="77777777">
        <w:tc>
          <w:tcPr>
            <w:tcW w:w="9350" w:type="dxa"/>
            <w:shd w:val="clear" w:color="auto" w:fill="auto"/>
          </w:tcPr>
          <w:p w:rsidRPr="00D14360" w:rsidR="007D3708" w:rsidP="007D3708" w:rsidRDefault="007D3708" w14:paraId="3E617D4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&lt;section&gt;</w:t>
            </w:r>
          </w:p>
          <w:p w:rsidRPr="00D14360" w:rsidR="007D3708" w:rsidP="007D3708" w:rsidRDefault="007D3708" w14:paraId="3D104C9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&lt;templateId root="2.16.840.1.113883.10.20.22.2.17"/&gt;</w:t>
            </w:r>
          </w:p>
          <w:p w:rsidRPr="00D14360" w:rsidR="007D3708" w:rsidP="007D3708" w:rsidRDefault="007D3708" w14:paraId="3557D68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&lt;code code="29762-2" codeSystem="2.16.840.1.113883.6.1" codeSystemName="LOINC" displayName="Social History"/&gt;</w:t>
            </w:r>
          </w:p>
          <w:p w:rsidRPr="00D14360" w:rsidR="007D3708" w:rsidP="007D3708" w:rsidRDefault="007D3708" w14:paraId="05CD314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&lt;title&gt;Social History&lt;/title&gt;</w:t>
            </w:r>
          </w:p>
          <w:p w:rsidRPr="00D14360" w:rsidR="007D3708" w:rsidP="007D3708" w:rsidRDefault="007D3708" w14:paraId="2BE7B0B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&lt;text&gt;</w:t>
            </w:r>
          </w:p>
          <w:p w:rsidRPr="00D14360" w:rsidR="007D3708" w:rsidP="007D3708" w:rsidRDefault="007D3708" w14:paraId="7273C42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&lt;list&gt;</w:t>
            </w:r>
          </w:p>
          <w:p w:rsidRPr="00D14360" w:rsidR="007D3708" w:rsidP="007D3708" w:rsidRDefault="007D3708" w14:paraId="5E3924A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&lt;caption&gt;Smoking Status&lt;/caption&gt;</w:t>
            </w:r>
          </w:p>
          <w:p w:rsidRPr="00D14360" w:rsidR="007D3708" w:rsidP="007D3708" w:rsidRDefault="007D3708" w14:paraId="513FC05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&lt;item&gt;</w:t>
            </w:r>
          </w:p>
          <w:p w:rsidRPr="00D14360" w:rsidR="007D3708" w:rsidP="007D3708" w:rsidRDefault="007D3708" w14:paraId="15C34AE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&lt;content&gt;Unknown if ever smoked&lt;/content&gt;</w:t>
            </w:r>
          </w:p>
          <w:p w:rsidRPr="00D14360" w:rsidR="007D3708" w:rsidP="007D3708" w:rsidRDefault="007D3708" w14:paraId="001D9D0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&lt;content&gt;As of: unknown&lt;/content&gt;</w:t>
            </w:r>
          </w:p>
          <w:p w:rsidRPr="00D14360" w:rsidR="007D3708" w:rsidP="007D3708" w:rsidRDefault="007D3708" w14:paraId="0B1E850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&lt;content&gt;Recorded June 6, 2014 10:32am&lt;/content&gt;</w:t>
            </w:r>
          </w:p>
          <w:p w:rsidRPr="00D14360" w:rsidR="007D3708" w:rsidP="007D3708" w:rsidRDefault="007D3708" w14:paraId="2CE1B20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&lt;/item&gt;</w:t>
            </w:r>
          </w:p>
          <w:p w:rsidRPr="00D14360" w:rsidR="007D3708" w:rsidP="007D3708" w:rsidRDefault="007D3708" w14:paraId="6976F0D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&lt;/list&gt;</w:t>
            </w:r>
          </w:p>
          <w:p w:rsidRPr="00D14360" w:rsidR="007D3708" w:rsidP="007D3708" w:rsidRDefault="007D3708" w14:paraId="1302A8A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&lt;/text&gt;</w:t>
            </w:r>
          </w:p>
          <w:p w:rsidRPr="00D14360" w:rsidR="007D3708" w:rsidP="007D3708" w:rsidRDefault="007D3708" w14:paraId="680C314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&lt;entry&gt;</w:t>
            </w:r>
          </w:p>
          <w:p w:rsidRPr="00D14360" w:rsidR="007D3708" w:rsidP="007D3708" w:rsidRDefault="007D3708" w14:paraId="36CC711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&lt;observation classCode="OBS" moodCode="EVN"&gt;</w:t>
            </w:r>
          </w:p>
          <w:p w:rsidRPr="00D14360" w:rsidR="007D3708" w:rsidP="007D3708" w:rsidRDefault="007D3708" w14:paraId="5C1BBE4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&lt;templateId root="2.16.840.1.113883.10.20.22.4.78"/&gt;</w:t>
            </w:r>
          </w:p>
          <w:p w:rsidRPr="00D14360" w:rsidR="007D3708" w:rsidP="007D3708" w:rsidRDefault="007D3708" w14:paraId="2F5F566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&lt;code code="ASSERTION" codeSystem="2.16.840.1.113883.5.4"/&gt;</w:t>
            </w:r>
          </w:p>
          <w:p w:rsidRPr="00D14360" w:rsidR="007D3708" w:rsidP="007D3708" w:rsidRDefault="007D3708" w14:paraId="77817DA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&lt;statusCode code="completed"/&gt;</w:t>
            </w:r>
          </w:p>
          <w:p w:rsidRPr="00D14360" w:rsidR="007D3708" w:rsidP="007D3708" w:rsidRDefault="007D3708" w14:paraId="3DBDAB1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&lt;effectiveTime&gt;</w:t>
            </w:r>
          </w:p>
          <w:p w:rsidRPr="00D14360" w:rsidR="007D3708" w:rsidP="007D3708" w:rsidRDefault="007D3708" w14:paraId="305A235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&lt;low nullFlavor="UNK"/&gt;</w:t>
            </w:r>
          </w:p>
          <w:p w:rsidRPr="00D14360" w:rsidR="007D3708" w:rsidP="007D3708" w:rsidRDefault="007D3708" w14:paraId="0D0BB0F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p>
          <w:p w:rsidRPr="00D14360" w:rsidR="007D3708" w:rsidP="007D3708" w:rsidRDefault="007D3708" w14:paraId="1490586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&lt;value xsi:type="CD" codeSystem="2.16.840.1.113883.6.96" codeSystemName="SNOMED CT" code="266927001" displayName="Tobacco smoking consumption unknown"/&gt;</w:t>
            </w:r>
          </w:p>
          <w:p w:rsidRPr="00D14360" w:rsidR="007D3708" w:rsidP="007D3708" w:rsidRDefault="007D3708" w14:paraId="009B75F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&lt;author&gt;</w:t>
            </w:r>
          </w:p>
          <w:p w:rsidRPr="00D14360" w:rsidR="007D3708" w:rsidP="007D3708" w:rsidRDefault="007D3708" w14:paraId="6709D18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&lt;time value="201406061032+0500"/&gt;</w:t>
            </w:r>
          </w:p>
          <w:p w:rsidRPr="00D14360" w:rsidR="007D3708" w:rsidP="007D3708" w:rsidRDefault="007D3708" w14:paraId="7EB7525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&lt;assignedAuthor&gt;</w:t>
            </w:r>
          </w:p>
          <w:p w:rsidRPr="00D14360" w:rsidR="007D3708" w:rsidP="007D3708" w:rsidRDefault="007D3708" w14:paraId="59DE273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&lt;id root="2.16.840.1.113883.4.6" extension="99999999"/&gt;</w:t>
            </w:r>
          </w:p>
          <w:p w:rsidRPr="00D14360" w:rsidR="007D3708" w:rsidP="007D3708" w:rsidRDefault="007D3708" w14:paraId="3A9487B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&lt;code code="200000000X" codeSystem="2.16.840.1.113883.6.101"</w:t>
            </w:r>
          </w:p>
          <w:p w:rsidRPr="00D14360" w:rsidR="007D3708" w:rsidP="007D3708" w:rsidRDefault="007D3708" w14:paraId="6F27133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displayName="Allopathic and Osteopathic Physicians"/&gt;</w:t>
            </w:r>
          </w:p>
          <w:p w:rsidRPr="00D14360" w:rsidR="007D3708" w:rsidP="007D3708" w:rsidRDefault="007D3708" w14:paraId="491893A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&lt;telecom use="WP" value="tel:+1(555)555-1002"/&gt;</w:t>
            </w:r>
          </w:p>
          <w:p w:rsidRPr="00D14360" w:rsidR="007D3708" w:rsidP="007D3708" w:rsidRDefault="007D3708" w14:paraId="4EE608F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&lt;assignedPerson&gt;</w:t>
            </w:r>
          </w:p>
          <w:p w:rsidRPr="00D14360" w:rsidR="007D3708" w:rsidP="007D3708" w:rsidRDefault="007D3708" w14:paraId="69F309F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&lt;name&gt;</w:t>
            </w:r>
          </w:p>
          <w:p w:rsidRPr="00D14360" w:rsidR="007D3708" w:rsidP="007D3708" w:rsidRDefault="007D3708" w14:paraId="2BD2ADA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&lt;given&gt;Henry&lt;/given&gt;</w:t>
            </w:r>
          </w:p>
          <w:p w:rsidRPr="00D14360" w:rsidR="007D3708" w:rsidP="007D3708" w:rsidRDefault="007D3708" w14:paraId="4C5C1CA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&lt;family&gt;Seven&lt;/family&gt;</w:t>
            </w:r>
          </w:p>
          <w:p w:rsidRPr="00D14360" w:rsidR="007D3708" w:rsidP="007D3708" w:rsidRDefault="007D3708" w14:paraId="04C5309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&lt;/name&gt;</w:t>
            </w:r>
          </w:p>
          <w:p w:rsidRPr="00D14360" w:rsidR="007D3708" w:rsidP="007D3708" w:rsidRDefault="007D3708" w14:paraId="1BE570C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&lt;/assignedPerson&gt;</w:t>
            </w:r>
          </w:p>
          <w:p w:rsidRPr="00D14360" w:rsidR="007D3708" w:rsidP="007D3708" w:rsidRDefault="007D3708" w14:paraId="4C24B2C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&lt;/assignedAuthor&gt;</w:t>
            </w:r>
          </w:p>
          <w:p w:rsidRPr="00D14360" w:rsidR="007D3708" w:rsidP="007D3708" w:rsidRDefault="007D3708" w14:paraId="36EA408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&lt;/author&gt;</w:t>
            </w:r>
          </w:p>
          <w:p w:rsidRPr="00D14360" w:rsidR="007D3708" w:rsidP="007D3708" w:rsidRDefault="007D3708" w14:paraId="53BA272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&lt;/observation&gt;</w:t>
            </w:r>
          </w:p>
          <w:p w:rsidRPr="00D14360" w:rsidR="007D3708" w:rsidP="007D3708" w:rsidRDefault="007D3708" w14:paraId="277DC2A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&lt;/entry&gt;</w:t>
            </w:r>
          </w:p>
          <w:p w:rsidRPr="00D14360" w:rsidR="007D3708" w:rsidP="007D3708" w:rsidRDefault="007D3708" w14:paraId="1EA1BB0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&lt;/section&gt;</w:t>
            </w:r>
          </w:p>
        </w:tc>
      </w:tr>
    </w:tbl>
    <w:p w:rsidRPr="00C64922" w:rsidR="007D3708" w:rsidP="007D3708" w:rsidRDefault="007D3708" w14:paraId="65995A1E" w14:textId="77777777"/>
    <w:p w:rsidR="007D3708" w:rsidP="004C76D9" w:rsidRDefault="007D3708" w14:paraId="4723154D" w14:textId="77777777">
      <w:pPr>
        <w:pStyle w:val="Heading4"/>
      </w:pPr>
      <w:bookmarkStart w:name="_Toc11043656" w:id="1728"/>
      <w:r w:rsidRPr="00C64922">
        <w:t>Tobacco Use</w:t>
      </w:r>
      <w:bookmarkEnd w:id="1728"/>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CD3D7C" w:rsidTr="004E29C8" w14:paraId="210F45E2" w14:textId="77777777">
        <w:trPr>
          <w:trHeight w:val="576"/>
        </w:trPr>
        <w:tc>
          <w:tcPr>
            <w:tcW w:w="683" w:type="dxa"/>
            <w:tcBorders>
              <w:right w:val="nil"/>
            </w:tcBorders>
            <w:shd w:val="clear" w:color="auto" w:fill="C6D9F1"/>
          </w:tcPr>
          <w:p w:rsidRPr="00C64922" w:rsidR="00CD3D7C" w:rsidP="001104A1" w:rsidRDefault="00634398" w14:paraId="27F51419" w14:textId="77777777">
            <w:pPr>
              <w:pStyle w:val="BodyText"/>
              <w:rPr>
                <w:noProof/>
              </w:rPr>
            </w:pPr>
            <w:r>
              <w:rPr>
                <w:noProof/>
              </w:rPr>
              <w:drawing>
                <wp:inline distT="0" distB="0" distL="0" distR="0" wp14:anchorId="04492552" wp14:editId="433C2FDB">
                  <wp:extent cx="323215" cy="323215"/>
                  <wp:effectExtent l="0" t="0" r="0" b="635"/>
                  <wp:docPr id="17" name="Graphic 6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4"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7770C6" w:rsidR="00CD3D7C" w:rsidP="001104A1" w:rsidRDefault="00CD3D7C" w14:paraId="0010D6DB" w14:textId="77777777">
            <w:pPr>
              <w:pStyle w:val="Default"/>
              <w:rPr>
                <w:sz w:val="20"/>
              </w:rPr>
            </w:pPr>
            <w:r w:rsidRPr="007770C6">
              <w:rPr>
                <w:rFonts w:eastAsia="Calibri"/>
                <w:bCs/>
                <w:sz w:val="20"/>
              </w:rPr>
              <w:t>C-CDA Content Creators SHALL use the Tobacco Use (V2) template to describe dates associated with the patient's tobacco use over time</w:t>
            </w:r>
            <w:r w:rsidRPr="007770C6">
              <w:rPr>
                <w:sz w:val="20"/>
              </w:rPr>
              <w:t xml:space="preserve">. </w:t>
            </w:r>
            <w:r w:rsidRPr="007770C6">
              <w:rPr>
                <w:b/>
                <w:sz w:val="20"/>
              </w:rPr>
              <w:t>[</w:t>
            </w:r>
            <w:r w:rsidRPr="007770C6" w:rsidR="00A46C09">
              <w:rPr>
                <w:b/>
                <w:sz w:val="20"/>
              </w:rPr>
              <w:t>BP-089]</w:t>
            </w:r>
          </w:p>
        </w:tc>
      </w:tr>
    </w:tbl>
    <w:p w:rsidRPr="00CD3D7C" w:rsidR="00CD3D7C" w:rsidP="003A3D50" w:rsidRDefault="00CD3D7C" w14:paraId="61F8BD07" w14:textId="77777777"/>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457"/>
        <w:gridCol w:w="7898"/>
      </w:tblGrid>
      <w:tr w:rsidRPr="00C64922" w:rsidR="002954CE" w:rsidTr="004E29C8" w14:paraId="1E4493B0" w14:textId="77777777">
        <w:trPr>
          <w:cantSplit/>
          <w:tblHeader/>
        </w:trPr>
        <w:tc>
          <w:tcPr>
            <w:tcW w:w="1457" w:type="dxa"/>
            <w:tcBorders>
              <w:bottom w:val="nil"/>
              <w:right w:val="nil"/>
            </w:tcBorders>
            <w:shd w:val="clear" w:color="auto" w:fill="4F81BD"/>
          </w:tcPr>
          <w:p w:rsidRPr="00D14360" w:rsidR="00E42FA6" w:rsidP="00E42FA6" w:rsidRDefault="00E42FA6" w14:paraId="1E78996D" w14:textId="77777777">
            <w:pPr>
              <w:rPr>
                <w:rFonts w:cs="Calibri"/>
                <w:b/>
                <w:bCs/>
                <w:color w:val="FFFFFF"/>
              </w:rPr>
            </w:pPr>
            <w:r w:rsidRPr="00D14360">
              <w:rPr>
                <w:rFonts w:cs="Calibri"/>
                <w:b/>
                <w:bCs/>
                <w:color w:val="FFFFFF"/>
              </w:rPr>
              <w:t>Entry Template</w:t>
            </w:r>
          </w:p>
        </w:tc>
        <w:tc>
          <w:tcPr>
            <w:tcW w:w="7898" w:type="dxa"/>
            <w:shd w:val="clear" w:color="auto" w:fill="4F81BD"/>
          </w:tcPr>
          <w:p w:rsidRPr="00D14360" w:rsidR="00E42FA6" w:rsidP="00E42FA6" w:rsidRDefault="00E42FA6" w14:paraId="13A2A2F2" w14:textId="77777777">
            <w:pPr>
              <w:rPr>
                <w:rFonts w:cs="Calibri"/>
                <w:b/>
                <w:iCs/>
                <w:color w:val="FFFFFF"/>
              </w:rPr>
            </w:pPr>
            <w:r w:rsidRPr="00D14360">
              <w:rPr>
                <w:rFonts w:cs="Calibri"/>
                <w:b/>
                <w:iCs/>
                <w:color w:val="FFFFFF"/>
              </w:rPr>
              <w:t>Tobacco Use (V2)</w:t>
            </w:r>
          </w:p>
          <w:p w:rsidRPr="00D14360" w:rsidR="00E42FA6" w:rsidP="00E42FA6" w:rsidRDefault="00E42FA6" w14:paraId="6151E82B" w14:textId="77777777">
            <w:pPr>
              <w:rPr>
                <w:rFonts w:cs="Calibri"/>
                <w:bCs/>
                <w:color w:val="FFFFFF"/>
              </w:rPr>
            </w:pPr>
            <w:r w:rsidRPr="00D14360">
              <w:rPr>
                <w:rFonts w:cs="Calibri"/>
                <w:bCs/>
                <w:color w:val="FFFFFF"/>
                <w:sz w:val="18"/>
              </w:rPr>
              <w:t>[observation: identifier urn:hl7ii:2.16.840.1.113883.10.20.22.4.85:2014-06-09 (open)]</w:t>
            </w:r>
          </w:p>
        </w:tc>
      </w:tr>
      <w:tr w:rsidRPr="00C64922" w:rsidR="002954CE" w:rsidTr="004E29C8" w14:paraId="1CDF3D84" w14:textId="77777777">
        <w:trPr>
          <w:cantSplit/>
        </w:trPr>
        <w:tc>
          <w:tcPr>
            <w:tcW w:w="1457" w:type="dxa"/>
            <w:tcBorders>
              <w:top w:val="single" w:color="4F81BD" w:sz="4" w:space="0"/>
              <w:bottom w:val="single" w:color="4F81BD" w:sz="4" w:space="0"/>
              <w:right w:val="nil"/>
            </w:tcBorders>
            <w:shd w:val="clear" w:color="auto" w:fill="FFFFFF"/>
          </w:tcPr>
          <w:p w:rsidRPr="00D14360" w:rsidR="00E42FA6" w:rsidP="00E42FA6" w:rsidRDefault="00E42FA6" w14:paraId="47E28727" w14:textId="77777777">
            <w:pPr>
              <w:rPr>
                <w:rFonts w:cs="Calibri"/>
                <w:b/>
                <w:bCs/>
              </w:rPr>
            </w:pPr>
            <w:r w:rsidRPr="00D14360">
              <w:rPr>
                <w:rFonts w:cs="Calibri"/>
                <w:b/>
                <w:bCs/>
              </w:rPr>
              <w:t>Reference Source</w:t>
            </w:r>
          </w:p>
        </w:tc>
        <w:tc>
          <w:tcPr>
            <w:tcW w:w="7898" w:type="dxa"/>
            <w:tcBorders>
              <w:top w:val="single" w:color="4F81BD" w:sz="4" w:space="0"/>
              <w:bottom w:val="single" w:color="4F81BD" w:sz="4" w:space="0"/>
            </w:tcBorders>
            <w:shd w:val="clear" w:color="auto" w:fill="auto"/>
          </w:tcPr>
          <w:p w:rsidRPr="00D14360" w:rsidR="00E42FA6" w:rsidP="00E42FA6" w:rsidRDefault="00E42FA6" w14:paraId="5867B031" w14:textId="77777777">
            <w:pPr>
              <w:rPr>
                <w:rFonts w:ascii="Calibri Light" w:hAnsi="Calibri Light" w:cs="Calibri Light"/>
                <w:szCs w:val="18"/>
              </w:rPr>
            </w:pPr>
            <w:r w:rsidRPr="00D14360">
              <w:rPr>
                <w:rFonts w:ascii="Calibri Light" w:hAnsi="Calibri Light" w:cs="Calibri Light"/>
                <w:szCs w:val="18"/>
              </w:rPr>
              <w:t xml:space="preserve">HL7 C-CDA R2.1 </w:t>
            </w:r>
          </w:p>
        </w:tc>
      </w:tr>
      <w:tr w:rsidRPr="00C64922" w:rsidR="002954CE" w:rsidTr="004E29C8" w14:paraId="6DE18F3B" w14:textId="77777777">
        <w:trPr>
          <w:cantSplit/>
        </w:trPr>
        <w:tc>
          <w:tcPr>
            <w:tcW w:w="1457" w:type="dxa"/>
            <w:tcBorders>
              <w:right w:val="nil"/>
            </w:tcBorders>
            <w:shd w:val="clear" w:color="auto" w:fill="FFFFFF"/>
          </w:tcPr>
          <w:p w:rsidRPr="00D14360" w:rsidR="00E42FA6" w:rsidP="00E42FA6" w:rsidRDefault="00E42FA6" w14:paraId="3B47B224" w14:textId="77777777">
            <w:pPr>
              <w:rPr>
                <w:rFonts w:cs="Calibri"/>
                <w:b/>
                <w:bCs/>
              </w:rPr>
            </w:pPr>
            <w:r w:rsidRPr="00D14360">
              <w:rPr>
                <w:rFonts w:cs="Calibri"/>
                <w:b/>
                <w:bCs/>
              </w:rPr>
              <w:t>Purpose</w:t>
            </w:r>
          </w:p>
        </w:tc>
        <w:tc>
          <w:tcPr>
            <w:tcW w:w="7898" w:type="dxa"/>
            <w:shd w:val="clear" w:color="auto" w:fill="auto"/>
          </w:tcPr>
          <w:p w:rsidRPr="00D14360" w:rsidR="00E42FA6" w:rsidP="00E42FA6" w:rsidRDefault="00E42FA6" w14:paraId="4889E9F7" w14:textId="77777777">
            <w:pPr>
              <w:pStyle w:val="Default"/>
              <w:rPr>
                <w:rFonts w:ascii="Calibri Light" w:hAnsi="Calibri Light" w:cs="Calibri Light"/>
                <w:sz w:val="20"/>
                <w:szCs w:val="18"/>
              </w:rPr>
            </w:pPr>
            <w:r w:rsidRPr="00D14360">
              <w:rPr>
                <w:rFonts w:ascii="Calibri Light" w:hAnsi="Calibri Light" w:cs="Calibri Light"/>
                <w:sz w:val="20"/>
                <w:szCs w:val="18"/>
              </w:rPr>
              <w:t xml:space="preserve">This template contains information that describes a patient's tobacco use over time. </w:t>
            </w:r>
          </w:p>
        </w:tc>
      </w:tr>
      <w:tr w:rsidRPr="00C64922" w:rsidR="002954CE" w:rsidTr="004E29C8" w14:paraId="2AAD48A6" w14:textId="77777777">
        <w:trPr>
          <w:cantSplit/>
        </w:trPr>
        <w:tc>
          <w:tcPr>
            <w:tcW w:w="1457" w:type="dxa"/>
            <w:tcBorders>
              <w:top w:val="single" w:color="4F81BD" w:sz="4" w:space="0"/>
              <w:bottom w:val="single" w:color="4F81BD" w:sz="4" w:space="0"/>
              <w:right w:val="nil"/>
            </w:tcBorders>
            <w:shd w:val="clear" w:color="auto" w:fill="FFFFFF"/>
          </w:tcPr>
          <w:p w:rsidRPr="00D14360" w:rsidR="00E42FA6" w:rsidP="00E42FA6" w:rsidRDefault="00E42FA6" w14:paraId="0140B6DC" w14:textId="77777777">
            <w:pPr>
              <w:rPr>
                <w:rFonts w:cs="Calibri"/>
                <w:b/>
                <w:bCs/>
              </w:rPr>
            </w:pPr>
            <w:r w:rsidRPr="00D14360">
              <w:rPr>
                <w:rFonts w:cs="Calibri"/>
                <w:b/>
                <w:bCs/>
              </w:rPr>
              <w:t>ActStatus</w:t>
            </w:r>
          </w:p>
        </w:tc>
        <w:tc>
          <w:tcPr>
            <w:tcW w:w="7898" w:type="dxa"/>
            <w:tcBorders>
              <w:top w:val="single" w:color="4F81BD" w:sz="4" w:space="0"/>
              <w:bottom w:val="single" w:color="4F81BD" w:sz="4" w:space="0"/>
            </w:tcBorders>
            <w:shd w:val="clear" w:color="auto" w:fill="auto"/>
          </w:tcPr>
          <w:p w:rsidRPr="00D14360" w:rsidR="00E42FA6" w:rsidP="00E42FA6" w:rsidRDefault="00E42FA6" w14:paraId="2AB3C31B" w14:textId="77777777">
            <w:pPr>
              <w:rPr>
                <w:rFonts w:ascii="Calibri Light" w:hAnsi="Calibri Light" w:cs="Calibri Light"/>
                <w:szCs w:val="18"/>
              </w:rPr>
            </w:pPr>
            <w:r w:rsidRPr="00D14360">
              <w:rPr>
                <w:rFonts w:ascii="Calibri Light" w:hAnsi="Calibri Light" w:cs="Calibri Light"/>
                <w:szCs w:val="18"/>
              </w:rPr>
              <w:t>This is a discrete observation that has been made in order for it to be documented. Therefore, it always has a statusCode of “completed</w:t>
            </w:r>
            <w:r w:rsidRPr="00D14360" w:rsidR="002E35FE">
              <w:rPr>
                <w:rFonts w:ascii="Calibri Light" w:hAnsi="Calibri Light" w:cs="Calibri Light"/>
                <w:szCs w:val="18"/>
              </w:rPr>
              <w:t>.</w:t>
            </w:r>
            <w:r w:rsidRPr="00D14360">
              <w:rPr>
                <w:rFonts w:ascii="Calibri Light" w:hAnsi="Calibri Light" w:cs="Calibri Light"/>
                <w:szCs w:val="18"/>
              </w:rPr>
              <w:t>”</w:t>
            </w:r>
          </w:p>
          <w:p w:rsidRPr="00D14360" w:rsidR="00E42FA6" w:rsidP="00E42FA6" w:rsidRDefault="00E42FA6" w14:paraId="4D50AA97" w14:textId="29670747">
            <w:pPr>
              <w:rPr>
                <w:rFonts w:ascii="Calibri Light" w:hAnsi="Calibri Light" w:cs="Calibri Light"/>
                <w:szCs w:val="18"/>
              </w:rPr>
            </w:pPr>
            <w:r w:rsidRPr="00D14360">
              <w:rPr>
                <w:rFonts w:ascii="Calibri Light" w:hAnsi="Calibri Light" w:cs="Calibri Light"/>
                <w:szCs w:val="18"/>
              </w:rPr>
              <w:t xml:space="preserve">The effectiveTime element is used to describe dates associated with the patient's tobacco use. It represents the </w:t>
            </w:r>
            <w:r w:rsidR="0088454D">
              <w:rPr>
                <w:rFonts w:ascii="Calibri Light" w:hAnsi="Calibri Light" w:cs="Calibri Light"/>
                <w:szCs w:val="18"/>
              </w:rPr>
              <w:t>clinically</w:t>
            </w:r>
            <w:r w:rsidRPr="00D14360" w:rsidR="0088454D">
              <w:rPr>
                <w:rFonts w:ascii="Calibri Light" w:hAnsi="Calibri Light" w:cs="Calibri Light"/>
                <w:szCs w:val="18"/>
              </w:rPr>
              <w:t xml:space="preserve"> </w:t>
            </w:r>
            <w:r w:rsidRPr="00D14360">
              <w:rPr>
                <w:rFonts w:ascii="Calibri Light" w:hAnsi="Calibri Light" w:cs="Calibri Light"/>
                <w:szCs w:val="18"/>
              </w:rPr>
              <w:t>relevant time of the observation about the patient’s tobacco use.</w:t>
            </w:r>
          </w:p>
        </w:tc>
      </w:tr>
      <w:tr w:rsidRPr="00C64922" w:rsidR="002954CE" w:rsidTr="004E29C8" w14:paraId="66DFA85C" w14:textId="77777777">
        <w:trPr>
          <w:cantSplit/>
        </w:trPr>
        <w:tc>
          <w:tcPr>
            <w:tcW w:w="1457" w:type="dxa"/>
            <w:tcBorders>
              <w:top w:val="single" w:color="4F81BD" w:sz="4" w:space="0"/>
              <w:bottom w:val="single" w:color="4472C4" w:themeColor="accent1" w:sz="4" w:space="0"/>
              <w:right w:val="nil"/>
            </w:tcBorders>
            <w:shd w:val="clear" w:color="auto" w:fill="FFFFFF"/>
          </w:tcPr>
          <w:p w:rsidRPr="00D14360" w:rsidR="00E42FA6" w:rsidP="00E42FA6" w:rsidRDefault="00E42FA6" w14:paraId="54C8C5BF" w14:textId="77777777">
            <w:pPr>
              <w:rPr>
                <w:rFonts w:cs="Calibri"/>
                <w:b/>
                <w:bCs/>
              </w:rPr>
            </w:pPr>
            <w:r w:rsidRPr="00D14360">
              <w:rPr>
                <w:rFonts w:cs="Calibri"/>
                <w:b/>
                <w:bCs/>
              </w:rPr>
              <w:t>Negation</w:t>
            </w:r>
          </w:p>
        </w:tc>
        <w:tc>
          <w:tcPr>
            <w:tcW w:w="7898" w:type="dxa"/>
            <w:tcBorders>
              <w:top w:val="single" w:color="4F81BD" w:sz="4" w:space="0"/>
              <w:bottom w:val="single" w:color="4472C4" w:themeColor="accent1" w:sz="4" w:space="0"/>
            </w:tcBorders>
            <w:shd w:val="clear" w:color="auto" w:fill="auto"/>
          </w:tcPr>
          <w:p w:rsidRPr="00D14360" w:rsidR="00E42FA6" w:rsidP="00D14360" w:rsidRDefault="00E42FA6" w14:paraId="3557082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212529"/>
                <w:szCs w:val="18"/>
              </w:rPr>
            </w:pPr>
            <w:r w:rsidRPr="00D14360">
              <w:rPr>
                <w:rFonts w:ascii="Calibri Light" w:hAnsi="Calibri Light" w:cs="Calibri Light"/>
                <w:szCs w:val="18"/>
              </w:rPr>
              <w:t>Not explicitly specified.</w:t>
            </w:r>
          </w:p>
        </w:tc>
      </w:tr>
      <w:tr w:rsidRPr="00C64922" w:rsidR="002954CE" w:rsidTr="004E29C8" w14:paraId="47850064" w14:textId="77777777">
        <w:trPr>
          <w:cantSplit/>
        </w:trPr>
        <w:tc>
          <w:tcPr>
            <w:tcW w:w="1457" w:type="dxa"/>
            <w:tcBorders>
              <w:top w:val="single" w:color="4472C4" w:themeColor="accent1" w:sz="4" w:space="0"/>
              <w:bottom w:val="single" w:color="4472C4" w:sz="4" w:space="0"/>
              <w:right w:val="nil"/>
            </w:tcBorders>
            <w:shd w:val="clear" w:color="auto" w:fill="FFFFFF"/>
          </w:tcPr>
          <w:p w:rsidRPr="00D14360" w:rsidR="00E42FA6" w:rsidP="00E42FA6" w:rsidRDefault="00E42FA6" w14:paraId="6CAFB351" w14:textId="77777777">
            <w:pPr>
              <w:rPr>
                <w:rFonts w:cs="Calibri"/>
                <w:b/>
                <w:bCs/>
              </w:rPr>
            </w:pPr>
            <w:r w:rsidRPr="00D14360">
              <w:rPr>
                <w:rFonts w:cs="Calibri"/>
                <w:b/>
                <w:bCs/>
              </w:rPr>
              <w:t>Other Considerations</w:t>
            </w:r>
          </w:p>
        </w:tc>
        <w:tc>
          <w:tcPr>
            <w:tcW w:w="7898" w:type="dxa"/>
            <w:tcBorders>
              <w:top w:val="single" w:color="4472C4" w:themeColor="accent1" w:sz="4" w:space="0"/>
              <w:bottom w:val="single" w:color="4472C4" w:sz="4" w:space="0"/>
            </w:tcBorders>
            <w:shd w:val="clear" w:color="auto" w:fill="auto"/>
          </w:tcPr>
          <w:p w:rsidRPr="00D14360" w:rsidR="00E42FA6" w:rsidP="00D14360" w:rsidRDefault="00E42FA6" w14:paraId="2B7F2396" w14:textId="77777777">
            <w:pPr>
              <w:keepNext/>
              <w:rPr>
                <w:rFonts w:ascii="Calibri Light" w:hAnsi="Calibri Light" w:cs="Calibri Light"/>
                <w:szCs w:val="18"/>
              </w:rPr>
            </w:pPr>
            <w:r w:rsidRPr="00D14360">
              <w:rPr>
                <w:rFonts w:ascii="Calibri Light" w:hAnsi="Calibri Light" w:cs="Calibri Light"/>
                <w:szCs w:val="18"/>
              </w:rPr>
              <w:t>All the types of tobacco use from the tobacco use and exposure-finding hierarchy in SNOMED CT, including codes required for recording smoking status in Meaningful Use Stage 2 are used by this template.</w:t>
            </w:r>
          </w:p>
        </w:tc>
      </w:tr>
      <w:tr w:rsidRPr="00C64922" w:rsidR="00AE545E" w:rsidTr="004E29C8" w14:paraId="1E2A1EA9" w14:textId="77777777">
        <w:trPr>
          <w:cantSplit/>
        </w:trPr>
        <w:tc>
          <w:tcPr>
            <w:tcW w:w="1457" w:type="dxa"/>
            <w:tcBorders>
              <w:top w:val="single" w:color="4472C4" w:sz="4" w:space="0"/>
              <w:bottom w:val="single" w:color="4F81BD" w:sz="4" w:space="0"/>
              <w:right w:val="nil"/>
            </w:tcBorders>
            <w:shd w:val="clear" w:color="auto" w:fill="FFFFFF"/>
          </w:tcPr>
          <w:p w:rsidRPr="00D14360" w:rsidR="00AE545E" w:rsidP="00AE545E" w:rsidRDefault="00AE545E" w14:paraId="546CE06E" w14:textId="77777777">
            <w:pPr>
              <w:rPr>
                <w:rFonts w:cs="Calibri"/>
                <w:b/>
                <w:bCs/>
              </w:rPr>
            </w:pPr>
            <w:r w:rsidRPr="00D14360">
              <w:rPr>
                <w:rFonts w:cs="Calibri"/>
                <w:b/>
                <w:bCs/>
              </w:rPr>
              <w:t>Example</w:t>
            </w:r>
          </w:p>
        </w:tc>
        <w:tc>
          <w:tcPr>
            <w:tcW w:w="7898" w:type="dxa"/>
            <w:tcBorders>
              <w:top w:val="single" w:color="4472C4" w:sz="4" w:space="0"/>
              <w:bottom w:val="single" w:color="4F81BD" w:sz="4" w:space="0"/>
            </w:tcBorders>
            <w:shd w:val="clear" w:color="auto" w:fill="auto"/>
          </w:tcPr>
          <w:p w:rsidRPr="0083506C" w:rsidR="00AE545E" w:rsidP="00D14360" w:rsidRDefault="0009537F" w14:paraId="6FEACF93" w14:textId="30A0A4BC">
            <w:pPr>
              <w:keepNext/>
              <w:rPr>
                <w:rFonts w:ascii="Calibri Light" w:hAnsi="Calibri Light" w:cs="Calibri Light"/>
              </w:rPr>
            </w:pPr>
            <w:r w:rsidRPr="0083506C">
              <w:rPr>
                <w:rFonts w:ascii="Calibri Light" w:hAnsi="Calibri Light" w:cs="Calibri Light"/>
              </w:rPr>
              <w:fldChar w:fldCharType="begin"/>
            </w:r>
            <w:r w:rsidRPr="005A615D">
              <w:rPr>
                <w:rFonts w:ascii="Calibri Light" w:hAnsi="Calibri Light" w:cs="Calibri Light"/>
              </w:rPr>
              <w:instrText xml:space="preserve"> REF _Ref21846949 \h </w:instrText>
            </w:r>
            <w:r w:rsidRPr="009F13BB">
              <w:rPr>
                <w:rFonts w:ascii="Calibri Light" w:hAnsi="Calibri Light" w:cs="Calibri Light"/>
              </w:rPr>
              <w:instrText xml:space="preserve"> \* MERGEFORMAT </w:instrText>
            </w:r>
            <w:r w:rsidRPr="0083506C">
              <w:rPr>
                <w:rFonts w:ascii="Calibri Light" w:hAnsi="Calibri Light" w:cs="Calibri Light"/>
              </w:rPr>
            </w:r>
            <w:r w:rsidRPr="0083506C">
              <w:rPr>
                <w:rFonts w:ascii="Calibri Light" w:hAnsi="Calibri Light" w:cs="Calibri Light"/>
              </w:rPr>
              <w:fldChar w:fldCharType="separate"/>
            </w:r>
            <w:r w:rsidRPr="00254B4A" w:rsidR="00DC1072">
              <w:rPr>
                <w:rFonts w:ascii="Calibri Light" w:hAnsi="Calibri Light" w:cs="Calibri Light"/>
              </w:rPr>
              <w:t xml:space="preserve">  </w:t>
            </w:r>
            <w:r w:rsidRPr="00254B4A" w:rsidR="00DC1072">
              <w:rPr>
                <w:rFonts w:ascii="Calibri Light" w:hAnsi="Calibri Light" w:cs="Calibri Light"/>
                <w:noProof/>
              </w:rPr>
              <w:t>Example</w:t>
            </w:r>
            <w:r w:rsidRPr="00254B4A" w:rsidR="00DC1072">
              <w:rPr>
                <w:rFonts w:ascii="Calibri Light" w:hAnsi="Calibri Light" w:cs="Calibri Light"/>
              </w:rPr>
              <w:t xml:space="preserve"> 51: Tobacco Use –Light Tobacco Smoker between 4/12/2010 and 4/12</w:t>
            </w:r>
            <w:r w:rsidRPr="00C64922" w:rsidR="00DC1072">
              <w:t>/2016.</w:t>
            </w:r>
            <w:r w:rsidRPr="0083506C">
              <w:rPr>
                <w:rFonts w:ascii="Calibri Light" w:hAnsi="Calibri Light" w:cs="Calibri Light"/>
              </w:rPr>
              <w:fldChar w:fldCharType="end"/>
            </w:r>
          </w:p>
        </w:tc>
      </w:tr>
    </w:tbl>
    <w:p w:rsidRPr="00C64922" w:rsidR="007D3708" w:rsidP="007D3708" w:rsidRDefault="005C79A1" w14:paraId="50E6EE5E" w14:textId="4D21A371">
      <w:pPr>
        <w:pStyle w:val="Caption"/>
      </w:pPr>
      <w:r>
        <w:t xml:space="preserve">  </w:t>
      </w:r>
      <w:bookmarkStart w:name="_Toc118898842" w:id="1729"/>
      <w:bookmarkStart w:name="_Toc119940045" w:id="1730"/>
      <w:bookmarkStart w:name="_Toc135313076" w:id="1731"/>
      <w:r w:rsidRPr="00C64922" w:rsidR="007D3708">
        <w:t xml:space="preserve">Table </w:t>
      </w:r>
      <w:r>
        <w:fldChar w:fldCharType="begin"/>
      </w:r>
      <w:r>
        <w:instrText>SEQ Table \* ARABIC</w:instrText>
      </w:r>
      <w:r>
        <w:fldChar w:fldCharType="separate"/>
      </w:r>
      <w:r w:rsidR="00DC1072">
        <w:rPr>
          <w:noProof/>
        </w:rPr>
        <w:t>55</w:t>
      </w:r>
      <w:r>
        <w:fldChar w:fldCharType="end"/>
      </w:r>
      <w:r w:rsidRPr="00C64922" w:rsidR="007D3708">
        <w:t>: Tobacco Use</w:t>
      </w:r>
      <w:bookmarkEnd w:id="1729"/>
      <w:bookmarkEnd w:id="1730"/>
      <w:bookmarkEnd w:id="1731"/>
    </w:p>
    <w:p w:rsidRPr="00C64922" w:rsidR="007D3708" w:rsidP="00E42FA6" w:rsidRDefault="007D3708" w14:paraId="46537619" w14:textId="77777777">
      <w:pPr>
        <w:pStyle w:val="NormalWeb"/>
        <w:spacing w:before="0" w:beforeAutospacing="0" w:after="120" w:afterAutospacing="0"/>
        <w:ind w:hanging="475"/>
        <w:rPr>
          <w:rFonts w:ascii="Courier New" w:hAnsi="Courier New" w:eastAsia="Calibri" w:cs="Courier New"/>
          <w:sz w:val="16"/>
          <w:szCs w:val="16"/>
        </w:rPr>
      </w:pPr>
      <w:bookmarkStart w:name="_1d96cc0" w:colFirst="0" w:colLast="0" w:id="1732"/>
      <w:bookmarkStart w:name="_3x8tuzt" w:colFirst="0" w:colLast="0" w:id="1733"/>
      <w:bookmarkEnd w:id="1732"/>
      <w:bookmarkEnd w:id="1733"/>
    </w:p>
    <w:p w:rsidRPr="00C64922" w:rsidR="007D3708" w:rsidP="00E42FA6" w:rsidRDefault="005C79A1" w14:paraId="0AE670C8" w14:textId="2C50F8E2">
      <w:pPr>
        <w:pStyle w:val="Caption"/>
        <w:keepNext/>
        <w:spacing w:after="0"/>
      </w:pPr>
      <w:bookmarkStart w:name="_Ref21846949" w:id="1734"/>
      <w:r>
        <w:t xml:space="preserve">  </w:t>
      </w:r>
      <w:bookmarkStart w:name="_Toc118898772" w:id="1735"/>
      <w:bookmarkStart w:name="_Toc119939974" w:id="1736"/>
      <w:bookmarkStart w:name="_Toc135313006" w:id="1737"/>
      <w:r w:rsidRPr="00C64922" w:rsidR="007D3708">
        <w:t xml:space="preserve">Example </w:t>
      </w:r>
      <w:r>
        <w:fldChar w:fldCharType="begin"/>
      </w:r>
      <w:r>
        <w:instrText>SEQ Example \* ARABIC</w:instrText>
      </w:r>
      <w:r>
        <w:fldChar w:fldCharType="separate"/>
      </w:r>
      <w:r w:rsidR="00DC1072">
        <w:rPr>
          <w:noProof/>
        </w:rPr>
        <w:t>51</w:t>
      </w:r>
      <w:r>
        <w:fldChar w:fldCharType="end"/>
      </w:r>
      <w:r w:rsidRPr="00C64922" w:rsidR="007D3708">
        <w:t>: Tobacco Use –Light Tobacco Smoker between 4/12/2010 and 4/12/2016.</w:t>
      </w:r>
      <w:bookmarkEnd w:id="1734"/>
      <w:bookmarkEnd w:id="1735"/>
      <w:bookmarkEnd w:id="1736"/>
      <w:bookmarkEnd w:id="1737"/>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7D3708" w:rsidTr="004E29C8" w14:paraId="7A6DE10E" w14:textId="77777777">
        <w:tc>
          <w:tcPr>
            <w:tcW w:w="9350" w:type="dxa"/>
            <w:shd w:val="clear" w:color="auto" w:fill="auto"/>
          </w:tcPr>
          <w:p w:rsidRPr="00D14360" w:rsidR="007D3708" w:rsidP="007D3708" w:rsidRDefault="007D3708" w14:paraId="4581580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&lt;observation classCode="OBS" moodCode="EVN"&gt;</w:t>
            </w:r>
          </w:p>
          <w:p w:rsidRPr="00D14360" w:rsidR="007D3708" w:rsidP="007D3708" w:rsidRDefault="007D3708" w14:paraId="0E1A3D2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&lt;templateId root="2.16.840.1.113883.10.20.22.4.78"/&gt;</w:t>
            </w:r>
          </w:p>
          <w:p w:rsidRPr="00D14360" w:rsidR="007D3708" w:rsidP="007D3708" w:rsidRDefault="007D3708" w14:paraId="1FA83D9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&lt;templateId root="2.16.840.1.113883.10.20.22.4.78" extension="2014-06-09"/&gt;</w:t>
            </w:r>
          </w:p>
          <w:p w:rsidRPr="00D14360" w:rsidR="007D3708" w:rsidP="007D3708" w:rsidRDefault="007D3708" w14:paraId="144F5D1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&lt;id extension="64020-Z9301" root="1.2.840.114350.1.13.6289.1.7.1.1040.1"/&gt;</w:t>
            </w:r>
          </w:p>
          <w:p w:rsidRPr="00D14360" w:rsidR="007D3708" w:rsidP="007D3708" w:rsidRDefault="007D3708" w14:paraId="43B3EF2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&lt;code code="11367-0" codeSystem="2.16.840.1.113883.6.1" codeSystemName="LOINC"                    displayName="History of Tobacco Use"/&gt;</w:t>
            </w:r>
          </w:p>
          <w:p w:rsidRPr="00D14360" w:rsidR="007D3708" w:rsidP="007D3708" w:rsidRDefault="007D3708" w14:paraId="68EAD8A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&lt;statusCode code="completed"/&gt;</w:t>
            </w:r>
          </w:p>
          <w:p w:rsidRPr="00D14360" w:rsidR="007D3708" w:rsidP="007D3708" w:rsidRDefault="007D3708" w14:paraId="14855F1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&lt;effectiveTime&gt;</w:t>
            </w:r>
          </w:p>
          <w:p w:rsidRPr="00D14360" w:rsidR="007D3708" w:rsidP="007D3708" w:rsidRDefault="007D3708" w14:paraId="5B9D136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&lt;low value="20100412"/&gt;</w:t>
            </w:r>
          </w:p>
          <w:p w:rsidRPr="00D14360" w:rsidR="007D3708" w:rsidP="007D3708" w:rsidRDefault="007D3708" w14:paraId="33FF06E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&lt;high value="20160412"/&gt;</w:t>
            </w:r>
          </w:p>
          <w:p w:rsidRPr="00D14360" w:rsidR="007D3708" w:rsidP="007D3708" w:rsidRDefault="007D3708" w14:paraId="59B9932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&lt;/effectiveTime&gt;</w:t>
            </w:r>
          </w:p>
          <w:p w:rsidRPr="00D14360" w:rsidR="007D3708" w:rsidP="007D3708" w:rsidRDefault="007D3708" w14:paraId="3F4E3B72" w14:textId="645A33E3">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&lt;value xsi:type="CD" code="77176002" codeSystem="2.16.840.1.113883.6.96" codeSystemName</w:t>
            </w:r>
            <w:r w:rsidRPr="00D14360" w:rsidR="00D938BD">
              <w:rPr>
                <w:rFonts w:ascii="Courier New" w:hAnsi="Courier New" w:eastAsia="Courier New" w:cs="Courier New"/>
                <w:sz w:val="16"/>
                <w:szCs w:val="16"/>
              </w:rPr>
              <w:t>=</w:t>
            </w:r>
            <w:r w:rsidR="00D938BD">
              <w:rPr>
                <w:rFonts w:ascii="Courier New" w:hAnsi="Courier New" w:eastAsia="Courier New" w:cs="Courier New"/>
                <w:sz w:val="16"/>
                <w:szCs w:val="16"/>
              </w:rPr>
              <w:t>"</w:t>
            </w:r>
            <w:r w:rsidRPr="00D14360">
              <w:rPr>
                <w:rFonts w:ascii="Courier New" w:hAnsi="Courier New" w:eastAsia="Courier New" w:cs="Courier New"/>
                <w:sz w:val="16"/>
                <w:szCs w:val="16"/>
              </w:rPr>
              <w:t>SNOMEDCT</w:t>
            </w:r>
            <w:r w:rsidR="00D938BD">
              <w:rPr>
                <w:rFonts w:ascii="Courier New" w:hAnsi="Courier New" w:eastAsia="Courier New" w:cs="Courier New"/>
                <w:sz w:val="16"/>
                <w:szCs w:val="16"/>
              </w:rPr>
              <w:t>"</w:t>
            </w:r>
            <w:r w:rsidRPr="00D14360" w:rsidR="00D938BD">
              <w:rPr>
                <w:rFonts w:ascii="Courier New" w:hAnsi="Courier New" w:eastAsia="Courier New" w:cs="Courier New"/>
                <w:sz w:val="16"/>
                <w:szCs w:val="16"/>
              </w:rPr>
              <w:t xml:space="preserve"> </w:t>
            </w:r>
            <w:r w:rsidRPr="00D14360">
              <w:rPr>
                <w:rFonts w:ascii="Courier New" w:hAnsi="Courier New" w:eastAsia="Courier New" w:cs="Courier New"/>
                <w:sz w:val="16"/>
                <w:szCs w:val="16"/>
              </w:rPr>
              <w:t>displayName="</w:t>
            </w:r>
            <w:r w:rsidRPr="00C64922">
              <w:t xml:space="preserve"> </w:t>
            </w:r>
            <w:r w:rsidRPr="00D14360">
              <w:rPr>
                <w:rFonts w:ascii="Courier New" w:hAnsi="Courier New" w:eastAsia="Courier New" w:cs="Courier New"/>
                <w:sz w:val="16"/>
                <w:szCs w:val="16"/>
              </w:rPr>
              <w:t>Light tobacco smoker (finding)"/&gt;</w:t>
            </w:r>
          </w:p>
          <w:p w:rsidRPr="00D14360" w:rsidR="007D3708" w:rsidP="007D3708" w:rsidRDefault="007D3708" w14:paraId="374B51D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&lt;/observation&gt;</w:t>
            </w:r>
          </w:p>
          <w:p w:rsidRPr="00C64922" w:rsidR="007D3708" w:rsidP="007D3708" w:rsidRDefault="007D3708" w14:paraId="5F8E8AC0" w14:textId="77777777"/>
        </w:tc>
      </w:tr>
    </w:tbl>
    <w:p w:rsidRPr="00C64922" w:rsidR="007D3708" w:rsidP="007D3708" w:rsidRDefault="007D3708" w14:paraId="645FD935" w14:textId="77777777"/>
    <w:p w:rsidR="007D3708" w:rsidP="004C76D9" w:rsidRDefault="007D3708" w14:paraId="4C1CC1A9" w14:textId="713A911B">
      <w:pPr>
        <w:pStyle w:val="Heading4"/>
      </w:pPr>
      <w:bookmarkStart w:name="_2ce457m" w:colFirst="0" w:colLast="0" w:id="1738"/>
      <w:bookmarkStart w:name="_ju6kffv1mfgk" w:colFirst="0" w:colLast="0" w:id="1739"/>
      <w:bookmarkStart w:name="_Birth_Sex" w:id="1740"/>
      <w:bookmarkStart w:name="_Toc11043655" w:id="1741"/>
      <w:bookmarkStart w:name="_Ref21897277" w:id="1742"/>
      <w:bookmarkStart w:name="_Ref21897288" w:id="1743"/>
      <w:bookmarkEnd w:id="1738"/>
      <w:bookmarkEnd w:id="1739"/>
      <w:bookmarkEnd w:id="1740"/>
      <w:r w:rsidRPr="00C64922">
        <w:t>Birth Sex</w:t>
      </w:r>
      <w:bookmarkEnd w:id="1741"/>
      <w:bookmarkEnd w:id="1742"/>
      <w:bookmarkEnd w:id="1743"/>
    </w:p>
    <w:p w:rsidRPr="003A3D50" w:rsidR="00CC03A6" w:rsidP="00CC03A6" w:rsidRDefault="00CC03A6" w14:paraId="063E5075" w14:textId="1685EC17">
      <w:pPr>
        <w:rPr>
          <w:rFonts w:cs="Calibri"/>
        </w:rPr>
      </w:pPr>
      <w:r w:rsidRPr="003A3D50">
        <w:rPr>
          <w:rFonts w:cs="Calibri"/>
        </w:rPr>
        <w:t xml:space="preserve">This observation represents the biological sex assigned to the patient at birth. Although several states permit residents to alter their birth certificate, this observation records the biological sex that is entered on the person's birth certificate at time of birth. Birth sex information is relevant in a clinical setting. For example, laboratory </w:t>
      </w:r>
      <w:r w:rsidRPr="003A3D50">
        <w:rPr>
          <w:rFonts w:cs="Calibri"/>
        </w:rPr>
        <w:t>reference range results may differ based on a patient’s biological sex. Birth sex information would be needed for accurate result reporting.</w:t>
      </w:r>
    </w:p>
    <w:p w:rsidRPr="00CC03A6" w:rsidR="00CC03A6" w:rsidP="003A3D50" w:rsidRDefault="00CC03A6" w14:paraId="1FA146BD" w14:textId="2ABEED12"/>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CD3D7C" w:rsidTr="004E29C8" w14:paraId="74B2E14E" w14:textId="2E8D7987">
        <w:trPr>
          <w:trHeight w:val="576"/>
        </w:trPr>
        <w:tc>
          <w:tcPr>
            <w:tcW w:w="683" w:type="dxa"/>
            <w:tcBorders>
              <w:right w:val="nil"/>
            </w:tcBorders>
            <w:shd w:val="clear" w:color="auto" w:fill="C6D9F1"/>
          </w:tcPr>
          <w:p w:rsidRPr="00C64922" w:rsidR="00CD3D7C" w:rsidP="001104A1" w:rsidRDefault="00634398" w14:paraId="092376E9" w14:textId="21120D6B">
            <w:pPr>
              <w:pStyle w:val="BodyText"/>
              <w:rPr>
                <w:noProof/>
              </w:rPr>
            </w:pPr>
            <w:r>
              <w:rPr>
                <w:noProof/>
              </w:rPr>
              <w:drawing>
                <wp:inline distT="0" distB="0" distL="0" distR="0" wp14:anchorId="22A8AAAB" wp14:editId="63F39BED">
                  <wp:extent cx="323215" cy="323215"/>
                  <wp:effectExtent l="0" t="0" r="0" b="635"/>
                  <wp:docPr id="16" name="Graphic 6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3"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7770C6" w:rsidR="00CD3D7C" w:rsidP="001104A1" w:rsidRDefault="00CD3D7C" w14:paraId="30958F9A" w14:textId="13C959FA">
            <w:pPr>
              <w:pStyle w:val="Default"/>
              <w:rPr>
                <w:sz w:val="20"/>
              </w:rPr>
            </w:pPr>
            <w:r w:rsidRPr="007770C6">
              <w:rPr>
                <w:sz w:val="20"/>
              </w:rPr>
              <w:t>C-CDA Content Creators SHALL populate the effectiveTime/value of the Birth Sex Observation template with the patient’s birthdate. The effectiveTime/low and effectiveTime/high elements SHALL NOT be used in the Birth Sex Observation template.</w:t>
            </w:r>
            <w:r w:rsidRPr="007770C6" w:rsidR="00CA5B48">
              <w:rPr>
                <w:sz w:val="20"/>
              </w:rPr>
              <w:t xml:space="preserve"> Conformance SHALL be identical to the conformance of the birthTime metadata element.</w:t>
            </w:r>
            <w:r w:rsidRPr="007770C6">
              <w:rPr>
                <w:sz w:val="20"/>
              </w:rPr>
              <w:t xml:space="preserve"> </w:t>
            </w:r>
            <w:r w:rsidRPr="007770C6">
              <w:rPr>
                <w:b/>
                <w:sz w:val="20"/>
              </w:rPr>
              <w:t>[CONF-</w:t>
            </w:r>
            <w:r w:rsidRPr="007770C6" w:rsidR="00A46C09">
              <w:rPr>
                <w:b/>
                <w:sz w:val="20"/>
              </w:rPr>
              <w:t>090</w:t>
            </w:r>
            <w:r w:rsidRPr="007770C6">
              <w:rPr>
                <w:b/>
                <w:sz w:val="20"/>
              </w:rPr>
              <w:t>]</w:t>
            </w:r>
          </w:p>
        </w:tc>
      </w:tr>
    </w:tbl>
    <w:p w:rsidR="00CD3D7C" w:rsidRDefault="00CD3D7C" w14:paraId="0D7A6FCA" w14:textId="047C023E"/>
    <w:p w:rsidRPr="00CD3D7C" w:rsidR="00A46C09" w:rsidP="003A3D50" w:rsidRDefault="00A46C09" w14:paraId="2D1F5500" w14:textId="246EC1F7"/>
    <w:tbl>
      <w:tblPr>
        <w:tblW w:w="9329"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457"/>
        <w:gridCol w:w="7872"/>
      </w:tblGrid>
      <w:tr w:rsidRPr="00C64922" w:rsidR="002954CE" w:rsidTr="004E29C8" w14:paraId="408D6453" w14:textId="00F21C2F">
        <w:trPr>
          <w:cantSplit/>
          <w:tblHeader/>
        </w:trPr>
        <w:tc>
          <w:tcPr>
            <w:tcW w:w="1457" w:type="dxa"/>
            <w:tcBorders>
              <w:bottom w:val="nil"/>
              <w:right w:val="nil"/>
            </w:tcBorders>
            <w:shd w:val="clear" w:color="auto" w:fill="4F81BD"/>
          </w:tcPr>
          <w:p w:rsidRPr="00D14360" w:rsidR="00E42FA6" w:rsidP="00E42FA6" w:rsidRDefault="00E42FA6" w14:paraId="260CB8D1" w14:textId="41300855">
            <w:pPr>
              <w:rPr>
                <w:rFonts w:cs="Calibri"/>
                <w:b/>
                <w:bCs/>
                <w:color w:val="FFFFFF"/>
              </w:rPr>
            </w:pPr>
            <w:r w:rsidRPr="00D14360">
              <w:rPr>
                <w:rFonts w:cs="Calibri"/>
                <w:b/>
                <w:bCs/>
                <w:color w:val="FFFFFF"/>
              </w:rPr>
              <w:t>Entry Template</w:t>
            </w:r>
          </w:p>
        </w:tc>
        <w:tc>
          <w:tcPr>
            <w:tcW w:w="7872" w:type="dxa"/>
            <w:shd w:val="clear" w:color="auto" w:fill="4F81BD"/>
          </w:tcPr>
          <w:p w:rsidRPr="00D14360" w:rsidR="00E42FA6" w:rsidP="00E42FA6" w:rsidRDefault="00E42FA6" w14:paraId="511AFF45" w14:textId="5C506AC6">
            <w:pPr>
              <w:rPr>
                <w:rFonts w:cs="Calibri"/>
                <w:b/>
                <w:iCs/>
                <w:color w:val="FFFFFF"/>
              </w:rPr>
            </w:pPr>
            <w:r w:rsidRPr="00D14360">
              <w:rPr>
                <w:rFonts w:cs="Calibri"/>
                <w:b/>
                <w:iCs/>
                <w:color w:val="FFFFFF"/>
              </w:rPr>
              <w:t>Birth Sex Observation</w:t>
            </w:r>
          </w:p>
          <w:p w:rsidRPr="00D14360" w:rsidR="00E42FA6" w:rsidP="00E42FA6" w:rsidRDefault="00E42FA6" w14:paraId="13BFCFA3" w14:textId="39EAD4CA">
            <w:pPr>
              <w:rPr>
                <w:rFonts w:cs="Calibri"/>
                <w:bCs/>
                <w:color w:val="FFFFFF"/>
              </w:rPr>
            </w:pPr>
            <w:r w:rsidRPr="00D14360">
              <w:rPr>
                <w:rFonts w:cs="Calibri"/>
                <w:bCs/>
                <w:color w:val="FFFFFF"/>
              </w:rPr>
              <w:t>[observation: identifier urn:hl7ii:2.16.840.1.113883.10.20.22.4.200:2016-06-01 (open)]</w:t>
            </w:r>
          </w:p>
        </w:tc>
      </w:tr>
      <w:tr w:rsidRPr="00C64922" w:rsidR="002954CE" w:rsidTr="004E29C8" w14:paraId="2562B313" w14:textId="4BAB24D7">
        <w:trPr>
          <w:cantSplit/>
          <w:trHeight w:val="296"/>
        </w:trPr>
        <w:tc>
          <w:tcPr>
            <w:tcW w:w="1457" w:type="dxa"/>
            <w:tcBorders>
              <w:top w:val="single" w:color="4F81BD" w:sz="4" w:space="0"/>
              <w:bottom w:val="single" w:color="4F81BD" w:sz="4" w:space="0"/>
              <w:right w:val="nil"/>
            </w:tcBorders>
            <w:shd w:val="clear" w:color="auto" w:fill="FFFFFF"/>
          </w:tcPr>
          <w:p w:rsidRPr="00D14360" w:rsidR="00E42FA6" w:rsidP="00E42FA6" w:rsidRDefault="00E42FA6" w14:paraId="0B4EA244" w14:textId="3E9F67E8">
            <w:pPr>
              <w:rPr>
                <w:rFonts w:cs="Calibri"/>
                <w:b/>
                <w:bCs/>
              </w:rPr>
            </w:pPr>
            <w:r w:rsidRPr="00D14360">
              <w:rPr>
                <w:rFonts w:cs="Calibri"/>
                <w:b/>
                <w:bCs/>
              </w:rPr>
              <w:t>Reference Source</w:t>
            </w:r>
          </w:p>
        </w:tc>
        <w:tc>
          <w:tcPr>
            <w:tcW w:w="7872" w:type="dxa"/>
            <w:tcBorders>
              <w:top w:val="single" w:color="4F81BD" w:sz="4" w:space="0"/>
              <w:bottom w:val="single" w:color="4F81BD" w:sz="4" w:space="0"/>
            </w:tcBorders>
            <w:shd w:val="clear" w:color="auto" w:fill="auto"/>
          </w:tcPr>
          <w:p w:rsidRPr="003A3D50" w:rsidR="00E42FA6" w:rsidP="00E42FA6" w:rsidRDefault="00E42FA6" w14:paraId="62B3C392" w14:textId="4077B6C3">
            <w:pPr>
              <w:rPr>
                <w:rFonts w:ascii="Calibri Light" w:hAnsi="Calibri Light" w:cs="Calibri Light"/>
              </w:rPr>
            </w:pPr>
            <w:r w:rsidRPr="003A3D50">
              <w:rPr>
                <w:rFonts w:ascii="Calibri Light" w:hAnsi="Calibri Light" w:cs="Calibri Light"/>
              </w:rPr>
              <w:t>HL7 C-CDA R2.1 Companion Guide R1</w:t>
            </w:r>
          </w:p>
        </w:tc>
      </w:tr>
      <w:tr w:rsidRPr="00C64922" w:rsidR="002954CE" w:rsidTr="004E29C8" w14:paraId="1093A6D3" w14:textId="25FBE11D">
        <w:trPr>
          <w:cantSplit/>
        </w:trPr>
        <w:tc>
          <w:tcPr>
            <w:tcW w:w="1457" w:type="dxa"/>
            <w:tcBorders>
              <w:right w:val="nil"/>
            </w:tcBorders>
            <w:shd w:val="clear" w:color="auto" w:fill="FFFFFF"/>
          </w:tcPr>
          <w:p w:rsidRPr="00D14360" w:rsidR="00E42FA6" w:rsidP="00E42FA6" w:rsidRDefault="00E42FA6" w14:paraId="567C9D1E" w14:textId="4A8AE0C4">
            <w:pPr>
              <w:rPr>
                <w:rFonts w:cs="Calibri"/>
                <w:b/>
                <w:bCs/>
              </w:rPr>
            </w:pPr>
            <w:r w:rsidRPr="00D14360">
              <w:rPr>
                <w:rFonts w:cs="Calibri"/>
                <w:b/>
                <w:bCs/>
              </w:rPr>
              <w:t>Purpose</w:t>
            </w:r>
          </w:p>
        </w:tc>
        <w:tc>
          <w:tcPr>
            <w:tcW w:w="7872" w:type="dxa"/>
            <w:shd w:val="clear" w:color="auto" w:fill="auto"/>
          </w:tcPr>
          <w:p w:rsidRPr="003A3D50" w:rsidR="00E42FA6" w:rsidP="00D14360" w:rsidRDefault="00E42FA6" w14:paraId="05A4711A" w14:textId="2604ECC4">
            <w:pPr>
              <w:pStyle w:val="Default"/>
              <w:spacing w:after="120"/>
              <w:rPr>
                <w:rFonts w:ascii="Calibri Light" w:hAnsi="Calibri Light" w:cs="Calibri Light"/>
                <w:sz w:val="20"/>
              </w:rPr>
            </w:pPr>
            <w:r w:rsidRPr="003A3D50">
              <w:rPr>
                <w:rFonts w:ascii="Calibri Light" w:hAnsi="Calibri Light" w:cs="Calibri Light"/>
                <w:sz w:val="20"/>
              </w:rPr>
              <w:t>This observation represents the sex of the patient at birth. It is the sex that is entered on the person's birth certificate at time of birth.</w:t>
            </w:r>
          </w:p>
        </w:tc>
      </w:tr>
      <w:tr w:rsidRPr="00C64922" w:rsidR="002954CE" w:rsidTr="004E29C8" w14:paraId="3B190371" w14:textId="6D656F6F">
        <w:trPr>
          <w:cantSplit/>
          <w:trHeight w:val="530"/>
        </w:trPr>
        <w:tc>
          <w:tcPr>
            <w:tcW w:w="1457" w:type="dxa"/>
            <w:tcBorders>
              <w:top w:val="single" w:color="4F81BD" w:sz="4" w:space="0"/>
              <w:bottom w:val="single" w:color="4F81BD" w:sz="4" w:space="0"/>
              <w:right w:val="nil"/>
            </w:tcBorders>
            <w:shd w:val="clear" w:color="auto" w:fill="FFFFFF"/>
          </w:tcPr>
          <w:p w:rsidRPr="00D14360" w:rsidR="00E42FA6" w:rsidP="00E42FA6" w:rsidRDefault="00E42FA6" w14:paraId="0B739EDC" w14:textId="219C0A99">
            <w:pPr>
              <w:rPr>
                <w:rFonts w:cs="Calibri"/>
                <w:b/>
                <w:bCs/>
              </w:rPr>
            </w:pPr>
            <w:r w:rsidRPr="00D14360">
              <w:rPr>
                <w:rFonts w:cs="Calibri"/>
                <w:b/>
                <w:bCs/>
              </w:rPr>
              <w:t>ActStatus</w:t>
            </w:r>
          </w:p>
        </w:tc>
        <w:tc>
          <w:tcPr>
            <w:tcW w:w="7872" w:type="dxa"/>
            <w:tcBorders>
              <w:top w:val="single" w:color="4F81BD" w:sz="4" w:space="0"/>
              <w:bottom w:val="single" w:color="4F81BD" w:sz="4" w:space="0"/>
            </w:tcBorders>
            <w:shd w:val="clear" w:color="auto" w:fill="auto"/>
          </w:tcPr>
          <w:p w:rsidRPr="003A3D50" w:rsidR="00E42FA6" w:rsidP="00E42FA6" w:rsidRDefault="00E42FA6" w14:paraId="6DA205DB" w14:textId="70B668A7">
            <w:pPr>
              <w:rPr>
                <w:rFonts w:ascii="Calibri Light" w:hAnsi="Calibri Light" w:cs="Calibri Light"/>
              </w:rPr>
            </w:pPr>
            <w:r w:rsidRPr="003A3D50">
              <w:rPr>
                <w:rFonts w:ascii="Calibri Light" w:hAnsi="Calibri Light" w:cs="Calibri Light"/>
              </w:rPr>
              <w:t>This is a discrete observation that has been made in order for it to be documented. Therefore, it always has a statusCode of “completed</w:t>
            </w:r>
            <w:r w:rsidRPr="003A3D50" w:rsidR="001D30C4">
              <w:rPr>
                <w:rFonts w:ascii="Calibri Light" w:hAnsi="Calibri Light" w:cs="Calibri Light"/>
              </w:rPr>
              <w:t>.</w:t>
            </w:r>
            <w:r w:rsidRPr="003A3D50">
              <w:rPr>
                <w:rFonts w:ascii="Calibri Light" w:hAnsi="Calibri Light" w:cs="Calibri Light"/>
              </w:rPr>
              <w:t>”</w:t>
            </w:r>
          </w:p>
          <w:p w:rsidR="000F4F3F" w:rsidP="00E42FA6" w:rsidRDefault="000F4F3F" w14:paraId="7BC79BA4" w14:textId="20D9B253">
            <w:pPr>
              <w:rPr>
                <w:rFonts w:ascii="Calibri Light" w:hAnsi="Calibri Light" w:cs="Calibri Light"/>
              </w:rPr>
            </w:pPr>
          </w:p>
          <w:p w:rsidRPr="003A3D50" w:rsidR="00E42FA6" w:rsidP="00E42FA6" w:rsidRDefault="00E42FA6" w14:paraId="33AAD0CC" w14:textId="428E6FD7">
            <w:pPr>
              <w:rPr>
                <w:rFonts w:ascii="Calibri Light" w:hAnsi="Calibri Light" w:cs="Calibri Light"/>
              </w:rPr>
            </w:pPr>
            <w:r w:rsidRPr="003A3D50">
              <w:rPr>
                <w:rFonts w:ascii="Calibri Light" w:hAnsi="Calibri Light" w:cs="Calibri Light"/>
              </w:rPr>
              <w:t xml:space="preserve">The template does not provide guidance on the use of the effectiveTime element. It represents the </w:t>
            </w:r>
            <w:r w:rsidR="0088454D">
              <w:rPr>
                <w:rFonts w:ascii="Calibri Light" w:hAnsi="Calibri Light" w:cs="Calibri Light"/>
              </w:rPr>
              <w:t>clinically</w:t>
            </w:r>
            <w:r w:rsidRPr="003A3D50" w:rsidR="0088454D">
              <w:rPr>
                <w:rFonts w:ascii="Calibri Light" w:hAnsi="Calibri Light" w:cs="Calibri Light"/>
              </w:rPr>
              <w:t xml:space="preserve"> </w:t>
            </w:r>
            <w:r w:rsidRPr="003A3D50">
              <w:rPr>
                <w:rFonts w:ascii="Calibri Light" w:hAnsi="Calibri Light" w:cs="Calibri Light"/>
              </w:rPr>
              <w:t>relevant time of the observation about the patient’s birth sex.</w:t>
            </w:r>
          </w:p>
        </w:tc>
      </w:tr>
      <w:tr w:rsidRPr="00C64922" w:rsidR="002954CE" w:rsidTr="004E29C8" w14:paraId="5998539F" w14:textId="47631818">
        <w:trPr>
          <w:cantSplit/>
          <w:trHeight w:val="350"/>
        </w:trPr>
        <w:tc>
          <w:tcPr>
            <w:tcW w:w="1457" w:type="dxa"/>
            <w:tcBorders>
              <w:top w:val="single" w:color="4F81BD" w:sz="4" w:space="0"/>
              <w:bottom w:val="single" w:color="4472C4" w:themeColor="accent1" w:sz="4" w:space="0"/>
              <w:right w:val="nil"/>
            </w:tcBorders>
            <w:shd w:val="clear" w:color="auto" w:fill="FFFFFF"/>
          </w:tcPr>
          <w:p w:rsidRPr="00D14360" w:rsidR="00E42FA6" w:rsidP="00E42FA6" w:rsidRDefault="00E42FA6" w14:paraId="49A5DE04" w14:textId="6F0761B9">
            <w:pPr>
              <w:rPr>
                <w:rFonts w:cs="Calibri"/>
                <w:b/>
                <w:bCs/>
              </w:rPr>
            </w:pPr>
            <w:r w:rsidRPr="00D14360">
              <w:rPr>
                <w:rFonts w:cs="Calibri"/>
                <w:b/>
                <w:bCs/>
              </w:rPr>
              <w:t>Negation</w:t>
            </w:r>
          </w:p>
        </w:tc>
        <w:tc>
          <w:tcPr>
            <w:tcW w:w="7872" w:type="dxa"/>
            <w:tcBorders>
              <w:top w:val="single" w:color="4F81BD" w:sz="4" w:space="0"/>
              <w:bottom w:val="single" w:color="4472C4" w:themeColor="accent1" w:sz="4" w:space="0"/>
            </w:tcBorders>
            <w:shd w:val="clear" w:color="auto" w:fill="auto"/>
          </w:tcPr>
          <w:p w:rsidRPr="003A3D50" w:rsidR="00E42FA6" w:rsidP="00D14360" w:rsidRDefault="00E42FA6" w14:paraId="7B4322BB" w14:textId="7F7BB1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212529"/>
              </w:rPr>
            </w:pPr>
            <w:r w:rsidRPr="003A3D50">
              <w:rPr>
                <w:rFonts w:ascii="Calibri Light" w:hAnsi="Calibri Light" w:cs="Calibri Light"/>
              </w:rPr>
              <w:t>Not explicitly specified.</w:t>
            </w:r>
          </w:p>
        </w:tc>
      </w:tr>
      <w:tr w:rsidRPr="00C64922" w:rsidR="002954CE" w:rsidTr="004E29C8" w14:paraId="1C8DDA33" w14:textId="05386961">
        <w:trPr>
          <w:cantSplit/>
        </w:trPr>
        <w:tc>
          <w:tcPr>
            <w:tcW w:w="1457" w:type="dxa"/>
            <w:tcBorders>
              <w:top w:val="single" w:color="4472C4" w:themeColor="accent1" w:sz="4" w:space="0"/>
              <w:bottom w:val="single" w:color="4472C4" w:sz="4" w:space="0"/>
              <w:right w:val="nil"/>
            </w:tcBorders>
            <w:shd w:val="clear" w:color="auto" w:fill="FFFFFF"/>
          </w:tcPr>
          <w:p w:rsidRPr="00596CA4" w:rsidR="00E42FA6" w:rsidP="00E42FA6" w:rsidRDefault="00E42FA6" w14:paraId="1F5C61A7" w14:textId="60E31F24">
            <w:pPr>
              <w:rPr>
                <w:rFonts w:cs="Calibri"/>
                <w:b/>
                <w:bCs/>
              </w:rPr>
            </w:pPr>
            <w:r w:rsidRPr="00596CA4">
              <w:rPr>
                <w:rFonts w:cs="Calibri"/>
                <w:b/>
                <w:bCs/>
              </w:rPr>
              <w:t>Other Considerations</w:t>
            </w:r>
          </w:p>
        </w:tc>
        <w:tc>
          <w:tcPr>
            <w:tcW w:w="7872" w:type="dxa"/>
            <w:tcBorders>
              <w:top w:val="single" w:color="4472C4" w:themeColor="accent1" w:sz="4" w:space="0"/>
              <w:bottom w:val="single" w:color="4472C4" w:sz="4" w:space="0"/>
            </w:tcBorders>
            <w:shd w:val="clear" w:color="auto" w:fill="auto"/>
          </w:tcPr>
          <w:p w:rsidRPr="00596CA4" w:rsidR="000F4F3F" w:rsidP="00D14360" w:rsidRDefault="000F4F3F" w14:paraId="361B0408" w14:textId="0BF7EF79">
            <w:pPr>
              <w:keepNext/>
              <w:rPr>
                <w:rFonts w:ascii="Calibri Light" w:hAnsi="Calibri Light" w:cs="Calibri Light"/>
              </w:rPr>
            </w:pPr>
            <w:r w:rsidRPr="00596CA4">
              <w:rPr>
                <w:rFonts w:ascii="Calibri Light" w:hAnsi="Calibri Light" w:cs="Calibri Light"/>
              </w:rPr>
              <w:t xml:space="preserve">This observation is intended to be used in the Social History section. </w:t>
            </w:r>
          </w:p>
          <w:p w:rsidRPr="00596CA4" w:rsidR="000F4F3F" w:rsidP="00D14360" w:rsidRDefault="000F4F3F" w14:paraId="457681DF" w14:textId="41AA9B3F">
            <w:pPr>
              <w:keepNext/>
              <w:rPr>
                <w:rFonts w:ascii="Calibri Light" w:hAnsi="Calibri Light" w:cs="Calibri Light"/>
              </w:rPr>
            </w:pPr>
          </w:p>
          <w:p w:rsidRPr="003A3D50" w:rsidR="00E42FA6" w:rsidP="00D14360" w:rsidRDefault="00E42FA6" w14:paraId="6E610F1E" w14:textId="351F1A15">
            <w:pPr>
              <w:keepNext/>
              <w:rPr>
                <w:rFonts w:ascii="Calibri Light" w:hAnsi="Calibri Light" w:cs="Calibri Light"/>
              </w:rPr>
            </w:pPr>
            <w:r w:rsidRPr="003A3D50">
              <w:rPr>
                <w:rFonts w:ascii="Calibri Light" w:hAnsi="Calibri Light" w:cs="Calibri Light"/>
              </w:rPr>
              <w:t>This observation is not appropriate for recording patient gender (administrativeGender). The patient’s administrative gender is recorded in the header of the document using the recordTarget.administrativeGender element.</w:t>
            </w:r>
          </w:p>
        </w:tc>
      </w:tr>
      <w:tr w:rsidRPr="00C64922" w:rsidR="00E33321" w:rsidTr="004E29C8" w14:paraId="716D556C" w14:textId="51007493">
        <w:trPr>
          <w:cantSplit/>
        </w:trPr>
        <w:tc>
          <w:tcPr>
            <w:tcW w:w="1457" w:type="dxa"/>
            <w:tcBorders>
              <w:top w:val="single" w:color="4472C4" w:sz="4" w:space="0"/>
              <w:bottom w:val="single" w:color="4F81BD" w:sz="4" w:space="0"/>
              <w:right w:val="nil"/>
            </w:tcBorders>
            <w:shd w:val="clear" w:color="auto" w:fill="FFFFFF"/>
          </w:tcPr>
          <w:p w:rsidRPr="00AD08FB" w:rsidR="00E33321" w:rsidP="00E33321" w:rsidRDefault="00E33321" w14:paraId="08F8AA60" w14:textId="15BE8FE7">
            <w:pPr>
              <w:rPr>
                <w:rFonts w:ascii="Calibri Light" w:hAnsi="Calibri Light" w:cs="Calibri Light"/>
                <w:b/>
                <w:bCs/>
                <w:highlight w:val="yellow"/>
              </w:rPr>
            </w:pPr>
            <w:r w:rsidRPr="00AD08FB">
              <w:rPr>
                <w:rFonts w:ascii="Calibri Light" w:hAnsi="Calibri Light" w:cs="Calibri Light"/>
                <w:b/>
                <w:bCs/>
              </w:rPr>
              <w:t>Example</w:t>
            </w:r>
          </w:p>
        </w:tc>
        <w:tc>
          <w:tcPr>
            <w:tcW w:w="7872" w:type="dxa"/>
            <w:tcBorders>
              <w:top w:val="single" w:color="4472C4" w:sz="4" w:space="0"/>
              <w:bottom w:val="single" w:color="4F81BD" w:sz="4" w:space="0"/>
            </w:tcBorders>
            <w:shd w:val="clear" w:color="auto" w:fill="auto"/>
          </w:tcPr>
          <w:p w:rsidRPr="00254B4A" w:rsidR="00DC1072" w:rsidP="00254B4A" w:rsidRDefault="00596CA4" w14:paraId="38C5A364" w14:textId="77777777">
            <w:pPr>
              <w:rPr>
                <w:rFonts w:ascii="Calibri Light" w:hAnsi="Calibri Light" w:cs="Calibri Light"/>
              </w:rPr>
            </w:pPr>
            <w:r w:rsidRPr="00AD08FB">
              <w:rPr>
                <w:rFonts w:ascii="Calibri Light" w:hAnsi="Calibri Light" w:cs="Calibri Light"/>
                <w:highlight w:val="yellow"/>
              </w:rPr>
              <w:fldChar w:fldCharType="begin"/>
            </w:r>
            <w:r w:rsidRPr="00AD08FB">
              <w:rPr>
                <w:rFonts w:ascii="Calibri Light" w:hAnsi="Calibri Light" w:cs="Calibri Light"/>
                <w:highlight w:val="yellow"/>
              </w:rPr>
              <w:instrText xml:space="preserve"> REF _Ref21883683 \h  \* MERGEFORMAT </w:instrText>
            </w:r>
            <w:r w:rsidRPr="00AD08FB">
              <w:rPr>
                <w:rFonts w:ascii="Calibri Light" w:hAnsi="Calibri Light" w:cs="Calibri Light"/>
                <w:highlight w:val="yellow"/>
              </w:rPr>
            </w:r>
            <w:r w:rsidRPr="00AD08FB">
              <w:rPr>
                <w:rFonts w:ascii="Calibri Light" w:hAnsi="Calibri Light" w:cs="Calibri Light"/>
                <w:highlight w:val="yellow"/>
              </w:rPr>
              <w:fldChar w:fldCharType="separate"/>
            </w:r>
          </w:p>
          <w:p w:rsidRPr="00AD08FB" w:rsidR="00E33321" w:rsidP="00E33321" w:rsidRDefault="00DC1072" w14:paraId="46ACE22B" w14:textId="272EB0F4">
            <w:pPr>
              <w:keepNext/>
              <w:rPr>
                <w:rFonts w:ascii="Calibri Light" w:hAnsi="Calibri Light" w:cs="Calibri Light"/>
                <w:highlight w:val="yellow"/>
              </w:rPr>
            </w:pPr>
            <w:r w:rsidRPr="00254B4A">
              <w:rPr>
                <w:rFonts w:ascii="Calibri Light" w:hAnsi="Calibri Light" w:cs="Calibri Light"/>
              </w:rPr>
              <w:t>Example</w:t>
            </w:r>
            <w:r w:rsidRPr="00254B4A">
              <w:rPr>
                <w:rFonts w:ascii="Calibri Light" w:hAnsi="Calibri Light" w:cs="Calibri Light"/>
                <w:noProof/>
              </w:rPr>
              <w:t xml:space="preserve"> </w:t>
            </w:r>
            <w:r w:rsidRPr="00254B4A">
              <w:rPr>
                <w:rFonts w:ascii="Calibri Light" w:hAnsi="Calibri Light" w:cs="Calibri Light"/>
              </w:rPr>
              <w:t xml:space="preserve">52: Birth </w:t>
            </w:r>
            <w:r>
              <w:t>Sex</w:t>
            </w:r>
            <w:r w:rsidRPr="00AD08FB" w:rsidR="00596CA4">
              <w:rPr>
                <w:rFonts w:ascii="Calibri Light" w:hAnsi="Calibri Light" w:cs="Calibri Light"/>
                <w:highlight w:val="yellow"/>
              </w:rPr>
              <w:fldChar w:fldCharType="end"/>
            </w:r>
          </w:p>
        </w:tc>
      </w:tr>
    </w:tbl>
    <w:p w:rsidR="007D3708" w:rsidP="007D3708" w:rsidRDefault="005C79A1" w14:paraId="0A730D38" w14:textId="4C200E01">
      <w:pPr>
        <w:pStyle w:val="Caption"/>
      </w:pPr>
      <w:r>
        <w:t xml:space="preserve">  </w:t>
      </w:r>
      <w:bookmarkStart w:name="_Toc119940046" w:id="1744"/>
      <w:bookmarkStart w:name="_Toc135313077" w:id="1745"/>
      <w:r w:rsidRPr="00C64922" w:rsidR="007D3708">
        <w:t xml:space="preserve">Table </w:t>
      </w:r>
      <w:r>
        <w:fldChar w:fldCharType="begin"/>
      </w:r>
      <w:r>
        <w:instrText>SEQ Table \* ARABIC</w:instrText>
      </w:r>
      <w:r>
        <w:fldChar w:fldCharType="separate"/>
      </w:r>
      <w:r w:rsidR="00DC1072">
        <w:rPr>
          <w:noProof/>
        </w:rPr>
        <w:t>56</w:t>
      </w:r>
      <w:r>
        <w:fldChar w:fldCharType="end"/>
      </w:r>
      <w:r w:rsidRPr="00C64922" w:rsidR="007D3708">
        <w:t>: Birth Sex</w:t>
      </w:r>
      <w:r w:rsidR="00852DED">
        <w:t xml:space="preserve"> Template</w:t>
      </w:r>
      <w:bookmarkEnd w:id="1744"/>
      <w:bookmarkEnd w:id="1745"/>
    </w:p>
    <w:p w:rsidR="005C79A1" w:rsidP="003A3D50" w:rsidRDefault="005C79A1" w14:paraId="29F2BCB6" w14:textId="4DBB58E2">
      <w:pPr>
        <w:pStyle w:val="Caption"/>
        <w:keepNext/>
        <w:spacing w:after="0"/>
      </w:pPr>
      <w:bookmarkStart w:name="_Ref21883683" w:id="1746"/>
    </w:p>
    <w:p w:rsidR="000F4F3F" w:rsidP="003A3D50" w:rsidRDefault="000F4F3F" w14:paraId="7ACECFEB" w14:textId="45DD5E72">
      <w:pPr>
        <w:pStyle w:val="Caption"/>
        <w:keepNext/>
        <w:spacing w:after="0"/>
      </w:pPr>
      <w:bookmarkStart w:name="_Toc119939975" w:id="1747"/>
      <w:bookmarkStart w:name="_Toc135313007" w:id="1748"/>
      <w:r>
        <w:t xml:space="preserve">Example </w:t>
      </w:r>
      <w:r>
        <w:fldChar w:fldCharType="begin"/>
      </w:r>
      <w:r>
        <w:instrText>SEQ Example \* ARABIC</w:instrText>
      </w:r>
      <w:r>
        <w:fldChar w:fldCharType="separate"/>
      </w:r>
      <w:r w:rsidR="00DC1072">
        <w:rPr>
          <w:noProof/>
        </w:rPr>
        <w:t>52</w:t>
      </w:r>
      <w:r>
        <w:fldChar w:fldCharType="end"/>
      </w:r>
      <w:r>
        <w:t>: Birth Sex</w:t>
      </w:r>
      <w:bookmarkEnd w:id="1746"/>
      <w:bookmarkEnd w:id="1747"/>
      <w:bookmarkEnd w:id="1748"/>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Pr="00AD08FB" w:rsidR="000F4F3F" w:rsidTr="004E29C8" w14:paraId="5A4991C2" w14:textId="7A0E9140">
        <w:tc>
          <w:tcPr>
            <w:tcW w:w="9576" w:type="dxa"/>
            <w:shd w:val="clear" w:color="auto" w:fill="auto"/>
          </w:tcPr>
          <w:p w:rsidRPr="00AD08FB" w:rsidR="000F4F3F" w:rsidP="000F4F3F" w:rsidRDefault="000F4F3F" w14:paraId="6B0B5B83" w14:textId="6CC2124C">
            <w:pPr>
              <w:pStyle w:val="HTMLPreformatted"/>
              <w:rPr>
                <w:color w:val="000000"/>
                <w:sz w:val="16"/>
                <w:szCs w:val="16"/>
              </w:rPr>
            </w:pPr>
            <w:r w:rsidRPr="00AD08FB">
              <w:rPr>
                <w:color w:val="000000"/>
                <w:sz w:val="16"/>
                <w:szCs w:val="16"/>
              </w:rPr>
              <w:t>&lt;!-- Birth Sex Entry - Approved in C-CDA R2.1 Companion Guide --&gt;</w:t>
            </w:r>
          </w:p>
          <w:p w:rsidRPr="00AD08FB" w:rsidR="000F4F3F" w:rsidP="000F4F3F" w:rsidRDefault="000F4F3F" w14:paraId="2DC29538" w14:textId="2BB492B1">
            <w:pPr>
              <w:pStyle w:val="HTMLPreformatted"/>
              <w:rPr>
                <w:color w:val="000000"/>
                <w:sz w:val="16"/>
                <w:szCs w:val="16"/>
              </w:rPr>
            </w:pPr>
            <w:r w:rsidRPr="00AD08FB">
              <w:rPr>
                <w:color w:val="000000"/>
                <w:sz w:val="16"/>
                <w:szCs w:val="16"/>
              </w:rPr>
              <w:t>&lt;observation classCode="OBS" moodCode="EVN"&gt;</w:t>
            </w:r>
          </w:p>
          <w:p w:rsidRPr="00AD08FB" w:rsidR="000F4F3F" w:rsidP="000F4F3F" w:rsidRDefault="000F4F3F" w14:paraId="1CE35D16" w14:textId="5A62701A">
            <w:pPr>
              <w:pStyle w:val="HTMLPreformatted"/>
              <w:rPr>
                <w:color w:val="000000"/>
                <w:sz w:val="16"/>
                <w:szCs w:val="16"/>
              </w:rPr>
            </w:pPr>
            <w:r w:rsidRPr="00AD08FB">
              <w:rPr>
                <w:color w:val="000000"/>
                <w:sz w:val="16"/>
                <w:szCs w:val="16"/>
              </w:rPr>
              <w:tab/>
            </w:r>
            <w:r w:rsidRPr="00AD08FB">
              <w:rPr>
                <w:color w:val="000000"/>
                <w:sz w:val="16"/>
                <w:szCs w:val="16"/>
              </w:rPr>
              <w:t>&lt;!-- New templateId for Birth Sex --&gt;</w:t>
            </w:r>
          </w:p>
          <w:p w:rsidRPr="00AD08FB" w:rsidR="000F4F3F" w:rsidP="000F4F3F" w:rsidRDefault="000F4F3F" w14:paraId="5976E35E" w14:textId="204D5786">
            <w:pPr>
              <w:pStyle w:val="HTMLPreformatted"/>
              <w:rPr>
                <w:color w:val="000000"/>
                <w:sz w:val="16"/>
                <w:szCs w:val="16"/>
              </w:rPr>
            </w:pPr>
            <w:r w:rsidRPr="00AD08FB">
              <w:rPr>
                <w:color w:val="000000"/>
                <w:sz w:val="16"/>
                <w:szCs w:val="16"/>
              </w:rPr>
              <w:tab/>
            </w:r>
            <w:r w:rsidRPr="00AD08FB">
              <w:rPr>
                <w:color w:val="000000"/>
                <w:sz w:val="16"/>
                <w:szCs w:val="16"/>
              </w:rPr>
              <w:t>&lt;!-- Not planning to assert conformance to Social History Observation due to different vocab --&gt;</w:t>
            </w:r>
          </w:p>
          <w:p w:rsidRPr="00AD08FB" w:rsidR="000F4F3F" w:rsidP="000F4F3F" w:rsidRDefault="000F4F3F" w14:paraId="40FD66D6" w14:textId="7BA963A6">
            <w:pPr>
              <w:pStyle w:val="HTMLPreformatted"/>
              <w:rPr>
                <w:color w:val="000000"/>
                <w:sz w:val="16"/>
                <w:szCs w:val="16"/>
              </w:rPr>
            </w:pPr>
            <w:r w:rsidRPr="00AD08FB">
              <w:rPr>
                <w:color w:val="000000"/>
                <w:sz w:val="16"/>
                <w:szCs w:val="16"/>
              </w:rPr>
              <w:tab/>
            </w:r>
            <w:r w:rsidRPr="00AD08FB">
              <w:rPr>
                <w:color w:val="000000"/>
                <w:sz w:val="16"/>
                <w:szCs w:val="16"/>
              </w:rPr>
              <w:t>&lt;templateId root="2.16.840.1.113883.10.20.22.4.200" extension="2016-06-01"/&gt;</w:t>
            </w:r>
          </w:p>
          <w:p w:rsidRPr="00AD08FB" w:rsidR="000F4F3F" w:rsidP="000F4F3F" w:rsidRDefault="000F4F3F" w14:paraId="545F09D7" w14:textId="1BFBB399">
            <w:pPr>
              <w:pStyle w:val="HTMLPreformatted"/>
              <w:rPr>
                <w:color w:val="000000"/>
                <w:sz w:val="16"/>
                <w:szCs w:val="16"/>
              </w:rPr>
            </w:pPr>
            <w:r w:rsidRPr="00AD08FB">
              <w:rPr>
                <w:color w:val="000000"/>
                <w:sz w:val="16"/>
                <w:szCs w:val="16"/>
              </w:rPr>
              <w:tab/>
            </w:r>
            <w:r w:rsidRPr="00AD08FB">
              <w:rPr>
                <w:color w:val="000000"/>
                <w:sz w:val="16"/>
                <w:szCs w:val="16"/>
              </w:rPr>
              <w:t xml:space="preserve">&lt;code code="76689-9" codeSystem="2.16.840.1.113883.6.1" </w:t>
            </w:r>
          </w:p>
          <w:p w:rsidRPr="00AD08FB" w:rsidR="000F4F3F" w:rsidP="000F4F3F" w:rsidRDefault="000F4F3F" w14:paraId="5D095EBC" w14:textId="1A6230FA">
            <w:pPr>
              <w:pStyle w:val="HTMLPreformatted"/>
              <w:rPr>
                <w:color w:val="000000"/>
                <w:sz w:val="16"/>
                <w:szCs w:val="16"/>
              </w:rPr>
            </w:pPr>
            <w:r w:rsidRPr="00AD08FB">
              <w:rPr>
                <w:color w:val="000000"/>
                <w:sz w:val="16"/>
                <w:szCs w:val="16"/>
              </w:rPr>
              <w:tab/>
            </w:r>
            <w:r w:rsidRPr="00AD08FB">
              <w:rPr>
                <w:color w:val="000000"/>
                <w:sz w:val="16"/>
                <w:szCs w:val="16"/>
              </w:rPr>
              <w:tab/>
            </w:r>
            <w:r w:rsidRPr="00AD08FB">
              <w:rPr>
                <w:color w:val="000000"/>
                <w:sz w:val="16"/>
                <w:szCs w:val="16"/>
              </w:rPr>
              <w:t>displayName="Sex Assigned At Birth"/&gt;</w:t>
            </w:r>
          </w:p>
          <w:p w:rsidRPr="00AD08FB" w:rsidR="000F4F3F" w:rsidP="000F4F3F" w:rsidRDefault="000F4F3F" w14:paraId="4B844623" w14:textId="7459F8AA">
            <w:pPr>
              <w:pStyle w:val="HTMLPreformatted"/>
              <w:rPr>
                <w:color w:val="000000"/>
                <w:sz w:val="16"/>
                <w:szCs w:val="16"/>
              </w:rPr>
            </w:pPr>
            <w:r w:rsidRPr="00AD08FB">
              <w:rPr>
                <w:color w:val="000000"/>
                <w:sz w:val="16"/>
                <w:szCs w:val="16"/>
              </w:rPr>
              <w:tab/>
            </w:r>
            <w:r w:rsidRPr="00AD08FB">
              <w:rPr>
                <w:color w:val="000000"/>
                <w:sz w:val="16"/>
                <w:szCs w:val="16"/>
              </w:rPr>
              <w:t>&lt;text&gt;</w:t>
            </w:r>
          </w:p>
          <w:p w:rsidRPr="00AD08FB" w:rsidR="000F4F3F" w:rsidP="000F4F3F" w:rsidRDefault="000F4F3F" w14:paraId="2C837F83" w14:textId="7C000625">
            <w:pPr>
              <w:pStyle w:val="HTMLPreformatted"/>
              <w:rPr>
                <w:color w:val="000000"/>
                <w:sz w:val="16"/>
                <w:szCs w:val="16"/>
              </w:rPr>
            </w:pPr>
            <w:r w:rsidRPr="00AD08FB">
              <w:rPr>
                <w:color w:val="000000"/>
                <w:sz w:val="16"/>
                <w:szCs w:val="16"/>
              </w:rPr>
              <w:tab/>
            </w:r>
            <w:r w:rsidRPr="00AD08FB">
              <w:rPr>
                <w:color w:val="000000"/>
                <w:sz w:val="16"/>
                <w:szCs w:val="16"/>
              </w:rPr>
              <w:tab/>
            </w:r>
            <w:r w:rsidRPr="00AD08FB">
              <w:rPr>
                <w:color w:val="000000"/>
                <w:sz w:val="16"/>
                <w:szCs w:val="16"/>
              </w:rPr>
              <w:t>&lt;reference value="#BSex_Narrative1"/&gt;</w:t>
            </w:r>
          </w:p>
          <w:p w:rsidRPr="00AD08FB" w:rsidR="000F4F3F" w:rsidP="000F4F3F" w:rsidRDefault="000F4F3F" w14:paraId="4BBF936A" w14:textId="09CBF9BA">
            <w:pPr>
              <w:pStyle w:val="HTMLPreformatted"/>
              <w:rPr>
                <w:color w:val="000000"/>
                <w:sz w:val="16"/>
                <w:szCs w:val="16"/>
              </w:rPr>
            </w:pPr>
            <w:r w:rsidRPr="00AD08FB">
              <w:rPr>
                <w:color w:val="000000"/>
                <w:sz w:val="16"/>
                <w:szCs w:val="16"/>
              </w:rPr>
              <w:tab/>
            </w:r>
            <w:r w:rsidRPr="00AD08FB">
              <w:rPr>
                <w:color w:val="000000"/>
                <w:sz w:val="16"/>
                <w:szCs w:val="16"/>
              </w:rPr>
              <w:t>&lt;/text&gt;</w:t>
            </w:r>
          </w:p>
          <w:p w:rsidRPr="00AD08FB" w:rsidR="000F4F3F" w:rsidP="000F4F3F" w:rsidRDefault="000F4F3F" w14:paraId="0F8726A6" w14:textId="5B8B83AB">
            <w:pPr>
              <w:pStyle w:val="HTMLPreformatted"/>
              <w:rPr>
                <w:color w:val="000000"/>
                <w:sz w:val="16"/>
                <w:szCs w:val="16"/>
              </w:rPr>
            </w:pPr>
            <w:r w:rsidRPr="00AD08FB">
              <w:rPr>
                <w:color w:val="000000"/>
                <w:sz w:val="16"/>
                <w:szCs w:val="16"/>
              </w:rPr>
              <w:tab/>
            </w:r>
            <w:r w:rsidRPr="00AD08FB">
              <w:rPr>
                <w:color w:val="000000"/>
                <w:sz w:val="16"/>
                <w:szCs w:val="16"/>
              </w:rPr>
              <w:t>&lt;statusCode code="completed"/&gt;</w:t>
            </w:r>
          </w:p>
          <w:p w:rsidRPr="00AD08FB" w:rsidR="000F4F3F" w:rsidP="000F4F3F" w:rsidRDefault="000F4F3F" w14:paraId="4EE25950" w14:textId="4D1A4B40">
            <w:pPr>
              <w:pStyle w:val="HTMLPreformatted"/>
              <w:rPr>
                <w:color w:val="000000"/>
                <w:sz w:val="16"/>
                <w:szCs w:val="16"/>
              </w:rPr>
            </w:pPr>
            <w:r w:rsidRPr="00AD08FB">
              <w:rPr>
                <w:color w:val="000000"/>
                <w:sz w:val="16"/>
                <w:szCs w:val="16"/>
              </w:rPr>
              <w:tab/>
            </w:r>
            <w:r w:rsidRPr="00AD08FB">
              <w:rPr>
                <w:color w:val="000000"/>
                <w:sz w:val="16"/>
                <w:szCs w:val="16"/>
              </w:rPr>
              <w:t>&lt;!-- effectiveTime if present should match birthTime --&gt;</w:t>
            </w:r>
          </w:p>
          <w:p w:rsidRPr="00AD08FB" w:rsidR="000F4F3F" w:rsidP="000F4F3F" w:rsidRDefault="000F4F3F" w14:paraId="5C8935F1" w14:textId="322EAF6E">
            <w:pPr>
              <w:pStyle w:val="HTMLPreformatted"/>
              <w:rPr>
                <w:color w:val="000000"/>
                <w:sz w:val="16"/>
                <w:szCs w:val="16"/>
              </w:rPr>
            </w:pPr>
            <w:r w:rsidRPr="00AD08FB">
              <w:rPr>
                <w:color w:val="000000"/>
                <w:sz w:val="16"/>
                <w:szCs w:val="16"/>
              </w:rPr>
              <w:tab/>
            </w:r>
            <w:r w:rsidRPr="00AD08FB">
              <w:rPr>
                <w:color w:val="000000"/>
                <w:sz w:val="16"/>
                <w:szCs w:val="16"/>
              </w:rPr>
              <w:t>&lt;!-- Request  name change to QRDA value set (2.16.840.1.113762.1.4.1) - ONC Birth Sex --&gt;</w:t>
            </w:r>
          </w:p>
          <w:p w:rsidRPr="00AD08FB" w:rsidR="000F4F3F" w:rsidP="000F4F3F" w:rsidRDefault="000F4F3F" w14:paraId="16E73D43" w14:textId="19C067E7">
            <w:pPr>
              <w:pStyle w:val="HTMLPreformatted"/>
              <w:rPr>
                <w:color w:val="000000"/>
                <w:sz w:val="16"/>
                <w:szCs w:val="16"/>
              </w:rPr>
            </w:pPr>
            <w:r w:rsidRPr="00AD08FB">
              <w:rPr>
                <w:color w:val="000000"/>
                <w:sz w:val="16"/>
                <w:szCs w:val="16"/>
              </w:rPr>
              <w:tab/>
            </w:r>
            <w:r w:rsidRPr="00AD08FB">
              <w:rPr>
                <w:color w:val="000000"/>
                <w:sz w:val="16"/>
                <w:szCs w:val="16"/>
              </w:rPr>
              <w:t xml:space="preserve">&lt;value xsi:type="CD" codeSystem="2.16.840.1.113883.5.1" codeSystemName="AdministrativeGender" </w:t>
            </w:r>
          </w:p>
          <w:p w:rsidRPr="00AD08FB" w:rsidR="000F4F3F" w:rsidP="000F4F3F" w:rsidRDefault="000F4F3F" w14:paraId="4025FD98" w14:textId="22175635">
            <w:pPr>
              <w:pStyle w:val="HTMLPreformatted"/>
              <w:rPr>
                <w:color w:val="000000"/>
                <w:sz w:val="16"/>
                <w:szCs w:val="16"/>
              </w:rPr>
            </w:pPr>
            <w:r w:rsidRPr="00AD08FB">
              <w:rPr>
                <w:color w:val="000000"/>
                <w:sz w:val="16"/>
                <w:szCs w:val="16"/>
              </w:rPr>
              <w:tab/>
            </w:r>
            <w:r w:rsidRPr="00AD08FB">
              <w:rPr>
                <w:color w:val="000000"/>
                <w:sz w:val="16"/>
                <w:szCs w:val="16"/>
              </w:rPr>
              <w:tab/>
            </w:r>
            <w:r w:rsidRPr="00AD08FB">
              <w:rPr>
                <w:color w:val="000000"/>
                <w:sz w:val="16"/>
                <w:szCs w:val="16"/>
              </w:rPr>
              <w:t>code="F" displayName="Female"&gt;</w:t>
            </w:r>
          </w:p>
          <w:p w:rsidRPr="00AD08FB" w:rsidR="000F4F3F" w:rsidP="000F4F3F" w:rsidRDefault="000F4F3F" w14:paraId="0C7E8A49" w14:textId="2AA2F3AD">
            <w:pPr>
              <w:pStyle w:val="HTMLPreformatted"/>
              <w:rPr>
                <w:color w:val="000000"/>
                <w:sz w:val="16"/>
                <w:szCs w:val="16"/>
              </w:rPr>
            </w:pPr>
            <w:r w:rsidRPr="00AD08FB">
              <w:rPr>
                <w:color w:val="000000"/>
                <w:sz w:val="16"/>
                <w:szCs w:val="16"/>
              </w:rPr>
              <w:tab/>
            </w:r>
            <w:r w:rsidRPr="00AD08FB">
              <w:rPr>
                <w:color w:val="000000"/>
                <w:sz w:val="16"/>
                <w:szCs w:val="16"/>
              </w:rPr>
              <w:tab/>
            </w:r>
            <w:r w:rsidRPr="00AD08FB">
              <w:rPr>
                <w:color w:val="000000"/>
                <w:sz w:val="16"/>
                <w:szCs w:val="16"/>
              </w:rPr>
              <w:t>&lt;originalText&gt;</w:t>
            </w:r>
          </w:p>
          <w:p w:rsidRPr="00AD08FB" w:rsidR="000F4F3F" w:rsidP="000F4F3F" w:rsidRDefault="000F4F3F" w14:paraId="6D8BD2BB" w14:textId="4C4F7DC0">
            <w:pPr>
              <w:pStyle w:val="HTMLPreformatted"/>
              <w:rPr>
                <w:color w:val="000000"/>
                <w:sz w:val="16"/>
                <w:szCs w:val="16"/>
              </w:rPr>
            </w:pPr>
            <w:r w:rsidRPr="00AD08FB">
              <w:rPr>
                <w:color w:val="000000"/>
                <w:sz w:val="16"/>
                <w:szCs w:val="16"/>
              </w:rPr>
              <w:tab/>
            </w:r>
            <w:r w:rsidRPr="00AD08FB">
              <w:rPr>
                <w:color w:val="000000"/>
                <w:sz w:val="16"/>
                <w:szCs w:val="16"/>
              </w:rPr>
              <w:tab/>
            </w:r>
            <w:r w:rsidRPr="00AD08FB">
              <w:rPr>
                <w:color w:val="000000"/>
                <w:sz w:val="16"/>
                <w:szCs w:val="16"/>
              </w:rPr>
              <w:tab/>
            </w:r>
            <w:r w:rsidRPr="00AD08FB">
              <w:rPr>
                <w:color w:val="000000"/>
                <w:sz w:val="16"/>
                <w:szCs w:val="16"/>
              </w:rPr>
              <w:t>&lt;reference value="#BSex_value"/&gt;</w:t>
            </w:r>
          </w:p>
          <w:p w:rsidRPr="00AD08FB" w:rsidR="000F4F3F" w:rsidP="000F4F3F" w:rsidRDefault="000F4F3F" w14:paraId="28204353" w14:textId="02E7A208">
            <w:pPr>
              <w:pStyle w:val="HTMLPreformatted"/>
              <w:rPr>
                <w:color w:val="000000"/>
                <w:sz w:val="16"/>
                <w:szCs w:val="16"/>
              </w:rPr>
            </w:pPr>
            <w:r w:rsidRPr="00AD08FB">
              <w:rPr>
                <w:color w:val="000000"/>
                <w:sz w:val="16"/>
                <w:szCs w:val="16"/>
              </w:rPr>
              <w:tab/>
            </w:r>
            <w:r w:rsidRPr="00AD08FB">
              <w:rPr>
                <w:color w:val="000000"/>
                <w:sz w:val="16"/>
                <w:szCs w:val="16"/>
              </w:rPr>
              <w:tab/>
            </w:r>
            <w:r w:rsidRPr="00AD08FB">
              <w:rPr>
                <w:color w:val="000000"/>
                <w:sz w:val="16"/>
                <w:szCs w:val="16"/>
              </w:rPr>
              <w:t>&lt;/originalText&gt;</w:t>
            </w:r>
          </w:p>
          <w:p w:rsidRPr="00AD08FB" w:rsidR="000F4F3F" w:rsidP="000F4F3F" w:rsidRDefault="000F4F3F" w14:paraId="78C39680" w14:textId="290632CB">
            <w:pPr>
              <w:pStyle w:val="HTMLPreformatted"/>
              <w:rPr>
                <w:color w:val="000000"/>
                <w:sz w:val="16"/>
                <w:szCs w:val="16"/>
              </w:rPr>
            </w:pPr>
            <w:r w:rsidRPr="00AD08FB">
              <w:rPr>
                <w:color w:val="000000"/>
                <w:sz w:val="16"/>
                <w:szCs w:val="16"/>
              </w:rPr>
              <w:tab/>
            </w:r>
            <w:r w:rsidRPr="00AD08FB">
              <w:rPr>
                <w:color w:val="000000"/>
                <w:sz w:val="16"/>
                <w:szCs w:val="16"/>
              </w:rPr>
              <w:t>&lt;/value&gt;</w:t>
            </w:r>
          </w:p>
          <w:p w:rsidRPr="00AD08FB" w:rsidR="000F4F3F" w:rsidP="003A3D50" w:rsidRDefault="000F4F3F" w14:paraId="0271940E" w14:textId="7A53C08B">
            <w:pPr>
              <w:pStyle w:val="HTMLPreformatted"/>
              <w:rPr>
                <w:color w:val="000000"/>
                <w:sz w:val="16"/>
                <w:szCs w:val="16"/>
              </w:rPr>
            </w:pPr>
            <w:r w:rsidRPr="00AD08FB">
              <w:rPr>
                <w:color w:val="000000"/>
                <w:sz w:val="16"/>
                <w:szCs w:val="16"/>
              </w:rPr>
              <w:t>&lt;/observation&gt;</w:t>
            </w:r>
          </w:p>
        </w:tc>
      </w:tr>
    </w:tbl>
    <w:p w:rsidRPr="003A3D50" w:rsidR="00CC03A6" w:rsidP="003A3D50" w:rsidRDefault="00CC03A6" w14:paraId="5369B3EB" w14:textId="1BE72EBA">
      <w:pPr>
        <w:rPr>
          <w:rFonts w:eastAsia="Calibri"/>
        </w:rPr>
      </w:pPr>
    </w:p>
    <w:p w:rsidRPr="00C64922" w:rsidR="007D3708" w:rsidP="004C76D9" w:rsidRDefault="007D3708" w14:paraId="19281331" w14:textId="77777777">
      <w:pPr>
        <w:pStyle w:val="Heading4"/>
      </w:pPr>
      <w:bookmarkStart w:name="_r7gl71evjsyp" w:colFirst="0" w:colLast="0" w:id="1749"/>
      <w:bookmarkStart w:name="_ghwgw5mdd1ry" w:colFirst="0" w:colLast="0" w:id="1750"/>
      <w:bookmarkStart w:name="_Toc11043657" w:id="1751"/>
      <w:bookmarkEnd w:id="1749"/>
      <w:bookmarkEnd w:id="1750"/>
      <w:r w:rsidRPr="00C64922">
        <w:t>Pregnancy Status</w:t>
      </w:r>
      <w:bookmarkEnd w:id="1751"/>
      <w:r w:rsidRPr="00C64922">
        <w:t xml:space="preserve"> </w:t>
      </w:r>
    </w:p>
    <w:p w:rsidR="00E3650F" w:rsidP="007D3708" w:rsidRDefault="007D3708" w14:paraId="494409C2" w14:textId="245997C8">
      <w:pPr>
        <w:rPr>
          <w:rFonts w:cs="Calibri"/>
        </w:rPr>
      </w:pPr>
      <w:r w:rsidRPr="00D14360">
        <w:rPr>
          <w:rFonts w:cs="Calibri"/>
        </w:rPr>
        <w:t xml:space="preserve">The Pregnancy Observation is used to represent a person’s pregnancy status over time. It is a type of social history observation and can included in the Social History Section. </w:t>
      </w:r>
      <w:r w:rsidR="00E3650F">
        <w:t xml:space="preserve">For </w:t>
      </w:r>
      <w:r w:rsidRPr="00C77DD8" w:rsidR="00E3650F">
        <w:t xml:space="preserve">communicating </w:t>
      </w:r>
      <w:r w:rsidR="00E3650F">
        <w:t xml:space="preserve">more </w:t>
      </w:r>
      <w:r w:rsidRPr="00C77DD8" w:rsidR="00E3650F">
        <w:t xml:space="preserve">detailed observations related to an individual’s </w:t>
      </w:r>
      <w:r w:rsidR="00E3650F">
        <w:t>pregnancy status</w:t>
      </w:r>
      <w:r w:rsidRPr="00C77DD8" w:rsidR="00E3650F">
        <w:t xml:space="preserve">, implementers can </w:t>
      </w:r>
      <w:r w:rsidR="00E3650F">
        <w:t xml:space="preserve">also </w:t>
      </w:r>
      <w:r w:rsidRPr="00C77DD8" w:rsidR="00E3650F">
        <w:t xml:space="preserve">consider utilizing the templates in the </w:t>
      </w:r>
      <w:hyperlink w:history="1" r:id="rId60">
        <w:r w:rsidRPr="00E3650F" w:rsidR="00E3650F">
          <w:rPr>
            <w:rStyle w:val="Hyperlink"/>
          </w:rPr>
          <w:t>HL7 CDA® R2 Implementation Guide: C-CDA R2.1 Supplemental Templates for Pregnancy Status, Release 1 - US Realm</w:t>
        </w:r>
      </w:hyperlink>
      <w:r w:rsidRPr="00C77DD8" w:rsidR="00E3650F">
        <w:t>.</w:t>
      </w:r>
    </w:p>
    <w:p w:rsidRPr="00D14360" w:rsidR="007D3708" w:rsidP="007D3708" w:rsidRDefault="007D3708" w14:paraId="720BB698" w14:textId="1FA229DD">
      <w:pPr>
        <w:rPr>
          <w:rFonts w:cs="Calibri"/>
        </w:rPr>
      </w:pPr>
    </w:p>
    <w:tbl>
      <w:tblPr>
        <w:tblW w:w="9344" w:type="dxa"/>
        <w:tblInd w:w="108" w:type="dxa"/>
        <w:tblBorders>
          <w:top w:val="single" w:color="4F81BD" w:sz="4" w:space="0"/>
          <w:left w:val="single" w:color="4F81BD" w:sz="4" w:space="0"/>
          <w:bottom w:val="single" w:color="4F81BD" w:sz="4" w:space="0"/>
          <w:right w:val="single" w:color="4F81BD" w:sz="4" w:space="0"/>
        </w:tblBorders>
        <w:tblLayout w:type="fixed"/>
        <w:tblLook w:val="04A0" w:firstRow="1" w:lastRow="0" w:firstColumn="1" w:lastColumn="0" w:noHBand="0" w:noVBand="1"/>
      </w:tblPr>
      <w:tblGrid>
        <w:gridCol w:w="1795"/>
        <w:gridCol w:w="7549"/>
      </w:tblGrid>
      <w:tr w:rsidRPr="00C64922" w:rsidR="004F6FF6" w:rsidTr="004E29C8" w14:paraId="084F6511" w14:textId="77777777">
        <w:trPr>
          <w:cantSplit/>
          <w:tblHeader/>
        </w:trPr>
        <w:tc>
          <w:tcPr>
            <w:tcW w:w="1795" w:type="dxa"/>
            <w:tcBorders>
              <w:bottom w:val="nil"/>
              <w:right w:val="nil"/>
            </w:tcBorders>
            <w:shd w:val="clear" w:color="auto" w:fill="4F81BD"/>
          </w:tcPr>
          <w:p w:rsidRPr="00D14360" w:rsidR="00E42FA6" w:rsidP="00E42FA6" w:rsidRDefault="00E42FA6" w14:paraId="4668E712" w14:textId="77777777">
            <w:pPr>
              <w:rPr>
                <w:rFonts w:cs="Calibri"/>
                <w:b/>
                <w:bCs/>
                <w:color w:val="FFFFFF"/>
              </w:rPr>
            </w:pPr>
            <w:r w:rsidRPr="00D14360">
              <w:rPr>
                <w:rFonts w:cs="Calibri"/>
                <w:b/>
                <w:bCs/>
                <w:color w:val="FFFFFF"/>
              </w:rPr>
              <w:t>Entry Template</w:t>
            </w:r>
          </w:p>
        </w:tc>
        <w:tc>
          <w:tcPr>
            <w:tcW w:w="7549" w:type="dxa"/>
            <w:shd w:val="clear" w:color="auto" w:fill="4F81BD"/>
          </w:tcPr>
          <w:p w:rsidRPr="00D14360" w:rsidR="00E42FA6" w:rsidP="00E42FA6" w:rsidRDefault="00E42FA6" w14:paraId="41756F23" w14:textId="77777777">
            <w:pPr>
              <w:rPr>
                <w:rFonts w:cs="Calibri"/>
                <w:b/>
                <w:iCs/>
                <w:color w:val="FFFFFF"/>
                <w:szCs w:val="28"/>
              </w:rPr>
            </w:pPr>
            <w:r w:rsidRPr="00D14360">
              <w:rPr>
                <w:rFonts w:cs="Calibri"/>
                <w:b/>
                <w:iCs/>
                <w:color w:val="FFFFFF"/>
                <w:szCs w:val="28"/>
              </w:rPr>
              <w:t xml:space="preserve">Pregnancy Observation </w:t>
            </w:r>
          </w:p>
          <w:p w:rsidRPr="00D14360" w:rsidR="00E42FA6" w:rsidP="00E42FA6" w:rsidRDefault="00E42FA6" w14:paraId="51356423" w14:textId="77777777">
            <w:pPr>
              <w:rPr>
                <w:rFonts w:cs="Calibri"/>
                <w:bCs/>
                <w:color w:val="FFFFFF"/>
              </w:rPr>
            </w:pPr>
            <w:r w:rsidRPr="00D14360">
              <w:rPr>
                <w:rFonts w:cs="Calibri"/>
                <w:bCs/>
                <w:color w:val="FFFFFF"/>
                <w:sz w:val="18"/>
              </w:rPr>
              <w:t>[observation: identifier urn:oid:2.16.840.1.113883.10.20.15.3.8 (open)]</w:t>
            </w:r>
          </w:p>
        </w:tc>
      </w:tr>
      <w:tr w:rsidRPr="00C64922" w:rsidR="004F6FF6" w:rsidTr="004E29C8" w14:paraId="6FC4EFBA" w14:textId="77777777">
        <w:trPr>
          <w:cantSplit/>
          <w:trHeight w:val="557"/>
        </w:trPr>
        <w:tc>
          <w:tcPr>
            <w:tcW w:w="1795" w:type="dxa"/>
            <w:tcBorders>
              <w:top w:val="single" w:color="4F81BD" w:sz="4" w:space="0"/>
              <w:bottom w:val="single" w:color="4F81BD" w:sz="4" w:space="0"/>
              <w:right w:val="nil"/>
            </w:tcBorders>
            <w:shd w:val="clear" w:color="auto" w:fill="FFFFFF"/>
          </w:tcPr>
          <w:p w:rsidRPr="00D14360" w:rsidR="00E42FA6" w:rsidP="00E42FA6" w:rsidRDefault="00E42FA6" w14:paraId="68E4E230" w14:textId="77777777">
            <w:pPr>
              <w:rPr>
                <w:rFonts w:cs="Calibri"/>
                <w:b/>
                <w:bCs/>
              </w:rPr>
            </w:pPr>
            <w:r w:rsidRPr="00D14360">
              <w:rPr>
                <w:rFonts w:cs="Calibri"/>
                <w:b/>
                <w:bCs/>
              </w:rPr>
              <w:t>Reference Source</w:t>
            </w:r>
          </w:p>
        </w:tc>
        <w:tc>
          <w:tcPr>
            <w:tcW w:w="7549" w:type="dxa"/>
            <w:tcBorders>
              <w:top w:val="single" w:color="4F81BD" w:sz="4" w:space="0"/>
              <w:bottom w:val="single" w:color="4F81BD" w:sz="4" w:space="0"/>
            </w:tcBorders>
            <w:shd w:val="clear" w:color="auto" w:fill="auto"/>
          </w:tcPr>
          <w:p w:rsidRPr="00AD08FB" w:rsidR="00E42FA6" w:rsidP="00E42FA6" w:rsidRDefault="00E3650F" w14:paraId="63C3F618" w14:textId="1631866A">
            <w:pPr>
              <w:rPr>
                <w:rFonts w:ascii="Calibri Light" w:hAnsi="Calibri Light" w:cs="Calibri Light"/>
                <w:bCs/>
                <w:color w:val="000000"/>
              </w:rPr>
            </w:pPr>
            <w:r w:rsidRPr="00D14360">
              <w:rPr>
                <w:rFonts w:ascii="Calibri Light" w:hAnsi="Calibri Light" w:cs="Calibri Light"/>
                <w:szCs w:val="18"/>
              </w:rPr>
              <w:t xml:space="preserve">HL7 C-CDA R2.1 </w:t>
            </w:r>
          </w:p>
        </w:tc>
      </w:tr>
      <w:tr w:rsidRPr="00C64922" w:rsidR="004F6FF6" w:rsidTr="004E29C8" w14:paraId="3DDA1A90" w14:textId="77777777">
        <w:trPr>
          <w:cantSplit/>
          <w:trHeight w:val="620"/>
        </w:trPr>
        <w:tc>
          <w:tcPr>
            <w:tcW w:w="1795" w:type="dxa"/>
            <w:tcBorders>
              <w:right w:val="nil"/>
            </w:tcBorders>
            <w:shd w:val="clear" w:color="auto" w:fill="FFFFFF"/>
          </w:tcPr>
          <w:p w:rsidRPr="00D14360" w:rsidR="00E42FA6" w:rsidP="00E42FA6" w:rsidRDefault="00E42FA6" w14:paraId="712D99D2" w14:textId="77777777">
            <w:pPr>
              <w:rPr>
                <w:rFonts w:cs="Calibri"/>
                <w:b/>
                <w:bCs/>
              </w:rPr>
            </w:pPr>
            <w:r w:rsidRPr="00D14360">
              <w:rPr>
                <w:rFonts w:cs="Calibri"/>
                <w:b/>
                <w:bCs/>
              </w:rPr>
              <w:t>Purpose</w:t>
            </w:r>
          </w:p>
        </w:tc>
        <w:tc>
          <w:tcPr>
            <w:tcW w:w="7549" w:type="dxa"/>
            <w:shd w:val="clear" w:color="auto" w:fill="auto"/>
          </w:tcPr>
          <w:p w:rsidRPr="00D14360" w:rsidR="00E42FA6" w:rsidP="00E42FA6" w:rsidRDefault="00E42FA6" w14:paraId="7D72F2D0" w14:textId="77777777">
            <w:pPr>
              <w:pStyle w:val="Default"/>
              <w:rPr>
                <w:rFonts w:ascii="Calibri Light" w:hAnsi="Calibri Light" w:cs="Calibri Light"/>
                <w:sz w:val="20"/>
                <w:szCs w:val="18"/>
              </w:rPr>
            </w:pPr>
            <w:r w:rsidRPr="00D14360">
              <w:rPr>
                <w:rFonts w:ascii="Calibri Light" w:hAnsi="Calibri Light" w:cs="Calibri Light"/>
                <w:sz w:val="20"/>
                <w:szCs w:val="18"/>
              </w:rPr>
              <w:t xml:space="preserve">This template contains information that describes a patient's pregnancy status over time. </w:t>
            </w:r>
          </w:p>
        </w:tc>
      </w:tr>
      <w:tr w:rsidRPr="00C64922" w:rsidR="004F6FF6" w:rsidTr="004E29C8" w14:paraId="0429D747" w14:textId="77777777">
        <w:trPr>
          <w:cantSplit/>
          <w:trHeight w:val="1340"/>
        </w:trPr>
        <w:tc>
          <w:tcPr>
            <w:tcW w:w="1795" w:type="dxa"/>
            <w:tcBorders>
              <w:top w:val="single" w:color="4F81BD" w:sz="4" w:space="0"/>
              <w:bottom w:val="single" w:color="4F81BD" w:sz="4" w:space="0"/>
              <w:right w:val="nil"/>
            </w:tcBorders>
            <w:shd w:val="clear" w:color="auto" w:fill="FFFFFF"/>
          </w:tcPr>
          <w:p w:rsidRPr="00D14360" w:rsidR="00E42FA6" w:rsidP="00E42FA6" w:rsidRDefault="00E42FA6" w14:paraId="7339C9AC" w14:textId="77777777">
            <w:pPr>
              <w:rPr>
                <w:rFonts w:cs="Calibri"/>
                <w:b/>
                <w:bCs/>
              </w:rPr>
            </w:pPr>
            <w:r w:rsidRPr="00D14360">
              <w:rPr>
                <w:rFonts w:cs="Calibri"/>
                <w:b/>
                <w:bCs/>
              </w:rPr>
              <w:t>ActStatus</w:t>
            </w:r>
          </w:p>
        </w:tc>
        <w:tc>
          <w:tcPr>
            <w:tcW w:w="7549" w:type="dxa"/>
            <w:tcBorders>
              <w:top w:val="single" w:color="4F81BD" w:sz="4" w:space="0"/>
              <w:bottom w:val="single" w:color="4F81BD" w:sz="4" w:space="0"/>
            </w:tcBorders>
            <w:shd w:val="clear" w:color="auto" w:fill="auto"/>
          </w:tcPr>
          <w:p w:rsidRPr="00D14360" w:rsidR="00E42FA6" w:rsidP="00E42FA6" w:rsidRDefault="00E42FA6" w14:paraId="0AFAB0A4" w14:textId="77777777">
            <w:pPr>
              <w:rPr>
                <w:rFonts w:ascii="Calibri Light" w:hAnsi="Calibri Light" w:cs="Calibri Light"/>
                <w:szCs w:val="18"/>
              </w:rPr>
            </w:pPr>
            <w:r w:rsidRPr="00D14360">
              <w:rPr>
                <w:rFonts w:ascii="Calibri Light" w:hAnsi="Calibri Light" w:cs="Calibri Light"/>
                <w:szCs w:val="18"/>
              </w:rPr>
              <w:t>This is a discrete observation that has been made in order for it to be documented. Therefore, it always has a statusCode of “completed</w:t>
            </w:r>
            <w:r w:rsidRPr="00D14360" w:rsidR="001D30C4">
              <w:rPr>
                <w:rFonts w:ascii="Calibri Light" w:hAnsi="Calibri Light" w:cs="Calibri Light"/>
                <w:szCs w:val="18"/>
              </w:rPr>
              <w:t>.</w:t>
            </w:r>
            <w:r w:rsidRPr="00D14360">
              <w:rPr>
                <w:rFonts w:ascii="Calibri Light" w:hAnsi="Calibri Light" w:cs="Calibri Light"/>
                <w:szCs w:val="18"/>
              </w:rPr>
              <w:t>”</w:t>
            </w:r>
          </w:p>
          <w:p w:rsidRPr="00D14360" w:rsidR="00E42FA6" w:rsidP="00E42FA6" w:rsidRDefault="00E42FA6" w14:paraId="4E573F72" w14:textId="04FE46AF">
            <w:pPr>
              <w:rPr>
                <w:rFonts w:ascii="Calibri Light" w:hAnsi="Calibri Light" w:cs="Calibri Light"/>
                <w:szCs w:val="18"/>
              </w:rPr>
            </w:pPr>
            <w:r w:rsidRPr="00D14360">
              <w:rPr>
                <w:rFonts w:ascii="Calibri Light" w:hAnsi="Calibri Light" w:cs="Calibri Light"/>
                <w:szCs w:val="18"/>
              </w:rPr>
              <w:t xml:space="preserve">The effectiveTime element is used to describe dates associated with the patient's different pregnancy statuses over time. It represents the </w:t>
            </w:r>
            <w:r w:rsidR="0088454D">
              <w:rPr>
                <w:rFonts w:ascii="Calibri Light" w:hAnsi="Calibri Light" w:cs="Calibri Light"/>
                <w:szCs w:val="18"/>
              </w:rPr>
              <w:t>clinically</w:t>
            </w:r>
            <w:r w:rsidRPr="00D14360" w:rsidR="0088454D">
              <w:rPr>
                <w:rFonts w:ascii="Calibri Light" w:hAnsi="Calibri Light" w:cs="Calibri Light"/>
                <w:szCs w:val="18"/>
              </w:rPr>
              <w:t xml:space="preserve"> </w:t>
            </w:r>
            <w:r w:rsidRPr="00D14360">
              <w:rPr>
                <w:rFonts w:ascii="Calibri Light" w:hAnsi="Calibri Light" w:cs="Calibri Light"/>
                <w:szCs w:val="18"/>
              </w:rPr>
              <w:t>relevant time of the observation about the patient’s pregnancy status.</w:t>
            </w:r>
          </w:p>
        </w:tc>
      </w:tr>
      <w:tr w:rsidRPr="00C64922" w:rsidR="004F6FF6" w:rsidTr="004E29C8" w14:paraId="4BCD1C74" w14:textId="77777777">
        <w:trPr>
          <w:cantSplit/>
          <w:trHeight w:val="350"/>
        </w:trPr>
        <w:tc>
          <w:tcPr>
            <w:tcW w:w="1795" w:type="dxa"/>
            <w:tcBorders>
              <w:top w:val="single" w:color="4F81BD" w:sz="4" w:space="0"/>
              <w:bottom w:val="single" w:color="4472C4" w:themeColor="accent1" w:sz="4" w:space="0"/>
              <w:right w:val="nil"/>
            </w:tcBorders>
            <w:shd w:val="clear" w:color="auto" w:fill="FFFFFF"/>
          </w:tcPr>
          <w:p w:rsidRPr="00D14360" w:rsidR="00E42FA6" w:rsidP="00E42FA6" w:rsidRDefault="00E42FA6" w14:paraId="5434709F" w14:textId="77777777">
            <w:pPr>
              <w:rPr>
                <w:rFonts w:cs="Calibri"/>
                <w:b/>
                <w:bCs/>
              </w:rPr>
            </w:pPr>
            <w:r w:rsidRPr="00D14360">
              <w:rPr>
                <w:rFonts w:cs="Calibri"/>
                <w:b/>
                <w:bCs/>
              </w:rPr>
              <w:t>Negation</w:t>
            </w:r>
          </w:p>
        </w:tc>
        <w:tc>
          <w:tcPr>
            <w:tcW w:w="7549" w:type="dxa"/>
            <w:tcBorders>
              <w:top w:val="single" w:color="4F81BD" w:sz="4" w:space="0"/>
              <w:bottom w:val="single" w:color="4472C4" w:themeColor="accent1" w:sz="4" w:space="0"/>
            </w:tcBorders>
            <w:shd w:val="clear" w:color="auto" w:fill="auto"/>
          </w:tcPr>
          <w:p w:rsidRPr="00D14360" w:rsidR="00E42FA6" w:rsidP="00D14360" w:rsidRDefault="00E42FA6" w14:paraId="7AD1559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212529"/>
                <w:szCs w:val="18"/>
              </w:rPr>
            </w:pPr>
            <w:r w:rsidRPr="00D14360">
              <w:rPr>
                <w:rFonts w:ascii="Calibri Light" w:hAnsi="Calibri Light" w:cs="Calibri Light"/>
                <w:szCs w:val="18"/>
              </w:rPr>
              <w:t>Not explicitly specified.</w:t>
            </w:r>
          </w:p>
        </w:tc>
      </w:tr>
      <w:tr w:rsidRPr="00C64922" w:rsidR="004F6FF6" w:rsidTr="004E29C8" w14:paraId="57B28F24" w14:textId="77777777">
        <w:trPr>
          <w:cantSplit/>
          <w:trHeight w:val="1268"/>
        </w:trPr>
        <w:tc>
          <w:tcPr>
            <w:tcW w:w="1795" w:type="dxa"/>
            <w:tcBorders>
              <w:top w:val="single" w:color="4472C4" w:themeColor="accent1" w:sz="4" w:space="0"/>
              <w:bottom w:val="single" w:color="4472C4" w:sz="4" w:space="0"/>
              <w:right w:val="nil"/>
            </w:tcBorders>
            <w:shd w:val="clear" w:color="auto" w:fill="FFFFFF"/>
          </w:tcPr>
          <w:p w:rsidRPr="00D14360" w:rsidR="00E42FA6" w:rsidP="00E42FA6" w:rsidRDefault="00E42FA6" w14:paraId="4B270DCA" w14:textId="77777777">
            <w:pPr>
              <w:rPr>
                <w:rFonts w:cs="Calibri"/>
                <w:b/>
                <w:bCs/>
              </w:rPr>
            </w:pPr>
            <w:r w:rsidRPr="00D14360">
              <w:rPr>
                <w:rFonts w:cs="Calibri"/>
                <w:b/>
                <w:bCs/>
              </w:rPr>
              <w:t>Other Considerations</w:t>
            </w:r>
          </w:p>
        </w:tc>
        <w:tc>
          <w:tcPr>
            <w:tcW w:w="7549" w:type="dxa"/>
            <w:tcBorders>
              <w:top w:val="single" w:color="4472C4" w:themeColor="accent1" w:sz="4" w:space="0"/>
              <w:bottom w:val="single" w:color="4472C4" w:sz="4" w:space="0"/>
            </w:tcBorders>
            <w:shd w:val="clear" w:color="auto" w:fill="auto"/>
          </w:tcPr>
          <w:p w:rsidRPr="00D14360" w:rsidR="00E42FA6" w:rsidP="00E42FA6" w:rsidRDefault="00E42FA6" w14:paraId="3448D321" w14:textId="77777777">
            <w:pPr>
              <w:rPr>
                <w:rFonts w:ascii="Calibri Light" w:hAnsi="Calibri Light" w:cs="Calibri Light"/>
                <w:szCs w:val="18"/>
              </w:rPr>
            </w:pPr>
            <w:r w:rsidRPr="00D14360">
              <w:rPr>
                <w:rFonts w:ascii="Calibri Light" w:hAnsi="Calibri Light" w:cs="Calibri Light"/>
                <w:szCs w:val="18"/>
              </w:rPr>
              <w:t xml:space="preserve">The value element of this template holds the patient’s pregnancy status. Possible coded concepts for this data element include: </w:t>
            </w:r>
          </w:p>
          <w:p w:rsidRPr="00D14360" w:rsidR="00E42FA6" w:rsidP="0054522C" w:rsidRDefault="00E42FA6" w14:paraId="68D85D2C" w14:textId="77777777">
            <w:pPr>
              <w:pStyle w:val="ListParagraph"/>
              <w:numPr>
                <w:ilvl w:val="0"/>
                <w:numId w:val="15"/>
              </w:numPr>
              <w:rPr>
                <w:rFonts w:ascii="Calibri Light" w:hAnsi="Calibri Light" w:cs="Calibri Light"/>
                <w:szCs w:val="18"/>
              </w:rPr>
            </w:pPr>
            <w:r w:rsidRPr="00D14360">
              <w:rPr>
                <w:rFonts w:ascii="Calibri Light" w:hAnsi="Calibri Light" w:cs="Calibri Light"/>
                <w:szCs w:val="18"/>
              </w:rPr>
              <w:t>Possible pregnancy (finding)</w:t>
            </w:r>
          </w:p>
          <w:p w:rsidRPr="00D14360" w:rsidR="00E42FA6" w:rsidP="0054522C" w:rsidRDefault="00E42FA6" w14:paraId="4F7B4610" w14:textId="77777777">
            <w:pPr>
              <w:pStyle w:val="ListParagraph"/>
              <w:numPr>
                <w:ilvl w:val="0"/>
                <w:numId w:val="15"/>
              </w:numPr>
              <w:rPr>
                <w:rFonts w:ascii="Calibri Light" w:hAnsi="Calibri Light" w:cs="Calibri Light"/>
                <w:szCs w:val="18"/>
              </w:rPr>
            </w:pPr>
            <w:r w:rsidRPr="00D14360">
              <w:rPr>
                <w:rFonts w:ascii="Calibri Light" w:hAnsi="Calibri Light" w:cs="Calibri Light"/>
                <w:szCs w:val="18"/>
              </w:rPr>
              <w:t>Not pregnant (finding)</w:t>
            </w:r>
          </w:p>
          <w:p w:rsidRPr="00D14360" w:rsidR="00E42FA6" w:rsidP="0054522C" w:rsidRDefault="00E42FA6" w14:paraId="473BAEED" w14:textId="77777777">
            <w:pPr>
              <w:pStyle w:val="ListParagraph"/>
              <w:keepNext/>
              <w:numPr>
                <w:ilvl w:val="0"/>
                <w:numId w:val="15"/>
              </w:numPr>
              <w:rPr>
                <w:rFonts w:ascii="Calibri Light" w:hAnsi="Calibri Light" w:cs="Calibri Light"/>
                <w:szCs w:val="18"/>
              </w:rPr>
            </w:pPr>
            <w:r w:rsidRPr="00D14360">
              <w:rPr>
                <w:rFonts w:ascii="Calibri Light" w:hAnsi="Calibri Light" w:cs="Calibri Light"/>
                <w:szCs w:val="18"/>
              </w:rPr>
              <w:t>Pregnant (finding)</w:t>
            </w:r>
          </w:p>
        </w:tc>
      </w:tr>
      <w:tr w:rsidRPr="00C64922" w:rsidR="00E33321" w:rsidTr="004E29C8" w14:paraId="6BF99262" w14:textId="77777777">
        <w:trPr>
          <w:cantSplit/>
        </w:trPr>
        <w:tc>
          <w:tcPr>
            <w:tcW w:w="1795" w:type="dxa"/>
            <w:tcBorders>
              <w:top w:val="single" w:color="4472C4" w:sz="4" w:space="0"/>
              <w:bottom w:val="single" w:color="4472C4" w:sz="4" w:space="0"/>
              <w:right w:val="nil"/>
            </w:tcBorders>
            <w:shd w:val="clear" w:color="auto" w:fill="FFFFFF"/>
          </w:tcPr>
          <w:p w:rsidRPr="00D14360" w:rsidR="00E33321" w:rsidP="00E33321" w:rsidRDefault="00E33321" w14:paraId="782A3822" w14:textId="77777777">
            <w:pPr>
              <w:rPr>
                <w:rFonts w:cs="Calibri"/>
                <w:b/>
                <w:bCs/>
              </w:rPr>
            </w:pPr>
            <w:r w:rsidRPr="00D14360">
              <w:rPr>
                <w:rFonts w:cs="Calibri"/>
                <w:b/>
                <w:bCs/>
              </w:rPr>
              <w:t>Example</w:t>
            </w:r>
          </w:p>
        </w:tc>
        <w:tc>
          <w:tcPr>
            <w:tcW w:w="7549" w:type="dxa"/>
            <w:tcBorders>
              <w:top w:val="single" w:color="4472C4" w:sz="4" w:space="0"/>
              <w:bottom w:val="single" w:color="4472C4" w:sz="4" w:space="0"/>
            </w:tcBorders>
            <w:shd w:val="clear" w:color="auto" w:fill="auto"/>
          </w:tcPr>
          <w:p w:rsidRPr="00AD08FB" w:rsidR="000F4F3F" w:rsidP="000F4F3F" w:rsidRDefault="000F4F3F" w14:paraId="06B86B50" w14:textId="0BFC029F">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_Ref21877073 \h  \* MERGEFORMAT </w:instrText>
            </w:r>
            <w:r w:rsidRPr="00AD08FB">
              <w:rPr>
                <w:rFonts w:ascii="Calibri Light" w:hAnsi="Calibri Light" w:cs="Calibri Light"/>
              </w:rPr>
            </w:r>
            <w:r w:rsidRPr="00AD08FB">
              <w:rPr>
                <w:rFonts w:ascii="Calibri Light" w:hAnsi="Calibri Light" w:cs="Calibri Light"/>
              </w:rPr>
              <w:fldChar w:fldCharType="separate"/>
            </w:r>
            <w:r w:rsidRPr="00254B4A" w:rsidR="00DC1072">
              <w:rPr>
                <w:rFonts w:ascii="Calibri Light" w:hAnsi="Calibri Light" w:cs="Calibri Light"/>
              </w:rPr>
              <w:t xml:space="preserve">  Example</w:t>
            </w:r>
            <w:r w:rsidRPr="00254B4A" w:rsidR="00DC1072">
              <w:rPr>
                <w:rFonts w:ascii="Calibri Light" w:hAnsi="Calibri Light" w:cs="Calibri Light"/>
                <w:noProof/>
              </w:rPr>
              <w:t xml:space="preserve"> </w:t>
            </w:r>
            <w:r w:rsidRPr="00254B4A" w:rsidR="00DC1072">
              <w:rPr>
                <w:rFonts w:ascii="Calibri Light" w:hAnsi="Calibri Light" w:cs="Calibri Light"/>
              </w:rPr>
              <w:t>53: Patient was pregnant from 4/10/2011 to 1/12/</w:t>
            </w:r>
            <w:r w:rsidRPr="00C64922" w:rsidR="00DC1072">
              <w:t>2012</w:t>
            </w:r>
            <w:r w:rsidRPr="00AD08FB">
              <w:rPr>
                <w:rFonts w:ascii="Calibri Light" w:hAnsi="Calibri Light" w:cs="Calibri Light"/>
              </w:rPr>
              <w:fldChar w:fldCharType="end"/>
            </w:r>
          </w:p>
        </w:tc>
      </w:tr>
      <w:tr w:rsidRPr="00C64922" w:rsidR="000F4F3F" w:rsidTr="004E29C8" w14:paraId="2E42C101" w14:textId="77777777">
        <w:trPr>
          <w:cantSplit/>
          <w:trHeight w:val="242"/>
        </w:trPr>
        <w:tc>
          <w:tcPr>
            <w:tcW w:w="1795" w:type="dxa"/>
            <w:tcBorders>
              <w:top w:val="single" w:color="4472C4" w:sz="4" w:space="0"/>
              <w:bottom w:val="single" w:color="4472C4" w:sz="4" w:space="0"/>
              <w:right w:val="nil"/>
            </w:tcBorders>
            <w:shd w:val="clear" w:color="auto" w:fill="FFFFFF"/>
          </w:tcPr>
          <w:p w:rsidRPr="00D14360" w:rsidR="000F4F3F" w:rsidP="00E33321" w:rsidRDefault="000F4F3F" w14:paraId="6071ADE3" w14:textId="77777777">
            <w:pPr>
              <w:rPr>
                <w:rFonts w:cs="Calibri"/>
                <w:b/>
                <w:bCs/>
              </w:rPr>
            </w:pPr>
            <w:r w:rsidRPr="00D14360">
              <w:rPr>
                <w:rFonts w:cs="Calibri"/>
                <w:b/>
                <w:bCs/>
              </w:rPr>
              <w:t>Example</w:t>
            </w:r>
          </w:p>
        </w:tc>
        <w:tc>
          <w:tcPr>
            <w:tcW w:w="7549" w:type="dxa"/>
            <w:tcBorders>
              <w:top w:val="single" w:color="4472C4" w:sz="4" w:space="0"/>
              <w:bottom w:val="single" w:color="4472C4" w:sz="4" w:space="0"/>
            </w:tcBorders>
            <w:shd w:val="clear" w:color="auto" w:fill="auto"/>
          </w:tcPr>
          <w:p w:rsidRPr="00AD08FB" w:rsidR="000F4F3F" w:rsidP="00E33321" w:rsidRDefault="000F4F3F" w14:paraId="0428DA13" w14:textId="42EBE414">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_Ref21877089 \h  \* MERGEFORMAT </w:instrText>
            </w:r>
            <w:r w:rsidRPr="00AD08FB">
              <w:rPr>
                <w:rFonts w:ascii="Calibri Light" w:hAnsi="Calibri Light" w:cs="Calibri Light"/>
              </w:rPr>
            </w:r>
            <w:r w:rsidRPr="00AD08FB">
              <w:rPr>
                <w:rFonts w:ascii="Calibri Light" w:hAnsi="Calibri Light" w:cs="Calibri Light"/>
              </w:rPr>
              <w:fldChar w:fldCharType="separate"/>
            </w:r>
            <w:r w:rsidRPr="00254B4A" w:rsidR="00DC1072">
              <w:rPr>
                <w:rFonts w:ascii="Calibri Light" w:hAnsi="Calibri Light" w:cs="Calibri Light"/>
              </w:rPr>
              <w:t xml:space="preserve">  Example</w:t>
            </w:r>
            <w:r w:rsidRPr="00254B4A" w:rsidR="00DC1072">
              <w:rPr>
                <w:rFonts w:ascii="Calibri Light" w:hAnsi="Calibri Light" w:cs="Calibri Light"/>
                <w:noProof/>
              </w:rPr>
              <w:t xml:space="preserve"> </w:t>
            </w:r>
            <w:r w:rsidRPr="00254B4A" w:rsidR="00DC1072">
              <w:rPr>
                <w:rFonts w:ascii="Calibri Light" w:hAnsi="Calibri Light" w:cs="Calibri Light"/>
              </w:rPr>
              <w:t xml:space="preserve">54: Patient was not </w:t>
            </w:r>
            <w:r w:rsidRPr="00C64922" w:rsidR="00DC1072">
              <w:t>pregnant</w:t>
            </w:r>
            <w:r w:rsidRPr="00AD08FB">
              <w:rPr>
                <w:rFonts w:ascii="Calibri Light" w:hAnsi="Calibri Light" w:cs="Calibri Light"/>
              </w:rPr>
              <w:fldChar w:fldCharType="end"/>
            </w:r>
          </w:p>
        </w:tc>
      </w:tr>
      <w:tr w:rsidRPr="00C64922" w:rsidR="000F4F3F" w:rsidTr="004E29C8" w14:paraId="4B98B297" w14:textId="77777777">
        <w:trPr>
          <w:cantSplit/>
        </w:trPr>
        <w:tc>
          <w:tcPr>
            <w:tcW w:w="1795" w:type="dxa"/>
            <w:tcBorders>
              <w:top w:val="single" w:color="4472C4" w:sz="4" w:space="0"/>
              <w:right w:val="nil"/>
            </w:tcBorders>
            <w:shd w:val="clear" w:color="auto" w:fill="FFFFFF"/>
          </w:tcPr>
          <w:p w:rsidRPr="00D14360" w:rsidR="000F4F3F" w:rsidP="00E33321" w:rsidRDefault="000F4F3F" w14:paraId="51F2FC62" w14:textId="77777777">
            <w:pPr>
              <w:rPr>
                <w:rFonts w:cs="Calibri"/>
                <w:b/>
                <w:bCs/>
              </w:rPr>
            </w:pPr>
            <w:r w:rsidRPr="00D14360">
              <w:rPr>
                <w:rFonts w:cs="Calibri"/>
                <w:b/>
                <w:bCs/>
              </w:rPr>
              <w:t>Example</w:t>
            </w:r>
          </w:p>
        </w:tc>
        <w:tc>
          <w:tcPr>
            <w:tcW w:w="7549" w:type="dxa"/>
            <w:tcBorders>
              <w:top w:val="single" w:color="4472C4" w:sz="4" w:space="0"/>
            </w:tcBorders>
            <w:shd w:val="clear" w:color="auto" w:fill="auto"/>
          </w:tcPr>
          <w:p w:rsidRPr="00AD08FB" w:rsidR="000F4F3F" w:rsidP="00E33321" w:rsidRDefault="000F4F3F" w14:paraId="71C91E34" w14:textId="10F4B6B7">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_Ref21877096 \h  \* MERGEFORMAT </w:instrText>
            </w:r>
            <w:r w:rsidRPr="00AD08FB">
              <w:rPr>
                <w:rFonts w:ascii="Calibri Light" w:hAnsi="Calibri Light" w:cs="Calibri Light"/>
              </w:rPr>
            </w:r>
            <w:r w:rsidRPr="00AD08FB">
              <w:rPr>
                <w:rFonts w:ascii="Calibri Light" w:hAnsi="Calibri Light" w:cs="Calibri Light"/>
              </w:rPr>
              <w:fldChar w:fldCharType="separate"/>
            </w:r>
            <w:r w:rsidRPr="00254B4A" w:rsidR="00DC1072">
              <w:rPr>
                <w:rFonts w:ascii="Calibri Light" w:hAnsi="Calibri Light" w:cs="Calibri Light"/>
              </w:rPr>
              <w:t xml:space="preserve">  Example</w:t>
            </w:r>
            <w:r w:rsidRPr="00254B4A" w:rsidR="00DC1072">
              <w:rPr>
                <w:rFonts w:ascii="Calibri Light" w:hAnsi="Calibri Light" w:cs="Calibri Light"/>
                <w:noProof/>
              </w:rPr>
              <w:t xml:space="preserve"> </w:t>
            </w:r>
            <w:r w:rsidRPr="00254B4A" w:rsidR="00DC1072">
              <w:rPr>
                <w:rFonts w:ascii="Calibri Light" w:hAnsi="Calibri Light" w:cs="Calibri Light"/>
              </w:rPr>
              <w:t xml:space="preserve">55: Unknown if the patient was pregnant or </w:t>
            </w:r>
            <w:r w:rsidRPr="00C64922" w:rsidR="00DC1072">
              <w:t>not</w:t>
            </w:r>
            <w:r w:rsidRPr="00AD08FB">
              <w:rPr>
                <w:rFonts w:ascii="Calibri Light" w:hAnsi="Calibri Light" w:cs="Calibri Light"/>
              </w:rPr>
              <w:fldChar w:fldCharType="end"/>
            </w:r>
          </w:p>
        </w:tc>
      </w:tr>
    </w:tbl>
    <w:p w:rsidRPr="00C64922" w:rsidR="007D3708" w:rsidP="007D3708" w:rsidRDefault="005C79A1" w14:paraId="3C0834E1" w14:textId="4996BFCD">
      <w:pPr>
        <w:pStyle w:val="Caption"/>
      </w:pPr>
      <w:r>
        <w:t xml:space="preserve">  </w:t>
      </w:r>
      <w:bookmarkStart w:name="_Toc118898843" w:id="1752"/>
      <w:bookmarkStart w:name="_Toc119940047" w:id="1753"/>
      <w:bookmarkStart w:name="_Toc135313078" w:id="1754"/>
      <w:r w:rsidRPr="00C64922" w:rsidR="007D3708">
        <w:t xml:space="preserve">Table </w:t>
      </w:r>
      <w:r>
        <w:fldChar w:fldCharType="begin"/>
      </w:r>
      <w:r>
        <w:instrText>SEQ Table \* ARABIC</w:instrText>
      </w:r>
      <w:r>
        <w:fldChar w:fldCharType="separate"/>
      </w:r>
      <w:r w:rsidR="00DC1072">
        <w:rPr>
          <w:noProof/>
        </w:rPr>
        <w:t>57</w:t>
      </w:r>
      <w:r>
        <w:fldChar w:fldCharType="end"/>
      </w:r>
      <w:r w:rsidRPr="00C64922" w:rsidR="007D3708">
        <w:t>: Pregnancy Observation</w:t>
      </w:r>
      <w:bookmarkEnd w:id="1752"/>
      <w:bookmarkEnd w:id="1753"/>
      <w:bookmarkEnd w:id="1754"/>
    </w:p>
    <w:p w:rsidRPr="00C64922" w:rsidR="007D3708" w:rsidP="00E42FA6" w:rsidRDefault="005C79A1" w14:paraId="21E17667" w14:textId="672BE49F">
      <w:pPr>
        <w:pStyle w:val="Caption"/>
        <w:keepNext/>
        <w:spacing w:after="0"/>
      </w:pPr>
      <w:bookmarkStart w:name="_Ref21877073" w:id="1755"/>
      <w:r>
        <w:t xml:space="preserve">  </w:t>
      </w:r>
      <w:bookmarkStart w:name="_Toc118898773" w:id="1756"/>
      <w:bookmarkStart w:name="_Toc119939976" w:id="1757"/>
      <w:bookmarkStart w:name="_Toc135313008" w:id="1758"/>
      <w:r w:rsidRPr="00C64922" w:rsidR="007D3708">
        <w:t xml:space="preserve">Example </w:t>
      </w:r>
      <w:r>
        <w:fldChar w:fldCharType="begin"/>
      </w:r>
      <w:r>
        <w:instrText>SEQ Example \* ARABIC</w:instrText>
      </w:r>
      <w:r>
        <w:fldChar w:fldCharType="separate"/>
      </w:r>
      <w:r w:rsidR="00DC1072">
        <w:rPr>
          <w:noProof/>
        </w:rPr>
        <w:t>53</w:t>
      </w:r>
      <w:r>
        <w:fldChar w:fldCharType="end"/>
      </w:r>
      <w:r w:rsidRPr="00C64922" w:rsidR="007D3708">
        <w:t>: Patient was pregnant from 4/10/2011 to 1/12/2012</w:t>
      </w:r>
      <w:bookmarkEnd w:id="1755"/>
      <w:bookmarkEnd w:id="1756"/>
      <w:bookmarkEnd w:id="1757"/>
      <w:bookmarkEnd w:id="1758"/>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7D3708" w:rsidTr="004E29C8" w14:paraId="067A475B" w14:textId="77777777">
        <w:tc>
          <w:tcPr>
            <w:tcW w:w="9350" w:type="dxa"/>
            <w:shd w:val="clear" w:color="auto" w:fill="auto"/>
          </w:tcPr>
          <w:p w:rsidRPr="00D14360" w:rsidR="007D3708" w:rsidP="007D3708" w:rsidRDefault="007D3708" w14:paraId="61881F03" w14:textId="77777777">
            <w:pPr>
              <w:rPr>
                <w:rFonts w:ascii="Courier New" w:hAnsi="Courier New" w:eastAsia="Courier New" w:cs="Courier New"/>
                <w:sz w:val="16"/>
              </w:rPr>
            </w:pPr>
            <w:r w:rsidRPr="00D14360">
              <w:rPr>
                <w:rFonts w:ascii="Courier New" w:hAnsi="Courier New" w:eastAsia="Courier New" w:cs="Courier New"/>
                <w:sz w:val="16"/>
              </w:rPr>
              <w:t>observation classCode="OBS" moodCode="EVN"&gt;</w:t>
            </w:r>
          </w:p>
          <w:p w:rsidRPr="00D14360" w:rsidR="007D3708" w:rsidP="007D3708" w:rsidRDefault="007D3708" w14:paraId="3E1AAEE0" w14:textId="77777777">
            <w:pPr>
              <w:rPr>
                <w:rFonts w:ascii="Courier New" w:hAnsi="Courier New" w:eastAsia="Courier New" w:cs="Courier New"/>
                <w:sz w:val="16"/>
              </w:rPr>
            </w:pPr>
            <w:r w:rsidRPr="00D14360">
              <w:rPr>
                <w:rFonts w:ascii="Courier New" w:hAnsi="Courier New" w:eastAsia="Courier New" w:cs="Courier New"/>
                <w:sz w:val="16"/>
              </w:rPr>
              <w:t xml:space="preserve">  &lt;templateId root="2.16.840.1.113883.10.20.15.3.8"/&gt;</w:t>
            </w:r>
          </w:p>
          <w:p w:rsidRPr="00D14360" w:rsidR="007D3708" w:rsidP="007D3708" w:rsidRDefault="007D3708" w14:paraId="20B399B9" w14:textId="77777777">
            <w:pPr>
              <w:rPr>
                <w:rFonts w:ascii="Courier New" w:hAnsi="Courier New" w:eastAsia="Courier New" w:cs="Courier New"/>
                <w:sz w:val="16"/>
              </w:rPr>
            </w:pPr>
            <w:r w:rsidRPr="00D14360">
              <w:rPr>
                <w:rFonts w:ascii="Courier New" w:hAnsi="Courier New" w:eastAsia="Courier New" w:cs="Courier New"/>
                <w:sz w:val="16"/>
              </w:rPr>
              <w:t xml:space="preserve">  &lt;id extension="123456789" root="2.16.840.1.113883.19"/&gt;</w:t>
            </w:r>
          </w:p>
          <w:p w:rsidRPr="00D14360" w:rsidR="007D3708" w:rsidP="007D3708" w:rsidRDefault="007D3708" w14:paraId="251D1996" w14:textId="77777777">
            <w:pPr>
              <w:rPr>
                <w:rFonts w:ascii="Courier New" w:hAnsi="Courier New" w:eastAsia="Courier New" w:cs="Courier New"/>
                <w:sz w:val="16"/>
              </w:rPr>
            </w:pPr>
            <w:r w:rsidRPr="00D14360">
              <w:rPr>
                <w:rFonts w:ascii="Courier New" w:hAnsi="Courier New" w:eastAsia="Courier New" w:cs="Courier New"/>
                <w:sz w:val="16"/>
              </w:rPr>
              <w:t xml:space="preserve">  &lt;code code="ASSERTION" codeSystem="2.16.840.1.113883.5.4"/&gt;</w:t>
            </w:r>
          </w:p>
          <w:p w:rsidRPr="00D14360" w:rsidR="007D3708" w:rsidP="007D3708" w:rsidRDefault="007D3708" w14:paraId="686B5EFD" w14:textId="77777777">
            <w:pPr>
              <w:rPr>
                <w:rFonts w:ascii="Courier New" w:hAnsi="Courier New" w:eastAsia="Courier New" w:cs="Courier New"/>
                <w:sz w:val="16"/>
              </w:rPr>
            </w:pPr>
            <w:r w:rsidRPr="00D14360">
              <w:rPr>
                <w:rFonts w:ascii="Courier New" w:hAnsi="Courier New" w:eastAsia="Courier New" w:cs="Courier New"/>
                <w:sz w:val="16"/>
              </w:rPr>
              <w:t xml:space="preserve">  &lt;statusCode code="completed"/&gt;</w:t>
            </w:r>
          </w:p>
          <w:p w:rsidRPr="00D14360" w:rsidR="007D3708" w:rsidP="007D3708" w:rsidRDefault="007D3708" w14:paraId="7A280565" w14:textId="77777777">
            <w:pPr>
              <w:rPr>
                <w:rFonts w:ascii="Courier New" w:hAnsi="Courier New" w:eastAsia="Courier New" w:cs="Courier New"/>
                <w:sz w:val="16"/>
              </w:rPr>
            </w:pPr>
            <w:r w:rsidRPr="00D14360">
              <w:rPr>
                <w:rFonts w:ascii="Courier New" w:hAnsi="Courier New" w:eastAsia="Courier New" w:cs="Courier New"/>
                <w:sz w:val="16"/>
              </w:rPr>
              <w:t xml:space="preserve">  &lt;effectiveTime&gt;</w:t>
            </w:r>
          </w:p>
          <w:p w:rsidRPr="00D14360" w:rsidR="007D3708" w:rsidP="007D3708" w:rsidRDefault="007D3708" w14:paraId="6C63ECB3" w14:textId="77777777">
            <w:pPr>
              <w:rPr>
                <w:rFonts w:ascii="Courier New" w:hAnsi="Courier New" w:eastAsia="Courier New" w:cs="Courier New"/>
                <w:sz w:val="16"/>
              </w:rPr>
            </w:pPr>
            <w:r w:rsidRPr="00D14360">
              <w:rPr>
                <w:rFonts w:ascii="Courier New" w:hAnsi="Courier New" w:eastAsia="Courier New" w:cs="Courier New"/>
                <w:sz w:val="16"/>
              </w:rPr>
              <w:t xml:space="preserve">    &lt;low value="20110410"/&gt;</w:t>
            </w:r>
          </w:p>
          <w:p w:rsidRPr="00D14360" w:rsidR="007D3708" w:rsidP="007D3708" w:rsidRDefault="007D3708" w14:paraId="507C765A" w14:textId="612A2062">
            <w:pPr>
              <w:rPr>
                <w:rFonts w:ascii="Courier New" w:hAnsi="Courier New" w:eastAsia="Courier New" w:cs="Courier New"/>
                <w:sz w:val="16"/>
              </w:rPr>
            </w:pPr>
            <w:r w:rsidRPr="00D14360">
              <w:rPr>
                <w:rFonts w:ascii="Courier New" w:hAnsi="Courier New" w:eastAsia="Courier New" w:cs="Courier New"/>
                <w:sz w:val="16"/>
              </w:rPr>
              <w:t xml:space="preserve">    &lt;high value</w:t>
            </w:r>
            <w:r w:rsidRPr="00D14360" w:rsidR="00D938BD">
              <w:rPr>
                <w:rFonts w:ascii="Courier New" w:hAnsi="Courier New" w:eastAsia="Courier New" w:cs="Courier New"/>
                <w:sz w:val="16"/>
              </w:rPr>
              <w:t>=</w:t>
            </w:r>
            <w:r w:rsidR="00D938BD">
              <w:rPr>
                <w:rFonts w:ascii="Courier New" w:hAnsi="Courier New" w:eastAsia="Courier New" w:cs="Courier New"/>
                <w:sz w:val="16"/>
              </w:rPr>
              <w:t>"</w:t>
            </w:r>
            <w:r w:rsidRPr="00D14360">
              <w:rPr>
                <w:rFonts w:ascii="Courier New" w:hAnsi="Courier New" w:eastAsia="Courier New" w:cs="Courier New"/>
                <w:sz w:val="16"/>
              </w:rPr>
              <w:t>20120112</w:t>
            </w:r>
            <w:r w:rsidR="00D938BD">
              <w:rPr>
                <w:rFonts w:ascii="Courier New" w:hAnsi="Courier New" w:eastAsia="Courier New" w:cs="Courier New"/>
                <w:sz w:val="16"/>
              </w:rPr>
              <w:t>"</w:t>
            </w:r>
            <w:r w:rsidRPr="00D14360" w:rsidR="00D938BD">
              <w:rPr>
                <w:rFonts w:ascii="Courier New" w:hAnsi="Courier New" w:eastAsia="Courier New" w:cs="Courier New"/>
                <w:sz w:val="16"/>
              </w:rPr>
              <w:t>/&gt;</w:t>
            </w:r>
          </w:p>
          <w:p w:rsidRPr="00D14360" w:rsidR="007D3708" w:rsidP="007D3708" w:rsidRDefault="007D3708" w14:paraId="51D5471E" w14:textId="77777777">
            <w:pPr>
              <w:rPr>
                <w:rFonts w:ascii="Courier New" w:hAnsi="Courier New" w:eastAsia="Courier New" w:cs="Courier New"/>
                <w:sz w:val="16"/>
              </w:rPr>
            </w:pPr>
            <w:r w:rsidRPr="00D14360">
              <w:rPr>
                <w:rFonts w:ascii="Courier New" w:hAnsi="Courier New" w:eastAsia="Courier New" w:cs="Courier New"/>
                <w:sz w:val="16"/>
              </w:rPr>
              <w:t xml:space="preserve">  &lt;/effectiveTime&gt;</w:t>
            </w:r>
          </w:p>
          <w:p w:rsidRPr="00D14360" w:rsidR="007D3708" w:rsidP="007D3708" w:rsidRDefault="007D3708" w14:paraId="7E161D5D" w14:textId="77777777">
            <w:pPr>
              <w:rPr>
                <w:rFonts w:ascii="Courier New" w:hAnsi="Courier New" w:eastAsia="Courier New" w:cs="Courier New"/>
                <w:sz w:val="16"/>
              </w:rPr>
            </w:pPr>
            <w:r w:rsidRPr="00D14360">
              <w:rPr>
                <w:rFonts w:ascii="Courier New" w:hAnsi="Courier New" w:eastAsia="Courier New" w:cs="Courier New"/>
                <w:sz w:val="16"/>
              </w:rPr>
              <w:t xml:space="preserve">  &lt;value xsi:type="CD" code="77386006"</w:t>
            </w:r>
          </w:p>
          <w:p w:rsidRPr="00D14360" w:rsidR="007D3708" w:rsidP="007D3708" w:rsidRDefault="007D3708" w14:paraId="31718653" w14:textId="77777777">
            <w:pPr>
              <w:rPr>
                <w:rFonts w:ascii="Courier New" w:hAnsi="Courier New" w:eastAsia="Courier New" w:cs="Courier New"/>
                <w:sz w:val="16"/>
              </w:rPr>
            </w:pPr>
            <w:r w:rsidRPr="00D14360">
              <w:rPr>
                <w:rFonts w:ascii="Courier New" w:hAnsi="Courier New" w:eastAsia="Courier New" w:cs="Courier New"/>
                <w:sz w:val="16"/>
              </w:rPr>
              <w:t xml:space="preserve">         displayName="pregnant"</w:t>
            </w:r>
          </w:p>
          <w:p w:rsidRPr="00D14360" w:rsidR="007D3708" w:rsidP="007D3708" w:rsidRDefault="007D3708" w14:paraId="6B3AFCA2" w14:textId="77777777">
            <w:pPr>
              <w:rPr>
                <w:rFonts w:ascii="Courier New" w:hAnsi="Courier New" w:eastAsia="Courier New" w:cs="Courier New"/>
                <w:sz w:val="16"/>
              </w:rPr>
            </w:pPr>
            <w:r w:rsidRPr="00D14360">
              <w:rPr>
                <w:rFonts w:ascii="Courier New" w:hAnsi="Courier New" w:eastAsia="Courier New" w:cs="Courier New"/>
                <w:sz w:val="16"/>
              </w:rPr>
              <w:t xml:space="preserve">         codeSystem="2.16.840.1.113883.6.96"/&gt;</w:t>
            </w:r>
          </w:p>
          <w:p w:rsidRPr="00D14360" w:rsidR="007D3708" w:rsidP="007D3708" w:rsidRDefault="007D3708" w14:paraId="50FAD4ED" w14:textId="77777777">
            <w:pPr>
              <w:rPr>
                <w:rFonts w:ascii="Courier New" w:hAnsi="Courier New" w:eastAsia="Courier New" w:cs="Courier New"/>
                <w:sz w:val="16"/>
              </w:rPr>
            </w:pPr>
            <w:r w:rsidRPr="00D14360">
              <w:rPr>
                <w:rFonts w:ascii="Courier New" w:hAnsi="Courier New" w:eastAsia="Courier New" w:cs="Courier New"/>
                <w:sz w:val="16"/>
              </w:rPr>
              <w:t xml:space="preserve">  &lt;entryRelationship typeCode="REFR"&gt;</w:t>
            </w:r>
          </w:p>
          <w:p w:rsidRPr="00D14360" w:rsidR="007D3708" w:rsidP="007D3708" w:rsidRDefault="007D3708" w14:paraId="41C76E86" w14:textId="77777777">
            <w:pPr>
              <w:rPr>
                <w:rFonts w:ascii="Courier New" w:hAnsi="Courier New" w:eastAsia="Courier New" w:cs="Courier New"/>
                <w:sz w:val="16"/>
              </w:rPr>
            </w:pPr>
            <w:r w:rsidRPr="00D14360">
              <w:rPr>
                <w:rFonts w:ascii="Courier New" w:hAnsi="Courier New" w:eastAsia="Courier New" w:cs="Courier New"/>
                <w:sz w:val="16"/>
              </w:rPr>
              <w:t xml:space="preserve">    &lt;templateId root="2.16.840.1.113883.10.20.15.3.1"/&gt;</w:t>
            </w:r>
          </w:p>
          <w:p w:rsidRPr="00D14360" w:rsidR="007D3708" w:rsidP="007D3708" w:rsidRDefault="007D3708" w14:paraId="1AE7F023" w14:textId="77777777">
            <w:pPr>
              <w:rPr>
                <w:rFonts w:ascii="Courier New" w:hAnsi="Courier New" w:eastAsia="Courier New" w:cs="Courier New"/>
                <w:sz w:val="16"/>
              </w:rPr>
            </w:pPr>
            <w:r w:rsidRPr="00D14360">
              <w:rPr>
                <w:rFonts w:ascii="Courier New" w:hAnsi="Courier New" w:eastAsia="Courier New" w:cs="Courier New"/>
                <w:sz w:val="16"/>
              </w:rPr>
              <w:t>.. . &lt;/entryRelationship&gt;</w:t>
            </w:r>
          </w:p>
          <w:p w:rsidRPr="00D14360" w:rsidR="007D3708" w:rsidP="007D3708" w:rsidRDefault="007D3708" w14:paraId="4EF41FF1" w14:textId="77777777">
            <w:pPr>
              <w:rPr>
                <w:rFonts w:ascii="Courier New" w:hAnsi="Courier New" w:eastAsia="Courier New" w:cs="Courier New"/>
                <w:sz w:val="16"/>
              </w:rPr>
            </w:pPr>
            <w:r w:rsidRPr="00D14360">
              <w:rPr>
                <w:rFonts w:ascii="Courier New" w:hAnsi="Courier New" w:eastAsia="Courier New" w:cs="Courier New"/>
                <w:sz w:val="16"/>
              </w:rPr>
              <w:t>&lt;/observation&gt;</w:t>
            </w:r>
          </w:p>
        </w:tc>
      </w:tr>
    </w:tbl>
    <w:p w:rsidRPr="00D14360" w:rsidR="007D3708" w:rsidP="007D3708" w:rsidRDefault="007D3708" w14:paraId="1C1029A1" w14:textId="77777777">
      <w:pPr>
        <w:spacing w:before="240" w:after="240"/>
        <w:rPr>
          <w:rFonts w:eastAsia="Calibri" w:cs="Calibri"/>
        </w:rPr>
      </w:pPr>
      <w:bookmarkStart w:name="_40ew0vw" w:colFirst="0" w:colLast="0" w:id="1759"/>
      <w:bookmarkEnd w:id="1759"/>
      <w:r w:rsidRPr="00D14360">
        <w:rPr>
          <w:rFonts w:eastAsia="Calibri" w:cs="Calibri"/>
        </w:rPr>
        <w:t xml:space="preserve">To indicate that the patient was not pregnant during a specified date range, the Pregnancy Observation entry should also be used, but with a negationInd set to </w:t>
      </w:r>
      <w:r w:rsidRPr="00D14360" w:rsidR="001D30C4">
        <w:rPr>
          <w:rFonts w:eastAsia="Calibri" w:cs="Calibri"/>
        </w:rPr>
        <w:t>“</w:t>
      </w:r>
      <w:r w:rsidRPr="00D14360">
        <w:rPr>
          <w:rFonts w:eastAsia="Calibri" w:cs="Calibri"/>
        </w:rPr>
        <w:t>true</w:t>
      </w:r>
      <w:r w:rsidRPr="00D14360" w:rsidR="001D30C4">
        <w:rPr>
          <w:rFonts w:eastAsia="Calibri" w:cs="Calibri"/>
        </w:rPr>
        <w:t>”</w:t>
      </w:r>
      <w:r w:rsidRPr="00D14360">
        <w:rPr>
          <w:rFonts w:eastAsia="Calibri" w:cs="Calibri"/>
        </w:rPr>
        <w:t xml:space="preserve"> to indicate that the patient was not pregnant during the date range specified by the effectiveTime element.</w:t>
      </w:r>
    </w:p>
    <w:p w:rsidRPr="00C64922" w:rsidR="007D3708" w:rsidP="00E42FA6" w:rsidRDefault="005C79A1" w14:paraId="3319C87A" w14:textId="5650EB26">
      <w:pPr>
        <w:pStyle w:val="Caption"/>
        <w:keepNext/>
        <w:spacing w:after="0"/>
      </w:pPr>
      <w:bookmarkStart w:name="_Ref21877089" w:id="1760"/>
      <w:r>
        <w:t xml:space="preserve">  </w:t>
      </w:r>
      <w:bookmarkStart w:name="_Toc118898774" w:id="1761"/>
      <w:bookmarkStart w:name="_Toc119939977" w:id="1762"/>
      <w:bookmarkStart w:name="_Toc135313009" w:id="1763"/>
      <w:r w:rsidRPr="00C64922" w:rsidR="007D3708">
        <w:t xml:space="preserve">Example </w:t>
      </w:r>
      <w:r>
        <w:fldChar w:fldCharType="begin"/>
      </w:r>
      <w:r>
        <w:instrText>SEQ Example \* ARABIC</w:instrText>
      </w:r>
      <w:r>
        <w:fldChar w:fldCharType="separate"/>
      </w:r>
      <w:r w:rsidR="00DC1072">
        <w:rPr>
          <w:noProof/>
        </w:rPr>
        <w:t>54</w:t>
      </w:r>
      <w:r>
        <w:fldChar w:fldCharType="end"/>
      </w:r>
      <w:r w:rsidRPr="00C64922" w:rsidR="007D3708">
        <w:t>: Patient was not pregnant</w:t>
      </w:r>
      <w:bookmarkEnd w:id="1760"/>
      <w:bookmarkEnd w:id="1761"/>
      <w:bookmarkEnd w:id="1762"/>
      <w:bookmarkEnd w:id="1763"/>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7D3708" w:rsidTr="004E29C8" w14:paraId="355F7D85" w14:textId="77777777">
        <w:tc>
          <w:tcPr>
            <w:tcW w:w="9350" w:type="dxa"/>
            <w:shd w:val="clear" w:color="auto" w:fill="auto"/>
          </w:tcPr>
          <w:p w:rsidRPr="00D14360" w:rsidR="007D3708" w:rsidP="007D3708" w:rsidRDefault="007D3708" w14:paraId="7F2CB2A1" w14:textId="512A0310">
            <w:pPr>
              <w:rPr>
                <w:rFonts w:ascii="Courier New" w:hAnsi="Courier New" w:eastAsia="Courier New" w:cs="Courier New"/>
                <w:sz w:val="16"/>
                <w:szCs w:val="16"/>
              </w:rPr>
            </w:pPr>
            <w:r w:rsidRPr="00D14360">
              <w:rPr>
                <w:rFonts w:ascii="Courier New" w:hAnsi="Courier New" w:eastAsia="Courier New" w:cs="Courier New"/>
                <w:sz w:val="16"/>
                <w:szCs w:val="16"/>
              </w:rPr>
              <w:t>&lt;observation classCode="OBS" moodCode="EVN" negationInd</w:t>
            </w:r>
            <w:r w:rsidRPr="00D14360" w:rsidR="003A1CC8">
              <w:rPr>
                <w:rFonts w:ascii="Courier New" w:hAnsi="Courier New" w:eastAsia="Courier New" w:cs="Courier New"/>
                <w:sz w:val="16"/>
                <w:szCs w:val="16"/>
              </w:rPr>
              <w:t>=</w:t>
            </w:r>
            <w:r w:rsidR="003A1CC8">
              <w:rPr>
                <w:rFonts w:ascii="Courier New" w:hAnsi="Courier New" w:eastAsia="Courier New" w:cs="Courier New"/>
                <w:sz w:val="16"/>
                <w:szCs w:val="16"/>
              </w:rPr>
              <w:t>"</w:t>
            </w:r>
            <w:r w:rsidRPr="00D14360">
              <w:rPr>
                <w:rFonts w:ascii="Courier New" w:hAnsi="Courier New" w:eastAsia="Courier New" w:cs="Courier New"/>
                <w:sz w:val="16"/>
                <w:szCs w:val="16"/>
              </w:rPr>
              <w:t>true</w:t>
            </w:r>
            <w:r w:rsidR="003A1CC8">
              <w:rPr>
                <w:rFonts w:ascii="Courier New" w:hAnsi="Courier New" w:eastAsia="Courier New" w:cs="Courier New"/>
                <w:sz w:val="16"/>
                <w:szCs w:val="16"/>
              </w:rPr>
              <w:t>"</w:t>
            </w:r>
            <w:r w:rsidRPr="00D14360" w:rsidR="003A1CC8">
              <w:rPr>
                <w:rFonts w:ascii="Courier New" w:hAnsi="Courier New" w:eastAsia="Courier New" w:cs="Courier New"/>
                <w:sz w:val="16"/>
                <w:szCs w:val="16"/>
              </w:rPr>
              <w:t>&gt;</w:t>
            </w:r>
          </w:p>
          <w:p w:rsidRPr="00D14360" w:rsidR="007D3708" w:rsidP="007D3708" w:rsidRDefault="007D3708" w14:paraId="70CDC12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root="2.16.840.1.113883.10.20.15.3.8"/&gt;</w:t>
            </w:r>
          </w:p>
          <w:p w:rsidRPr="00D14360" w:rsidR="007D3708" w:rsidP="007D3708" w:rsidRDefault="007D3708" w14:paraId="2078AA6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extension="123456789" root="2.16.840.1.113883.19"/&gt;</w:t>
            </w:r>
          </w:p>
          <w:p w:rsidRPr="00D14360" w:rsidR="007D3708" w:rsidP="007D3708" w:rsidRDefault="007D3708" w14:paraId="502DD6C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code="ASSERTION" codeSystem="2.16.840.1.113883.5.4"/&gt;</w:t>
            </w:r>
          </w:p>
          <w:p w:rsidRPr="00D14360" w:rsidR="007D3708" w:rsidP="007D3708" w:rsidRDefault="007D3708" w14:paraId="09968F2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&lt;statusCode code="completed"/&gt;</w:t>
            </w:r>
          </w:p>
          <w:p w:rsidRPr="00D14360" w:rsidR="007D3708" w:rsidP="007D3708" w:rsidRDefault="007D3708" w14:paraId="6FFF923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&lt;effectiveTime&gt;</w:t>
            </w:r>
          </w:p>
          <w:p w:rsidRPr="00D14360" w:rsidR="007D3708" w:rsidP="007D3708" w:rsidRDefault="007D3708" w14:paraId="3A99B5F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&lt;low value="20110410"/&gt;</w:t>
            </w:r>
          </w:p>
          <w:p w:rsidRPr="00D14360" w:rsidR="007D3708" w:rsidP="007D3708" w:rsidRDefault="007D3708" w14:paraId="35E62749" w14:textId="2F624926">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&lt;high value</w:t>
            </w:r>
            <w:r w:rsidRPr="00D14360" w:rsidR="00D938BD">
              <w:rPr>
                <w:rFonts w:ascii="Courier New" w:hAnsi="Courier New" w:eastAsia="Courier New" w:cs="Courier New"/>
                <w:sz w:val="16"/>
                <w:szCs w:val="16"/>
              </w:rPr>
              <w:t>=</w:t>
            </w:r>
            <w:r w:rsidR="00D938BD">
              <w:rPr>
                <w:rFonts w:ascii="Courier New" w:hAnsi="Courier New" w:eastAsia="Courier New" w:cs="Courier New"/>
                <w:sz w:val="16"/>
                <w:szCs w:val="16"/>
              </w:rPr>
              <w:t>"</w:t>
            </w:r>
            <w:r w:rsidRPr="00D14360">
              <w:rPr>
                <w:rFonts w:ascii="Courier New" w:hAnsi="Courier New" w:eastAsia="Courier New" w:cs="Courier New"/>
                <w:sz w:val="16"/>
                <w:szCs w:val="16"/>
              </w:rPr>
              <w:t>20110710</w:t>
            </w:r>
            <w:r w:rsidR="00D938BD">
              <w:rPr>
                <w:rFonts w:ascii="Courier New" w:hAnsi="Courier New" w:eastAsia="Courier New" w:cs="Courier New"/>
                <w:sz w:val="16"/>
                <w:szCs w:val="16"/>
              </w:rPr>
              <w:t>"</w:t>
            </w:r>
            <w:r w:rsidRPr="00D14360" w:rsidR="00D938BD">
              <w:rPr>
                <w:rFonts w:ascii="Courier New" w:hAnsi="Courier New" w:eastAsia="Courier New" w:cs="Courier New"/>
                <w:sz w:val="16"/>
                <w:szCs w:val="16"/>
              </w:rPr>
              <w:t>/&gt;</w:t>
            </w:r>
          </w:p>
          <w:p w:rsidRPr="00D14360" w:rsidR="007D3708" w:rsidP="007D3708" w:rsidRDefault="007D3708" w14:paraId="597DE69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&lt;/effectiveTime&gt;</w:t>
            </w:r>
          </w:p>
          <w:p w:rsidRPr="00D14360" w:rsidR="007D3708" w:rsidP="007D3708" w:rsidRDefault="007D3708" w14:paraId="4E04559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&lt;value xsi:type="CD" code="77386006"</w:t>
            </w:r>
          </w:p>
          <w:p w:rsidRPr="00D14360" w:rsidR="007D3708" w:rsidP="007D3708" w:rsidRDefault="007D3708" w14:paraId="1753A1A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displayName="pregnant"</w:t>
            </w:r>
          </w:p>
          <w:p w:rsidRPr="00D14360" w:rsidR="007D3708" w:rsidP="007D3708" w:rsidRDefault="007D3708" w14:paraId="7E6D2E7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codeSystem="2.16.840.1.113883.6.96"/&gt;</w:t>
            </w:r>
          </w:p>
          <w:p w:rsidRPr="00D14360" w:rsidR="007D3708" w:rsidP="007D3708" w:rsidRDefault="007D3708" w14:paraId="3D9BE71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&lt;entryRelationship typeCode="REFR"&gt;</w:t>
            </w:r>
          </w:p>
          <w:p w:rsidRPr="00D14360" w:rsidR="007D3708" w:rsidP="007D3708" w:rsidRDefault="007D3708" w14:paraId="20FE2EC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root="2.16.840.1.113883.10.20.15.3.1"/&gt;</w:t>
            </w:r>
          </w:p>
          <w:p w:rsidRPr="00D14360" w:rsidR="007D3708" w:rsidP="007D3708" w:rsidRDefault="007D3708" w14:paraId="52549F8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 &lt;/entryRelationship&gt;</w:t>
            </w:r>
          </w:p>
          <w:p w:rsidRPr="00D14360" w:rsidR="007D3708" w:rsidP="007D3708" w:rsidRDefault="007D3708" w14:paraId="137973E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&lt;/observation&gt;</w:t>
            </w:r>
          </w:p>
        </w:tc>
      </w:tr>
    </w:tbl>
    <w:p w:rsidRPr="00C64922" w:rsidR="007D3708" w:rsidP="007D3708" w:rsidRDefault="007D3708" w14:paraId="2B5F17AE" w14:textId="77777777"/>
    <w:p w:rsidRPr="00D14360" w:rsidR="007D3708" w:rsidP="007D3708" w:rsidRDefault="007D3708" w14:paraId="7A1C492C" w14:textId="77777777">
      <w:pPr>
        <w:spacing w:after="120"/>
        <w:rPr>
          <w:rFonts w:eastAsia="Calibri" w:cs="Calibri"/>
        </w:rPr>
      </w:pPr>
      <w:bookmarkStart w:name="_2fk6b3p" w:colFirst="0" w:colLast="0" w:id="1764"/>
      <w:bookmarkEnd w:id="1764"/>
      <w:r w:rsidRPr="00D14360">
        <w:rPr>
          <w:rFonts w:eastAsia="Calibri" w:cs="Calibri"/>
        </w:rPr>
        <w:t>Finally, to indicate that it was unknown if the patient was pregnant or not, then a nullFlavor should be used on the observation to indicate that the patient’s pregnancy status was unknown.  An effectiveTime element can be included to assert the period over which it was unknown.</w:t>
      </w:r>
    </w:p>
    <w:p w:rsidRPr="00C64922" w:rsidR="007D3708" w:rsidP="00E42FA6" w:rsidRDefault="005C79A1" w14:paraId="2A300A75" w14:textId="2041376A">
      <w:pPr>
        <w:pStyle w:val="Caption"/>
        <w:keepNext/>
        <w:spacing w:after="0"/>
      </w:pPr>
      <w:bookmarkStart w:name="_Ref21877096" w:id="1765"/>
      <w:r>
        <w:t xml:space="preserve">  </w:t>
      </w:r>
      <w:bookmarkStart w:name="_Toc118898775" w:id="1766"/>
      <w:bookmarkStart w:name="_Toc119939978" w:id="1767"/>
      <w:bookmarkStart w:name="_Toc135313010" w:id="1768"/>
      <w:r w:rsidRPr="00C64922" w:rsidR="007D3708">
        <w:t xml:space="preserve">Example </w:t>
      </w:r>
      <w:r>
        <w:fldChar w:fldCharType="begin"/>
      </w:r>
      <w:r>
        <w:instrText>SEQ Example \* ARABIC</w:instrText>
      </w:r>
      <w:r>
        <w:fldChar w:fldCharType="separate"/>
      </w:r>
      <w:r w:rsidR="00DC1072">
        <w:rPr>
          <w:noProof/>
        </w:rPr>
        <w:t>55</w:t>
      </w:r>
      <w:r>
        <w:fldChar w:fldCharType="end"/>
      </w:r>
      <w:r w:rsidRPr="00C64922" w:rsidR="007D3708">
        <w:t>: Unknown if the patient was pregnant or not</w:t>
      </w:r>
      <w:bookmarkEnd w:id="1765"/>
      <w:bookmarkEnd w:id="1766"/>
      <w:bookmarkEnd w:id="1767"/>
      <w:bookmarkEnd w:id="1768"/>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7D3708" w:rsidTr="004E29C8" w14:paraId="00EE6EC1" w14:textId="77777777">
        <w:tc>
          <w:tcPr>
            <w:tcW w:w="9350" w:type="dxa"/>
            <w:shd w:val="clear" w:color="auto" w:fill="auto"/>
          </w:tcPr>
          <w:p w:rsidRPr="00D14360" w:rsidR="007D3708" w:rsidP="007D3708" w:rsidRDefault="007D3708" w14:paraId="100DEC85" w14:textId="6CC2598B">
            <w:pPr>
              <w:rPr>
                <w:rFonts w:ascii="Courier New" w:hAnsi="Courier New" w:eastAsia="Courier New" w:cs="Courier New"/>
                <w:sz w:val="16"/>
                <w:szCs w:val="16"/>
              </w:rPr>
            </w:pPr>
            <w:r w:rsidRPr="00D14360">
              <w:rPr>
                <w:rFonts w:ascii="Courier New" w:hAnsi="Courier New" w:eastAsia="Courier New" w:cs="Courier New"/>
                <w:sz w:val="16"/>
                <w:szCs w:val="16"/>
              </w:rPr>
              <w:t>&lt;observation classCode="OBS" moodCode="EVN" nullFlavor</w:t>
            </w:r>
            <w:r w:rsidRPr="00D14360" w:rsidR="003A1CC8">
              <w:rPr>
                <w:rFonts w:ascii="Courier New" w:hAnsi="Courier New" w:eastAsia="Courier New" w:cs="Courier New"/>
                <w:sz w:val="16"/>
                <w:szCs w:val="16"/>
              </w:rPr>
              <w:t>=</w:t>
            </w:r>
            <w:r w:rsidR="003A1CC8">
              <w:rPr>
                <w:rFonts w:ascii="Courier New" w:hAnsi="Courier New" w:eastAsia="Courier New" w:cs="Courier New"/>
                <w:sz w:val="16"/>
                <w:szCs w:val="16"/>
              </w:rPr>
              <w:t>"</w:t>
            </w:r>
            <w:r w:rsidRPr="00D14360">
              <w:rPr>
                <w:rFonts w:ascii="Courier New" w:hAnsi="Courier New" w:eastAsia="Courier New" w:cs="Courier New"/>
                <w:sz w:val="16"/>
                <w:szCs w:val="16"/>
              </w:rPr>
              <w:t>UNK</w:t>
            </w:r>
            <w:r w:rsidR="003A1CC8">
              <w:rPr>
                <w:rFonts w:ascii="Courier New" w:hAnsi="Courier New" w:eastAsia="Courier New" w:cs="Courier New"/>
                <w:sz w:val="16"/>
                <w:szCs w:val="16"/>
              </w:rPr>
              <w:t>"</w:t>
            </w:r>
            <w:r w:rsidRPr="00D14360" w:rsidR="003A1CC8">
              <w:rPr>
                <w:rFonts w:ascii="Courier New" w:hAnsi="Courier New" w:eastAsia="Courier New" w:cs="Courier New"/>
                <w:sz w:val="16"/>
                <w:szCs w:val="16"/>
              </w:rPr>
              <w:t>&gt;</w:t>
            </w:r>
          </w:p>
          <w:p w:rsidRPr="00D14360" w:rsidR="007D3708" w:rsidP="007D3708" w:rsidRDefault="007D3708" w14:paraId="01375EC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root="2.16.840.1.113883.10.20.15.3.8"/&gt;</w:t>
            </w:r>
          </w:p>
          <w:p w:rsidRPr="00D14360" w:rsidR="007D3708" w:rsidP="007D3708" w:rsidRDefault="007D3708" w14:paraId="443B64B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extension="123456789" root="2.16.840.1.113883.19"/&gt;</w:t>
            </w:r>
          </w:p>
          <w:p w:rsidRPr="00D14360" w:rsidR="007D3708" w:rsidP="007D3708" w:rsidRDefault="007D3708" w14:paraId="359470D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code="ASSERTION" codeSystem="2.16.840.1.113883.5.4"/&gt;</w:t>
            </w:r>
          </w:p>
          <w:p w:rsidRPr="00D14360" w:rsidR="007D3708" w:rsidP="007D3708" w:rsidRDefault="007D3708" w14:paraId="1AB9C6A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&lt;statusCode code="completed"/&gt;</w:t>
            </w:r>
          </w:p>
          <w:p w:rsidRPr="00D14360" w:rsidR="007D3708" w:rsidP="007D3708" w:rsidRDefault="007D3708" w14:paraId="64074A7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&lt;effectiveTime&gt;</w:t>
            </w:r>
          </w:p>
          <w:p w:rsidRPr="00D14360" w:rsidR="007D3708" w:rsidP="007D3708" w:rsidRDefault="007D3708" w14:paraId="06BF8CF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&lt;low value="20110410"/&gt;</w:t>
            </w:r>
          </w:p>
          <w:p w:rsidRPr="00D14360" w:rsidR="007D3708" w:rsidP="007D3708" w:rsidRDefault="007D3708" w14:paraId="7D90D219" w14:textId="3F037A24">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&lt;high value</w:t>
            </w:r>
            <w:r w:rsidRPr="00D14360" w:rsidR="00D938BD">
              <w:rPr>
                <w:rFonts w:ascii="Courier New" w:hAnsi="Courier New" w:eastAsia="Courier New" w:cs="Courier New"/>
                <w:sz w:val="16"/>
                <w:szCs w:val="16"/>
              </w:rPr>
              <w:t>=</w:t>
            </w:r>
            <w:r w:rsidR="00D938BD">
              <w:rPr>
                <w:rFonts w:ascii="Courier New" w:hAnsi="Courier New" w:eastAsia="Courier New" w:cs="Courier New"/>
                <w:sz w:val="16"/>
                <w:szCs w:val="16"/>
              </w:rPr>
              <w:t>"</w:t>
            </w:r>
            <w:r w:rsidRPr="00D14360">
              <w:rPr>
                <w:rFonts w:ascii="Courier New" w:hAnsi="Courier New" w:eastAsia="Courier New" w:cs="Courier New"/>
                <w:sz w:val="16"/>
                <w:szCs w:val="16"/>
              </w:rPr>
              <w:t>20110710</w:t>
            </w:r>
            <w:r w:rsidR="00D938BD">
              <w:rPr>
                <w:rFonts w:ascii="Courier New" w:hAnsi="Courier New" w:eastAsia="Courier New" w:cs="Courier New"/>
                <w:sz w:val="16"/>
                <w:szCs w:val="16"/>
              </w:rPr>
              <w:t>"</w:t>
            </w:r>
            <w:r w:rsidRPr="00D14360" w:rsidR="00D938BD">
              <w:rPr>
                <w:rFonts w:ascii="Courier New" w:hAnsi="Courier New" w:eastAsia="Courier New" w:cs="Courier New"/>
                <w:sz w:val="16"/>
                <w:szCs w:val="16"/>
              </w:rPr>
              <w:t>/&gt;</w:t>
            </w:r>
          </w:p>
          <w:p w:rsidRPr="00D14360" w:rsidR="007D3708" w:rsidP="007D3708" w:rsidRDefault="007D3708" w14:paraId="37D9038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&lt;/effectiveTime&gt;</w:t>
            </w:r>
          </w:p>
          <w:p w:rsidRPr="00D14360" w:rsidR="007D3708" w:rsidP="007D3708" w:rsidRDefault="007D3708" w14:paraId="1B68B14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&lt;value xsi:type="CD" code="77386006"</w:t>
            </w:r>
          </w:p>
          <w:p w:rsidRPr="00D14360" w:rsidR="007D3708" w:rsidP="007D3708" w:rsidRDefault="007D3708" w14:paraId="1A66A25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displayName="pregnant"</w:t>
            </w:r>
          </w:p>
          <w:p w:rsidRPr="00D14360" w:rsidR="007D3708" w:rsidP="007D3708" w:rsidRDefault="007D3708" w14:paraId="6E6F263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codeSystem="2.16.840.1.113883.6.96"/&gt;</w:t>
            </w:r>
          </w:p>
          <w:p w:rsidRPr="00D14360" w:rsidR="007D3708" w:rsidP="007D3708" w:rsidRDefault="007D3708" w14:paraId="39191B4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&lt;entryRelationship typeCode="REFR"&gt;</w:t>
            </w:r>
          </w:p>
          <w:p w:rsidRPr="00D14360" w:rsidR="007D3708" w:rsidP="007D3708" w:rsidRDefault="007D3708" w14:paraId="1338B88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root="2.16.840.1.113883.10.20.15.3.1"/&gt;</w:t>
            </w:r>
          </w:p>
          <w:p w:rsidRPr="00D14360" w:rsidR="007D3708" w:rsidP="007D3708" w:rsidRDefault="007D3708" w14:paraId="020BFA4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 &lt;/entryRelationship&gt;</w:t>
            </w:r>
          </w:p>
          <w:p w:rsidRPr="00D14360" w:rsidR="007D3708" w:rsidP="007D3708" w:rsidRDefault="007D3708" w14:paraId="208DF4A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&lt;/observation&gt;</w:t>
            </w:r>
          </w:p>
        </w:tc>
      </w:tr>
    </w:tbl>
    <w:p w:rsidRPr="00C64922" w:rsidR="007D3708" w:rsidP="00FD31AC" w:rsidRDefault="007D3708" w14:paraId="561B9750" w14:textId="77777777">
      <w:pPr>
        <w:pStyle w:val="Heading3"/>
      </w:pPr>
      <w:bookmarkStart w:name="_Toc18495093" w:id="1769"/>
      <w:bookmarkStart w:name="_Toc19870324" w:id="1770"/>
      <w:bookmarkStart w:name="_Toc20481013" w:id="1771"/>
      <w:bookmarkStart w:name="_Toc21529544" w:id="1772"/>
      <w:bookmarkStart w:name="_Toc21691597" w:id="1773"/>
      <w:bookmarkStart w:name="_Toc21845781" w:id="1774"/>
      <w:bookmarkStart w:name="_Toc21852022" w:id="1775"/>
      <w:bookmarkStart w:name="_Toc21871989" w:id="1776"/>
      <w:bookmarkStart w:name="_Toc21872445" w:id="1777"/>
      <w:bookmarkStart w:name="_Toc21880217" w:id="1778"/>
      <w:bookmarkStart w:name="_Toc21890047" w:id="1779"/>
      <w:bookmarkStart w:name="_Toc21894191" w:id="1780"/>
      <w:bookmarkStart w:name="_Toc21898117" w:id="1781"/>
      <w:bookmarkStart w:name="_Toc21926865" w:id="1782"/>
      <w:bookmarkStart w:name="_Toc18495094" w:id="1783"/>
      <w:bookmarkStart w:name="_Toc19870325" w:id="1784"/>
      <w:bookmarkStart w:name="_Toc20481014" w:id="1785"/>
      <w:bookmarkStart w:name="_Toc21529545" w:id="1786"/>
      <w:bookmarkStart w:name="_Toc21691598" w:id="1787"/>
      <w:bookmarkStart w:name="_Toc21845782" w:id="1788"/>
      <w:bookmarkStart w:name="_Toc21852023" w:id="1789"/>
      <w:bookmarkStart w:name="_Toc21871990" w:id="1790"/>
      <w:bookmarkStart w:name="_Toc21872446" w:id="1791"/>
      <w:bookmarkStart w:name="_Toc21880218" w:id="1792"/>
      <w:bookmarkStart w:name="_Toc21890048" w:id="1793"/>
      <w:bookmarkStart w:name="_Toc21894192" w:id="1794"/>
      <w:bookmarkStart w:name="_Toc21898118" w:id="1795"/>
      <w:bookmarkStart w:name="_Toc21926866" w:id="1796"/>
      <w:bookmarkStart w:name="_Toc18495095" w:id="1797"/>
      <w:bookmarkStart w:name="_Toc19870326" w:id="1798"/>
      <w:bookmarkStart w:name="_Toc20481015" w:id="1799"/>
      <w:bookmarkStart w:name="_Toc21529546" w:id="1800"/>
      <w:bookmarkStart w:name="_Toc21691599" w:id="1801"/>
      <w:bookmarkStart w:name="_Toc21845783" w:id="1802"/>
      <w:bookmarkStart w:name="_Toc21852024" w:id="1803"/>
      <w:bookmarkStart w:name="_Toc21871991" w:id="1804"/>
      <w:bookmarkStart w:name="_Toc21872447" w:id="1805"/>
      <w:bookmarkStart w:name="_Toc21880219" w:id="1806"/>
      <w:bookmarkStart w:name="_Toc21890049" w:id="1807"/>
      <w:bookmarkStart w:name="_Toc21894193" w:id="1808"/>
      <w:bookmarkStart w:name="_Toc21898119" w:id="1809"/>
      <w:bookmarkStart w:name="_Toc21926867" w:id="1810"/>
      <w:bookmarkStart w:name="_Toc11391307" w:id="1811"/>
      <w:bookmarkStart w:name="_Toc119939872" w:id="1812"/>
      <w:bookmarkStart w:name="_Toc135312903" w:id="1813"/>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r w:rsidRPr="00C64922">
        <w:t>Result</w:t>
      </w:r>
      <w:bookmarkEnd w:id="1811"/>
      <w:bookmarkEnd w:id="1812"/>
      <w:bookmarkEnd w:id="1813"/>
    </w:p>
    <w:p w:rsidRPr="00D14360" w:rsidR="007D3708" w:rsidP="007770C6" w:rsidRDefault="007D3708" w14:paraId="45EA0A62" w14:textId="2093DDCD">
      <w:pPr>
        <w:pStyle w:val="Default"/>
      </w:pPr>
      <w:r w:rsidRPr="007770C6">
        <w:rPr>
          <w:sz w:val="20"/>
        </w:rPr>
        <w:t>Results generated by laboratories, imaging procedures, and other procedures are coded as result observations and contained within a Results Organizer. The Result Organizer.code element is used to categorize the contained results into one of several commonly accepted values (e.g., “Hematology”, “Chemistry”, “Nuclear Medicine”). This is how laboratory tests are distinguished from Diagnostic imaging tests.</w:t>
      </w:r>
    </w:p>
    <w:p w:rsidRPr="003E45C2" w:rsidR="00974044" w:rsidP="004C76D9" w:rsidRDefault="00974044" w14:paraId="0244D28B" w14:textId="77777777">
      <w:pPr>
        <w:pStyle w:val="Heading4"/>
      </w:pPr>
      <w:bookmarkStart w:name="_mmof8rxgtxol" w:colFirst="0" w:colLast="0" w:id="1814"/>
      <w:bookmarkStart w:name="_d3hik6ypjwzw" w:colFirst="0" w:colLast="0" w:id="1815"/>
      <w:bookmarkStart w:name="_521n2krgoc7q" w:colFirst="0" w:colLast="0" w:id="1816"/>
      <w:bookmarkStart w:name="_79xu31qcik7g" w:colFirst="0" w:colLast="0" w:id="1817"/>
      <w:bookmarkEnd w:id="1814"/>
      <w:bookmarkEnd w:id="1815"/>
      <w:bookmarkEnd w:id="1816"/>
      <w:bookmarkEnd w:id="1817"/>
      <w:r w:rsidRPr="003E45C2">
        <w:t>Pathology and Laboratory Result Domain</w:t>
      </w:r>
    </w:p>
    <w:p w:rsidR="00974044" w:rsidP="007770C6" w:rsidRDefault="00974044" w14:paraId="5F7219D4" w14:textId="4B28139D">
      <w:r>
        <w:t>Pathology is the superset domain that encompasses several subdisciplines: anatomic pathology, chemical pathology, clinical pathology, forensic pathology, genetic pathology, hematology, immunopathology, etc.).</w:t>
      </w:r>
      <w:r>
        <w:rPr>
          <w:rStyle w:val="FootnoteReference"/>
          <w:rFonts w:ascii="Arial" w:hAnsi="Arial" w:cs="Arial"/>
          <w:color w:val="000000"/>
          <w:sz w:val="22"/>
          <w:szCs w:val="22"/>
        </w:rPr>
        <w:footnoteReference w:id="132"/>
      </w:r>
      <w:r>
        <w:t xml:space="preserve"> Therefore, a laboratory test is a type of pathology test.</w:t>
      </w:r>
    </w:p>
    <w:p w:rsidR="007D3708" w:rsidP="004C76D9" w:rsidRDefault="007D3708" w14:paraId="2CF4B29B" w14:textId="5B854361">
      <w:pPr>
        <w:pStyle w:val="Heading4"/>
      </w:pPr>
      <w:r w:rsidRPr="00C64922">
        <w:t>Result Organizer</w:t>
      </w:r>
    </w:p>
    <w:p w:rsidRPr="00CC7455" w:rsidR="00974044" w:rsidP="007770C6" w:rsidRDefault="00974044" w14:paraId="2276B5CF" w14:textId="0B1474B8">
      <w:r w:rsidRPr="00D14360">
        <w:rPr>
          <w:rFonts w:cs="Calibri"/>
        </w:rPr>
        <w:t xml:space="preserve">This template provides a mechanism for grouping result observations. It contains information applicable to all of the contained result observations. </w:t>
      </w:r>
      <w:r w:rsidRPr="00D14360">
        <w:rPr>
          <w:rFonts w:cs="Calibri"/>
          <w:color w:val="000000"/>
        </w:rPr>
        <w:t>If any Result Observation within the organizer has a statusCode of "active", the Result Organizer must also have a statusCode of "active."</w:t>
      </w:r>
    </w:p>
    <w:p w:rsidR="00CD3D7C" w:rsidP="00CD3D7C" w:rsidRDefault="00CD3D7C" w14:paraId="4274B18F" w14:textId="77777777">
      <w:pPr>
        <w:rPr>
          <w:rFonts w:eastAsia="Calibri"/>
        </w:rPr>
      </w:pP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CD3D7C" w:rsidTr="004E29C8" w14:paraId="2E400047" w14:textId="77777777">
        <w:trPr>
          <w:trHeight w:val="576"/>
        </w:trPr>
        <w:tc>
          <w:tcPr>
            <w:tcW w:w="683" w:type="dxa"/>
            <w:tcBorders>
              <w:right w:val="nil"/>
            </w:tcBorders>
            <w:shd w:val="clear" w:color="auto" w:fill="C6D9F1"/>
          </w:tcPr>
          <w:p w:rsidRPr="00C64922" w:rsidR="00CD3D7C" w:rsidP="001104A1" w:rsidRDefault="00634398" w14:paraId="11CC9F35" w14:textId="77777777">
            <w:pPr>
              <w:pStyle w:val="BodyText"/>
              <w:rPr>
                <w:noProof/>
              </w:rPr>
            </w:pPr>
            <w:r>
              <w:rPr>
                <w:noProof/>
              </w:rPr>
              <w:drawing>
                <wp:inline distT="0" distB="0" distL="0" distR="0" wp14:anchorId="3DC6B86C" wp14:editId="385FD0CD">
                  <wp:extent cx="323215" cy="323215"/>
                  <wp:effectExtent l="0" t="0" r="0" b="635"/>
                  <wp:docPr id="15" name="Graphic 3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4"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DF5244" w:rsidR="00CD3D7C" w:rsidP="003A3D50" w:rsidRDefault="00CD3D7C" w14:paraId="72046913" w14:textId="77777777">
            <w:pPr>
              <w:rPr>
                <w:rFonts w:cs="Calibri"/>
              </w:rPr>
            </w:pPr>
            <w:r w:rsidRPr="00DF5244">
              <w:rPr>
                <w:rFonts w:cs="Calibri"/>
              </w:rPr>
              <w:t>The Result Organizer.code element is used to categorize the contained results. This element SHOULD be populated with a LOINC code that defines a specific test panel</w:t>
            </w:r>
            <w:r w:rsidRPr="00DF5244" w:rsidR="004F33E9">
              <w:rPr>
                <w:rFonts w:cs="Calibri"/>
              </w:rPr>
              <w:t xml:space="preserve"> (</w:t>
            </w:r>
            <w:r w:rsidRPr="00DF5244" w:rsidR="004F33E9">
              <w:rPr>
                <w:rFonts w:cs="Calibri"/>
                <w:i/>
                <w:iCs/>
              </w:rPr>
              <w:t>e.g</w:t>
            </w:r>
            <w:r w:rsidRPr="00DF5244" w:rsidR="004F33E9">
              <w:rPr>
                <w:rFonts w:cs="Calibri"/>
              </w:rPr>
              <w:t>., “</w:t>
            </w:r>
            <w:r w:rsidRPr="00DF5244" w:rsidR="004F33E9">
              <w:rPr>
                <w:rFonts w:cs="Calibri"/>
                <w:color w:val="000000"/>
              </w:rPr>
              <w:t>CBC W Auto Differential panel - Blood</w:t>
            </w:r>
            <w:r w:rsidRPr="00DF5244" w:rsidR="004F33E9">
              <w:rPr>
                <w:rFonts w:cs="Calibri"/>
              </w:rPr>
              <w:t>“)</w:t>
            </w:r>
            <w:r w:rsidRPr="00DF5244">
              <w:rPr>
                <w:rFonts w:cs="Calibri"/>
              </w:rPr>
              <w:t xml:space="preserve"> or general type of testing (</w:t>
            </w:r>
            <w:r w:rsidRPr="00DF5244">
              <w:rPr>
                <w:rFonts w:cs="Calibri"/>
                <w:i/>
                <w:iCs/>
              </w:rPr>
              <w:t>e.g.,</w:t>
            </w:r>
            <w:r w:rsidRPr="00DF5244">
              <w:rPr>
                <w:rFonts w:cs="Calibri"/>
              </w:rPr>
              <w:t xml:space="preserve"> “Hematology”, “Chemistry”, “Nuclear Medicine”).</w:t>
            </w:r>
            <w:r w:rsidRPr="00DF5244">
              <w:rPr>
                <w:rFonts w:cs="Calibri"/>
                <w:b/>
              </w:rPr>
              <w:t xml:space="preserve"> [</w:t>
            </w:r>
            <w:r w:rsidRPr="00DF5244" w:rsidR="00E83F3B">
              <w:rPr>
                <w:rFonts w:cs="Calibri"/>
                <w:b/>
              </w:rPr>
              <w:t>BP-091</w:t>
            </w:r>
            <w:r w:rsidRPr="00DF5244">
              <w:rPr>
                <w:rFonts w:cs="Calibri"/>
                <w:b/>
              </w:rPr>
              <w:t>]</w:t>
            </w:r>
          </w:p>
        </w:tc>
      </w:tr>
      <w:tr w:rsidRPr="00C64922" w:rsidR="00CD3D7C" w:rsidTr="004E29C8" w14:paraId="4FD86002" w14:textId="77777777">
        <w:trPr>
          <w:trHeight w:val="576"/>
        </w:trPr>
        <w:tc>
          <w:tcPr>
            <w:tcW w:w="683" w:type="dxa"/>
            <w:tcBorders>
              <w:right w:val="nil"/>
            </w:tcBorders>
            <w:shd w:val="clear" w:color="auto" w:fill="C6D9F1"/>
          </w:tcPr>
          <w:p w:rsidRPr="00C64922" w:rsidR="00CD3D7C" w:rsidP="001104A1" w:rsidRDefault="00634398" w14:paraId="68577FBA" w14:textId="77777777">
            <w:pPr>
              <w:pStyle w:val="BodyText"/>
              <w:rPr>
                <w:noProof/>
                <w:lang w:bidi="ar-SA"/>
              </w:rPr>
            </w:pPr>
            <w:r>
              <w:rPr>
                <w:noProof/>
              </w:rPr>
              <w:drawing>
                <wp:inline distT="0" distB="0" distL="0" distR="0" wp14:anchorId="4240AE0A" wp14:editId="79ACF271">
                  <wp:extent cx="323215" cy="323215"/>
                  <wp:effectExtent l="0" t="0" r="0" b="635"/>
                  <wp:docPr id="14" name="Graphic 5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4"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7770C6" w:rsidR="00CD3D7C" w:rsidP="001104A1" w:rsidRDefault="00CD3D7C" w14:paraId="7FCBFDE6" w14:textId="77777777">
            <w:pPr>
              <w:pStyle w:val="Default"/>
              <w:rPr>
                <w:sz w:val="20"/>
              </w:rPr>
            </w:pPr>
            <w:r w:rsidRPr="007770C6">
              <w:rPr>
                <w:sz w:val="20"/>
              </w:rPr>
              <w:t>A Result Organizer SHALL contain at least one Result Observation component template.</w:t>
            </w:r>
            <w:r w:rsidRPr="007770C6">
              <w:rPr>
                <w:b/>
                <w:sz w:val="20"/>
              </w:rPr>
              <w:t xml:space="preserve"> [CONF-</w:t>
            </w:r>
            <w:r w:rsidRPr="007770C6" w:rsidR="00E83F3B">
              <w:rPr>
                <w:b/>
                <w:sz w:val="20"/>
              </w:rPr>
              <w:t>092</w:t>
            </w:r>
            <w:r w:rsidRPr="007770C6">
              <w:rPr>
                <w:b/>
                <w:sz w:val="20"/>
              </w:rPr>
              <w:t>]</w:t>
            </w:r>
          </w:p>
        </w:tc>
      </w:tr>
    </w:tbl>
    <w:p w:rsidR="00CD3D7C" w:rsidP="00CD3D7C" w:rsidRDefault="00CD3D7C" w14:paraId="3AE80584" w14:textId="77777777">
      <w:pPr>
        <w:rPr>
          <w:rFonts w:eastAsia="Calibri"/>
        </w:rPr>
      </w:pPr>
    </w:p>
    <w:p w:rsidRPr="00CD3D7C" w:rsidR="00CD3D7C" w:rsidP="003A3D50" w:rsidRDefault="00CD3D7C" w14:paraId="72287C28" w14:textId="77777777">
      <w:pPr>
        <w:rPr>
          <w:rFonts w:eastAsia="Calibri"/>
        </w:rPr>
      </w:pPr>
    </w:p>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457"/>
        <w:gridCol w:w="7898"/>
      </w:tblGrid>
      <w:tr w:rsidRPr="00C64922" w:rsidR="002954CE" w:rsidTr="004E29C8" w14:paraId="0B394672" w14:textId="77777777">
        <w:trPr>
          <w:cantSplit/>
          <w:trHeight w:val="602"/>
          <w:tblHeader/>
        </w:trPr>
        <w:tc>
          <w:tcPr>
            <w:tcW w:w="1457" w:type="dxa"/>
            <w:tcBorders>
              <w:bottom w:val="nil"/>
              <w:right w:val="nil"/>
            </w:tcBorders>
            <w:shd w:val="clear" w:color="auto" w:fill="4F81BD"/>
          </w:tcPr>
          <w:p w:rsidRPr="00D14360" w:rsidR="00E42FA6" w:rsidP="00E42FA6" w:rsidRDefault="00E42FA6" w14:paraId="162FF741" w14:textId="77777777">
            <w:pPr>
              <w:rPr>
                <w:rFonts w:cs="Calibri"/>
                <w:b/>
                <w:bCs/>
                <w:color w:val="FFFFFF"/>
              </w:rPr>
            </w:pPr>
            <w:r w:rsidRPr="00D14360">
              <w:rPr>
                <w:rFonts w:cs="Calibri"/>
                <w:b/>
                <w:bCs/>
                <w:color w:val="FFFFFF"/>
              </w:rPr>
              <w:t>Entry Template</w:t>
            </w:r>
          </w:p>
        </w:tc>
        <w:tc>
          <w:tcPr>
            <w:tcW w:w="7898" w:type="dxa"/>
            <w:shd w:val="clear" w:color="auto" w:fill="4F81BD"/>
          </w:tcPr>
          <w:p w:rsidRPr="00D14360" w:rsidR="00E42FA6" w:rsidP="00E42FA6" w:rsidRDefault="00E42FA6" w14:paraId="492D41AB" w14:textId="77777777">
            <w:pPr>
              <w:rPr>
                <w:rFonts w:cs="Calibri"/>
                <w:b/>
                <w:iCs/>
                <w:color w:val="FFFFFF"/>
              </w:rPr>
            </w:pPr>
            <w:r w:rsidRPr="00D14360">
              <w:rPr>
                <w:rFonts w:cs="Calibri"/>
                <w:b/>
                <w:iCs/>
                <w:color w:val="FFFFFF"/>
              </w:rPr>
              <w:t xml:space="preserve">Result Organizer (V3) </w:t>
            </w:r>
          </w:p>
          <w:p w:rsidRPr="00D14360" w:rsidR="00E42FA6" w:rsidP="00E42FA6" w:rsidRDefault="00E42FA6" w14:paraId="683D1AC8" w14:textId="77777777">
            <w:pPr>
              <w:rPr>
                <w:rFonts w:cs="Calibri"/>
                <w:bCs/>
                <w:color w:val="FFFFFF"/>
              </w:rPr>
            </w:pPr>
            <w:r w:rsidRPr="00D14360">
              <w:rPr>
                <w:rFonts w:cs="Calibri"/>
                <w:bCs/>
                <w:color w:val="FFFFFF"/>
                <w:sz w:val="18"/>
              </w:rPr>
              <w:t>[organizer: identifier urn:hl7ii:2.16.840.1.113883.10.20.22.4.1:2015-08-01 (open)]</w:t>
            </w:r>
          </w:p>
        </w:tc>
      </w:tr>
      <w:tr w:rsidRPr="00C64922" w:rsidR="002954CE" w:rsidTr="004E29C8" w14:paraId="0A3BEF5B" w14:textId="77777777">
        <w:trPr>
          <w:cantSplit/>
        </w:trPr>
        <w:tc>
          <w:tcPr>
            <w:tcW w:w="1457" w:type="dxa"/>
            <w:tcBorders>
              <w:top w:val="single" w:color="4F81BD" w:sz="4" w:space="0"/>
              <w:bottom w:val="single" w:color="4F81BD" w:sz="4" w:space="0"/>
              <w:right w:val="nil"/>
            </w:tcBorders>
            <w:shd w:val="clear" w:color="auto" w:fill="FFFFFF"/>
          </w:tcPr>
          <w:p w:rsidRPr="00D14360" w:rsidR="00E42FA6" w:rsidP="00E42FA6" w:rsidRDefault="00E42FA6" w14:paraId="2F504A73" w14:textId="77777777">
            <w:pPr>
              <w:rPr>
                <w:rFonts w:cs="Calibri"/>
                <w:b/>
                <w:bCs/>
              </w:rPr>
            </w:pPr>
            <w:r w:rsidRPr="00D14360">
              <w:rPr>
                <w:rFonts w:cs="Calibri"/>
                <w:b/>
                <w:bCs/>
              </w:rPr>
              <w:t>Reference Source</w:t>
            </w:r>
          </w:p>
        </w:tc>
        <w:tc>
          <w:tcPr>
            <w:tcW w:w="7898" w:type="dxa"/>
            <w:tcBorders>
              <w:top w:val="single" w:color="4F81BD" w:sz="4" w:space="0"/>
              <w:bottom w:val="single" w:color="4F81BD" w:sz="4" w:space="0"/>
            </w:tcBorders>
            <w:shd w:val="clear" w:color="auto" w:fill="auto"/>
          </w:tcPr>
          <w:p w:rsidRPr="00D14360" w:rsidR="00E42FA6" w:rsidP="00E42FA6" w:rsidRDefault="00E42FA6" w14:paraId="3644D8BF" w14:textId="77777777">
            <w:pPr>
              <w:rPr>
                <w:rFonts w:ascii="Calibri Light" w:hAnsi="Calibri Light" w:cs="Calibri Light"/>
                <w:color w:val="000000"/>
                <w:szCs w:val="18"/>
              </w:rPr>
            </w:pPr>
            <w:r w:rsidRPr="00D14360">
              <w:rPr>
                <w:rFonts w:ascii="Calibri Light" w:hAnsi="Calibri Light" w:cs="Calibri Light"/>
                <w:color w:val="000000"/>
                <w:szCs w:val="18"/>
              </w:rPr>
              <w:t xml:space="preserve">HL7 C-CDA R2.1 </w:t>
            </w:r>
          </w:p>
        </w:tc>
      </w:tr>
      <w:tr w:rsidRPr="00C64922" w:rsidR="002954CE" w:rsidTr="004E29C8" w14:paraId="16286CAB" w14:textId="77777777">
        <w:trPr>
          <w:cantSplit/>
          <w:trHeight w:val="620"/>
        </w:trPr>
        <w:tc>
          <w:tcPr>
            <w:tcW w:w="1457" w:type="dxa"/>
            <w:tcBorders>
              <w:right w:val="nil"/>
            </w:tcBorders>
            <w:shd w:val="clear" w:color="auto" w:fill="FFFFFF"/>
          </w:tcPr>
          <w:p w:rsidRPr="00D14360" w:rsidR="00E42FA6" w:rsidP="00E42FA6" w:rsidRDefault="00E42FA6" w14:paraId="385A32FA" w14:textId="77777777">
            <w:pPr>
              <w:rPr>
                <w:rFonts w:cs="Calibri"/>
                <w:b/>
                <w:bCs/>
              </w:rPr>
            </w:pPr>
            <w:r w:rsidRPr="00D14360">
              <w:rPr>
                <w:rFonts w:cs="Calibri"/>
                <w:b/>
                <w:bCs/>
              </w:rPr>
              <w:t>Purpose</w:t>
            </w:r>
          </w:p>
        </w:tc>
        <w:tc>
          <w:tcPr>
            <w:tcW w:w="7898" w:type="dxa"/>
            <w:shd w:val="clear" w:color="auto" w:fill="auto"/>
          </w:tcPr>
          <w:p w:rsidRPr="00D14360" w:rsidR="00E42FA6" w:rsidP="00D14360" w:rsidRDefault="00E42FA6" w14:paraId="77626E25" w14:textId="77777777">
            <w:pPr>
              <w:pStyle w:val="ListBullet"/>
              <w:numPr>
                <w:ilvl w:val="0"/>
                <w:numId w:val="0"/>
              </w:numPr>
              <w:spacing w:line="240" w:lineRule="auto"/>
              <w:rPr>
                <w:rFonts w:ascii="Calibri Light" w:hAnsi="Calibri Light" w:cs="Calibri Light"/>
                <w:color w:val="000000"/>
                <w:sz w:val="20"/>
                <w:szCs w:val="18"/>
              </w:rPr>
            </w:pPr>
            <w:r w:rsidRPr="00D14360">
              <w:rPr>
                <w:rFonts w:ascii="Calibri Light" w:hAnsi="Calibri Light" w:cs="Calibri Light"/>
                <w:color w:val="000000"/>
                <w:sz w:val="20"/>
                <w:szCs w:val="18"/>
              </w:rPr>
              <w:t>This template provides a mechanism for grouping result observations. It contains information applicable to all of the contained result observations.</w:t>
            </w:r>
          </w:p>
        </w:tc>
      </w:tr>
      <w:tr w:rsidRPr="00C64922" w:rsidR="002954CE" w:rsidTr="004E29C8" w14:paraId="46104A5D" w14:textId="77777777">
        <w:trPr>
          <w:cantSplit/>
          <w:trHeight w:val="1340"/>
        </w:trPr>
        <w:tc>
          <w:tcPr>
            <w:tcW w:w="1457" w:type="dxa"/>
            <w:tcBorders>
              <w:top w:val="single" w:color="4F81BD" w:sz="4" w:space="0"/>
              <w:bottom w:val="single" w:color="4F81BD" w:sz="4" w:space="0"/>
              <w:right w:val="nil"/>
            </w:tcBorders>
            <w:shd w:val="clear" w:color="auto" w:fill="FFFFFF"/>
          </w:tcPr>
          <w:p w:rsidRPr="00D14360" w:rsidR="00E42FA6" w:rsidP="00E42FA6" w:rsidRDefault="00E42FA6" w14:paraId="27DD8CE7" w14:textId="77777777">
            <w:pPr>
              <w:rPr>
                <w:rFonts w:cs="Calibri"/>
                <w:b/>
                <w:bCs/>
              </w:rPr>
            </w:pPr>
            <w:r w:rsidRPr="00D14360">
              <w:rPr>
                <w:rFonts w:cs="Calibri"/>
                <w:b/>
                <w:bCs/>
              </w:rPr>
              <w:t>ActStatus</w:t>
            </w:r>
          </w:p>
        </w:tc>
        <w:tc>
          <w:tcPr>
            <w:tcW w:w="7898" w:type="dxa"/>
            <w:tcBorders>
              <w:top w:val="single" w:color="4F81BD" w:sz="4" w:space="0"/>
              <w:bottom w:val="single" w:color="4F81BD" w:sz="4" w:space="0"/>
            </w:tcBorders>
            <w:shd w:val="clear" w:color="auto" w:fill="auto"/>
          </w:tcPr>
          <w:p w:rsidRPr="00D14360" w:rsidR="00E42FA6" w:rsidP="00E42FA6" w:rsidRDefault="00E42FA6" w14:paraId="797336E8" w14:textId="77777777">
            <w:pPr>
              <w:rPr>
                <w:rFonts w:ascii="Calibri Light" w:hAnsi="Calibri Light" w:cs="Calibri Light"/>
                <w:color w:val="000000"/>
                <w:szCs w:val="18"/>
              </w:rPr>
            </w:pPr>
            <w:r w:rsidRPr="00D14360">
              <w:rPr>
                <w:rFonts w:ascii="Calibri Light" w:hAnsi="Calibri Light" w:cs="Calibri Light"/>
                <w:color w:val="000000"/>
                <w:szCs w:val="18"/>
              </w:rPr>
              <w:t xml:space="preserve">If any Result Observation within the organizer has a statusCode of "active", the Result Organizer must also have a statusCode of "active". </w:t>
            </w:r>
          </w:p>
          <w:p w:rsidR="005C79A1" w:rsidP="00E42FA6" w:rsidRDefault="005C79A1" w14:paraId="19B0DA78" w14:textId="77777777">
            <w:pPr>
              <w:rPr>
                <w:rFonts w:ascii="Calibri Light" w:hAnsi="Calibri Light" w:cs="Calibri Light"/>
                <w:color w:val="000000"/>
                <w:szCs w:val="18"/>
              </w:rPr>
            </w:pPr>
          </w:p>
          <w:p w:rsidRPr="00D14360" w:rsidR="00E42FA6" w:rsidP="00E42FA6" w:rsidRDefault="00E42FA6" w14:paraId="540E5CF0" w14:textId="535908BB">
            <w:pPr>
              <w:rPr>
                <w:rFonts w:ascii="Calibri Light" w:hAnsi="Calibri Light" w:cs="Calibri Light"/>
                <w:color w:val="000000"/>
                <w:szCs w:val="18"/>
              </w:rPr>
            </w:pPr>
            <w:r w:rsidRPr="00D14360">
              <w:rPr>
                <w:rFonts w:ascii="Calibri Light" w:hAnsi="Calibri Light" w:cs="Calibri Light"/>
                <w:color w:val="000000"/>
                <w:szCs w:val="18"/>
              </w:rPr>
              <w:t xml:space="preserve">The range of time specified in the Result Organizer/effectiveTime element should encompass the lowest effectiveTime/low and the highest effectiveTime/high for the Result Observations within the organizer. </w:t>
            </w:r>
          </w:p>
        </w:tc>
      </w:tr>
      <w:tr w:rsidRPr="00C64922" w:rsidR="002954CE" w:rsidTr="004E29C8" w14:paraId="5000A8E7" w14:textId="77777777">
        <w:trPr>
          <w:cantSplit/>
          <w:trHeight w:val="350"/>
        </w:trPr>
        <w:tc>
          <w:tcPr>
            <w:tcW w:w="1457" w:type="dxa"/>
            <w:tcBorders>
              <w:top w:val="single" w:color="4F81BD" w:sz="4" w:space="0"/>
              <w:bottom w:val="single" w:color="4472C4" w:themeColor="accent1" w:sz="4" w:space="0"/>
              <w:right w:val="nil"/>
            </w:tcBorders>
            <w:shd w:val="clear" w:color="auto" w:fill="FFFFFF"/>
          </w:tcPr>
          <w:p w:rsidRPr="00D14360" w:rsidR="00E42FA6" w:rsidP="00E42FA6" w:rsidRDefault="00E42FA6" w14:paraId="7A01B031" w14:textId="77777777">
            <w:pPr>
              <w:rPr>
                <w:rFonts w:cs="Calibri"/>
                <w:b/>
                <w:bCs/>
              </w:rPr>
            </w:pPr>
            <w:r w:rsidRPr="00D14360">
              <w:rPr>
                <w:rFonts w:cs="Calibri"/>
                <w:b/>
                <w:bCs/>
              </w:rPr>
              <w:t>Negation</w:t>
            </w:r>
          </w:p>
        </w:tc>
        <w:tc>
          <w:tcPr>
            <w:tcW w:w="7898" w:type="dxa"/>
            <w:tcBorders>
              <w:top w:val="single" w:color="4F81BD" w:sz="4" w:space="0"/>
              <w:bottom w:val="single" w:color="4472C4" w:themeColor="accent1" w:sz="4" w:space="0"/>
            </w:tcBorders>
            <w:shd w:val="clear" w:color="auto" w:fill="auto"/>
          </w:tcPr>
          <w:p w:rsidRPr="00D14360" w:rsidR="00E42FA6" w:rsidP="00D14360" w:rsidRDefault="00E42FA6" w14:paraId="2DD142E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w:t>
            </w:r>
          </w:p>
        </w:tc>
      </w:tr>
      <w:tr w:rsidRPr="00C64922" w:rsidR="002954CE" w:rsidTr="004E29C8" w14:paraId="65BE3605" w14:textId="77777777">
        <w:trPr>
          <w:cantSplit/>
        </w:trPr>
        <w:tc>
          <w:tcPr>
            <w:tcW w:w="1457" w:type="dxa"/>
            <w:tcBorders>
              <w:top w:val="single" w:color="4472C4" w:themeColor="accent1" w:sz="4" w:space="0"/>
              <w:bottom w:val="single" w:color="4472C4" w:sz="4" w:space="0"/>
              <w:right w:val="nil"/>
            </w:tcBorders>
            <w:shd w:val="clear" w:color="auto" w:fill="FFFFFF"/>
          </w:tcPr>
          <w:p w:rsidRPr="00D14360" w:rsidR="00E42FA6" w:rsidP="00E42FA6" w:rsidRDefault="00E42FA6" w14:paraId="76216BA9" w14:textId="77777777">
            <w:pPr>
              <w:rPr>
                <w:rFonts w:cs="Calibri"/>
                <w:b/>
                <w:bCs/>
              </w:rPr>
            </w:pPr>
            <w:r w:rsidRPr="00D14360">
              <w:rPr>
                <w:rFonts w:cs="Calibri"/>
                <w:b/>
                <w:bCs/>
              </w:rPr>
              <w:t>Other Considerations</w:t>
            </w:r>
          </w:p>
        </w:tc>
        <w:tc>
          <w:tcPr>
            <w:tcW w:w="7898" w:type="dxa"/>
            <w:tcBorders>
              <w:top w:val="single" w:color="4472C4" w:themeColor="accent1" w:sz="4" w:space="0"/>
              <w:bottom w:val="single" w:color="4472C4" w:sz="4" w:space="0"/>
            </w:tcBorders>
            <w:shd w:val="clear" w:color="auto" w:fill="auto"/>
          </w:tcPr>
          <w:p w:rsidRPr="00D14360" w:rsidR="00E42FA6" w:rsidP="00E42FA6" w:rsidRDefault="00E42FA6" w14:paraId="7B2C18BE" w14:textId="77777777">
            <w:pPr>
              <w:pStyle w:val="Default"/>
              <w:rPr>
                <w:rFonts w:ascii="Calibri Light" w:hAnsi="Calibri Light" w:cs="Calibri Light"/>
                <w:sz w:val="20"/>
                <w:szCs w:val="18"/>
              </w:rPr>
            </w:pPr>
            <w:r w:rsidRPr="00D14360">
              <w:rPr>
                <w:rFonts w:ascii="Calibri Light" w:hAnsi="Calibri Light" w:cs="Calibri Light"/>
                <w:sz w:val="20"/>
                <w:szCs w:val="18"/>
              </w:rPr>
              <w:t>If the Author Participation template is specified for the Organizer, this context applies to all the component observations unless a component observation includes a different Author Participation template.</w:t>
            </w:r>
          </w:p>
        </w:tc>
      </w:tr>
      <w:tr w:rsidRPr="00C64922" w:rsidR="004F33E9" w:rsidTr="004E29C8" w14:paraId="7581F899" w14:textId="77777777">
        <w:trPr>
          <w:cantSplit/>
        </w:trPr>
        <w:tc>
          <w:tcPr>
            <w:tcW w:w="1457" w:type="dxa"/>
            <w:tcBorders>
              <w:top w:val="single" w:color="4472C4" w:sz="4" w:space="0"/>
              <w:bottom w:val="single" w:color="4F81BD" w:sz="4" w:space="0"/>
              <w:right w:val="nil"/>
            </w:tcBorders>
            <w:shd w:val="clear" w:color="auto" w:fill="FFFFFF"/>
          </w:tcPr>
          <w:p w:rsidRPr="00596CA4" w:rsidR="004F33E9" w:rsidP="00E42FA6" w:rsidRDefault="004F33E9" w14:paraId="4D2B478A" w14:textId="77777777">
            <w:pPr>
              <w:rPr>
                <w:rFonts w:cs="Calibri"/>
                <w:b/>
                <w:bCs/>
              </w:rPr>
            </w:pPr>
            <w:r w:rsidRPr="00596CA4">
              <w:rPr>
                <w:rFonts w:cs="Calibri"/>
                <w:b/>
                <w:bCs/>
              </w:rPr>
              <w:t>Example</w:t>
            </w:r>
          </w:p>
        </w:tc>
        <w:tc>
          <w:tcPr>
            <w:tcW w:w="7898" w:type="dxa"/>
            <w:tcBorders>
              <w:top w:val="single" w:color="4472C4" w:sz="4" w:space="0"/>
              <w:bottom w:val="single" w:color="4F81BD" w:sz="4" w:space="0"/>
            </w:tcBorders>
            <w:shd w:val="clear" w:color="auto" w:fill="auto"/>
          </w:tcPr>
          <w:p w:rsidRPr="00AD08FB" w:rsidR="004F33E9" w:rsidDel="00CD3D7C" w:rsidP="00E42FA6" w:rsidRDefault="00596CA4" w14:paraId="10645E4A" w14:textId="53B3C4BB">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_Ref21883732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Pr="00254B4A" w:rsidR="00DC1072">
              <w:rPr>
                <w:rFonts w:ascii="Calibri Light" w:hAnsi="Calibri Light" w:cs="Calibri Light"/>
                <w:sz w:val="20"/>
              </w:rPr>
              <w:t xml:space="preserve">Example </w:t>
            </w:r>
            <w:r w:rsidRPr="00254B4A" w:rsidR="00DC1072">
              <w:rPr>
                <w:rFonts w:ascii="Calibri Light" w:hAnsi="Calibri Light" w:cs="Calibri Light"/>
                <w:noProof/>
                <w:sz w:val="20"/>
              </w:rPr>
              <w:t>56</w:t>
            </w:r>
            <w:r w:rsidRPr="00254B4A" w:rsidR="00DC1072">
              <w:rPr>
                <w:rFonts w:ascii="Calibri Light" w:hAnsi="Calibri Light" w:cs="Calibri Light"/>
                <w:sz w:val="20"/>
              </w:rPr>
              <w:t>: Result Organizer for CBC W Auto Differential panel - Blood</w:t>
            </w:r>
            <w:r w:rsidRPr="00AD08FB">
              <w:rPr>
                <w:rFonts w:ascii="Calibri Light" w:hAnsi="Calibri Light" w:cs="Calibri Light"/>
                <w:sz w:val="20"/>
              </w:rPr>
              <w:fldChar w:fldCharType="end"/>
            </w:r>
          </w:p>
        </w:tc>
      </w:tr>
    </w:tbl>
    <w:p w:rsidR="001D30C4" w:rsidP="008A5CBF" w:rsidRDefault="000816FD" w14:paraId="162AFCDF" w14:textId="1E6FF669">
      <w:pPr>
        <w:pStyle w:val="Caption"/>
      </w:pPr>
      <w:r>
        <w:t xml:space="preserve">  </w:t>
      </w:r>
      <w:bookmarkStart w:name="_Toc118898844" w:id="1818"/>
      <w:bookmarkStart w:name="_Toc119940048" w:id="1819"/>
      <w:bookmarkStart w:name="_Toc135313079" w:id="1820"/>
      <w:r w:rsidRPr="00C64922" w:rsidR="007D3708">
        <w:t xml:space="preserve">Table </w:t>
      </w:r>
      <w:r>
        <w:fldChar w:fldCharType="begin"/>
      </w:r>
      <w:r>
        <w:instrText>SEQ Table \* ARABIC</w:instrText>
      </w:r>
      <w:r>
        <w:fldChar w:fldCharType="separate"/>
      </w:r>
      <w:r w:rsidR="00DC1072">
        <w:rPr>
          <w:noProof/>
        </w:rPr>
        <w:t>58</w:t>
      </w:r>
      <w:r>
        <w:fldChar w:fldCharType="end"/>
      </w:r>
      <w:r w:rsidRPr="00C64922" w:rsidR="007D3708">
        <w:t>: Result Organizer</w:t>
      </w:r>
      <w:r w:rsidR="00852DED">
        <w:t xml:space="preserve"> Template</w:t>
      </w:r>
      <w:bookmarkEnd w:id="1818"/>
      <w:bookmarkEnd w:id="1819"/>
      <w:bookmarkEnd w:id="1820"/>
    </w:p>
    <w:p w:rsidR="004F33E9" w:rsidP="004F33E9" w:rsidRDefault="004F33E9" w14:paraId="0A33B116" w14:textId="77777777"/>
    <w:p w:rsidR="004F33E9" w:rsidP="003A3D50" w:rsidRDefault="004F33E9" w14:paraId="7C1D43B3" w14:textId="3F4172E3">
      <w:pPr>
        <w:pStyle w:val="Caption"/>
        <w:keepNext/>
        <w:spacing w:after="0"/>
      </w:pPr>
      <w:bookmarkStart w:name="_Ref21883732" w:id="1821"/>
      <w:bookmarkStart w:name="_Toc118898776" w:id="1822"/>
      <w:bookmarkStart w:name="_Toc119939979" w:id="1823"/>
      <w:bookmarkStart w:name="_Toc135313011" w:id="1824"/>
      <w:r>
        <w:t xml:space="preserve">Example </w:t>
      </w:r>
      <w:r>
        <w:fldChar w:fldCharType="begin"/>
      </w:r>
      <w:r>
        <w:instrText>SEQ Example \* ARABIC</w:instrText>
      </w:r>
      <w:r>
        <w:fldChar w:fldCharType="separate"/>
      </w:r>
      <w:r w:rsidR="00DC1072">
        <w:rPr>
          <w:noProof/>
        </w:rPr>
        <w:t>56</w:t>
      </w:r>
      <w:r>
        <w:fldChar w:fldCharType="end"/>
      </w:r>
      <w:r>
        <w:t>: Result Organizer for CBC W Auto Differential panel - Blood</w:t>
      </w:r>
      <w:bookmarkEnd w:id="1821"/>
      <w:bookmarkEnd w:id="1822"/>
      <w:bookmarkEnd w:id="1823"/>
      <w:bookmarkEnd w:id="1824"/>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Pr="00AD08FB" w:rsidR="004F33E9" w:rsidTr="00AD08FB" w14:paraId="1E2B12F9" w14:textId="77777777">
        <w:tc>
          <w:tcPr>
            <w:tcW w:w="9576" w:type="dxa"/>
            <w:shd w:val="clear" w:color="auto" w:fill="auto"/>
          </w:tcPr>
          <w:p w:rsidRPr="00AD08FB" w:rsidR="00C12940" w:rsidP="00C12940" w:rsidRDefault="00C12940" w14:paraId="09BB1866" w14:textId="77777777">
            <w:pPr>
              <w:rPr>
                <w:rFonts w:ascii="Courier New" w:hAnsi="Courier New" w:cs="Courier New"/>
                <w:sz w:val="16"/>
                <w:szCs w:val="16"/>
              </w:rPr>
            </w:pPr>
            <w:r w:rsidRPr="00AD08FB">
              <w:rPr>
                <w:rFonts w:ascii="Courier New" w:hAnsi="Courier New" w:cs="Courier New"/>
                <w:sz w:val="16"/>
                <w:szCs w:val="16"/>
              </w:rPr>
              <w:t>&lt;section&gt;</w:t>
            </w:r>
          </w:p>
          <w:p w:rsidRPr="00AD08FB" w:rsidR="00C12940" w:rsidP="00C12940" w:rsidRDefault="00C12940" w14:paraId="69A3C9F5" w14:textId="3DCAE353">
            <w:pPr>
              <w:rPr>
                <w:rFonts w:ascii="Courier New" w:hAnsi="Courier New" w:cs="Courier New"/>
                <w:sz w:val="16"/>
                <w:szCs w:val="16"/>
              </w:rPr>
            </w:pPr>
            <w:r w:rsidRPr="00AD08FB">
              <w:rPr>
                <w:rFonts w:ascii="Courier New" w:hAnsi="Courier New" w:cs="Courier New"/>
                <w:sz w:val="16"/>
                <w:szCs w:val="16"/>
              </w:rPr>
              <w:t xml:space="preserve">  &lt;!--  PLEASE REFER TO THE EXAMPLE TASK FORCE &lt;</w:t>
            </w:r>
            <w:r w:rsidR="00C20105">
              <w:rPr>
                <w:rFonts w:ascii="Courier New" w:hAnsi="Courier New" w:cs="Courier New"/>
                <w:sz w:val="16"/>
                <w:szCs w:val="16"/>
              </w:rPr>
              <w:t>https://cdasearch.hl7.org</w:t>
            </w:r>
            <w:r w:rsidRPr="00AD08FB">
              <w:rPr>
                <w:rFonts w:ascii="Courier New" w:hAnsi="Courier New" w:cs="Courier New"/>
                <w:sz w:val="16"/>
                <w:szCs w:val="16"/>
              </w:rPr>
              <w:t>/sections/Results&gt; PAGE FOR EXAMPLES TO COMMON   CHALLENGES WITH ENTRIES IN THIS SECTION  --&gt;</w:t>
            </w:r>
          </w:p>
          <w:p w:rsidRPr="00AD08FB" w:rsidR="00C12940" w:rsidP="00C12940" w:rsidRDefault="00C12940" w14:paraId="4B87B217" w14:textId="77777777">
            <w:pPr>
              <w:rPr>
                <w:rFonts w:ascii="Courier New" w:hAnsi="Courier New" w:cs="Courier New"/>
                <w:sz w:val="16"/>
                <w:szCs w:val="16"/>
              </w:rPr>
            </w:pPr>
            <w:r w:rsidRPr="00AD08FB">
              <w:rPr>
                <w:rFonts w:ascii="Courier New" w:hAnsi="Courier New" w:cs="Courier New"/>
                <w:sz w:val="16"/>
                <w:szCs w:val="16"/>
              </w:rPr>
              <w:t xml:space="preserve">  &lt;!-- Results Section (entries required) (V3) --&gt;</w:t>
            </w:r>
          </w:p>
          <w:p w:rsidRPr="00AD08FB" w:rsidR="00C12940" w:rsidP="00C12940" w:rsidRDefault="00C12940" w14:paraId="2FC80063" w14:textId="03B849B7">
            <w:pPr>
              <w:rPr>
                <w:rFonts w:ascii="Courier New" w:hAnsi="Courier New" w:cs="Courier New"/>
                <w:sz w:val="16"/>
                <w:szCs w:val="16"/>
              </w:rPr>
            </w:pPr>
            <w:r w:rsidRPr="00AD08FB">
              <w:rPr>
                <w:rFonts w:ascii="Courier New" w:hAnsi="Courier New" w:cs="Courier New"/>
                <w:sz w:val="16"/>
                <w:szCs w:val="16"/>
              </w:rPr>
              <w:t xml:space="preserve">  &lt;!-- This example shows that lab</w:t>
            </w:r>
            <w:r w:rsidR="001E18AB">
              <w:rPr>
                <w:rFonts w:ascii="Courier New" w:hAnsi="Courier New" w:cs="Courier New"/>
                <w:sz w:val="16"/>
                <w:szCs w:val="16"/>
              </w:rPr>
              <w:t>oratory</w:t>
            </w:r>
            <w:r w:rsidRPr="00AD08FB">
              <w:rPr>
                <w:rFonts w:ascii="Courier New" w:hAnsi="Courier New" w:cs="Courier New"/>
                <w:sz w:val="16"/>
                <w:szCs w:val="16"/>
              </w:rPr>
              <w:t xml:space="preserve"> results more recent than the inpatient encounter are available at Good Health Hospital at the time    the CCD is generated. This is a Patient Summary, not an Encounter Document. It covers a span of time.--&gt;</w:t>
            </w:r>
          </w:p>
          <w:p w:rsidRPr="00AD08FB" w:rsidR="00C12940" w:rsidP="00C12940" w:rsidRDefault="00C12940" w14:paraId="26C39C40" w14:textId="77777777">
            <w:pPr>
              <w:rPr>
                <w:rFonts w:ascii="Courier New" w:hAnsi="Courier New" w:cs="Courier New"/>
                <w:sz w:val="16"/>
                <w:szCs w:val="16"/>
              </w:rPr>
            </w:pPr>
            <w:r w:rsidRPr="00AD08FB">
              <w:rPr>
                <w:rFonts w:ascii="Courier New" w:hAnsi="Courier New" w:cs="Courier New"/>
                <w:sz w:val="16"/>
                <w:szCs w:val="16"/>
              </w:rPr>
              <w:t xml:space="preserve">  &lt;templateId root="2.16.840.1.113883.10.20.22.2.3.1" extension="2015-08-01"/&gt;</w:t>
            </w:r>
          </w:p>
          <w:p w:rsidRPr="00AD08FB" w:rsidR="00C12940" w:rsidP="00C12940" w:rsidRDefault="00C12940" w14:paraId="394E0543" w14:textId="77777777">
            <w:pPr>
              <w:rPr>
                <w:rFonts w:ascii="Courier New" w:hAnsi="Courier New" w:cs="Courier New"/>
                <w:sz w:val="16"/>
                <w:szCs w:val="16"/>
              </w:rPr>
            </w:pPr>
            <w:r w:rsidRPr="00AD08FB">
              <w:rPr>
                <w:rFonts w:ascii="Courier New" w:hAnsi="Courier New" w:cs="Courier New"/>
                <w:sz w:val="16"/>
                <w:szCs w:val="16"/>
              </w:rPr>
              <w:t xml:space="preserve">  &lt;templateId root="2.16.840.1.113883.10.20.22.2.3.1"/&gt;</w:t>
            </w:r>
          </w:p>
          <w:p w:rsidRPr="00AD08FB" w:rsidR="00C12940" w:rsidP="00C12940" w:rsidRDefault="00C12940" w14:paraId="012CB628" w14:textId="77777777">
            <w:pPr>
              <w:rPr>
                <w:rFonts w:ascii="Courier New" w:hAnsi="Courier New" w:cs="Courier New"/>
                <w:sz w:val="16"/>
                <w:szCs w:val="16"/>
              </w:rPr>
            </w:pPr>
            <w:r w:rsidRPr="00AD08FB">
              <w:rPr>
                <w:rFonts w:ascii="Courier New" w:hAnsi="Courier New" w:cs="Courier New"/>
                <w:sz w:val="16"/>
                <w:szCs w:val="16"/>
              </w:rPr>
              <w:t xml:space="preserve">  &lt;code code="30954-2" codeSystem="2.16.840.1.113883.6.1" codeSystemName="LOINC" displayName="Relevant diagnostic tests/laboratory   data Narrative"/&gt;</w:t>
            </w:r>
          </w:p>
          <w:p w:rsidRPr="00AD08FB" w:rsidR="00C12940" w:rsidP="00C12940" w:rsidRDefault="00C12940" w14:paraId="2B54D5B4" w14:textId="77777777">
            <w:pPr>
              <w:rPr>
                <w:rFonts w:ascii="Courier New" w:hAnsi="Courier New" w:cs="Courier New"/>
                <w:sz w:val="16"/>
                <w:szCs w:val="16"/>
              </w:rPr>
            </w:pPr>
            <w:r w:rsidRPr="00AD08FB">
              <w:rPr>
                <w:rFonts w:ascii="Courier New" w:hAnsi="Courier New" w:cs="Courier New"/>
                <w:sz w:val="16"/>
                <w:szCs w:val="16"/>
              </w:rPr>
              <w:t xml:space="preserve">  &lt;title&gt;RESULTS&lt;/title&gt;</w:t>
            </w:r>
          </w:p>
          <w:p w:rsidRPr="00AD08FB" w:rsidR="00C12940" w:rsidP="00C12940" w:rsidRDefault="00C12940" w14:paraId="70972491" w14:textId="77777777">
            <w:pPr>
              <w:rPr>
                <w:rFonts w:ascii="Courier New" w:hAnsi="Courier New" w:cs="Courier New"/>
                <w:sz w:val="16"/>
                <w:szCs w:val="16"/>
              </w:rPr>
            </w:pPr>
            <w:r w:rsidRPr="00AD08FB">
              <w:rPr>
                <w:rFonts w:ascii="Courier New" w:hAnsi="Courier New" w:cs="Courier New"/>
                <w:sz w:val="16"/>
                <w:szCs w:val="16"/>
              </w:rPr>
              <w:t xml:space="preserve">  &lt;text&gt;</w:t>
            </w:r>
          </w:p>
          <w:p w:rsidRPr="00AD08FB" w:rsidR="00C12940" w:rsidP="00C12940" w:rsidRDefault="00C12940" w14:paraId="7162D3A2" w14:textId="77777777">
            <w:pPr>
              <w:rPr>
                <w:rFonts w:ascii="Courier New" w:hAnsi="Courier New" w:cs="Courier New"/>
                <w:sz w:val="16"/>
                <w:szCs w:val="16"/>
              </w:rPr>
            </w:pPr>
            <w:r w:rsidRPr="00AD08FB">
              <w:rPr>
                <w:rFonts w:ascii="Courier New" w:hAnsi="Courier New" w:cs="Courier New"/>
                <w:sz w:val="16"/>
                <w:szCs w:val="16"/>
              </w:rPr>
              <w:t xml:space="preserve">    &lt;content ID="Results_STR"&gt;This document includes patent laboratory results for testing performed within the past three   months.&lt;/content&gt; &lt;br&gt;&lt;/br&gt;</w:t>
            </w:r>
          </w:p>
          <w:p w:rsidRPr="00AD08FB" w:rsidR="00C12940" w:rsidP="00C12940" w:rsidRDefault="00C12940" w14:paraId="775DE74F" w14:textId="77777777">
            <w:pPr>
              <w:rPr>
                <w:rFonts w:ascii="Courier New" w:hAnsi="Courier New" w:cs="Courier New"/>
                <w:sz w:val="16"/>
                <w:szCs w:val="16"/>
              </w:rPr>
            </w:pPr>
            <w:r w:rsidRPr="00AD08FB">
              <w:rPr>
                <w:rFonts w:ascii="Courier New" w:hAnsi="Courier New" w:cs="Courier New"/>
                <w:sz w:val="16"/>
                <w:szCs w:val="16"/>
              </w:rPr>
              <w:t xml:space="preserve">    &lt;br&gt;&lt;/br&gt;</w:t>
            </w:r>
          </w:p>
          <w:p w:rsidRPr="00AD08FB" w:rsidR="00C12940" w:rsidP="00C12940" w:rsidRDefault="00C12940" w14:paraId="687FAC78" w14:textId="77777777">
            <w:pPr>
              <w:rPr>
                <w:rFonts w:ascii="Courier New" w:hAnsi="Courier New" w:cs="Courier New"/>
                <w:sz w:val="16"/>
                <w:szCs w:val="16"/>
              </w:rPr>
            </w:pPr>
            <w:r w:rsidRPr="00AD08FB">
              <w:rPr>
                <w:rFonts w:ascii="Courier New" w:hAnsi="Courier New" w:cs="Courier New"/>
                <w:sz w:val="16"/>
                <w:szCs w:val="16"/>
              </w:rPr>
              <w:t xml:space="preserve">    &lt;content styleCode="Bold"&gt;CBC W Auto Differential panel - Blood (04/01/2016)&lt;/content&gt; | &lt;content&gt;Diagnostic Labs   (04/02/2016)&lt;/content&gt;</w:t>
            </w:r>
          </w:p>
          <w:p w:rsidRPr="00AD08FB" w:rsidR="00C12940" w:rsidP="00C12940" w:rsidRDefault="00C12940" w14:paraId="050871A8" w14:textId="77777777">
            <w:pPr>
              <w:rPr>
                <w:rFonts w:ascii="Courier New" w:hAnsi="Courier New" w:cs="Courier New"/>
                <w:sz w:val="16"/>
                <w:szCs w:val="16"/>
              </w:rPr>
            </w:pPr>
            <w:r w:rsidRPr="00AD08FB">
              <w:rPr>
                <w:rFonts w:ascii="Courier New" w:hAnsi="Courier New" w:cs="Courier New"/>
                <w:sz w:val="16"/>
                <w:szCs w:val="16"/>
              </w:rPr>
              <w:t xml:space="preserve">    &lt;table&gt;</w:t>
            </w:r>
          </w:p>
          <w:p w:rsidRPr="00AD08FB" w:rsidR="00C12940" w:rsidP="00C12940" w:rsidRDefault="00C12940" w14:paraId="2FFCE963" w14:textId="77777777">
            <w:pPr>
              <w:rPr>
                <w:rFonts w:ascii="Courier New" w:hAnsi="Courier New" w:cs="Courier New"/>
                <w:sz w:val="16"/>
                <w:szCs w:val="16"/>
              </w:rPr>
            </w:pPr>
            <w:r w:rsidRPr="00AD08FB">
              <w:rPr>
                <w:rFonts w:ascii="Courier New" w:hAnsi="Courier New" w:cs="Courier New"/>
                <w:sz w:val="16"/>
                <w:szCs w:val="16"/>
              </w:rPr>
              <w:t xml:space="preserve">      &lt;thead&gt;</w:t>
            </w:r>
          </w:p>
          <w:p w:rsidRPr="00AD08FB" w:rsidR="00C12940" w:rsidP="00C12940" w:rsidRDefault="00C12940" w14:paraId="14924D04" w14:textId="77777777">
            <w:pPr>
              <w:rPr>
                <w:rFonts w:ascii="Courier New" w:hAnsi="Courier New" w:cs="Courier New"/>
                <w:sz w:val="16"/>
                <w:szCs w:val="16"/>
              </w:rPr>
            </w:pPr>
            <w:r w:rsidRPr="00AD08FB">
              <w:rPr>
                <w:rFonts w:ascii="Courier New" w:hAnsi="Courier New" w:cs="Courier New"/>
                <w:sz w:val="16"/>
                <w:szCs w:val="16"/>
              </w:rPr>
              <w:t xml:space="preserve">        &lt;tr&gt;</w:t>
            </w:r>
          </w:p>
          <w:p w:rsidRPr="00AD08FB" w:rsidR="00C12940" w:rsidP="00C12940" w:rsidRDefault="00C12940" w14:paraId="4BA141F5" w14:textId="77777777">
            <w:pPr>
              <w:rPr>
                <w:rFonts w:ascii="Courier New" w:hAnsi="Courier New" w:cs="Courier New"/>
                <w:sz w:val="16"/>
                <w:szCs w:val="16"/>
              </w:rPr>
            </w:pPr>
            <w:r w:rsidRPr="00AD08FB">
              <w:rPr>
                <w:rFonts w:ascii="Courier New" w:hAnsi="Courier New" w:cs="Courier New"/>
                <w:sz w:val="16"/>
                <w:szCs w:val="16"/>
              </w:rPr>
              <w:t xml:space="preserve">          &lt;th&gt;Result Type&lt;/th&gt;</w:t>
            </w:r>
          </w:p>
          <w:p w:rsidRPr="00AD08FB" w:rsidR="00C12940" w:rsidP="00C12940" w:rsidRDefault="00C12940" w14:paraId="046C33FE" w14:textId="77777777">
            <w:pPr>
              <w:rPr>
                <w:rFonts w:ascii="Courier New" w:hAnsi="Courier New" w:cs="Courier New"/>
                <w:sz w:val="16"/>
                <w:szCs w:val="16"/>
              </w:rPr>
            </w:pPr>
            <w:r w:rsidRPr="00AD08FB">
              <w:rPr>
                <w:rFonts w:ascii="Courier New" w:hAnsi="Courier New" w:cs="Courier New"/>
                <w:sz w:val="16"/>
                <w:szCs w:val="16"/>
              </w:rPr>
              <w:t xml:space="preserve">          &lt;th&gt;Result Value&lt;/th&gt;</w:t>
            </w:r>
          </w:p>
          <w:p w:rsidRPr="00AD08FB" w:rsidR="00C12940" w:rsidP="00C12940" w:rsidRDefault="00C12940" w14:paraId="46133E89" w14:textId="77777777">
            <w:pPr>
              <w:rPr>
                <w:rFonts w:ascii="Courier New" w:hAnsi="Courier New" w:cs="Courier New"/>
                <w:sz w:val="16"/>
                <w:szCs w:val="16"/>
              </w:rPr>
            </w:pPr>
            <w:r w:rsidRPr="00AD08FB">
              <w:rPr>
                <w:rFonts w:ascii="Courier New" w:hAnsi="Courier New" w:cs="Courier New"/>
                <w:sz w:val="16"/>
                <w:szCs w:val="16"/>
              </w:rPr>
              <w:t xml:space="preserve">          &lt;th&gt;Relevant Reference Range&lt;/th&gt;</w:t>
            </w:r>
          </w:p>
          <w:p w:rsidRPr="00AD08FB" w:rsidR="00C12940" w:rsidP="00C12940" w:rsidRDefault="00C12940" w14:paraId="6B52EE80" w14:textId="77777777">
            <w:pPr>
              <w:rPr>
                <w:rFonts w:ascii="Courier New" w:hAnsi="Courier New" w:cs="Courier New"/>
                <w:sz w:val="16"/>
                <w:szCs w:val="16"/>
              </w:rPr>
            </w:pPr>
            <w:r w:rsidRPr="00AD08FB">
              <w:rPr>
                <w:rFonts w:ascii="Courier New" w:hAnsi="Courier New" w:cs="Courier New"/>
                <w:sz w:val="16"/>
                <w:szCs w:val="16"/>
              </w:rPr>
              <w:t xml:space="preserve">          &lt;th&gt;Interpretation&lt;/th&gt;</w:t>
            </w:r>
          </w:p>
          <w:p w:rsidRPr="00AD08FB" w:rsidR="00C12940" w:rsidP="00C12940" w:rsidRDefault="00C12940" w14:paraId="67949172" w14:textId="77777777">
            <w:pPr>
              <w:rPr>
                <w:rFonts w:ascii="Courier New" w:hAnsi="Courier New" w:cs="Courier New"/>
                <w:sz w:val="16"/>
                <w:szCs w:val="16"/>
              </w:rPr>
            </w:pPr>
            <w:r w:rsidRPr="00AD08FB">
              <w:rPr>
                <w:rFonts w:ascii="Courier New" w:hAnsi="Courier New" w:cs="Courier New"/>
                <w:sz w:val="16"/>
                <w:szCs w:val="16"/>
              </w:rPr>
              <w:t xml:space="preserve">          &lt;th&gt;Date&lt;/th&gt;</w:t>
            </w:r>
          </w:p>
          <w:p w:rsidRPr="00AD08FB" w:rsidR="00C12940" w:rsidP="00C12940" w:rsidRDefault="00C12940" w14:paraId="499CA073" w14:textId="77777777">
            <w:pPr>
              <w:rPr>
                <w:rFonts w:ascii="Courier New" w:hAnsi="Courier New" w:cs="Courier New"/>
                <w:sz w:val="16"/>
                <w:szCs w:val="16"/>
              </w:rPr>
            </w:pPr>
            <w:r w:rsidRPr="00AD08FB">
              <w:rPr>
                <w:rFonts w:ascii="Courier New" w:hAnsi="Courier New" w:cs="Courier New"/>
                <w:sz w:val="16"/>
                <w:szCs w:val="16"/>
              </w:rPr>
              <w:t xml:space="preserve">        &lt;/tr&gt;</w:t>
            </w:r>
          </w:p>
          <w:p w:rsidRPr="00AD08FB" w:rsidR="00C12940" w:rsidP="00C12940" w:rsidRDefault="00C12940" w14:paraId="18C4340C" w14:textId="77777777">
            <w:pPr>
              <w:rPr>
                <w:rFonts w:ascii="Courier New" w:hAnsi="Courier New" w:cs="Courier New"/>
                <w:sz w:val="16"/>
                <w:szCs w:val="16"/>
              </w:rPr>
            </w:pPr>
            <w:r w:rsidRPr="00AD08FB">
              <w:rPr>
                <w:rFonts w:ascii="Courier New" w:hAnsi="Courier New" w:cs="Courier New"/>
                <w:sz w:val="16"/>
                <w:szCs w:val="16"/>
              </w:rPr>
              <w:t xml:space="preserve">      &lt;/thead&gt;</w:t>
            </w:r>
          </w:p>
          <w:p w:rsidRPr="00AD08FB" w:rsidR="00C12940" w:rsidP="00C12940" w:rsidRDefault="00C12940" w14:paraId="3A0D62C9" w14:textId="77777777">
            <w:pPr>
              <w:rPr>
                <w:rFonts w:ascii="Courier New" w:hAnsi="Courier New" w:cs="Courier New"/>
                <w:sz w:val="16"/>
                <w:szCs w:val="16"/>
              </w:rPr>
            </w:pPr>
            <w:r w:rsidRPr="00AD08FB">
              <w:rPr>
                <w:rFonts w:ascii="Courier New" w:hAnsi="Courier New" w:cs="Courier New"/>
                <w:sz w:val="16"/>
                <w:szCs w:val="16"/>
              </w:rPr>
              <w:t xml:space="preserve">      &lt;tbody&gt;</w:t>
            </w:r>
          </w:p>
          <w:p w:rsidRPr="00AD08FB" w:rsidR="00C12940" w:rsidP="00C12940" w:rsidRDefault="00C12940" w14:paraId="2E939C3A" w14:textId="77777777">
            <w:pPr>
              <w:rPr>
                <w:rFonts w:ascii="Courier New" w:hAnsi="Courier New" w:cs="Courier New"/>
                <w:sz w:val="16"/>
                <w:szCs w:val="16"/>
              </w:rPr>
            </w:pPr>
            <w:r w:rsidRPr="00AD08FB">
              <w:rPr>
                <w:rFonts w:ascii="Courier New" w:hAnsi="Courier New" w:cs="Courier New"/>
                <w:sz w:val="16"/>
                <w:szCs w:val="16"/>
              </w:rPr>
              <w:t xml:space="preserve">        &lt;tr&gt;</w:t>
            </w:r>
          </w:p>
          <w:p w:rsidRPr="00AD08FB" w:rsidR="00C12940" w:rsidP="00C12940" w:rsidRDefault="00C12940" w14:paraId="6FDD236D" w14:textId="77777777">
            <w:pPr>
              <w:rPr>
                <w:rFonts w:ascii="Courier New" w:hAnsi="Courier New" w:cs="Courier New"/>
                <w:sz w:val="16"/>
                <w:szCs w:val="16"/>
              </w:rPr>
            </w:pPr>
            <w:r w:rsidRPr="00AD08FB">
              <w:rPr>
                <w:rFonts w:ascii="Courier New" w:hAnsi="Courier New" w:cs="Courier New"/>
                <w:sz w:val="16"/>
                <w:szCs w:val="16"/>
              </w:rPr>
              <w:t xml:space="preserve">          &lt;td ID="result1"&gt;Hemoglobin&lt;/td&gt;</w:t>
            </w:r>
          </w:p>
          <w:p w:rsidRPr="00AD08FB" w:rsidR="00C12940" w:rsidP="00C12940" w:rsidRDefault="00C12940" w14:paraId="11A4FBF2" w14:textId="77777777">
            <w:pPr>
              <w:rPr>
                <w:rFonts w:ascii="Courier New" w:hAnsi="Courier New" w:cs="Courier New"/>
                <w:sz w:val="16"/>
                <w:szCs w:val="16"/>
              </w:rPr>
            </w:pPr>
            <w:r w:rsidRPr="00AD08FB">
              <w:rPr>
                <w:rFonts w:ascii="Courier New" w:hAnsi="Courier New" w:cs="Courier New"/>
                <w:sz w:val="16"/>
                <w:szCs w:val="16"/>
              </w:rPr>
              <w:t xml:space="preserve">          &lt;td ID="resultvalue1"&gt;13.2 g/dL&lt;/td&gt;</w:t>
            </w:r>
          </w:p>
          <w:p w:rsidRPr="00AD08FB" w:rsidR="00C12940" w:rsidP="00C12940" w:rsidRDefault="00C12940" w14:paraId="01622366" w14:textId="77777777">
            <w:pPr>
              <w:rPr>
                <w:rFonts w:ascii="Courier New" w:hAnsi="Courier New" w:cs="Courier New"/>
                <w:sz w:val="16"/>
                <w:szCs w:val="16"/>
              </w:rPr>
            </w:pPr>
            <w:r w:rsidRPr="00AD08FB">
              <w:rPr>
                <w:rFonts w:ascii="Courier New" w:hAnsi="Courier New" w:cs="Courier New"/>
                <w:sz w:val="16"/>
                <w:szCs w:val="16"/>
              </w:rPr>
              <w:t xml:space="preserve">          &lt;td ID="referencerange1"&gt;Normal range for women is 12.0 to 15.5 grams per deciliter&lt;/td&gt;</w:t>
            </w:r>
          </w:p>
          <w:p w:rsidRPr="00AD08FB" w:rsidR="00C12940" w:rsidP="00C12940" w:rsidRDefault="00C12940" w14:paraId="2CF4A12D" w14:textId="77777777">
            <w:pPr>
              <w:rPr>
                <w:rFonts w:ascii="Courier New" w:hAnsi="Courier New" w:cs="Courier New"/>
                <w:sz w:val="16"/>
                <w:szCs w:val="16"/>
              </w:rPr>
            </w:pPr>
            <w:r w:rsidRPr="00AD08FB">
              <w:rPr>
                <w:rFonts w:ascii="Courier New" w:hAnsi="Courier New" w:cs="Courier New"/>
                <w:sz w:val="16"/>
                <w:szCs w:val="16"/>
              </w:rPr>
              <w:t xml:space="preserve">          &lt;td&gt;Normal&lt;/td&gt;</w:t>
            </w:r>
          </w:p>
          <w:p w:rsidRPr="00AD08FB" w:rsidR="00C12940" w:rsidP="00C12940" w:rsidRDefault="00C12940" w14:paraId="3FD7F9C4" w14:textId="77777777">
            <w:pPr>
              <w:rPr>
                <w:rFonts w:ascii="Courier New" w:hAnsi="Courier New" w:cs="Courier New"/>
                <w:sz w:val="16"/>
                <w:szCs w:val="16"/>
              </w:rPr>
            </w:pPr>
            <w:r w:rsidRPr="00AD08FB">
              <w:rPr>
                <w:rFonts w:ascii="Courier New" w:hAnsi="Courier New" w:cs="Courier New"/>
                <w:sz w:val="16"/>
                <w:szCs w:val="16"/>
              </w:rPr>
              <w:t xml:space="preserve">          &lt;td&gt;04/01/2016&lt;/td&gt;</w:t>
            </w:r>
          </w:p>
          <w:p w:rsidRPr="00AD08FB" w:rsidR="00C12940" w:rsidP="00C12940" w:rsidRDefault="00C12940" w14:paraId="5B959EF1" w14:textId="77777777">
            <w:pPr>
              <w:rPr>
                <w:rFonts w:ascii="Courier New" w:hAnsi="Courier New" w:cs="Courier New"/>
                <w:sz w:val="16"/>
                <w:szCs w:val="16"/>
              </w:rPr>
            </w:pPr>
            <w:r w:rsidRPr="00AD08FB">
              <w:rPr>
                <w:rFonts w:ascii="Courier New" w:hAnsi="Courier New" w:cs="Courier New"/>
                <w:sz w:val="16"/>
                <w:szCs w:val="16"/>
              </w:rPr>
              <w:t xml:space="preserve">        &lt;/tr&gt;</w:t>
            </w:r>
          </w:p>
          <w:p w:rsidRPr="00AD08FB" w:rsidR="00C12940" w:rsidP="00C12940" w:rsidRDefault="00C12940" w14:paraId="15FF77B1" w14:textId="77777777">
            <w:pPr>
              <w:rPr>
                <w:rFonts w:ascii="Courier New" w:hAnsi="Courier New" w:cs="Courier New"/>
                <w:sz w:val="16"/>
                <w:szCs w:val="16"/>
              </w:rPr>
            </w:pPr>
            <w:r w:rsidRPr="00AD08FB">
              <w:rPr>
                <w:rFonts w:ascii="Courier New" w:hAnsi="Courier New" w:cs="Courier New"/>
                <w:sz w:val="16"/>
                <w:szCs w:val="16"/>
              </w:rPr>
              <w:t xml:space="preserve">        &lt;tr&gt;</w:t>
            </w:r>
          </w:p>
          <w:p w:rsidRPr="00AD08FB" w:rsidR="00C12940" w:rsidP="00C12940" w:rsidRDefault="00C12940" w14:paraId="049F899C" w14:textId="77777777">
            <w:pPr>
              <w:rPr>
                <w:rFonts w:ascii="Courier New" w:hAnsi="Courier New" w:cs="Courier New"/>
                <w:sz w:val="16"/>
                <w:szCs w:val="16"/>
              </w:rPr>
            </w:pPr>
            <w:r w:rsidRPr="00AD08FB">
              <w:rPr>
                <w:rFonts w:ascii="Courier New" w:hAnsi="Courier New" w:cs="Courier New"/>
                <w:sz w:val="16"/>
                <w:szCs w:val="16"/>
              </w:rPr>
              <w:t xml:space="preserve">          &lt;td ID="result2"&gt;Leukocytes&lt;/td&gt;</w:t>
            </w:r>
          </w:p>
          <w:p w:rsidRPr="00AD08FB" w:rsidR="00C12940" w:rsidP="00C12940" w:rsidRDefault="00C12940" w14:paraId="776EE402" w14:textId="77777777">
            <w:pPr>
              <w:rPr>
                <w:rFonts w:ascii="Courier New" w:hAnsi="Courier New" w:cs="Courier New"/>
                <w:sz w:val="16"/>
                <w:szCs w:val="16"/>
              </w:rPr>
            </w:pPr>
            <w:r w:rsidRPr="00AD08FB">
              <w:rPr>
                <w:rFonts w:ascii="Courier New" w:hAnsi="Courier New" w:cs="Courier New"/>
                <w:sz w:val="16"/>
                <w:szCs w:val="16"/>
              </w:rPr>
              <w:t xml:space="preserve">          &lt;td ID="resultvalue2"&gt;6.7 10*3/uL&lt;/td&gt;</w:t>
            </w:r>
          </w:p>
          <w:p w:rsidRPr="00AD08FB" w:rsidR="00C12940" w:rsidP="00C12940" w:rsidRDefault="00C12940" w14:paraId="742E25B9" w14:textId="77777777">
            <w:pPr>
              <w:rPr>
                <w:rFonts w:ascii="Courier New" w:hAnsi="Courier New" w:cs="Courier New"/>
                <w:sz w:val="16"/>
                <w:szCs w:val="16"/>
              </w:rPr>
            </w:pPr>
            <w:r w:rsidRPr="00AD08FB">
              <w:rPr>
                <w:rFonts w:ascii="Courier New" w:hAnsi="Courier New" w:cs="Courier New"/>
                <w:sz w:val="16"/>
                <w:szCs w:val="16"/>
              </w:rPr>
              <w:t xml:space="preserve">          &lt;td ID="referencerange2"&gt;Normal white blood cell count range 3.5-10.5 billion cells/L&lt;/td&gt;</w:t>
            </w:r>
          </w:p>
          <w:p w:rsidRPr="00AD08FB" w:rsidR="00C12940" w:rsidP="00C12940" w:rsidRDefault="00C12940" w14:paraId="296A13EF" w14:textId="77777777">
            <w:pPr>
              <w:rPr>
                <w:rFonts w:ascii="Courier New" w:hAnsi="Courier New" w:cs="Courier New"/>
                <w:sz w:val="16"/>
                <w:szCs w:val="16"/>
              </w:rPr>
            </w:pPr>
            <w:r w:rsidRPr="00AD08FB">
              <w:rPr>
                <w:rFonts w:ascii="Courier New" w:hAnsi="Courier New" w:cs="Courier New"/>
                <w:sz w:val="16"/>
                <w:szCs w:val="16"/>
              </w:rPr>
              <w:t xml:space="preserve">          &lt;td&gt;Normal&lt;/td&gt;</w:t>
            </w:r>
          </w:p>
          <w:p w:rsidRPr="00AD08FB" w:rsidR="00C12940" w:rsidP="00C12940" w:rsidRDefault="00C12940" w14:paraId="658B76B0" w14:textId="77777777">
            <w:pPr>
              <w:rPr>
                <w:rFonts w:ascii="Courier New" w:hAnsi="Courier New" w:cs="Courier New"/>
                <w:sz w:val="16"/>
                <w:szCs w:val="16"/>
              </w:rPr>
            </w:pPr>
            <w:r w:rsidRPr="00AD08FB">
              <w:rPr>
                <w:rFonts w:ascii="Courier New" w:hAnsi="Courier New" w:cs="Courier New"/>
                <w:sz w:val="16"/>
                <w:szCs w:val="16"/>
              </w:rPr>
              <w:t xml:space="preserve">          &lt;td&gt;04/01/2016&lt;/td&gt;</w:t>
            </w:r>
          </w:p>
          <w:p w:rsidRPr="00AD08FB" w:rsidR="00C12940" w:rsidP="00C12940" w:rsidRDefault="00C12940" w14:paraId="325526FD" w14:textId="77777777">
            <w:pPr>
              <w:rPr>
                <w:rFonts w:ascii="Courier New" w:hAnsi="Courier New" w:cs="Courier New"/>
                <w:sz w:val="16"/>
                <w:szCs w:val="16"/>
              </w:rPr>
            </w:pPr>
            <w:r w:rsidRPr="00AD08FB">
              <w:rPr>
                <w:rFonts w:ascii="Courier New" w:hAnsi="Courier New" w:cs="Courier New"/>
                <w:sz w:val="16"/>
                <w:szCs w:val="16"/>
              </w:rPr>
              <w:t xml:space="preserve">        &lt;/tr&gt;</w:t>
            </w:r>
          </w:p>
          <w:p w:rsidRPr="00AD08FB" w:rsidR="00C12940" w:rsidP="00C12940" w:rsidRDefault="00C12940" w14:paraId="07C584B7" w14:textId="77777777">
            <w:pPr>
              <w:rPr>
                <w:rFonts w:ascii="Courier New" w:hAnsi="Courier New" w:cs="Courier New"/>
                <w:sz w:val="16"/>
                <w:szCs w:val="16"/>
              </w:rPr>
            </w:pPr>
            <w:r w:rsidRPr="00AD08FB">
              <w:rPr>
                <w:rFonts w:ascii="Courier New" w:hAnsi="Courier New" w:cs="Courier New"/>
                <w:sz w:val="16"/>
                <w:szCs w:val="16"/>
              </w:rPr>
              <w:t xml:space="preserve">        ...</w:t>
            </w:r>
          </w:p>
          <w:p w:rsidRPr="00AD08FB" w:rsidR="00C12940" w:rsidP="00C12940" w:rsidRDefault="00C12940" w14:paraId="3F811AED" w14:textId="77777777">
            <w:pPr>
              <w:rPr>
                <w:rFonts w:ascii="Courier New" w:hAnsi="Courier New" w:cs="Courier New"/>
                <w:sz w:val="16"/>
                <w:szCs w:val="16"/>
              </w:rPr>
            </w:pPr>
            <w:r w:rsidRPr="00AD08FB">
              <w:rPr>
                <w:rFonts w:ascii="Courier New" w:hAnsi="Courier New" w:cs="Courier New"/>
                <w:sz w:val="16"/>
                <w:szCs w:val="16"/>
              </w:rPr>
              <w:t xml:space="preserve">      &lt;/tbody&gt;</w:t>
            </w:r>
          </w:p>
          <w:p w:rsidRPr="00AD08FB" w:rsidR="00C12940" w:rsidP="00C12940" w:rsidRDefault="00C12940" w14:paraId="56F2C3A6" w14:textId="77777777">
            <w:pPr>
              <w:rPr>
                <w:rFonts w:ascii="Courier New" w:hAnsi="Courier New" w:cs="Courier New"/>
                <w:sz w:val="16"/>
                <w:szCs w:val="16"/>
              </w:rPr>
            </w:pPr>
            <w:r w:rsidRPr="00AD08FB">
              <w:rPr>
                <w:rFonts w:ascii="Courier New" w:hAnsi="Courier New" w:cs="Courier New"/>
                <w:sz w:val="16"/>
                <w:szCs w:val="16"/>
              </w:rPr>
              <w:t xml:space="preserve">    &lt;/table&gt;</w:t>
            </w:r>
          </w:p>
          <w:p w:rsidRPr="00AD08FB" w:rsidR="00C12940" w:rsidP="00C12940" w:rsidRDefault="00C12940" w14:paraId="3A489112" w14:textId="77777777">
            <w:pPr>
              <w:rPr>
                <w:rFonts w:ascii="Courier New" w:hAnsi="Courier New" w:cs="Courier New"/>
                <w:sz w:val="16"/>
                <w:szCs w:val="16"/>
              </w:rPr>
            </w:pPr>
            <w:r w:rsidRPr="00AD08FB">
              <w:rPr>
                <w:rFonts w:ascii="Courier New" w:hAnsi="Courier New" w:cs="Courier New"/>
                <w:sz w:val="16"/>
                <w:szCs w:val="16"/>
              </w:rPr>
              <w:t xml:space="preserve">  &lt;/text&gt;</w:t>
            </w:r>
          </w:p>
          <w:p w:rsidRPr="00AD08FB" w:rsidR="00C12940" w:rsidP="00C12940" w:rsidRDefault="00C12940" w14:paraId="0CF22A3F" w14:textId="77777777">
            <w:pPr>
              <w:rPr>
                <w:rFonts w:ascii="Courier New" w:hAnsi="Courier New" w:cs="Courier New"/>
                <w:sz w:val="16"/>
                <w:szCs w:val="16"/>
              </w:rPr>
            </w:pPr>
            <w:r w:rsidRPr="00AD08FB">
              <w:rPr>
                <w:rFonts w:ascii="Courier New" w:hAnsi="Courier New" w:cs="Courier New"/>
                <w:sz w:val="16"/>
                <w:szCs w:val="16"/>
              </w:rPr>
              <w:t xml:space="preserve">  &lt;entry&gt;</w:t>
            </w:r>
          </w:p>
          <w:p w:rsidRPr="00AD08FB" w:rsidR="00C12940" w:rsidP="00C12940" w:rsidRDefault="00C12940" w14:paraId="414B6A09" w14:textId="77777777">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rsidRPr="00AD08FB" w:rsidR="00C12940" w:rsidP="00C12940" w:rsidRDefault="00C12940" w14:paraId="052FA920" w14:textId="77777777">
            <w:pPr>
              <w:rPr>
                <w:rFonts w:ascii="Courier New" w:hAnsi="Courier New" w:cs="Courier New"/>
                <w:sz w:val="16"/>
                <w:szCs w:val="16"/>
              </w:rPr>
            </w:pPr>
            <w:r w:rsidRPr="00AD08FB">
              <w:rPr>
                <w:rFonts w:ascii="Courier New" w:hAnsi="Courier New" w:cs="Courier New"/>
                <w:sz w:val="16"/>
                <w:szCs w:val="16"/>
              </w:rPr>
              <w:t xml:space="preserve">      &lt;!-- Section Time Range Observation --&gt;</w:t>
            </w:r>
          </w:p>
          <w:p w:rsidRPr="00AD08FB" w:rsidR="00C12940" w:rsidP="00C12940" w:rsidRDefault="00C12940" w14:paraId="1077D98A" w14:textId="77777777">
            <w:pPr>
              <w:rPr>
                <w:rFonts w:ascii="Courier New" w:hAnsi="Courier New" w:cs="Courier New"/>
                <w:sz w:val="16"/>
                <w:szCs w:val="16"/>
              </w:rPr>
            </w:pPr>
            <w:r w:rsidRPr="00AD08FB">
              <w:rPr>
                <w:rFonts w:ascii="Courier New" w:hAnsi="Courier New" w:cs="Courier New"/>
                <w:sz w:val="16"/>
                <w:szCs w:val="16"/>
              </w:rPr>
              <w:t xml:space="preserve">      &lt;templateId root="2.16.840.1.113883.10.20.22.4.201" extension="2016-06-01"/&gt;</w:t>
            </w:r>
          </w:p>
          <w:p w:rsidRPr="00AD08FB" w:rsidR="00C12940" w:rsidP="00C12940" w:rsidRDefault="00C12940" w14:paraId="60E13D5A" w14:textId="77777777">
            <w:pPr>
              <w:rPr>
                <w:rFonts w:ascii="Courier New" w:hAnsi="Courier New" w:cs="Courier New"/>
                <w:sz w:val="16"/>
                <w:szCs w:val="16"/>
              </w:rPr>
            </w:pPr>
            <w:r w:rsidRPr="00AD08FB">
              <w:rPr>
                <w:rFonts w:ascii="Courier New" w:hAnsi="Courier New" w:cs="Courier New"/>
                <w:sz w:val="16"/>
                <w:szCs w:val="16"/>
              </w:rPr>
              <w:t xml:space="preserve">      &lt;code  code="82607-3" displayName="Clinical data [Date and Time Range]" codeSystem="2.16.840.1.113883.6.1"</w:t>
            </w:r>
          </w:p>
          <w:p w:rsidRPr="00AD08FB" w:rsidR="00C12940" w:rsidP="00C12940" w:rsidRDefault="00C12940" w14:paraId="3BFB84B4" w14:textId="77777777">
            <w:pPr>
              <w:rPr>
                <w:rFonts w:ascii="Courier New" w:hAnsi="Courier New" w:cs="Courier New"/>
                <w:sz w:val="16"/>
                <w:szCs w:val="16"/>
              </w:rPr>
            </w:pPr>
            <w:r w:rsidRPr="00AD08FB">
              <w:rPr>
                <w:rFonts w:ascii="Courier New" w:hAnsi="Courier New" w:cs="Courier New"/>
                <w:sz w:val="16"/>
                <w:szCs w:val="16"/>
              </w:rPr>
              <w:t xml:space="preserve">             codeSystemName="LOINC"&gt;&lt;/code&gt;</w:t>
            </w:r>
          </w:p>
          <w:p w:rsidRPr="00AD08FB" w:rsidR="00C12940" w:rsidP="00C12940" w:rsidRDefault="00C12940" w14:paraId="3B1ED385" w14:textId="040E8D05">
            <w:pPr>
              <w:rPr>
                <w:rFonts w:ascii="Courier New" w:hAnsi="Courier New" w:cs="Courier New"/>
                <w:sz w:val="16"/>
                <w:szCs w:val="16"/>
              </w:rPr>
            </w:pPr>
            <w:r w:rsidRPr="00AD08FB">
              <w:rPr>
                <w:rFonts w:ascii="Courier New" w:hAnsi="Courier New" w:cs="Courier New"/>
                <w:sz w:val="16"/>
                <w:szCs w:val="16"/>
              </w:rPr>
              <w:t xml:space="preserve">      &lt;text&gt;&lt;reference value="#</w:t>
            </w:r>
            <w:r w:rsidR="005D6CD1">
              <w:rPr>
                <w:rFonts w:ascii="Courier New" w:hAnsi="Courier New" w:cs="Courier New"/>
                <w:sz w:val="16"/>
                <w:szCs w:val="16"/>
              </w:rPr>
              <w:t>Results</w:t>
            </w:r>
            <w:r w:rsidRPr="00AD08FB">
              <w:rPr>
                <w:rFonts w:ascii="Courier New" w:hAnsi="Courier New" w:cs="Courier New"/>
                <w:sz w:val="16"/>
                <w:szCs w:val="16"/>
              </w:rPr>
              <w:t>_STR"&gt;&lt;/reference&gt;&lt;/text&gt;</w:t>
            </w:r>
          </w:p>
          <w:p w:rsidRPr="00AD08FB" w:rsidR="00C12940" w:rsidP="00C12940" w:rsidRDefault="00C12940" w14:paraId="28A55EE6" w14:textId="77777777">
            <w:pPr>
              <w:rPr>
                <w:rFonts w:ascii="Courier New" w:hAnsi="Courier New" w:cs="Courier New"/>
                <w:sz w:val="16"/>
                <w:szCs w:val="16"/>
              </w:rPr>
            </w:pPr>
            <w:r w:rsidRPr="00AD08FB">
              <w:rPr>
                <w:rFonts w:ascii="Courier New" w:hAnsi="Courier New" w:cs="Courier New"/>
                <w:sz w:val="16"/>
                <w:szCs w:val="16"/>
              </w:rPr>
              <w:t xml:space="preserve">      &lt;statusCode code="completed"/&gt;</w:t>
            </w:r>
          </w:p>
          <w:p w:rsidRPr="00AD08FB" w:rsidR="00C12940" w:rsidP="00C12940" w:rsidRDefault="00C12940" w14:paraId="6B365F44" w14:textId="77777777">
            <w:pPr>
              <w:rPr>
                <w:rFonts w:ascii="Courier New" w:hAnsi="Courier New" w:cs="Courier New"/>
                <w:sz w:val="16"/>
                <w:szCs w:val="16"/>
              </w:rPr>
            </w:pPr>
            <w:r w:rsidRPr="00AD08FB">
              <w:rPr>
                <w:rFonts w:ascii="Courier New" w:hAnsi="Courier New" w:cs="Courier New"/>
                <w:sz w:val="16"/>
                <w:szCs w:val="16"/>
              </w:rPr>
              <w:t xml:space="preserve">      &lt;value xsi:type="IVL_TS"&gt;</w:t>
            </w:r>
          </w:p>
          <w:p w:rsidRPr="00AD08FB" w:rsidR="00C12940" w:rsidP="00C12940" w:rsidRDefault="00C12940" w14:paraId="1FF19902" w14:textId="77777777">
            <w:pPr>
              <w:rPr>
                <w:rFonts w:ascii="Courier New" w:hAnsi="Courier New" w:cs="Courier New"/>
                <w:sz w:val="16"/>
                <w:szCs w:val="16"/>
              </w:rPr>
            </w:pPr>
            <w:r w:rsidRPr="00AD08FB">
              <w:rPr>
                <w:rFonts w:ascii="Courier New" w:hAnsi="Courier New" w:cs="Courier New"/>
                <w:sz w:val="16"/>
                <w:szCs w:val="16"/>
              </w:rPr>
              <w:t xml:space="preserve">         &lt;low value="20160401"/&gt;</w:t>
            </w:r>
          </w:p>
          <w:p w:rsidRPr="00AD08FB" w:rsidR="00C12940" w:rsidP="00C12940" w:rsidRDefault="00C12940" w14:paraId="1287AB62" w14:textId="77777777">
            <w:pPr>
              <w:rPr>
                <w:rFonts w:ascii="Courier New" w:hAnsi="Courier New" w:cs="Courier New"/>
                <w:sz w:val="16"/>
                <w:szCs w:val="16"/>
              </w:rPr>
            </w:pPr>
            <w:r w:rsidRPr="00AD08FB">
              <w:rPr>
                <w:rFonts w:ascii="Courier New" w:hAnsi="Courier New" w:cs="Courier New"/>
                <w:sz w:val="16"/>
                <w:szCs w:val="16"/>
              </w:rPr>
              <w:t xml:space="preserve">         &lt;high value="20160412"/&gt;</w:t>
            </w:r>
          </w:p>
          <w:p w:rsidRPr="00AD08FB" w:rsidR="00C12940" w:rsidP="00C12940" w:rsidRDefault="00C12940" w14:paraId="79C69747" w14:textId="77777777">
            <w:pPr>
              <w:rPr>
                <w:rFonts w:ascii="Courier New" w:hAnsi="Courier New" w:cs="Courier New"/>
                <w:sz w:val="16"/>
                <w:szCs w:val="16"/>
              </w:rPr>
            </w:pPr>
            <w:r w:rsidRPr="00AD08FB">
              <w:rPr>
                <w:rFonts w:ascii="Courier New" w:hAnsi="Courier New" w:cs="Courier New"/>
                <w:sz w:val="16"/>
                <w:szCs w:val="16"/>
              </w:rPr>
              <w:t xml:space="preserve">      &lt;/value&gt; </w:t>
            </w:r>
          </w:p>
          <w:p w:rsidRPr="00AD08FB" w:rsidR="00C12940" w:rsidP="00C12940" w:rsidRDefault="00C12940" w14:paraId="52A68656" w14:textId="77777777">
            <w:pPr>
              <w:rPr>
                <w:rFonts w:ascii="Courier New" w:hAnsi="Courier New" w:cs="Courier New"/>
                <w:sz w:val="16"/>
                <w:szCs w:val="16"/>
              </w:rPr>
            </w:pPr>
            <w:r w:rsidRPr="00AD08FB">
              <w:rPr>
                <w:rFonts w:ascii="Courier New" w:hAnsi="Courier New" w:cs="Courier New"/>
                <w:sz w:val="16"/>
                <w:szCs w:val="16"/>
              </w:rPr>
              <w:t xml:space="preserve">      &lt;author&gt;</w:t>
            </w:r>
          </w:p>
          <w:p w:rsidRPr="00AD08FB" w:rsidR="00C12940" w:rsidP="00C12940" w:rsidRDefault="00C12940" w14:paraId="597C81B5" w14:textId="77777777">
            <w:pPr>
              <w:rPr>
                <w:rFonts w:ascii="Courier New" w:hAnsi="Courier New" w:cs="Courier New"/>
                <w:sz w:val="16"/>
                <w:szCs w:val="16"/>
              </w:rPr>
            </w:pPr>
            <w:r w:rsidRPr="00AD08FB">
              <w:rPr>
                <w:rFonts w:ascii="Courier New" w:hAnsi="Courier New" w:cs="Courier New"/>
                <w:sz w:val="16"/>
                <w:szCs w:val="16"/>
              </w:rPr>
              <w:t xml:space="preserve">         &lt;!-- The system that generated the CCD --&gt;</w:t>
            </w:r>
          </w:p>
          <w:p w:rsidRPr="00AD08FB" w:rsidR="00C12940" w:rsidP="00C12940" w:rsidRDefault="00C12940" w14:paraId="1888EF3F" w14:textId="77777777">
            <w:pPr>
              <w:rPr>
                <w:rFonts w:ascii="Courier New" w:hAnsi="Courier New" w:cs="Courier New"/>
                <w:sz w:val="16"/>
                <w:szCs w:val="16"/>
              </w:rPr>
            </w:pPr>
            <w:r w:rsidRPr="00AD08FB">
              <w:rPr>
                <w:rFonts w:ascii="Courier New" w:hAnsi="Courier New" w:cs="Courier New"/>
                <w:sz w:val="16"/>
                <w:szCs w:val="16"/>
              </w:rPr>
              <w:t xml:space="preserve">         &lt;time value="20160412114559-0500"/&gt;</w:t>
            </w:r>
          </w:p>
          <w:p w:rsidRPr="00AD08FB" w:rsidR="00C12940" w:rsidP="00C12940" w:rsidRDefault="00C12940" w14:paraId="584F0C57" w14:textId="77777777">
            <w:pPr>
              <w:rPr>
                <w:rFonts w:ascii="Courier New" w:hAnsi="Courier New" w:cs="Courier New"/>
                <w:sz w:val="16"/>
                <w:szCs w:val="16"/>
              </w:rPr>
            </w:pPr>
            <w:r w:rsidRPr="00AD08FB">
              <w:rPr>
                <w:rFonts w:ascii="Courier New" w:hAnsi="Courier New" w:cs="Courier New"/>
                <w:sz w:val="16"/>
                <w:szCs w:val="16"/>
              </w:rPr>
              <w:t xml:space="preserve">           &lt;assignedAuthor&gt;</w:t>
            </w:r>
          </w:p>
          <w:p w:rsidRPr="00AD08FB" w:rsidR="00C12940" w:rsidP="00C12940" w:rsidRDefault="00C12940" w14:paraId="6B99583E" w14:textId="77777777">
            <w:pPr>
              <w:rPr>
                <w:rFonts w:ascii="Courier New" w:hAnsi="Courier New" w:cs="Courier New"/>
                <w:sz w:val="16"/>
                <w:szCs w:val="16"/>
              </w:rPr>
            </w:pPr>
            <w:r w:rsidRPr="00AD08FB">
              <w:rPr>
                <w:rFonts w:ascii="Courier New" w:hAnsi="Courier New" w:cs="Courier New"/>
                <w:sz w:val="16"/>
                <w:szCs w:val="16"/>
              </w:rPr>
              <w:t xml:space="preserve">             &lt;id extension="8.3" root="1.2.840.114350.1.1"/&gt;</w:t>
            </w:r>
          </w:p>
          <w:p w:rsidRPr="00AD08FB" w:rsidR="00C12940" w:rsidP="00C12940" w:rsidRDefault="00C12940" w14:paraId="74DB3F47" w14:textId="77777777">
            <w:pPr>
              <w:rPr>
                <w:rFonts w:ascii="Courier New" w:hAnsi="Courier New" w:cs="Courier New"/>
                <w:sz w:val="16"/>
                <w:szCs w:val="16"/>
              </w:rPr>
            </w:pPr>
            <w:r w:rsidRPr="00AD08FB">
              <w:rPr>
                <w:rFonts w:ascii="Courier New" w:hAnsi="Courier New" w:cs="Courier New"/>
                <w:sz w:val="16"/>
                <w:szCs w:val="16"/>
              </w:rPr>
              <w:t xml:space="preserve">           &lt;/assignedAuthor&gt;</w:t>
            </w:r>
          </w:p>
          <w:p w:rsidRPr="00AD08FB" w:rsidR="00C12940" w:rsidP="00C12940" w:rsidRDefault="00C12940" w14:paraId="1A177145" w14:textId="77777777">
            <w:pPr>
              <w:rPr>
                <w:rFonts w:ascii="Courier New" w:hAnsi="Courier New" w:cs="Courier New"/>
                <w:sz w:val="16"/>
                <w:szCs w:val="16"/>
              </w:rPr>
            </w:pPr>
            <w:r w:rsidRPr="00AD08FB">
              <w:rPr>
                <w:rFonts w:ascii="Courier New" w:hAnsi="Courier New" w:cs="Courier New"/>
                <w:sz w:val="16"/>
                <w:szCs w:val="16"/>
              </w:rPr>
              <w:t xml:space="preserve">       &lt;/author&gt;</w:t>
            </w:r>
          </w:p>
          <w:p w:rsidRPr="00AD08FB" w:rsidR="00C12940" w:rsidP="00C12940" w:rsidRDefault="00C12940" w14:paraId="10611BE4" w14:textId="77777777">
            <w:pPr>
              <w:rPr>
                <w:rFonts w:ascii="Courier New" w:hAnsi="Courier New" w:cs="Courier New"/>
                <w:sz w:val="16"/>
                <w:szCs w:val="16"/>
              </w:rPr>
            </w:pPr>
            <w:r w:rsidRPr="00AD08FB">
              <w:rPr>
                <w:rFonts w:ascii="Courier New" w:hAnsi="Courier New" w:cs="Courier New"/>
                <w:sz w:val="16"/>
                <w:szCs w:val="16"/>
              </w:rPr>
              <w:t xml:space="preserve">     &lt;/observation&gt;</w:t>
            </w:r>
          </w:p>
          <w:p w:rsidRPr="00AD08FB" w:rsidR="00C12940" w:rsidP="00C12940" w:rsidRDefault="00C12940" w14:paraId="7877B9AA" w14:textId="77777777">
            <w:pPr>
              <w:rPr>
                <w:rFonts w:ascii="Courier New" w:hAnsi="Courier New" w:cs="Courier New"/>
                <w:sz w:val="16"/>
                <w:szCs w:val="16"/>
              </w:rPr>
            </w:pPr>
            <w:r w:rsidRPr="00AD08FB">
              <w:rPr>
                <w:rFonts w:ascii="Courier New" w:hAnsi="Courier New" w:cs="Courier New"/>
                <w:sz w:val="16"/>
                <w:szCs w:val="16"/>
              </w:rPr>
              <w:t xml:space="preserve">   &lt;/entry&gt;</w:t>
            </w:r>
          </w:p>
          <w:p w:rsidRPr="00AD08FB" w:rsidR="00C12940" w:rsidP="00C12940" w:rsidRDefault="00C12940" w14:paraId="241AA5AC" w14:textId="77777777">
            <w:pPr>
              <w:rPr>
                <w:rFonts w:ascii="Courier New" w:hAnsi="Courier New" w:cs="Courier New"/>
                <w:sz w:val="16"/>
                <w:szCs w:val="16"/>
              </w:rPr>
            </w:pPr>
            <w:r w:rsidRPr="00AD08FB">
              <w:rPr>
                <w:rFonts w:ascii="Courier New" w:hAnsi="Courier New" w:cs="Courier New"/>
                <w:sz w:val="16"/>
                <w:szCs w:val="16"/>
              </w:rPr>
              <w:t xml:space="preserve">   &lt;entry typeCode="DRIV"&gt;</w:t>
            </w:r>
          </w:p>
          <w:p w:rsidRPr="00AD08FB" w:rsidR="00C12940" w:rsidP="00C12940" w:rsidRDefault="00C12940" w14:paraId="2D527527" w14:textId="77777777">
            <w:pPr>
              <w:rPr>
                <w:rFonts w:ascii="Courier New" w:hAnsi="Courier New" w:cs="Courier New"/>
                <w:sz w:val="16"/>
                <w:szCs w:val="16"/>
              </w:rPr>
            </w:pPr>
            <w:r w:rsidRPr="00AD08FB">
              <w:rPr>
                <w:rFonts w:ascii="Courier New" w:hAnsi="Courier New" w:cs="Courier New"/>
                <w:sz w:val="16"/>
                <w:szCs w:val="16"/>
              </w:rPr>
              <w:t xml:space="preserve">     &lt;organizer classCode="BATTERY" moodCode="EVN"&gt;</w:t>
            </w:r>
          </w:p>
          <w:p w:rsidRPr="00AD08FB" w:rsidR="00C12940" w:rsidP="00C12940" w:rsidRDefault="00C12940" w14:paraId="4F651F73" w14:textId="77777777">
            <w:pPr>
              <w:rPr>
                <w:rFonts w:ascii="Courier New" w:hAnsi="Courier New" w:cs="Courier New"/>
                <w:sz w:val="16"/>
                <w:szCs w:val="16"/>
              </w:rPr>
            </w:pPr>
            <w:r w:rsidRPr="00AD08FB">
              <w:rPr>
                <w:rFonts w:ascii="Courier New" w:hAnsi="Courier New" w:cs="Courier New"/>
                <w:sz w:val="16"/>
                <w:szCs w:val="16"/>
              </w:rPr>
              <w:t xml:space="preserve">       &lt;!-- ** Result organizer (V3) ** --&gt;</w:t>
            </w:r>
          </w:p>
          <w:p w:rsidRPr="00AD08FB" w:rsidR="00C12940" w:rsidP="00C12940" w:rsidRDefault="00C12940" w14:paraId="75746726" w14:textId="77777777">
            <w:pPr>
              <w:rPr>
                <w:rFonts w:ascii="Courier New" w:hAnsi="Courier New" w:cs="Courier New"/>
                <w:sz w:val="16"/>
                <w:szCs w:val="16"/>
              </w:rPr>
            </w:pPr>
            <w:r w:rsidRPr="00AD08FB">
              <w:rPr>
                <w:rFonts w:ascii="Courier New" w:hAnsi="Courier New" w:cs="Courier New"/>
                <w:sz w:val="16"/>
                <w:szCs w:val="16"/>
              </w:rPr>
              <w:t xml:space="preserve">       &lt;templateId root="2.16.840.1.113883.10.20.22.4.1" extension="2015-08-01"/&gt;</w:t>
            </w:r>
          </w:p>
          <w:p w:rsidRPr="00AD08FB" w:rsidR="00C12940" w:rsidP="00C12940" w:rsidRDefault="00C12940" w14:paraId="0DA61DFC" w14:textId="77777777">
            <w:pPr>
              <w:rPr>
                <w:rFonts w:ascii="Courier New" w:hAnsi="Courier New" w:cs="Courier New"/>
                <w:sz w:val="16"/>
                <w:szCs w:val="16"/>
              </w:rPr>
            </w:pPr>
            <w:r w:rsidRPr="00AD08FB">
              <w:rPr>
                <w:rFonts w:ascii="Courier New" w:hAnsi="Courier New" w:cs="Courier New"/>
                <w:sz w:val="16"/>
                <w:szCs w:val="16"/>
              </w:rPr>
              <w:t xml:space="preserve">       &lt;templateId root="2.16.840.1.113883.10.20.22.4.1"/&gt;</w:t>
            </w:r>
          </w:p>
          <w:p w:rsidRPr="00AD08FB" w:rsidR="00C12940" w:rsidP="00C12940" w:rsidRDefault="00C12940" w14:paraId="38D905B8" w14:textId="77777777">
            <w:pPr>
              <w:rPr>
                <w:rFonts w:ascii="Courier New" w:hAnsi="Courier New" w:cs="Courier New"/>
                <w:sz w:val="16"/>
                <w:szCs w:val="16"/>
              </w:rPr>
            </w:pPr>
            <w:r w:rsidRPr="00AD08FB">
              <w:rPr>
                <w:rFonts w:ascii="Courier New" w:hAnsi="Courier New" w:cs="Courier New"/>
                <w:sz w:val="16"/>
                <w:szCs w:val="16"/>
              </w:rPr>
              <w:t xml:space="preserve">       &lt;id root="7d5a02b0-67a4-11db-bd13-0800200c9a66"/&gt;</w:t>
            </w:r>
          </w:p>
          <w:p w:rsidRPr="00AD08FB" w:rsidR="00C12940" w:rsidP="00C12940" w:rsidRDefault="00C12940" w14:paraId="78BD2E05" w14:textId="77777777">
            <w:pPr>
              <w:rPr>
                <w:rFonts w:ascii="Courier New" w:hAnsi="Courier New" w:cs="Courier New"/>
                <w:sz w:val="16"/>
                <w:szCs w:val="16"/>
              </w:rPr>
            </w:pPr>
            <w:r w:rsidRPr="00AD08FB">
              <w:rPr>
                <w:rFonts w:ascii="Courier New" w:hAnsi="Courier New" w:cs="Courier New"/>
                <w:sz w:val="16"/>
                <w:szCs w:val="16"/>
              </w:rPr>
              <w:t xml:space="preserve">       &lt;code code="57021-8" </w:t>
            </w:r>
          </w:p>
          <w:p w:rsidRPr="00AD08FB" w:rsidR="00C12940" w:rsidP="00C12940" w:rsidRDefault="00C12940" w14:paraId="0C9B6F47" w14:textId="77777777">
            <w:pPr>
              <w:rPr>
                <w:rFonts w:ascii="Courier New" w:hAnsi="Courier New" w:cs="Courier New"/>
                <w:sz w:val="16"/>
                <w:szCs w:val="16"/>
              </w:rPr>
            </w:pPr>
            <w:r w:rsidRPr="00AD08FB">
              <w:rPr>
                <w:rFonts w:ascii="Courier New" w:hAnsi="Courier New" w:cs="Courier New"/>
                <w:sz w:val="16"/>
                <w:szCs w:val="16"/>
              </w:rPr>
              <w:t xml:space="preserve">             displayName="CBC W Auto Differential panel - Blood" codeSystem="2.16.840.1.113883.6.1"                           codeSystemName="LOINC"/&gt;</w:t>
            </w:r>
          </w:p>
          <w:p w:rsidRPr="00AD08FB" w:rsidR="00C12940" w:rsidP="00C12940" w:rsidRDefault="00C12940" w14:paraId="4208BB34" w14:textId="77777777">
            <w:pPr>
              <w:rPr>
                <w:rFonts w:ascii="Courier New" w:hAnsi="Courier New" w:cs="Courier New"/>
                <w:sz w:val="16"/>
                <w:szCs w:val="16"/>
              </w:rPr>
            </w:pPr>
            <w:r w:rsidRPr="00AD08FB">
              <w:rPr>
                <w:rFonts w:ascii="Courier New" w:hAnsi="Courier New" w:cs="Courier New"/>
                <w:sz w:val="16"/>
                <w:szCs w:val="16"/>
              </w:rPr>
              <w:t xml:space="preserve">       &lt;statusCode code="completed"/&gt;</w:t>
            </w:r>
          </w:p>
          <w:p w:rsidRPr="00AD08FB" w:rsidR="00C12940" w:rsidP="00C12940" w:rsidRDefault="00C12940" w14:paraId="64028D82" w14:textId="77777777">
            <w:pPr>
              <w:rPr>
                <w:rFonts w:ascii="Courier New" w:hAnsi="Courier New" w:cs="Courier New"/>
                <w:sz w:val="16"/>
                <w:szCs w:val="16"/>
              </w:rPr>
            </w:pPr>
            <w:r w:rsidRPr="00AD08FB">
              <w:rPr>
                <w:rFonts w:ascii="Courier New" w:hAnsi="Courier New" w:cs="Courier New"/>
                <w:sz w:val="16"/>
                <w:szCs w:val="16"/>
              </w:rPr>
              <w:t xml:space="preserve">       &lt;effectiveTime&gt;</w:t>
            </w:r>
          </w:p>
          <w:p w:rsidRPr="00AD08FB" w:rsidR="00C12940" w:rsidP="00C12940" w:rsidRDefault="00C12940" w14:paraId="50FBA957" w14:textId="77777777">
            <w:pPr>
              <w:rPr>
                <w:rFonts w:ascii="Courier New" w:hAnsi="Courier New" w:cs="Courier New"/>
                <w:sz w:val="16"/>
                <w:szCs w:val="16"/>
              </w:rPr>
            </w:pPr>
            <w:r w:rsidRPr="00AD08FB">
              <w:rPr>
                <w:rFonts w:ascii="Courier New" w:hAnsi="Courier New" w:cs="Courier New"/>
                <w:sz w:val="16"/>
                <w:szCs w:val="16"/>
              </w:rPr>
              <w:t xml:space="preserve">         &lt;low value="20160401102500-0500"/&gt;</w:t>
            </w:r>
          </w:p>
          <w:p w:rsidRPr="00AD08FB" w:rsidR="00C12940" w:rsidP="00C12940" w:rsidRDefault="00C12940" w14:paraId="619C44C5" w14:textId="77777777">
            <w:pPr>
              <w:rPr>
                <w:rFonts w:ascii="Courier New" w:hAnsi="Courier New" w:cs="Courier New"/>
                <w:sz w:val="16"/>
                <w:szCs w:val="16"/>
              </w:rPr>
            </w:pPr>
            <w:r w:rsidRPr="00AD08FB">
              <w:rPr>
                <w:rFonts w:ascii="Courier New" w:hAnsi="Courier New" w:cs="Courier New"/>
                <w:sz w:val="16"/>
                <w:szCs w:val="16"/>
              </w:rPr>
              <w:t xml:space="preserve">         &lt;high value="20160402121500-0500"/&gt;</w:t>
            </w:r>
          </w:p>
          <w:p w:rsidRPr="00AD08FB" w:rsidR="00C12940" w:rsidP="00C12940" w:rsidRDefault="00C12940" w14:paraId="4307356C" w14:textId="77777777">
            <w:pPr>
              <w:rPr>
                <w:rFonts w:ascii="Courier New" w:hAnsi="Courier New" w:cs="Courier New"/>
                <w:sz w:val="16"/>
                <w:szCs w:val="16"/>
              </w:rPr>
            </w:pPr>
            <w:r w:rsidRPr="00AD08FB">
              <w:rPr>
                <w:rFonts w:ascii="Courier New" w:hAnsi="Courier New" w:cs="Courier New"/>
                <w:sz w:val="16"/>
                <w:szCs w:val="16"/>
              </w:rPr>
              <w:t xml:space="preserve">       &lt;/effectiveTime&gt;</w:t>
            </w:r>
          </w:p>
          <w:p w:rsidRPr="00AD08FB" w:rsidR="00C12940" w:rsidP="00C12940" w:rsidRDefault="00C12940" w14:paraId="069953BE" w14:textId="77777777">
            <w:pPr>
              <w:rPr>
                <w:rFonts w:ascii="Courier New" w:hAnsi="Courier New" w:cs="Courier New"/>
                <w:sz w:val="16"/>
                <w:szCs w:val="16"/>
              </w:rPr>
            </w:pPr>
            <w:r w:rsidRPr="00AD08FB">
              <w:rPr>
                <w:rFonts w:ascii="Courier New" w:hAnsi="Courier New" w:cs="Courier New"/>
                <w:sz w:val="16"/>
                <w:szCs w:val="16"/>
              </w:rPr>
              <w:t xml:space="preserve">       &lt;!-- author at the organizer-level conducts down into the component observations.--&gt;</w:t>
            </w:r>
          </w:p>
          <w:p w:rsidRPr="00AD08FB" w:rsidR="00C12940" w:rsidP="00C12940" w:rsidRDefault="00C12940" w14:paraId="432E5BE4" w14:textId="77777777">
            <w:pPr>
              <w:rPr>
                <w:rFonts w:ascii="Courier New" w:hAnsi="Courier New" w:cs="Courier New"/>
                <w:sz w:val="16"/>
                <w:szCs w:val="16"/>
              </w:rPr>
            </w:pPr>
            <w:r w:rsidRPr="00AD08FB">
              <w:rPr>
                <w:rFonts w:ascii="Courier New" w:hAnsi="Courier New" w:cs="Courier New"/>
                <w:sz w:val="16"/>
                <w:szCs w:val="16"/>
              </w:rPr>
              <w:t xml:space="preserve">       &lt;author&gt;</w:t>
            </w:r>
          </w:p>
          <w:p w:rsidRPr="00AD08FB" w:rsidR="00C12940" w:rsidP="00C12940" w:rsidRDefault="00C12940" w14:paraId="648818AF" w14:textId="77777777">
            <w:pPr>
              <w:rPr>
                <w:rFonts w:ascii="Courier New" w:hAnsi="Courier New" w:cs="Courier New"/>
                <w:sz w:val="16"/>
                <w:szCs w:val="16"/>
              </w:rPr>
            </w:pPr>
            <w:r w:rsidRPr="00AD08FB">
              <w:rPr>
                <w:rFonts w:ascii="Courier New" w:hAnsi="Courier New" w:cs="Courier New"/>
                <w:sz w:val="16"/>
                <w:szCs w:val="16"/>
              </w:rPr>
              <w:t xml:space="preserve">         &lt;time value="20160402121500-0500"/&gt;</w:t>
            </w:r>
          </w:p>
          <w:p w:rsidRPr="00AD08FB" w:rsidR="00C12940" w:rsidP="00C12940" w:rsidRDefault="00C12940" w14:paraId="5427F021" w14:textId="77777777">
            <w:pPr>
              <w:rPr>
                <w:rFonts w:ascii="Courier New" w:hAnsi="Courier New" w:cs="Courier New"/>
                <w:sz w:val="16"/>
                <w:szCs w:val="16"/>
              </w:rPr>
            </w:pPr>
            <w:r w:rsidRPr="00AD08FB">
              <w:rPr>
                <w:rFonts w:ascii="Courier New" w:hAnsi="Courier New" w:cs="Courier New"/>
                <w:sz w:val="16"/>
                <w:szCs w:val="16"/>
              </w:rPr>
              <w:t xml:space="preserve">         &lt;assignedAuthor&gt;</w:t>
            </w:r>
          </w:p>
          <w:p w:rsidRPr="00AD08FB" w:rsidR="00C12940" w:rsidP="00C12940" w:rsidRDefault="00C12940" w14:paraId="1B33F3D0" w14:textId="77777777">
            <w:pPr>
              <w:rPr>
                <w:rFonts w:ascii="Courier New" w:hAnsi="Courier New" w:cs="Courier New"/>
                <w:sz w:val="16"/>
                <w:szCs w:val="16"/>
              </w:rPr>
            </w:pPr>
            <w:r w:rsidRPr="00AD08FB">
              <w:rPr>
                <w:rFonts w:ascii="Courier New" w:hAnsi="Courier New" w:cs="Courier New"/>
                <w:sz w:val="16"/>
                <w:szCs w:val="16"/>
              </w:rPr>
              <w:t xml:space="preserve">           &lt;id extension="333444444" root="2.16.840.1.113883.4.6"/&gt;</w:t>
            </w:r>
          </w:p>
          <w:p w:rsidRPr="00AD08FB" w:rsidR="00C12940" w:rsidP="00C12940" w:rsidRDefault="00C12940" w14:paraId="331D3387" w14:textId="77777777">
            <w:pPr>
              <w:rPr>
                <w:rFonts w:ascii="Courier New" w:hAnsi="Courier New" w:cs="Courier New"/>
                <w:sz w:val="16"/>
                <w:szCs w:val="16"/>
              </w:rPr>
            </w:pPr>
            <w:r w:rsidRPr="00AD08FB">
              <w:rPr>
                <w:rFonts w:ascii="Courier New" w:hAnsi="Courier New" w:cs="Courier New"/>
                <w:sz w:val="16"/>
                <w:szCs w:val="16"/>
              </w:rPr>
              <w:t xml:space="preserve">           &lt;code code="246Q00000X" displayName="Technician, Pathology" codeSystem="2.16.840.1.113883.6.101"              codeSystemName="Healthcare Provider Taxonomy (HIPAA)"/&gt;</w:t>
            </w:r>
          </w:p>
          <w:p w:rsidRPr="00AD08FB" w:rsidR="00C12940" w:rsidP="00C12940" w:rsidRDefault="00C12940" w14:paraId="024E8808" w14:textId="77777777">
            <w:pPr>
              <w:rPr>
                <w:rFonts w:ascii="Courier New" w:hAnsi="Courier New" w:cs="Courier New"/>
                <w:sz w:val="16"/>
                <w:szCs w:val="16"/>
              </w:rPr>
            </w:pPr>
            <w:r w:rsidRPr="00AD08FB">
              <w:rPr>
                <w:rFonts w:ascii="Courier New" w:hAnsi="Courier New" w:cs="Courier New"/>
                <w:sz w:val="16"/>
                <w:szCs w:val="16"/>
              </w:rPr>
              <w:t xml:space="preserve">           &lt;representedOrganization&gt;</w:t>
            </w:r>
          </w:p>
          <w:p w:rsidRPr="00AD08FB" w:rsidR="00C12940" w:rsidP="00C12940" w:rsidRDefault="00C12940" w14:paraId="19C5410C" w14:textId="77777777">
            <w:pPr>
              <w:rPr>
                <w:rFonts w:ascii="Courier New" w:hAnsi="Courier New" w:cs="Courier New"/>
                <w:sz w:val="16"/>
                <w:szCs w:val="16"/>
              </w:rPr>
            </w:pPr>
            <w:r w:rsidRPr="00AD08FB">
              <w:rPr>
                <w:rFonts w:ascii="Courier New" w:hAnsi="Courier New" w:cs="Courier New"/>
                <w:sz w:val="16"/>
                <w:szCs w:val="16"/>
              </w:rPr>
              <w:t xml:space="preserve">             &lt;name&gt;Diagnostic Labs&lt;/name&gt;</w:t>
            </w:r>
          </w:p>
          <w:p w:rsidRPr="00AD08FB" w:rsidR="00C12940" w:rsidP="00C12940" w:rsidRDefault="00C12940" w14:paraId="3F5D2E4C" w14:textId="77777777">
            <w:pPr>
              <w:rPr>
                <w:rFonts w:ascii="Courier New" w:hAnsi="Courier New" w:cs="Courier New"/>
                <w:sz w:val="16"/>
                <w:szCs w:val="16"/>
              </w:rPr>
            </w:pPr>
            <w:r w:rsidRPr="00AD08FB">
              <w:rPr>
                <w:rFonts w:ascii="Courier New" w:hAnsi="Courier New" w:cs="Courier New"/>
                <w:sz w:val="16"/>
                <w:szCs w:val="16"/>
              </w:rPr>
              <w:t xml:space="preserve">           &lt;/representedOrganization&gt;</w:t>
            </w:r>
          </w:p>
          <w:p w:rsidRPr="00AD08FB" w:rsidR="00C12940" w:rsidP="00C12940" w:rsidRDefault="00C12940" w14:paraId="74C5E848" w14:textId="77777777">
            <w:pPr>
              <w:rPr>
                <w:rFonts w:ascii="Courier New" w:hAnsi="Courier New" w:cs="Courier New"/>
                <w:sz w:val="16"/>
                <w:szCs w:val="16"/>
              </w:rPr>
            </w:pPr>
            <w:r w:rsidRPr="00AD08FB">
              <w:rPr>
                <w:rFonts w:ascii="Courier New" w:hAnsi="Courier New" w:cs="Courier New"/>
                <w:sz w:val="16"/>
                <w:szCs w:val="16"/>
              </w:rPr>
              <w:t xml:space="preserve">          &lt;/assignedAuthor&gt;</w:t>
            </w:r>
          </w:p>
          <w:p w:rsidRPr="00AD08FB" w:rsidR="00C12940" w:rsidP="00C12940" w:rsidRDefault="00C12940" w14:paraId="676D07B7" w14:textId="77777777">
            <w:pPr>
              <w:rPr>
                <w:rFonts w:ascii="Courier New" w:hAnsi="Courier New" w:cs="Courier New"/>
                <w:sz w:val="16"/>
                <w:szCs w:val="16"/>
              </w:rPr>
            </w:pPr>
            <w:r w:rsidRPr="00AD08FB">
              <w:rPr>
                <w:rFonts w:ascii="Courier New" w:hAnsi="Courier New" w:cs="Courier New"/>
                <w:sz w:val="16"/>
                <w:szCs w:val="16"/>
              </w:rPr>
              <w:t xml:space="preserve">        &lt;/author&gt;</w:t>
            </w:r>
          </w:p>
          <w:p w:rsidRPr="00AD08FB" w:rsidR="00C12940" w:rsidP="00C12940" w:rsidRDefault="00C12940" w14:paraId="5CCDF788" w14:textId="77777777">
            <w:pPr>
              <w:rPr>
                <w:rFonts w:ascii="Courier New" w:hAnsi="Courier New" w:cs="Courier New"/>
                <w:sz w:val="16"/>
                <w:szCs w:val="16"/>
              </w:rPr>
            </w:pPr>
            <w:r w:rsidRPr="00AD08FB">
              <w:rPr>
                <w:rFonts w:ascii="Courier New" w:hAnsi="Courier New" w:cs="Courier New"/>
                <w:sz w:val="16"/>
                <w:szCs w:val="16"/>
              </w:rPr>
              <w:t xml:space="preserve">        &lt;component&gt;</w:t>
            </w:r>
          </w:p>
          <w:p w:rsidRPr="00AD08FB" w:rsidR="00C12940" w:rsidP="00C12940" w:rsidRDefault="00C12940" w14:paraId="649E0681" w14:textId="77777777">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rsidRPr="00AD08FB" w:rsidR="00C12940" w:rsidP="00C12940" w:rsidRDefault="00C12940" w14:paraId="1D6C647F" w14:textId="77777777">
            <w:pPr>
              <w:rPr>
                <w:rFonts w:ascii="Courier New" w:hAnsi="Courier New" w:cs="Courier New"/>
                <w:sz w:val="16"/>
                <w:szCs w:val="16"/>
              </w:rPr>
            </w:pPr>
            <w:r w:rsidRPr="00AD08FB">
              <w:rPr>
                <w:rFonts w:ascii="Courier New" w:hAnsi="Courier New" w:cs="Courier New"/>
                <w:sz w:val="16"/>
                <w:szCs w:val="16"/>
              </w:rPr>
              <w:t xml:space="preserve">            &lt;!-- ** Result observation (V3) ** --&gt;</w:t>
            </w:r>
          </w:p>
          <w:p w:rsidRPr="00AD08FB" w:rsidR="00C12940" w:rsidP="00C12940" w:rsidRDefault="00C12940" w14:paraId="6258299C" w14:textId="77777777">
            <w:pPr>
              <w:rPr>
                <w:rFonts w:ascii="Courier New" w:hAnsi="Courier New" w:cs="Courier New"/>
                <w:sz w:val="16"/>
                <w:szCs w:val="16"/>
              </w:rPr>
            </w:pPr>
            <w:r w:rsidRPr="00AD08FB">
              <w:rPr>
                <w:rFonts w:ascii="Courier New" w:hAnsi="Courier New" w:cs="Courier New"/>
                <w:sz w:val="16"/>
                <w:szCs w:val="16"/>
              </w:rPr>
              <w:t xml:space="preserve">            &lt;templateId root="2.16.840.1.113883.10.20.22.4.2" extension="2015-08-01"/&gt;</w:t>
            </w:r>
          </w:p>
          <w:p w:rsidRPr="00AD08FB" w:rsidR="00C12940" w:rsidP="00C12940" w:rsidRDefault="00C12940" w14:paraId="6B413ED4" w14:textId="77777777">
            <w:pPr>
              <w:rPr>
                <w:rFonts w:ascii="Courier New" w:hAnsi="Courier New" w:cs="Courier New"/>
                <w:sz w:val="16"/>
                <w:szCs w:val="16"/>
              </w:rPr>
            </w:pPr>
            <w:r w:rsidRPr="00AD08FB">
              <w:rPr>
                <w:rFonts w:ascii="Courier New" w:hAnsi="Courier New" w:cs="Courier New"/>
                <w:sz w:val="16"/>
                <w:szCs w:val="16"/>
              </w:rPr>
              <w:t xml:space="preserve">            &lt;templateId root="2.16.840.1.113883.10.20.22.4.2"/&gt;</w:t>
            </w:r>
          </w:p>
          <w:p w:rsidRPr="00AD08FB" w:rsidR="00C12940" w:rsidP="00C12940" w:rsidRDefault="00C12940" w14:paraId="41144034" w14:textId="77777777">
            <w:pPr>
              <w:rPr>
                <w:rFonts w:ascii="Courier New" w:hAnsi="Courier New" w:cs="Courier New"/>
                <w:sz w:val="16"/>
                <w:szCs w:val="16"/>
              </w:rPr>
            </w:pPr>
            <w:r w:rsidRPr="00AD08FB">
              <w:rPr>
                <w:rFonts w:ascii="Courier New" w:hAnsi="Courier New" w:cs="Courier New"/>
                <w:sz w:val="16"/>
                <w:szCs w:val="16"/>
              </w:rPr>
              <w:t xml:space="preserve">            &lt;id root="107c2dc0-67a5-11db-bd13-0800200c9a66"/&gt;</w:t>
            </w:r>
          </w:p>
          <w:p w:rsidRPr="00AD08FB" w:rsidR="00C12940" w:rsidP="00C12940" w:rsidRDefault="00C12940" w14:paraId="40EFE807" w14:textId="77777777">
            <w:pPr>
              <w:rPr>
                <w:rFonts w:ascii="Courier New" w:hAnsi="Courier New" w:cs="Courier New"/>
                <w:sz w:val="16"/>
                <w:szCs w:val="16"/>
              </w:rPr>
            </w:pPr>
            <w:r w:rsidRPr="00AD08FB">
              <w:rPr>
                <w:rFonts w:ascii="Courier New" w:hAnsi="Courier New" w:cs="Courier New"/>
                <w:sz w:val="16"/>
                <w:szCs w:val="16"/>
              </w:rPr>
              <w:t xml:space="preserve">            &lt;code code="718-7" displayName="Hemoglobin" codeSystem="2.16.840.1.113883.6.1" codeSystemName="LOINC"/&gt;</w:t>
            </w:r>
          </w:p>
          <w:p w:rsidRPr="00AD08FB" w:rsidR="00C12940" w:rsidP="00C12940" w:rsidRDefault="00C12940" w14:paraId="4EA525EA" w14:textId="77777777">
            <w:pPr>
              <w:rPr>
                <w:rFonts w:ascii="Courier New" w:hAnsi="Courier New" w:cs="Courier New"/>
                <w:sz w:val="16"/>
                <w:szCs w:val="16"/>
              </w:rPr>
            </w:pPr>
            <w:r w:rsidRPr="00AD08FB">
              <w:rPr>
                <w:rFonts w:ascii="Courier New" w:hAnsi="Courier New" w:cs="Courier New"/>
                <w:sz w:val="16"/>
                <w:szCs w:val="16"/>
              </w:rPr>
              <w:t xml:space="preserve">            &lt;text&gt;</w:t>
            </w:r>
          </w:p>
          <w:p w:rsidRPr="00AD08FB" w:rsidR="00C12940" w:rsidP="00C12940" w:rsidRDefault="00C12940" w14:paraId="30AC65E3" w14:textId="77777777">
            <w:pPr>
              <w:rPr>
                <w:rFonts w:ascii="Courier New" w:hAnsi="Courier New" w:cs="Courier New"/>
                <w:sz w:val="16"/>
                <w:szCs w:val="16"/>
              </w:rPr>
            </w:pPr>
            <w:r w:rsidRPr="00AD08FB">
              <w:rPr>
                <w:rFonts w:ascii="Courier New" w:hAnsi="Courier New" w:cs="Courier New"/>
                <w:sz w:val="16"/>
                <w:szCs w:val="16"/>
              </w:rPr>
              <w:t xml:space="preserve">              &lt;reference value="#result1"/&gt;</w:t>
            </w:r>
          </w:p>
          <w:p w:rsidRPr="00AD08FB" w:rsidR="00C12940" w:rsidP="00C12940" w:rsidRDefault="00C12940" w14:paraId="60CD942C" w14:textId="77777777">
            <w:pPr>
              <w:rPr>
                <w:rFonts w:ascii="Courier New" w:hAnsi="Courier New" w:cs="Courier New"/>
                <w:sz w:val="16"/>
                <w:szCs w:val="16"/>
              </w:rPr>
            </w:pPr>
            <w:r w:rsidRPr="00AD08FB">
              <w:rPr>
                <w:rFonts w:ascii="Courier New" w:hAnsi="Courier New" w:cs="Courier New"/>
                <w:sz w:val="16"/>
                <w:szCs w:val="16"/>
              </w:rPr>
              <w:t xml:space="preserve">            &lt;/text&gt;</w:t>
            </w:r>
          </w:p>
          <w:p w:rsidRPr="00AD08FB" w:rsidR="00C12940" w:rsidP="00C12940" w:rsidRDefault="00C12940" w14:paraId="49BA4C9A" w14:textId="77777777">
            <w:pPr>
              <w:rPr>
                <w:rFonts w:ascii="Courier New" w:hAnsi="Courier New" w:cs="Courier New"/>
                <w:sz w:val="16"/>
                <w:szCs w:val="16"/>
              </w:rPr>
            </w:pPr>
            <w:r w:rsidRPr="00AD08FB">
              <w:rPr>
                <w:rFonts w:ascii="Courier New" w:hAnsi="Courier New" w:cs="Courier New"/>
                <w:sz w:val="16"/>
                <w:szCs w:val="16"/>
              </w:rPr>
              <w:t xml:space="preserve">            &lt;statusCode code="completed"/&gt;</w:t>
            </w:r>
          </w:p>
          <w:p w:rsidRPr="00AD08FB" w:rsidR="00C12940" w:rsidP="00C12940" w:rsidRDefault="00C12940" w14:paraId="0B198A03" w14:textId="77777777">
            <w:pPr>
              <w:rPr>
                <w:rFonts w:ascii="Courier New" w:hAnsi="Courier New" w:cs="Courier New"/>
                <w:sz w:val="16"/>
                <w:szCs w:val="16"/>
              </w:rPr>
            </w:pPr>
            <w:r w:rsidRPr="00AD08FB">
              <w:rPr>
                <w:rFonts w:ascii="Courier New" w:hAnsi="Courier New" w:cs="Courier New"/>
                <w:sz w:val="16"/>
                <w:szCs w:val="16"/>
              </w:rPr>
              <w:t xml:space="preserve">            &lt;effectiveTime value="20160401102500-0500"/&gt;</w:t>
            </w:r>
          </w:p>
          <w:p w:rsidRPr="00AD08FB" w:rsidR="00C12940" w:rsidP="00C12940" w:rsidRDefault="00C12940" w14:paraId="6DD0554D" w14:textId="77777777">
            <w:pPr>
              <w:rPr>
                <w:rFonts w:ascii="Courier New" w:hAnsi="Courier New" w:cs="Courier New"/>
                <w:sz w:val="16"/>
                <w:szCs w:val="16"/>
              </w:rPr>
            </w:pPr>
            <w:r w:rsidRPr="00AD08FB">
              <w:rPr>
                <w:rFonts w:ascii="Courier New" w:hAnsi="Courier New" w:cs="Courier New"/>
                <w:sz w:val="16"/>
                <w:szCs w:val="16"/>
              </w:rPr>
              <w:t xml:space="preserve">            &lt;value xsi:type="PQ" value="13.2" unit="g/dL"/&gt;</w:t>
            </w:r>
          </w:p>
          <w:p w:rsidRPr="00AD08FB" w:rsidR="00C12940" w:rsidP="00C12940" w:rsidRDefault="00C12940" w14:paraId="6C655E5C" w14:textId="77777777">
            <w:pPr>
              <w:rPr>
                <w:rFonts w:ascii="Courier New" w:hAnsi="Courier New" w:cs="Courier New"/>
                <w:sz w:val="16"/>
                <w:szCs w:val="16"/>
              </w:rPr>
            </w:pPr>
            <w:r w:rsidRPr="00AD08FB">
              <w:rPr>
                <w:rFonts w:ascii="Courier New" w:hAnsi="Courier New" w:cs="Courier New"/>
                <w:sz w:val="16"/>
                <w:szCs w:val="16"/>
              </w:rPr>
              <w:t xml:space="preserve">            &lt;interpretationCode code="N" codeSystem="2.16.840.1.113883.5.83"/&gt;</w:t>
            </w:r>
          </w:p>
          <w:p w:rsidRPr="00AD08FB" w:rsidR="00C12940" w:rsidP="00C12940" w:rsidRDefault="00C12940" w14:paraId="07E1E523" w14:textId="77777777">
            <w:pPr>
              <w:rPr>
                <w:rFonts w:ascii="Courier New" w:hAnsi="Courier New" w:cs="Courier New"/>
                <w:sz w:val="16"/>
                <w:szCs w:val="16"/>
              </w:rPr>
            </w:pPr>
            <w:r w:rsidRPr="00AD08FB">
              <w:rPr>
                <w:rFonts w:ascii="Courier New" w:hAnsi="Courier New" w:cs="Courier New"/>
                <w:sz w:val="16"/>
                <w:szCs w:val="16"/>
              </w:rPr>
              <w:t xml:space="preserve">            &lt;referenceRange&gt;</w:t>
            </w:r>
          </w:p>
          <w:p w:rsidRPr="00AD08FB" w:rsidR="00C12940" w:rsidP="00C12940" w:rsidRDefault="00C12940" w14:paraId="002030FB" w14:textId="77777777">
            <w:pPr>
              <w:rPr>
                <w:rFonts w:ascii="Courier New" w:hAnsi="Courier New" w:cs="Courier New"/>
                <w:sz w:val="16"/>
                <w:szCs w:val="16"/>
              </w:rPr>
            </w:pPr>
            <w:r w:rsidRPr="00AD08FB">
              <w:rPr>
                <w:rFonts w:ascii="Courier New" w:hAnsi="Courier New" w:cs="Courier New"/>
                <w:sz w:val="16"/>
                <w:szCs w:val="16"/>
              </w:rPr>
              <w:t xml:space="preserve">              &lt;observationRange&gt;</w:t>
            </w:r>
          </w:p>
          <w:p w:rsidRPr="00AD08FB" w:rsidR="00C12940" w:rsidP="00C12940" w:rsidRDefault="00C12940" w14:paraId="6E03C8AD" w14:textId="77777777">
            <w:pPr>
              <w:rPr>
                <w:rFonts w:ascii="Courier New" w:hAnsi="Courier New" w:cs="Courier New"/>
                <w:sz w:val="16"/>
                <w:szCs w:val="16"/>
              </w:rPr>
            </w:pPr>
            <w:r w:rsidRPr="00AD08FB">
              <w:rPr>
                <w:rFonts w:ascii="Courier New" w:hAnsi="Courier New" w:cs="Courier New"/>
                <w:sz w:val="16"/>
                <w:szCs w:val="16"/>
              </w:rPr>
              <w:t xml:space="preserve">                &lt;value xsi:type="IVL_PQ"&gt;</w:t>
            </w:r>
          </w:p>
          <w:p w:rsidRPr="00AD08FB" w:rsidR="00C12940" w:rsidP="00C12940" w:rsidRDefault="00C12940" w14:paraId="2236773B" w14:textId="77777777">
            <w:pPr>
              <w:rPr>
                <w:rFonts w:ascii="Courier New" w:hAnsi="Courier New" w:cs="Courier New"/>
                <w:sz w:val="16"/>
                <w:szCs w:val="16"/>
              </w:rPr>
            </w:pPr>
            <w:r w:rsidRPr="00AD08FB">
              <w:rPr>
                <w:rFonts w:ascii="Courier New" w:hAnsi="Courier New" w:cs="Courier New"/>
                <w:sz w:val="16"/>
                <w:szCs w:val="16"/>
              </w:rPr>
              <w:t xml:space="preserve">                  &lt;low value="12.0" unit="g/dL"/&gt;</w:t>
            </w:r>
          </w:p>
          <w:p w:rsidRPr="00AD08FB" w:rsidR="00C12940" w:rsidP="00C12940" w:rsidRDefault="00C12940" w14:paraId="1E88E754" w14:textId="77777777">
            <w:pPr>
              <w:rPr>
                <w:rFonts w:ascii="Courier New" w:hAnsi="Courier New" w:cs="Courier New"/>
                <w:sz w:val="16"/>
                <w:szCs w:val="16"/>
              </w:rPr>
            </w:pPr>
            <w:r w:rsidRPr="00AD08FB">
              <w:rPr>
                <w:rFonts w:ascii="Courier New" w:hAnsi="Courier New" w:cs="Courier New"/>
                <w:sz w:val="16"/>
                <w:szCs w:val="16"/>
              </w:rPr>
              <w:t xml:space="preserve">                  &lt;high value="15.5" unit="g/dL"/&gt;</w:t>
            </w:r>
          </w:p>
          <w:p w:rsidRPr="00AD08FB" w:rsidR="00C12940" w:rsidP="00C12940" w:rsidRDefault="00C12940" w14:paraId="051F53A4" w14:textId="77777777">
            <w:pPr>
              <w:rPr>
                <w:rFonts w:ascii="Courier New" w:hAnsi="Courier New" w:cs="Courier New"/>
                <w:sz w:val="16"/>
                <w:szCs w:val="16"/>
              </w:rPr>
            </w:pPr>
            <w:r w:rsidRPr="00AD08FB">
              <w:rPr>
                <w:rFonts w:ascii="Courier New" w:hAnsi="Courier New" w:cs="Courier New"/>
                <w:sz w:val="16"/>
                <w:szCs w:val="16"/>
              </w:rPr>
              <w:t xml:space="preserve">                &lt;/value&gt;</w:t>
            </w:r>
          </w:p>
          <w:p w:rsidRPr="00AD08FB" w:rsidR="00C12940" w:rsidP="00C12940" w:rsidRDefault="00C12940" w14:paraId="1DD8710E" w14:textId="77777777">
            <w:pPr>
              <w:rPr>
                <w:rFonts w:ascii="Courier New" w:hAnsi="Courier New" w:cs="Courier New"/>
                <w:sz w:val="16"/>
                <w:szCs w:val="16"/>
              </w:rPr>
            </w:pPr>
            <w:r w:rsidRPr="00AD08FB">
              <w:rPr>
                <w:rFonts w:ascii="Courier New" w:hAnsi="Courier New" w:cs="Courier New"/>
                <w:sz w:val="16"/>
                <w:szCs w:val="16"/>
              </w:rPr>
              <w:t xml:space="preserve">              &lt;/observationRange&gt;</w:t>
            </w:r>
          </w:p>
          <w:p w:rsidRPr="00AD08FB" w:rsidR="00C12940" w:rsidP="00C12940" w:rsidRDefault="00C12940" w14:paraId="1375DB96" w14:textId="77777777">
            <w:pPr>
              <w:rPr>
                <w:rFonts w:ascii="Courier New" w:hAnsi="Courier New" w:cs="Courier New"/>
                <w:sz w:val="16"/>
                <w:szCs w:val="16"/>
              </w:rPr>
            </w:pPr>
            <w:r w:rsidRPr="00AD08FB">
              <w:rPr>
                <w:rFonts w:ascii="Courier New" w:hAnsi="Courier New" w:cs="Courier New"/>
                <w:sz w:val="16"/>
                <w:szCs w:val="16"/>
              </w:rPr>
              <w:t xml:space="preserve">             &lt;/referenceRange&gt;</w:t>
            </w:r>
          </w:p>
          <w:p w:rsidRPr="00AD08FB" w:rsidR="00C12940" w:rsidP="00C12940" w:rsidRDefault="00C12940" w14:paraId="2B75D77E" w14:textId="77777777">
            <w:pPr>
              <w:rPr>
                <w:rFonts w:ascii="Courier New" w:hAnsi="Courier New" w:cs="Courier New"/>
                <w:sz w:val="16"/>
                <w:szCs w:val="16"/>
              </w:rPr>
            </w:pPr>
            <w:r w:rsidRPr="00AD08FB">
              <w:rPr>
                <w:rFonts w:ascii="Courier New" w:hAnsi="Courier New" w:cs="Courier New"/>
                <w:sz w:val="16"/>
                <w:szCs w:val="16"/>
              </w:rPr>
              <w:t xml:space="preserve">            &lt;/observation&gt;</w:t>
            </w:r>
          </w:p>
          <w:p w:rsidRPr="00AD08FB" w:rsidR="00C12940" w:rsidP="00C12940" w:rsidRDefault="00C12940" w14:paraId="62D8D9FC" w14:textId="77777777">
            <w:pPr>
              <w:rPr>
                <w:rFonts w:ascii="Courier New" w:hAnsi="Courier New" w:cs="Courier New"/>
                <w:sz w:val="16"/>
                <w:szCs w:val="16"/>
              </w:rPr>
            </w:pPr>
            <w:r w:rsidRPr="00AD08FB">
              <w:rPr>
                <w:rFonts w:ascii="Courier New" w:hAnsi="Courier New" w:cs="Courier New"/>
                <w:sz w:val="16"/>
                <w:szCs w:val="16"/>
              </w:rPr>
              <w:t xml:space="preserve">          &lt;/component&gt;</w:t>
            </w:r>
          </w:p>
          <w:p w:rsidRPr="00AD08FB" w:rsidR="00C12940" w:rsidP="00C12940" w:rsidRDefault="00C12940" w14:paraId="342F70E3" w14:textId="77777777">
            <w:pPr>
              <w:rPr>
                <w:rFonts w:ascii="Courier New" w:hAnsi="Courier New" w:cs="Courier New"/>
                <w:sz w:val="16"/>
                <w:szCs w:val="16"/>
              </w:rPr>
            </w:pPr>
            <w:r w:rsidRPr="00AD08FB">
              <w:rPr>
                <w:rFonts w:ascii="Courier New" w:hAnsi="Courier New" w:cs="Courier New"/>
                <w:sz w:val="16"/>
                <w:szCs w:val="16"/>
              </w:rPr>
              <w:t xml:space="preserve">          &lt;component&gt;</w:t>
            </w:r>
          </w:p>
          <w:p w:rsidRPr="00AD08FB" w:rsidR="00C12940" w:rsidP="00C12940" w:rsidRDefault="00C12940" w14:paraId="1B0A943A" w14:textId="77777777">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rsidRPr="00AD08FB" w:rsidR="00C12940" w:rsidP="00C12940" w:rsidRDefault="00C12940" w14:paraId="7FE52DCA" w14:textId="77777777">
            <w:pPr>
              <w:rPr>
                <w:rFonts w:ascii="Courier New" w:hAnsi="Courier New" w:cs="Courier New"/>
                <w:sz w:val="16"/>
                <w:szCs w:val="16"/>
              </w:rPr>
            </w:pPr>
            <w:r w:rsidRPr="00AD08FB">
              <w:rPr>
                <w:rFonts w:ascii="Courier New" w:hAnsi="Courier New" w:cs="Courier New"/>
                <w:sz w:val="16"/>
                <w:szCs w:val="16"/>
              </w:rPr>
              <w:t xml:space="preserve">            &lt;!-- ** Result observation ** --&gt;</w:t>
            </w:r>
          </w:p>
          <w:p w:rsidRPr="00AD08FB" w:rsidR="00C12940" w:rsidP="00C12940" w:rsidRDefault="00C12940" w14:paraId="161A8B7B" w14:textId="77777777">
            <w:pPr>
              <w:rPr>
                <w:rFonts w:ascii="Courier New" w:hAnsi="Courier New" w:cs="Courier New"/>
                <w:sz w:val="16"/>
                <w:szCs w:val="16"/>
              </w:rPr>
            </w:pPr>
            <w:r w:rsidRPr="00AD08FB">
              <w:rPr>
                <w:rFonts w:ascii="Courier New" w:hAnsi="Courier New" w:cs="Courier New"/>
                <w:sz w:val="16"/>
                <w:szCs w:val="16"/>
              </w:rPr>
              <w:t xml:space="preserve">            &lt;templateId root="2.16.840.1.113883.10.20.22.4.2" extension="2015-08-01"/&gt;</w:t>
            </w:r>
          </w:p>
          <w:p w:rsidRPr="00AD08FB" w:rsidR="00C12940" w:rsidP="00C12940" w:rsidRDefault="00C12940" w14:paraId="1365B325" w14:textId="77777777">
            <w:pPr>
              <w:rPr>
                <w:rFonts w:ascii="Courier New" w:hAnsi="Courier New" w:cs="Courier New"/>
                <w:sz w:val="16"/>
                <w:szCs w:val="16"/>
              </w:rPr>
            </w:pPr>
            <w:r w:rsidRPr="00AD08FB">
              <w:rPr>
                <w:rFonts w:ascii="Courier New" w:hAnsi="Courier New" w:cs="Courier New"/>
                <w:sz w:val="16"/>
                <w:szCs w:val="16"/>
              </w:rPr>
              <w:t xml:space="preserve">            &lt;templateId root="2.16.840.1.113883.10.20.22.4.2"/&gt;</w:t>
            </w:r>
          </w:p>
          <w:p w:rsidRPr="00AD08FB" w:rsidR="00C12940" w:rsidP="00C12940" w:rsidRDefault="00C12940" w14:paraId="3F965487" w14:textId="77777777">
            <w:pPr>
              <w:rPr>
                <w:rFonts w:ascii="Courier New" w:hAnsi="Courier New" w:cs="Courier New"/>
                <w:sz w:val="16"/>
                <w:szCs w:val="16"/>
              </w:rPr>
            </w:pPr>
            <w:r w:rsidRPr="00AD08FB">
              <w:rPr>
                <w:rFonts w:ascii="Courier New" w:hAnsi="Courier New" w:cs="Courier New"/>
                <w:sz w:val="16"/>
                <w:szCs w:val="16"/>
              </w:rPr>
              <w:t xml:space="preserve">            &lt;id root="a69b3d60-2ffd-4440-958b-72b3335ff35f"/&gt;</w:t>
            </w:r>
          </w:p>
          <w:p w:rsidRPr="00AD08FB" w:rsidR="00C12940" w:rsidP="00C12940" w:rsidRDefault="00C12940" w14:paraId="0535A0D4" w14:textId="77777777">
            <w:pPr>
              <w:rPr>
                <w:rFonts w:ascii="Courier New" w:hAnsi="Courier New" w:cs="Courier New"/>
                <w:sz w:val="16"/>
                <w:szCs w:val="16"/>
              </w:rPr>
            </w:pPr>
            <w:r w:rsidRPr="00AD08FB">
              <w:rPr>
                <w:rFonts w:ascii="Courier New" w:hAnsi="Courier New" w:cs="Courier New"/>
                <w:sz w:val="16"/>
                <w:szCs w:val="16"/>
              </w:rPr>
              <w:t xml:space="preserve">            &lt;!-- This is the correct long common name display name per LOINC web and per to 2000 --&gt;</w:t>
            </w:r>
          </w:p>
          <w:p w:rsidRPr="00AD08FB" w:rsidR="00C12940" w:rsidP="00C12940" w:rsidRDefault="00C12940" w14:paraId="75679A10" w14:textId="77777777">
            <w:pPr>
              <w:rPr>
                <w:rFonts w:ascii="Courier New" w:hAnsi="Courier New" w:cs="Courier New"/>
                <w:sz w:val="16"/>
                <w:szCs w:val="16"/>
              </w:rPr>
            </w:pPr>
            <w:r w:rsidRPr="00AD08FB">
              <w:rPr>
                <w:rFonts w:ascii="Courier New" w:hAnsi="Courier New" w:cs="Courier New"/>
                <w:sz w:val="16"/>
                <w:szCs w:val="16"/>
              </w:rPr>
              <w:t xml:space="preserve">            &lt;code code="6690-2" displayName="Leukocytes[#/volume] in Blood by Automated count" codeSystem="2.16.840.1.113883.6.1"             codeSystemName="LOINC"/&gt;</w:t>
            </w:r>
          </w:p>
          <w:p w:rsidRPr="00AD08FB" w:rsidR="00C12940" w:rsidP="00C12940" w:rsidRDefault="00C12940" w14:paraId="228E48BB" w14:textId="77777777">
            <w:pPr>
              <w:rPr>
                <w:rFonts w:ascii="Courier New" w:hAnsi="Courier New" w:cs="Courier New"/>
                <w:sz w:val="16"/>
                <w:szCs w:val="16"/>
              </w:rPr>
            </w:pPr>
            <w:r w:rsidRPr="00AD08FB">
              <w:rPr>
                <w:rFonts w:ascii="Courier New" w:hAnsi="Courier New" w:cs="Courier New"/>
                <w:sz w:val="16"/>
                <w:szCs w:val="16"/>
              </w:rPr>
              <w:t xml:space="preserve">            &lt;text&gt;</w:t>
            </w:r>
          </w:p>
          <w:p w:rsidRPr="00AD08FB" w:rsidR="00C12940" w:rsidP="00C12940" w:rsidRDefault="00C12940" w14:paraId="4788FD95" w14:textId="77777777">
            <w:pPr>
              <w:rPr>
                <w:rFonts w:ascii="Courier New" w:hAnsi="Courier New" w:cs="Courier New"/>
                <w:sz w:val="16"/>
                <w:szCs w:val="16"/>
              </w:rPr>
            </w:pPr>
            <w:r w:rsidRPr="00AD08FB">
              <w:rPr>
                <w:rFonts w:ascii="Courier New" w:hAnsi="Courier New" w:cs="Courier New"/>
                <w:sz w:val="16"/>
                <w:szCs w:val="16"/>
              </w:rPr>
              <w:t xml:space="preserve">               &lt;reference value="#result2"/&gt;</w:t>
            </w:r>
          </w:p>
          <w:p w:rsidRPr="00AD08FB" w:rsidR="00C12940" w:rsidP="00C12940" w:rsidRDefault="00C12940" w14:paraId="6D751A30" w14:textId="77777777">
            <w:pPr>
              <w:rPr>
                <w:rFonts w:ascii="Courier New" w:hAnsi="Courier New" w:cs="Courier New"/>
                <w:sz w:val="16"/>
                <w:szCs w:val="16"/>
              </w:rPr>
            </w:pPr>
            <w:r w:rsidRPr="00AD08FB">
              <w:rPr>
                <w:rFonts w:ascii="Courier New" w:hAnsi="Courier New" w:cs="Courier New"/>
                <w:sz w:val="16"/>
                <w:szCs w:val="16"/>
              </w:rPr>
              <w:t xml:space="preserve">            &lt;/text&gt;</w:t>
            </w:r>
          </w:p>
          <w:p w:rsidRPr="00AD08FB" w:rsidR="00C12940" w:rsidP="00C12940" w:rsidRDefault="00C12940" w14:paraId="407A9434" w14:textId="77777777">
            <w:pPr>
              <w:rPr>
                <w:rFonts w:ascii="Courier New" w:hAnsi="Courier New" w:cs="Courier New"/>
                <w:sz w:val="16"/>
                <w:szCs w:val="16"/>
              </w:rPr>
            </w:pPr>
            <w:r w:rsidRPr="00AD08FB">
              <w:rPr>
                <w:rFonts w:ascii="Courier New" w:hAnsi="Courier New" w:cs="Courier New"/>
                <w:sz w:val="16"/>
                <w:szCs w:val="16"/>
              </w:rPr>
              <w:t xml:space="preserve">            &lt;statusCode code="completed"/&gt;</w:t>
            </w:r>
          </w:p>
          <w:p w:rsidRPr="00AD08FB" w:rsidR="00C12940" w:rsidP="00C12940" w:rsidRDefault="00C12940" w14:paraId="399476F7" w14:textId="77777777">
            <w:pPr>
              <w:rPr>
                <w:rFonts w:ascii="Courier New" w:hAnsi="Courier New" w:cs="Courier New"/>
                <w:sz w:val="16"/>
                <w:szCs w:val="16"/>
              </w:rPr>
            </w:pPr>
            <w:r w:rsidRPr="00AD08FB">
              <w:rPr>
                <w:rFonts w:ascii="Courier New" w:hAnsi="Courier New" w:cs="Courier New"/>
                <w:sz w:val="16"/>
                <w:szCs w:val="16"/>
              </w:rPr>
              <w:t xml:space="preserve">            &lt;effectiveTime value="20160401102500-0500"/&gt;</w:t>
            </w:r>
          </w:p>
          <w:p w:rsidRPr="00AD08FB" w:rsidR="00C12940" w:rsidP="00C12940" w:rsidRDefault="00C12940" w14:paraId="0FA4C709" w14:textId="77777777">
            <w:pPr>
              <w:rPr>
                <w:rFonts w:ascii="Courier New" w:hAnsi="Courier New" w:cs="Courier New"/>
                <w:sz w:val="16"/>
                <w:szCs w:val="16"/>
              </w:rPr>
            </w:pPr>
            <w:r w:rsidRPr="00AD08FB">
              <w:rPr>
                <w:rFonts w:ascii="Courier New" w:hAnsi="Courier New" w:cs="Courier New"/>
                <w:sz w:val="16"/>
                <w:szCs w:val="16"/>
              </w:rPr>
              <w:t xml:space="preserve">            &lt;value xsi:type="PQ" value="6.7" unit="10*3/uL"/&gt;</w:t>
            </w:r>
          </w:p>
          <w:p w:rsidRPr="00AD08FB" w:rsidR="00C12940" w:rsidP="00C12940" w:rsidRDefault="00C12940" w14:paraId="3F746DED" w14:textId="77777777">
            <w:pPr>
              <w:rPr>
                <w:rFonts w:ascii="Courier New" w:hAnsi="Courier New" w:cs="Courier New"/>
                <w:sz w:val="16"/>
                <w:szCs w:val="16"/>
              </w:rPr>
            </w:pPr>
            <w:r w:rsidRPr="00AD08FB">
              <w:rPr>
                <w:rFonts w:ascii="Courier New" w:hAnsi="Courier New" w:cs="Courier New"/>
                <w:sz w:val="16"/>
                <w:szCs w:val="16"/>
              </w:rPr>
              <w:t xml:space="preserve">            &lt;interpretationCode code="N" codeSystem="2.16.840.1.113883.5.83"/&gt;</w:t>
            </w:r>
          </w:p>
          <w:p w:rsidRPr="00AD08FB" w:rsidR="00C12940" w:rsidP="00C12940" w:rsidRDefault="00C12940" w14:paraId="70A9E5C7" w14:textId="77777777">
            <w:pPr>
              <w:rPr>
                <w:rFonts w:ascii="Courier New" w:hAnsi="Courier New" w:cs="Courier New"/>
                <w:sz w:val="16"/>
                <w:szCs w:val="16"/>
              </w:rPr>
            </w:pPr>
            <w:r w:rsidRPr="00AD08FB">
              <w:rPr>
                <w:rFonts w:ascii="Courier New" w:hAnsi="Courier New" w:cs="Courier New"/>
                <w:sz w:val="16"/>
                <w:szCs w:val="16"/>
              </w:rPr>
              <w:t xml:space="preserve">            &lt;referenceRange&gt;</w:t>
            </w:r>
          </w:p>
          <w:p w:rsidRPr="00AD08FB" w:rsidR="00C12940" w:rsidP="00C12940" w:rsidRDefault="00C12940" w14:paraId="40E0E47A" w14:textId="77777777">
            <w:pPr>
              <w:rPr>
                <w:rFonts w:ascii="Courier New" w:hAnsi="Courier New" w:cs="Courier New"/>
                <w:sz w:val="16"/>
                <w:szCs w:val="16"/>
              </w:rPr>
            </w:pPr>
            <w:r w:rsidRPr="00AD08FB">
              <w:rPr>
                <w:rFonts w:ascii="Courier New" w:hAnsi="Courier New" w:cs="Courier New"/>
                <w:sz w:val="16"/>
                <w:szCs w:val="16"/>
              </w:rPr>
              <w:t xml:space="preserve">             &lt;observationRange&gt;</w:t>
            </w:r>
          </w:p>
          <w:p w:rsidRPr="00AD08FB" w:rsidR="00C12940" w:rsidP="00C12940" w:rsidRDefault="00C12940" w14:paraId="0EA9E66D" w14:textId="77777777">
            <w:pPr>
              <w:rPr>
                <w:rFonts w:ascii="Courier New" w:hAnsi="Courier New" w:cs="Courier New"/>
                <w:sz w:val="16"/>
                <w:szCs w:val="16"/>
              </w:rPr>
            </w:pPr>
            <w:r w:rsidRPr="00AD08FB">
              <w:rPr>
                <w:rFonts w:ascii="Courier New" w:hAnsi="Courier New" w:cs="Courier New"/>
                <w:sz w:val="16"/>
                <w:szCs w:val="16"/>
              </w:rPr>
              <w:t xml:space="preserve">              &lt;value xsi:type="IVL_PQ"&gt;</w:t>
            </w:r>
          </w:p>
          <w:p w:rsidRPr="00AD08FB" w:rsidR="00C12940" w:rsidP="00C12940" w:rsidRDefault="00C12940" w14:paraId="26F9AFBA" w14:textId="77777777">
            <w:pPr>
              <w:rPr>
                <w:rFonts w:ascii="Courier New" w:hAnsi="Courier New" w:cs="Courier New"/>
                <w:sz w:val="16"/>
                <w:szCs w:val="16"/>
              </w:rPr>
            </w:pPr>
            <w:r w:rsidRPr="00AD08FB">
              <w:rPr>
                <w:rFonts w:ascii="Courier New" w:hAnsi="Courier New" w:cs="Courier New"/>
                <w:sz w:val="16"/>
                <w:szCs w:val="16"/>
              </w:rPr>
              <w:t xml:space="preserve">                &lt;low value="4.3" unit="10*9/L"/&gt;</w:t>
            </w:r>
          </w:p>
          <w:p w:rsidRPr="00AD08FB" w:rsidR="00C12940" w:rsidP="00C12940" w:rsidRDefault="00C12940" w14:paraId="53D73B06" w14:textId="77777777">
            <w:pPr>
              <w:rPr>
                <w:rFonts w:ascii="Courier New" w:hAnsi="Courier New" w:cs="Courier New"/>
                <w:sz w:val="16"/>
                <w:szCs w:val="16"/>
              </w:rPr>
            </w:pPr>
            <w:r w:rsidRPr="00AD08FB">
              <w:rPr>
                <w:rFonts w:ascii="Courier New" w:hAnsi="Courier New" w:cs="Courier New"/>
                <w:sz w:val="16"/>
                <w:szCs w:val="16"/>
              </w:rPr>
              <w:t xml:space="preserve">                &lt;high value="10.8" unit="10*9/L"/&gt;</w:t>
            </w:r>
          </w:p>
          <w:p w:rsidRPr="00AD08FB" w:rsidR="00C12940" w:rsidP="00C12940" w:rsidRDefault="00C12940" w14:paraId="030047D3" w14:textId="77777777">
            <w:pPr>
              <w:rPr>
                <w:rFonts w:ascii="Courier New" w:hAnsi="Courier New" w:cs="Courier New"/>
                <w:sz w:val="16"/>
                <w:szCs w:val="16"/>
              </w:rPr>
            </w:pPr>
            <w:r w:rsidRPr="00AD08FB">
              <w:rPr>
                <w:rFonts w:ascii="Courier New" w:hAnsi="Courier New" w:cs="Courier New"/>
                <w:sz w:val="16"/>
                <w:szCs w:val="16"/>
              </w:rPr>
              <w:t xml:space="preserve">              &lt;/value&gt;</w:t>
            </w:r>
          </w:p>
          <w:p w:rsidRPr="00AD08FB" w:rsidR="00C12940" w:rsidP="00C12940" w:rsidRDefault="00C12940" w14:paraId="3CD019AF" w14:textId="77777777">
            <w:pPr>
              <w:rPr>
                <w:rFonts w:ascii="Courier New" w:hAnsi="Courier New" w:cs="Courier New"/>
                <w:sz w:val="16"/>
                <w:szCs w:val="16"/>
              </w:rPr>
            </w:pPr>
            <w:r w:rsidRPr="00AD08FB">
              <w:rPr>
                <w:rFonts w:ascii="Courier New" w:hAnsi="Courier New" w:cs="Courier New"/>
                <w:sz w:val="16"/>
                <w:szCs w:val="16"/>
              </w:rPr>
              <w:t xml:space="preserve">            &lt;/observationRange&gt;</w:t>
            </w:r>
          </w:p>
          <w:p w:rsidRPr="00AD08FB" w:rsidR="00C12940" w:rsidP="00C12940" w:rsidRDefault="00C12940" w14:paraId="1676129D" w14:textId="77777777">
            <w:pPr>
              <w:rPr>
                <w:rFonts w:ascii="Courier New" w:hAnsi="Courier New" w:cs="Courier New"/>
                <w:sz w:val="16"/>
                <w:szCs w:val="16"/>
              </w:rPr>
            </w:pPr>
            <w:r w:rsidRPr="00AD08FB">
              <w:rPr>
                <w:rFonts w:ascii="Courier New" w:hAnsi="Courier New" w:cs="Courier New"/>
                <w:sz w:val="16"/>
                <w:szCs w:val="16"/>
              </w:rPr>
              <w:t xml:space="preserve">           &lt;/referenceRange&gt;</w:t>
            </w:r>
          </w:p>
          <w:p w:rsidRPr="00AD08FB" w:rsidR="00C12940" w:rsidP="00C12940" w:rsidRDefault="00C12940" w14:paraId="4AB4D8D1" w14:textId="77777777">
            <w:pPr>
              <w:rPr>
                <w:rFonts w:ascii="Courier New" w:hAnsi="Courier New" w:cs="Courier New"/>
                <w:sz w:val="16"/>
                <w:szCs w:val="16"/>
              </w:rPr>
            </w:pPr>
            <w:r w:rsidRPr="00AD08FB">
              <w:rPr>
                <w:rFonts w:ascii="Courier New" w:hAnsi="Courier New" w:cs="Courier New"/>
                <w:sz w:val="16"/>
                <w:szCs w:val="16"/>
              </w:rPr>
              <w:t xml:space="preserve">         &lt;/observation&gt;</w:t>
            </w:r>
          </w:p>
          <w:p w:rsidRPr="00AD08FB" w:rsidR="00C12940" w:rsidP="00C12940" w:rsidRDefault="00C12940" w14:paraId="16EEA438" w14:textId="77777777">
            <w:pPr>
              <w:rPr>
                <w:rFonts w:ascii="Courier New" w:hAnsi="Courier New" w:cs="Courier New"/>
                <w:sz w:val="16"/>
                <w:szCs w:val="16"/>
              </w:rPr>
            </w:pPr>
            <w:r w:rsidRPr="00AD08FB">
              <w:rPr>
                <w:rFonts w:ascii="Courier New" w:hAnsi="Courier New" w:cs="Courier New"/>
                <w:sz w:val="16"/>
                <w:szCs w:val="16"/>
              </w:rPr>
              <w:t xml:space="preserve">       &lt;/component&gt;</w:t>
            </w:r>
          </w:p>
          <w:p w:rsidRPr="00AD08FB" w:rsidR="00C12940" w:rsidP="00C12940" w:rsidRDefault="00C12940" w14:paraId="5C1EA719" w14:textId="77777777">
            <w:pPr>
              <w:rPr>
                <w:rFonts w:ascii="Courier New" w:hAnsi="Courier New" w:cs="Courier New"/>
                <w:sz w:val="16"/>
                <w:szCs w:val="16"/>
              </w:rPr>
            </w:pPr>
            <w:r w:rsidRPr="00AD08FB">
              <w:rPr>
                <w:rFonts w:ascii="Courier New" w:hAnsi="Courier New" w:cs="Courier New"/>
                <w:sz w:val="16"/>
                <w:szCs w:val="16"/>
              </w:rPr>
              <w:t>...</w:t>
            </w:r>
          </w:p>
          <w:p w:rsidRPr="00AD08FB" w:rsidR="00C12940" w:rsidP="00C12940" w:rsidRDefault="00C12940" w14:paraId="1EFD511C" w14:textId="77777777">
            <w:pPr>
              <w:rPr>
                <w:rFonts w:ascii="Courier New" w:hAnsi="Courier New" w:cs="Courier New"/>
                <w:sz w:val="16"/>
                <w:szCs w:val="16"/>
              </w:rPr>
            </w:pPr>
            <w:r w:rsidRPr="00AD08FB">
              <w:rPr>
                <w:rFonts w:ascii="Courier New" w:hAnsi="Courier New" w:cs="Courier New"/>
                <w:sz w:val="16"/>
                <w:szCs w:val="16"/>
              </w:rPr>
              <w:t xml:space="preserve">    &lt;/organizer&gt;</w:t>
            </w:r>
          </w:p>
          <w:p w:rsidRPr="00AD08FB" w:rsidR="00C12940" w:rsidP="00C12940" w:rsidRDefault="00C12940" w14:paraId="771D6FA4" w14:textId="77777777">
            <w:pPr>
              <w:rPr>
                <w:rFonts w:ascii="Courier New" w:hAnsi="Courier New" w:cs="Courier New"/>
                <w:sz w:val="16"/>
                <w:szCs w:val="16"/>
              </w:rPr>
            </w:pPr>
            <w:r w:rsidRPr="00AD08FB">
              <w:rPr>
                <w:rFonts w:ascii="Courier New" w:hAnsi="Courier New" w:cs="Courier New"/>
                <w:sz w:val="16"/>
                <w:szCs w:val="16"/>
              </w:rPr>
              <w:t xml:space="preserve">  &lt;/entry&gt;</w:t>
            </w:r>
          </w:p>
          <w:p w:rsidRPr="00AD08FB" w:rsidR="004F33E9" w:rsidP="00C12940" w:rsidRDefault="00C12940" w14:paraId="3F50E9EE" w14:textId="77777777">
            <w:pPr>
              <w:rPr>
                <w:rFonts w:ascii="Courier New" w:hAnsi="Courier New" w:cs="Courier New"/>
                <w:sz w:val="16"/>
                <w:szCs w:val="16"/>
              </w:rPr>
            </w:pPr>
            <w:r w:rsidRPr="00AD08FB">
              <w:rPr>
                <w:rFonts w:ascii="Courier New" w:hAnsi="Courier New" w:cs="Courier New"/>
                <w:sz w:val="16"/>
                <w:szCs w:val="16"/>
              </w:rPr>
              <w:t>&lt;/section&gt;</w:t>
            </w:r>
          </w:p>
        </w:tc>
      </w:tr>
    </w:tbl>
    <w:p w:rsidRPr="003A3D50" w:rsidR="004F33E9" w:rsidP="003A3D50" w:rsidRDefault="004F33E9" w14:paraId="7583A72E" w14:textId="77777777"/>
    <w:p w:rsidRPr="00C64922" w:rsidR="007D3708" w:rsidP="004C76D9" w:rsidRDefault="007D3708" w14:paraId="56B18FEA" w14:textId="77777777">
      <w:pPr>
        <w:pStyle w:val="Heading4"/>
      </w:pPr>
      <w:r w:rsidRPr="00C64922">
        <w:t>Result Observation</w:t>
      </w:r>
    </w:p>
    <w:tbl>
      <w:tblPr>
        <w:tblW w:w="9360"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304"/>
        <w:gridCol w:w="7056"/>
      </w:tblGrid>
      <w:tr w:rsidRPr="00C64922" w:rsidR="002954CE" w:rsidTr="004E29C8" w14:paraId="3DC402C2" w14:textId="77777777">
        <w:trPr>
          <w:cantSplit/>
          <w:tblHeader/>
        </w:trPr>
        <w:tc>
          <w:tcPr>
            <w:tcW w:w="2304" w:type="dxa"/>
            <w:tcBorders>
              <w:bottom w:val="nil"/>
              <w:right w:val="nil"/>
            </w:tcBorders>
            <w:shd w:val="clear" w:color="auto" w:fill="4F81BD"/>
          </w:tcPr>
          <w:p w:rsidRPr="00D14360" w:rsidR="00E42FA6" w:rsidP="00E42FA6" w:rsidRDefault="00E42FA6" w14:paraId="74EAD5C0" w14:textId="77777777">
            <w:pPr>
              <w:rPr>
                <w:rFonts w:cs="Calibri"/>
                <w:b/>
                <w:bCs/>
                <w:color w:val="FFFFFF"/>
              </w:rPr>
            </w:pPr>
            <w:r w:rsidRPr="00D14360">
              <w:rPr>
                <w:rFonts w:cs="Calibri"/>
                <w:b/>
                <w:bCs/>
                <w:color w:val="FFFFFF"/>
              </w:rPr>
              <w:t>Entry Template</w:t>
            </w:r>
          </w:p>
        </w:tc>
        <w:tc>
          <w:tcPr>
            <w:tcW w:w="7056" w:type="dxa"/>
            <w:shd w:val="clear" w:color="auto" w:fill="4F81BD"/>
          </w:tcPr>
          <w:p w:rsidRPr="00D14360" w:rsidR="00E42FA6" w:rsidP="00E42FA6" w:rsidRDefault="00E42FA6" w14:paraId="70172D78" w14:textId="77777777">
            <w:pPr>
              <w:rPr>
                <w:rFonts w:cs="Calibri"/>
                <w:b/>
                <w:iCs/>
                <w:color w:val="FFFFFF"/>
              </w:rPr>
            </w:pPr>
            <w:r w:rsidRPr="00D14360">
              <w:rPr>
                <w:rFonts w:cs="Calibri"/>
                <w:b/>
                <w:iCs/>
                <w:color w:val="FFFFFF"/>
              </w:rPr>
              <w:t xml:space="preserve">Result Observation (V3) </w:t>
            </w:r>
          </w:p>
          <w:p w:rsidRPr="00D14360" w:rsidR="00E42FA6" w:rsidP="00E42FA6" w:rsidRDefault="00E42FA6" w14:paraId="44384536" w14:textId="77777777">
            <w:pPr>
              <w:rPr>
                <w:rFonts w:cs="Calibri"/>
                <w:bCs/>
                <w:color w:val="FFFFFF"/>
              </w:rPr>
            </w:pPr>
            <w:r w:rsidRPr="00D14360">
              <w:rPr>
                <w:rFonts w:cs="Calibri"/>
                <w:bCs/>
                <w:color w:val="FFFFFF"/>
                <w:sz w:val="18"/>
              </w:rPr>
              <w:t>[observation: identifier urn:hl7ii:2.16.840.1.113883.10.20.22.4.2:2015-08-01 (open)]</w:t>
            </w:r>
          </w:p>
        </w:tc>
      </w:tr>
      <w:tr w:rsidRPr="00C64922" w:rsidR="002954CE" w:rsidTr="004E29C8" w14:paraId="3C8CF0B2" w14:textId="77777777">
        <w:trPr>
          <w:cantSplit/>
          <w:trHeight w:val="341"/>
        </w:trPr>
        <w:tc>
          <w:tcPr>
            <w:tcW w:w="2304" w:type="dxa"/>
            <w:tcBorders>
              <w:top w:val="single" w:color="4F81BD" w:sz="4" w:space="0"/>
              <w:bottom w:val="single" w:color="4F81BD" w:sz="4" w:space="0"/>
              <w:right w:val="nil"/>
            </w:tcBorders>
            <w:shd w:val="clear" w:color="auto" w:fill="FFFFFF"/>
          </w:tcPr>
          <w:p w:rsidRPr="00D14360" w:rsidR="00E42FA6" w:rsidP="00E42FA6" w:rsidRDefault="00E42FA6" w14:paraId="23AA93A9" w14:textId="77777777">
            <w:pPr>
              <w:rPr>
                <w:rFonts w:cs="Calibri"/>
                <w:b/>
                <w:bCs/>
              </w:rPr>
            </w:pPr>
            <w:r w:rsidRPr="00D14360">
              <w:rPr>
                <w:rFonts w:cs="Calibri"/>
                <w:b/>
                <w:bCs/>
              </w:rPr>
              <w:t>Reference Source</w:t>
            </w:r>
          </w:p>
        </w:tc>
        <w:tc>
          <w:tcPr>
            <w:tcW w:w="7056" w:type="dxa"/>
            <w:tcBorders>
              <w:top w:val="single" w:color="4F81BD" w:sz="4" w:space="0"/>
              <w:bottom w:val="single" w:color="4F81BD" w:sz="4" w:space="0"/>
            </w:tcBorders>
            <w:shd w:val="clear" w:color="auto" w:fill="auto"/>
          </w:tcPr>
          <w:p w:rsidRPr="00D14360" w:rsidR="00E42FA6" w:rsidP="00E42FA6" w:rsidRDefault="00E42FA6" w14:paraId="61EF834C" w14:textId="77777777">
            <w:pPr>
              <w:rPr>
                <w:rFonts w:ascii="Calibri Light" w:hAnsi="Calibri Light" w:cs="Calibri Light"/>
                <w:szCs w:val="18"/>
              </w:rPr>
            </w:pPr>
            <w:r w:rsidRPr="00D14360">
              <w:rPr>
                <w:rFonts w:ascii="Calibri Light" w:hAnsi="Calibri Light" w:cs="Calibri Light"/>
                <w:szCs w:val="18"/>
              </w:rPr>
              <w:t xml:space="preserve">HL7 C-CDA R2.1 </w:t>
            </w:r>
          </w:p>
        </w:tc>
      </w:tr>
      <w:tr w:rsidRPr="00C64922" w:rsidR="002954CE" w:rsidTr="004E29C8" w14:paraId="6512564A" w14:textId="77777777">
        <w:trPr>
          <w:cantSplit/>
          <w:trHeight w:val="530"/>
        </w:trPr>
        <w:tc>
          <w:tcPr>
            <w:tcW w:w="2304" w:type="dxa"/>
            <w:tcBorders>
              <w:right w:val="nil"/>
            </w:tcBorders>
            <w:shd w:val="clear" w:color="auto" w:fill="FFFFFF"/>
          </w:tcPr>
          <w:p w:rsidRPr="00D14360" w:rsidR="00E42FA6" w:rsidP="00E42FA6" w:rsidRDefault="00E42FA6" w14:paraId="05FAC0B2" w14:textId="77777777">
            <w:pPr>
              <w:rPr>
                <w:rFonts w:cs="Calibri"/>
                <w:b/>
                <w:bCs/>
              </w:rPr>
            </w:pPr>
            <w:r w:rsidRPr="00D14360">
              <w:rPr>
                <w:rFonts w:cs="Calibri"/>
                <w:b/>
                <w:bCs/>
              </w:rPr>
              <w:t>Purpose</w:t>
            </w:r>
          </w:p>
        </w:tc>
        <w:tc>
          <w:tcPr>
            <w:tcW w:w="7056" w:type="dxa"/>
            <w:shd w:val="clear" w:color="auto" w:fill="auto"/>
          </w:tcPr>
          <w:p w:rsidRPr="00D14360" w:rsidR="00E42FA6" w:rsidP="00D14360" w:rsidRDefault="00E42FA6" w14:paraId="7FBF32F1" w14:textId="77777777">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represents the results of a laboratory, radiology, or other study performed on a patient.</w:t>
            </w:r>
          </w:p>
        </w:tc>
      </w:tr>
      <w:tr w:rsidRPr="00C64922" w:rsidR="002954CE" w:rsidTr="004E29C8" w14:paraId="78EF100D" w14:textId="77777777">
        <w:trPr>
          <w:cantSplit/>
          <w:trHeight w:val="1529"/>
        </w:trPr>
        <w:tc>
          <w:tcPr>
            <w:tcW w:w="2304" w:type="dxa"/>
            <w:tcBorders>
              <w:top w:val="single" w:color="4F81BD" w:sz="4" w:space="0"/>
              <w:bottom w:val="single" w:color="4F81BD" w:sz="4" w:space="0"/>
              <w:right w:val="nil"/>
            </w:tcBorders>
            <w:shd w:val="clear" w:color="auto" w:fill="FFFFFF"/>
          </w:tcPr>
          <w:p w:rsidRPr="00D14360" w:rsidR="00E42FA6" w:rsidP="00E42FA6" w:rsidRDefault="00E42FA6" w14:paraId="0B852FC6" w14:textId="77777777">
            <w:pPr>
              <w:rPr>
                <w:rFonts w:cs="Calibri"/>
                <w:b/>
                <w:bCs/>
              </w:rPr>
            </w:pPr>
            <w:r w:rsidRPr="00D14360">
              <w:rPr>
                <w:rFonts w:cs="Calibri"/>
                <w:b/>
                <w:bCs/>
              </w:rPr>
              <w:t>ActStatus</w:t>
            </w:r>
          </w:p>
        </w:tc>
        <w:tc>
          <w:tcPr>
            <w:tcW w:w="7056" w:type="dxa"/>
            <w:tcBorders>
              <w:top w:val="single" w:color="4F81BD" w:sz="4" w:space="0"/>
              <w:bottom w:val="single" w:color="4F81BD" w:sz="4" w:space="0"/>
            </w:tcBorders>
            <w:shd w:val="clear" w:color="auto" w:fill="auto"/>
          </w:tcPr>
          <w:p w:rsidRPr="00D14360" w:rsidR="00E42FA6" w:rsidP="00E42FA6" w:rsidRDefault="00E42FA6" w14:paraId="0F867F12" w14:textId="77777777">
            <w:pPr>
              <w:rPr>
                <w:rFonts w:ascii="Calibri Light" w:hAnsi="Calibri Light" w:cs="Calibri Light"/>
                <w:color w:val="000000"/>
                <w:szCs w:val="18"/>
              </w:rPr>
            </w:pPr>
            <w:r w:rsidRPr="00D14360">
              <w:rPr>
                <w:rFonts w:ascii="Calibri Light" w:hAnsi="Calibri Light" w:cs="Calibri Light"/>
                <w:color w:val="000000"/>
                <w:szCs w:val="18"/>
              </w:rPr>
              <w:t xml:space="preserve">The result observation includes a statusCode to allow recording the status of an observation. “Pending” results (e.g., a test has been run but results have not been reported yet) should be represented as “active” ActStatus. </w:t>
            </w:r>
          </w:p>
          <w:p w:rsidR="005C79A1" w:rsidP="00E42FA6" w:rsidRDefault="005C79A1" w14:paraId="05B2684E" w14:textId="77777777">
            <w:pPr>
              <w:pStyle w:val="Default"/>
              <w:rPr>
                <w:rFonts w:ascii="Calibri Light" w:hAnsi="Calibri Light" w:cs="Calibri Light"/>
                <w:sz w:val="20"/>
                <w:szCs w:val="18"/>
              </w:rPr>
            </w:pPr>
          </w:p>
          <w:p w:rsidRPr="00D14360" w:rsidR="00E42FA6" w:rsidP="00E42FA6" w:rsidRDefault="00E42FA6" w14:paraId="35C59B99" w14:textId="2824DB4D">
            <w:pPr>
              <w:pStyle w:val="Default"/>
              <w:rPr>
                <w:rFonts w:ascii="Calibri Light" w:hAnsi="Calibri Light" w:cs="Calibri Light"/>
                <w:sz w:val="20"/>
                <w:szCs w:val="18"/>
              </w:rPr>
            </w:pPr>
            <w:r w:rsidRPr="00D14360">
              <w:rPr>
                <w:rFonts w:ascii="Calibri Light" w:hAnsi="Calibri Light" w:cs="Calibri Light"/>
                <w:sz w:val="20"/>
                <w:szCs w:val="18"/>
              </w:rPr>
              <w:t xml:space="preserve">The effectiveTime element represents the </w:t>
            </w:r>
            <w:r w:rsidR="0088454D">
              <w:rPr>
                <w:rFonts w:ascii="Calibri Light" w:hAnsi="Calibri Light" w:cs="Calibri Light"/>
                <w:sz w:val="20"/>
                <w:szCs w:val="18"/>
              </w:rPr>
              <w:t>clinically</w:t>
            </w:r>
            <w:r w:rsidRPr="00D14360" w:rsidR="0088454D">
              <w:rPr>
                <w:rFonts w:ascii="Calibri Light" w:hAnsi="Calibri Light" w:cs="Calibri Light"/>
                <w:sz w:val="20"/>
                <w:szCs w:val="18"/>
              </w:rPr>
              <w:t xml:space="preserve"> </w:t>
            </w:r>
            <w:r w:rsidRPr="00D14360">
              <w:rPr>
                <w:rFonts w:ascii="Calibri Light" w:hAnsi="Calibri Light" w:cs="Calibri Light"/>
                <w:sz w:val="20"/>
                <w:szCs w:val="18"/>
              </w:rPr>
              <w:t xml:space="preserve">relevant time of the measurement (e.g., the time a blood pressure reading is obtained, the time the blood sample was obtained for a chemistry test). </w:t>
            </w:r>
          </w:p>
        </w:tc>
      </w:tr>
      <w:tr w:rsidRPr="00C64922" w:rsidR="002954CE" w:rsidTr="004E29C8" w14:paraId="6BE9F865" w14:textId="77777777">
        <w:trPr>
          <w:cantSplit/>
          <w:trHeight w:val="800"/>
        </w:trPr>
        <w:tc>
          <w:tcPr>
            <w:tcW w:w="2304" w:type="dxa"/>
            <w:tcBorders>
              <w:top w:val="single" w:color="4F81BD" w:sz="4" w:space="0"/>
              <w:bottom w:val="single" w:color="4472C4" w:themeColor="accent1" w:sz="4" w:space="0"/>
              <w:right w:val="nil"/>
            </w:tcBorders>
            <w:shd w:val="clear" w:color="auto" w:fill="FFFFFF"/>
          </w:tcPr>
          <w:p w:rsidRPr="00D14360" w:rsidR="00E42FA6" w:rsidP="00E42FA6" w:rsidRDefault="00E42FA6" w14:paraId="0647A9E7" w14:textId="77777777">
            <w:pPr>
              <w:rPr>
                <w:rFonts w:cs="Calibri"/>
                <w:b/>
                <w:bCs/>
              </w:rPr>
            </w:pPr>
            <w:r w:rsidRPr="00D14360">
              <w:rPr>
                <w:rFonts w:cs="Calibri"/>
                <w:b/>
                <w:bCs/>
              </w:rPr>
              <w:t>Negation</w:t>
            </w:r>
          </w:p>
        </w:tc>
        <w:tc>
          <w:tcPr>
            <w:tcW w:w="7056" w:type="dxa"/>
            <w:tcBorders>
              <w:top w:val="single" w:color="4F81BD" w:sz="4" w:space="0"/>
              <w:bottom w:val="single" w:color="4472C4" w:themeColor="accent1" w:sz="4" w:space="0"/>
            </w:tcBorders>
            <w:shd w:val="clear" w:color="auto" w:fill="auto"/>
          </w:tcPr>
          <w:p w:rsidRPr="00D14360" w:rsidR="001D30C4" w:rsidP="00D14360" w:rsidRDefault="00E42FA6" w14:paraId="064DBB0B" w14:textId="28FDEC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To indicate that a test was not performed use the Procedure Activity </w:t>
            </w:r>
            <w:r w:rsidR="0007159E">
              <w:rPr>
                <w:rFonts w:ascii="Calibri Light" w:hAnsi="Calibri Light" w:cs="Calibri Light"/>
                <w:color w:val="000000"/>
                <w:szCs w:val="18"/>
              </w:rPr>
              <w:t>Procedure</w:t>
            </w:r>
            <w:r w:rsidRPr="00D14360" w:rsidR="0007159E">
              <w:rPr>
                <w:rFonts w:ascii="Calibri Light" w:hAnsi="Calibri Light" w:cs="Calibri Light"/>
                <w:color w:val="000000"/>
                <w:szCs w:val="18"/>
              </w:rPr>
              <w:t xml:space="preserve"> </w:t>
            </w:r>
            <w:r w:rsidRPr="00D14360">
              <w:rPr>
                <w:rFonts w:ascii="Calibri Light" w:hAnsi="Calibri Light" w:cs="Calibri Light"/>
                <w:color w:val="000000"/>
                <w:szCs w:val="18"/>
              </w:rPr>
              <w:t>template with the negationInd attribute of “true</w:t>
            </w:r>
            <w:r w:rsidRPr="00D14360" w:rsidR="001D30C4">
              <w:rPr>
                <w:rFonts w:ascii="Calibri Light" w:hAnsi="Calibri Light" w:cs="Calibri Light"/>
                <w:color w:val="000000"/>
                <w:szCs w:val="18"/>
              </w:rPr>
              <w:t>.</w:t>
            </w:r>
            <w:r w:rsidRPr="00D14360">
              <w:rPr>
                <w:rFonts w:ascii="Calibri Light" w:hAnsi="Calibri Light" w:cs="Calibri Light"/>
                <w:color w:val="000000"/>
                <w:szCs w:val="18"/>
              </w:rPr>
              <w:t xml:space="preserve">” </w:t>
            </w:r>
          </w:p>
          <w:p w:rsidRPr="00D14360" w:rsidR="00E42FA6" w:rsidP="00D14360" w:rsidRDefault="00986722" w14:paraId="6F0D4A58" w14:textId="31665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b/>
                <w:bCs/>
                <w:color w:val="000000"/>
                <w:szCs w:val="18"/>
              </w:rPr>
              <w:t>Reference:</w:t>
            </w:r>
            <w:r w:rsidRPr="00D14360">
              <w:rPr>
                <w:rFonts w:ascii="Calibri Light" w:hAnsi="Calibri Light" w:cs="Calibri Light"/>
                <w:color w:val="000000"/>
                <w:szCs w:val="18"/>
              </w:rPr>
              <w:t xml:space="preserve"> </w:t>
            </w:r>
            <w:hyperlink w:history="1" w:anchor="_Procedure">
              <w:r w:rsidRPr="00AD08FB">
                <w:rPr>
                  <w:rStyle w:val="Hyperlink"/>
                  <w:rFonts w:ascii="Calibri Light" w:hAnsi="Calibri Light" w:cs="Calibri Light"/>
                  <w:color w:val="000000"/>
                  <w:szCs w:val="18"/>
                  <w:u w:val="none"/>
                </w:rPr>
                <w:t xml:space="preserve"> </w:t>
              </w:r>
              <w:r w:rsidRPr="007770C6">
                <w:rPr>
                  <w:rStyle w:val="Hyperlink"/>
                  <w:rFonts w:ascii="Calibri Light" w:hAnsi="Calibri Light" w:cs="Calibri Light"/>
                  <w:szCs w:val="18"/>
                </w:rPr>
                <w:t>5.2.15 Procedure</w:t>
              </w:r>
            </w:hyperlink>
          </w:p>
        </w:tc>
      </w:tr>
      <w:tr w:rsidRPr="00C64922" w:rsidR="002954CE" w:rsidTr="004E29C8" w14:paraId="7829E49A" w14:textId="77777777">
        <w:trPr>
          <w:cantSplit/>
        </w:trPr>
        <w:tc>
          <w:tcPr>
            <w:tcW w:w="2304" w:type="dxa"/>
            <w:tcBorders>
              <w:top w:val="single" w:color="4472C4" w:themeColor="accent1" w:sz="4" w:space="0"/>
              <w:bottom w:val="single" w:color="4472C4" w:sz="4" w:space="0"/>
              <w:right w:val="nil"/>
            </w:tcBorders>
            <w:shd w:val="clear" w:color="auto" w:fill="FFFFFF"/>
          </w:tcPr>
          <w:p w:rsidRPr="00D14360" w:rsidR="00E42FA6" w:rsidP="00E42FA6" w:rsidRDefault="00E42FA6" w14:paraId="6CAE2BC7" w14:textId="77777777">
            <w:pPr>
              <w:rPr>
                <w:rFonts w:cs="Calibri"/>
                <w:b/>
                <w:bCs/>
              </w:rPr>
            </w:pPr>
            <w:r w:rsidRPr="00D14360">
              <w:rPr>
                <w:rFonts w:cs="Calibri"/>
                <w:b/>
                <w:bCs/>
              </w:rPr>
              <w:t>Other Considerations</w:t>
            </w:r>
          </w:p>
        </w:tc>
        <w:tc>
          <w:tcPr>
            <w:tcW w:w="7056" w:type="dxa"/>
            <w:tcBorders>
              <w:top w:val="single" w:color="4472C4" w:themeColor="accent1" w:sz="4" w:space="0"/>
              <w:bottom w:val="single" w:color="4472C4" w:sz="4" w:space="0"/>
            </w:tcBorders>
            <w:shd w:val="clear" w:color="auto" w:fill="auto"/>
          </w:tcPr>
          <w:p w:rsidRPr="00D14360" w:rsidR="00E42FA6" w:rsidP="00E42FA6" w:rsidRDefault="00E42FA6" w14:paraId="70D2577E" w14:textId="77777777">
            <w:pPr>
              <w:pStyle w:val="Default"/>
              <w:rPr>
                <w:rFonts w:ascii="Calibri Light" w:hAnsi="Calibri Light" w:cs="Calibri Light"/>
                <w:sz w:val="20"/>
                <w:szCs w:val="18"/>
              </w:rPr>
            </w:pPr>
            <w:r w:rsidRPr="00D14360">
              <w:rPr>
                <w:rFonts w:ascii="Calibri Light" w:hAnsi="Calibri Light" w:cs="Calibri Light"/>
                <w:sz w:val="20"/>
                <w:szCs w:val="18"/>
              </w:rPr>
              <w:t>If the Author Participation template is specified for the Organizer, this context applies to all the component observations unless a component observation includes a different Author Participation template.</w:t>
            </w:r>
          </w:p>
          <w:p w:rsidR="005C79A1" w:rsidP="00E42FA6" w:rsidRDefault="005C79A1" w14:paraId="472C0C72" w14:textId="77777777">
            <w:pPr>
              <w:rPr>
                <w:rFonts w:ascii="Calibri Light" w:hAnsi="Calibri Light" w:cs="Calibri Light"/>
                <w:color w:val="000000"/>
                <w:szCs w:val="18"/>
              </w:rPr>
            </w:pPr>
          </w:p>
          <w:p w:rsidRPr="00D14360" w:rsidR="00E42FA6" w:rsidP="00E42FA6" w:rsidRDefault="00E42FA6" w14:paraId="507373AF" w14:textId="464E5BFE">
            <w:pPr>
              <w:rPr>
                <w:rFonts w:ascii="Calibri Light" w:hAnsi="Calibri Light" w:cs="Calibri Light"/>
                <w:color w:val="000000"/>
                <w:szCs w:val="18"/>
              </w:rPr>
            </w:pPr>
            <w:r w:rsidRPr="00D14360">
              <w:rPr>
                <w:rFonts w:ascii="Calibri Light" w:hAnsi="Calibri Light" w:cs="Calibri Light"/>
                <w:color w:val="000000"/>
                <w:szCs w:val="18"/>
              </w:rPr>
              <w:t>If any Result Observation within the organizer has a statusCode of "active</w:t>
            </w:r>
            <w:r w:rsidRPr="00D14360" w:rsidR="001D30C4">
              <w:rPr>
                <w:rFonts w:ascii="Calibri Light" w:hAnsi="Calibri Light" w:cs="Calibri Light"/>
                <w:color w:val="000000"/>
                <w:szCs w:val="18"/>
              </w:rPr>
              <w:t>,</w:t>
            </w:r>
            <w:r w:rsidRPr="00D14360">
              <w:rPr>
                <w:rFonts w:ascii="Calibri Light" w:hAnsi="Calibri Light" w:cs="Calibri Light"/>
                <w:color w:val="000000"/>
                <w:szCs w:val="18"/>
              </w:rPr>
              <w:t>" the Result Organizer must also have a statusCode of "active</w:t>
            </w:r>
            <w:r w:rsidRPr="00D14360" w:rsidR="001D30C4">
              <w:rPr>
                <w:rFonts w:ascii="Calibri Light" w:hAnsi="Calibri Light" w:cs="Calibri Light"/>
                <w:color w:val="000000"/>
                <w:szCs w:val="18"/>
              </w:rPr>
              <w:t>.</w:t>
            </w:r>
            <w:r w:rsidRPr="00D14360">
              <w:rPr>
                <w:rFonts w:ascii="Calibri Light" w:hAnsi="Calibri Light" w:cs="Calibri Light"/>
                <w:color w:val="000000"/>
                <w:szCs w:val="18"/>
              </w:rPr>
              <w:t>" The range of time specified in the Result Organizer/effectiveTime element should encompass the lowest effectiveTime/low and the highest effectiveTime/high for the Result Observations within the organizer.</w:t>
            </w:r>
          </w:p>
        </w:tc>
      </w:tr>
      <w:tr w:rsidRPr="00C64922" w:rsidR="00596CA4" w:rsidTr="004E29C8" w14:paraId="1F8FAB11" w14:textId="77777777">
        <w:trPr>
          <w:cantSplit/>
        </w:trPr>
        <w:tc>
          <w:tcPr>
            <w:tcW w:w="2304" w:type="dxa"/>
            <w:tcBorders>
              <w:top w:val="single" w:color="4472C4" w:sz="4" w:space="0"/>
              <w:bottom w:val="single" w:color="4F81BD" w:sz="4" w:space="0"/>
              <w:right w:val="nil"/>
            </w:tcBorders>
            <w:shd w:val="clear" w:color="auto" w:fill="FFFFFF"/>
          </w:tcPr>
          <w:p w:rsidRPr="00D14360" w:rsidR="00596CA4" w:rsidP="00596CA4" w:rsidRDefault="00596CA4" w14:paraId="7A33D497" w14:textId="77777777">
            <w:pPr>
              <w:rPr>
                <w:rFonts w:cs="Calibri"/>
                <w:b/>
                <w:bCs/>
              </w:rPr>
            </w:pPr>
            <w:r w:rsidRPr="00596CA4">
              <w:rPr>
                <w:rFonts w:cs="Calibri"/>
                <w:b/>
                <w:bCs/>
              </w:rPr>
              <w:t>Example</w:t>
            </w:r>
          </w:p>
        </w:tc>
        <w:tc>
          <w:tcPr>
            <w:tcW w:w="7056" w:type="dxa"/>
            <w:tcBorders>
              <w:top w:val="single" w:color="4472C4" w:sz="4" w:space="0"/>
              <w:bottom w:val="single" w:color="4F81BD" w:sz="4" w:space="0"/>
            </w:tcBorders>
            <w:shd w:val="clear" w:color="auto" w:fill="auto"/>
          </w:tcPr>
          <w:p w:rsidRPr="00D14360" w:rsidR="00596CA4" w:rsidP="00596CA4" w:rsidRDefault="00596CA4" w14:paraId="316F8D62" w14:textId="1BBAC277">
            <w:pPr>
              <w:pStyle w:val="Default"/>
              <w:rPr>
                <w:rFonts w:ascii="Calibri Light" w:hAnsi="Calibri Light" w:cs="Calibri Light"/>
                <w:sz w:val="20"/>
                <w:szCs w:val="18"/>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_Ref21883732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Pr="00254B4A" w:rsidR="00DC1072">
              <w:rPr>
                <w:rFonts w:ascii="Calibri Light" w:hAnsi="Calibri Light" w:cs="Calibri Light"/>
                <w:sz w:val="20"/>
              </w:rPr>
              <w:t xml:space="preserve">Example </w:t>
            </w:r>
            <w:r w:rsidRPr="00254B4A" w:rsidR="00DC1072">
              <w:rPr>
                <w:rFonts w:ascii="Calibri Light" w:hAnsi="Calibri Light" w:cs="Calibri Light"/>
                <w:noProof/>
                <w:sz w:val="20"/>
              </w:rPr>
              <w:t>56</w:t>
            </w:r>
            <w:r w:rsidRPr="00254B4A" w:rsidR="00DC1072">
              <w:rPr>
                <w:rFonts w:ascii="Calibri Light" w:hAnsi="Calibri Light" w:cs="Calibri Light"/>
                <w:sz w:val="20"/>
              </w:rPr>
              <w:t>: Result Organizer for CBC W Auto Differential panel - Blood</w:t>
            </w:r>
            <w:r w:rsidRPr="00AD08FB">
              <w:rPr>
                <w:rFonts w:ascii="Calibri Light" w:hAnsi="Calibri Light" w:cs="Calibri Light"/>
                <w:sz w:val="20"/>
              </w:rPr>
              <w:fldChar w:fldCharType="end"/>
            </w:r>
          </w:p>
        </w:tc>
      </w:tr>
    </w:tbl>
    <w:p w:rsidR="007D3708" w:rsidP="007D3708" w:rsidRDefault="000816FD" w14:paraId="65A26312" w14:textId="2B7FBCCC">
      <w:pPr>
        <w:pStyle w:val="Caption"/>
      </w:pPr>
      <w:r>
        <w:t xml:space="preserve">  </w:t>
      </w:r>
      <w:bookmarkStart w:name="_Toc118898845" w:id="1825"/>
      <w:bookmarkStart w:name="_Toc119940049" w:id="1826"/>
      <w:bookmarkStart w:name="_Toc135313080" w:id="1827"/>
      <w:r w:rsidRPr="00C64922" w:rsidR="007D3708">
        <w:t xml:space="preserve">Table </w:t>
      </w:r>
      <w:r>
        <w:fldChar w:fldCharType="begin"/>
      </w:r>
      <w:r>
        <w:instrText>SEQ Table \* ARABIC</w:instrText>
      </w:r>
      <w:r>
        <w:fldChar w:fldCharType="separate"/>
      </w:r>
      <w:r w:rsidR="00DC1072">
        <w:rPr>
          <w:noProof/>
        </w:rPr>
        <w:t>59</w:t>
      </w:r>
      <w:r>
        <w:fldChar w:fldCharType="end"/>
      </w:r>
      <w:r w:rsidRPr="00C64922" w:rsidR="007D3708">
        <w:t>: Result Observation</w:t>
      </w:r>
      <w:r w:rsidR="00852DED">
        <w:t xml:space="preserve"> Template</w:t>
      </w:r>
      <w:bookmarkEnd w:id="1825"/>
      <w:bookmarkEnd w:id="1826"/>
      <w:bookmarkEnd w:id="1827"/>
    </w:p>
    <w:p w:rsidRPr="00717DBB" w:rsidR="007D3708" w:rsidP="00FD31AC" w:rsidRDefault="007D3708" w14:paraId="21BF96B6" w14:textId="7CCA29FA">
      <w:pPr>
        <w:pStyle w:val="Heading3"/>
      </w:pPr>
      <w:bookmarkStart w:name="_Toc11391308" w:id="1828"/>
      <w:bookmarkStart w:name="_Toc119939873" w:id="1829"/>
      <w:bookmarkStart w:name="_Toc135312904" w:id="1830"/>
      <w:r>
        <w:t>Vital Sign</w:t>
      </w:r>
      <w:bookmarkEnd w:id="1828"/>
      <w:bookmarkEnd w:id="1829"/>
      <w:bookmarkEnd w:id="1830"/>
    </w:p>
    <w:p w:rsidR="007D3708" w:rsidP="004C76D9" w:rsidRDefault="007D3708" w14:paraId="4E05908B" w14:textId="77777777">
      <w:pPr>
        <w:pStyle w:val="Heading4"/>
      </w:pPr>
      <w:r w:rsidRPr="00C64922">
        <w:t>Vital Signs Organizer</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CD3D7C" w:rsidTr="004E29C8" w14:paraId="1E43A518" w14:textId="77777777">
        <w:trPr>
          <w:trHeight w:val="576"/>
        </w:trPr>
        <w:tc>
          <w:tcPr>
            <w:tcW w:w="683" w:type="dxa"/>
            <w:tcBorders>
              <w:right w:val="nil"/>
            </w:tcBorders>
            <w:shd w:val="clear" w:color="auto" w:fill="C6D9F1"/>
          </w:tcPr>
          <w:p w:rsidRPr="00C64922" w:rsidR="00CD3D7C" w:rsidP="001104A1" w:rsidRDefault="00634398" w14:paraId="468708D3" w14:textId="77777777">
            <w:pPr>
              <w:pStyle w:val="BodyText"/>
              <w:rPr>
                <w:noProof/>
              </w:rPr>
            </w:pPr>
            <w:r>
              <w:rPr>
                <w:noProof/>
              </w:rPr>
              <w:drawing>
                <wp:inline distT="0" distB="0" distL="0" distR="0" wp14:anchorId="29DACED6" wp14:editId="3DC6D102">
                  <wp:extent cx="323215" cy="323215"/>
                  <wp:effectExtent l="0" t="0" r="0" b="635"/>
                  <wp:docPr id="13" name="Graphic 3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5"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7770C6" w:rsidR="00CD3D7C" w:rsidP="001104A1" w:rsidRDefault="00CD3D7C" w14:paraId="456A68CF" w14:textId="77777777">
            <w:pPr>
              <w:pStyle w:val="Default"/>
              <w:rPr>
                <w:sz w:val="20"/>
              </w:rPr>
            </w:pPr>
            <w:r w:rsidRPr="007770C6">
              <w:rPr>
                <w:sz w:val="20"/>
              </w:rPr>
              <w:t>A Vital Signs Organizer SHALL contain at least one Vital Sign Observation component observation template.</w:t>
            </w:r>
            <w:r w:rsidRPr="007770C6">
              <w:rPr>
                <w:b/>
                <w:sz w:val="20"/>
              </w:rPr>
              <w:t xml:space="preserve"> [CONF-</w:t>
            </w:r>
            <w:r w:rsidRPr="007770C6" w:rsidR="00E83F3B">
              <w:rPr>
                <w:b/>
                <w:sz w:val="20"/>
              </w:rPr>
              <w:t>093</w:t>
            </w:r>
            <w:r w:rsidRPr="007770C6">
              <w:rPr>
                <w:b/>
                <w:sz w:val="20"/>
              </w:rPr>
              <w:t>]</w:t>
            </w:r>
            <w:r w:rsidRPr="007770C6" w:rsidR="007A42C5">
              <w:rPr>
                <w:b/>
                <w:sz w:val="20"/>
              </w:rPr>
              <w:t xml:space="preserve"> </w:t>
            </w:r>
          </w:p>
        </w:tc>
      </w:tr>
    </w:tbl>
    <w:p w:rsidRPr="00CD3D7C" w:rsidR="00CD3D7C" w:rsidP="003A3D50" w:rsidRDefault="00CD3D7C" w14:paraId="24213FAB" w14:textId="77777777">
      <w:pPr>
        <w:rPr>
          <w:rFonts w:eastAsia="Calibri"/>
        </w:rPr>
      </w:pPr>
    </w:p>
    <w:tbl>
      <w:tblPr>
        <w:tblW w:w="9360" w:type="dxa"/>
        <w:tblInd w:w="115" w:type="dxa"/>
        <w:tblBorders>
          <w:top w:val="single" w:color="4F81BD" w:sz="4" w:space="0"/>
          <w:left w:val="single" w:color="4F81BD" w:sz="4" w:space="0"/>
          <w:bottom w:val="single" w:color="4F81BD" w:sz="4" w:space="0"/>
          <w:right w:val="single" w:color="4F81BD" w:sz="4" w:space="0"/>
        </w:tblBorders>
        <w:tblCellMar>
          <w:left w:w="115" w:type="dxa"/>
          <w:right w:w="115" w:type="dxa"/>
        </w:tblCellMar>
        <w:tblLook w:val="04A0" w:firstRow="1" w:lastRow="0" w:firstColumn="1" w:lastColumn="0" w:noHBand="0" w:noVBand="1"/>
      </w:tblPr>
      <w:tblGrid>
        <w:gridCol w:w="2304"/>
        <w:gridCol w:w="7056"/>
      </w:tblGrid>
      <w:tr w:rsidRPr="00C64922" w:rsidR="002954CE" w:rsidTr="004E29C8" w14:paraId="491225B2" w14:textId="77777777">
        <w:trPr>
          <w:cantSplit/>
          <w:tblHeader/>
        </w:trPr>
        <w:tc>
          <w:tcPr>
            <w:tcW w:w="2304" w:type="dxa"/>
            <w:tcBorders>
              <w:bottom w:val="nil"/>
              <w:right w:val="nil"/>
            </w:tcBorders>
            <w:shd w:val="clear" w:color="auto" w:fill="4F81BD"/>
          </w:tcPr>
          <w:p w:rsidRPr="00D14360" w:rsidR="00E42FA6" w:rsidP="00E42FA6" w:rsidRDefault="00E42FA6" w14:paraId="2A945492" w14:textId="77777777">
            <w:pPr>
              <w:rPr>
                <w:rFonts w:cs="Calibri"/>
                <w:b/>
                <w:bCs/>
                <w:color w:val="FFFFFF"/>
              </w:rPr>
            </w:pPr>
            <w:r w:rsidRPr="00D14360">
              <w:rPr>
                <w:rFonts w:cs="Calibri"/>
                <w:b/>
                <w:bCs/>
                <w:color w:val="FFFFFF"/>
              </w:rPr>
              <w:t>Entry Template</w:t>
            </w:r>
          </w:p>
        </w:tc>
        <w:tc>
          <w:tcPr>
            <w:tcW w:w="7056" w:type="dxa"/>
            <w:shd w:val="clear" w:color="auto" w:fill="4F81BD"/>
          </w:tcPr>
          <w:p w:rsidRPr="00D14360" w:rsidR="00E42FA6" w:rsidP="00E42FA6" w:rsidRDefault="00E42FA6" w14:paraId="177D2987" w14:textId="77777777">
            <w:pPr>
              <w:rPr>
                <w:rFonts w:cs="Calibri"/>
                <w:b/>
                <w:iCs/>
                <w:color w:val="FFFFFF"/>
              </w:rPr>
            </w:pPr>
            <w:r w:rsidRPr="00D14360">
              <w:rPr>
                <w:rFonts w:cs="Calibri"/>
                <w:b/>
                <w:iCs/>
                <w:color w:val="FFFFFF"/>
              </w:rPr>
              <w:t xml:space="preserve">Vital Signs Organizer (V3) </w:t>
            </w:r>
          </w:p>
          <w:p w:rsidRPr="00D14360" w:rsidR="00E42FA6" w:rsidP="00E42FA6" w:rsidRDefault="00E42FA6" w14:paraId="37AED445" w14:textId="77777777">
            <w:pPr>
              <w:rPr>
                <w:rFonts w:cs="Calibri"/>
                <w:bCs/>
                <w:color w:val="FFFFFF"/>
              </w:rPr>
            </w:pPr>
            <w:r w:rsidRPr="00D14360">
              <w:rPr>
                <w:rFonts w:cs="Calibri"/>
                <w:bCs/>
                <w:color w:val="FFFFFF"/>
                <w:sz w:val="18"/>
              </w:rPr>
              <w:t>[organizer: identifier urn:hl7ii:2.16.840.1.113883.10.20.22.4.26:2015-08-01 (open)]</w:t>
            </w:r>
          </w:p>
        </w:tc>
      </w:tr>
      <w:tr w:rsidRPr="00C64922" w:rsidR="002954CE" w:rsidTr="004E29C8" w14:paraId="5A91EAF8" w14:textId="77777777">
        <w:trPr>
          <w:cantSplit/>
          <w:trHeight w:val="296"/>
        </w:trPr>
        <w:tc>
          <w:tcPr>
            <w:tcW w:w="2304" w:type="dxa"/>
            <w:tcBorders>
              <w:top w:val="single" w:color="4F81BD" w:sz="4" w:space="0"/>
              <w:bottom w:val="single" w:color="4F81BD" w:sz="4" w:space="0"/>
              <w:right w:val="nil"/>
            </w:tcBorders>
            <w:shd w:val="clear" w:color="auto" w:fill="FFFFFF"/>
          </w:tcPr>
          <w:p w:rsidRPr="00D14360" w:rsidR="00E42FA6" w:rsidP="00E42FA6" w:rsidRDefault="00E42FA6" w14:paraId="583CF435" w14:textId="77777777">
            <w:pPr>
              <w:rPr>
                <w:rFonts w:cs="Calibri"/>
                <w:b/>
                <w:bCs/>
              </w:rPr>
            </w:pPr>
            <w:r w:rsidRPr="00D14360">
              <w:rPr>
                <w:rFonts w:cs="Calibri"/>
                <w:b/>
                <w:bCs/>
              </w:rPr>
              <w:t>Reference Source</w:t>
            </w:r>
          </w:p>
        </w:tc>
        <w:tc>
          <w:tcPr>
            <w:tcW w:w="7056" w:type="dxa"/>
            <w:tcBorders>
              <w:top w:val="single" w:color="4F81BD" w:sz="4" w:space="0"/>
              <w:bottom w:val="single" w:color="4F81BD" w:sz="4" w:space="0"/>
            </w:tcBorders>
            <w:shd w:val="clear" w:color="auto" w:fill="auto"/>
          </w:tcPr>
          <w:p w:rsidRPr="00D14360" w:rsidR="00E42FA6" w:rsidP="00E42FA6" w:rsidRDefault="00E42FA6" w14:paraId="3571673A" w14:textId="77777777">
            <w:pPr>
              <w:rPr>
                <w:rFonts w:ascii="Calibri Light" w:hAnsi="Calibri Light" w:cs="Calibri Light"/>
                <w:szCs w:val="18"/>
              </w:rPr>
            </w:pPr>
            <w:r w:rsidRPr="00D14360">
              <w:rPr>
                <w:rFonts w:ascii="Calibri Light" w:hAnsi="Calibri Light" w:cs="Calibri Light"/>
                <w:szCs w:val="18"/>
              </w:rPr>
              <w:t xml:space="preserve">HL7 C-CDA R2.1 </w:t>
            </w:r>
          </w:p>
        </w:tc>
      </w:tr>
      <w:tr w:rsidRPr="00C64922" w:rsidR="002954CE" w:rsidTr="004E29C8" w14:paraId="5CAA538C" w14:textId="77777777">
        <w:trPr>
          <w:cantSplit/>
          <w:trHeight w:val="611"/>
        </w:trPr>
        <w:tc>
          <w:tcPr>
            <w:tcW w:w="2304" w:type="dxa"/>
            <w:tcBorders>
              <w:right w:val="nil"/>
            </w:tcBorders>
            <w:shd w:val="clear" w:color="auto" w:fill="FFFFFF"/>
          </w:tcPr>
          <w:p w:rsidRPr="00D14360" w:rsidR="00E42FA6" w:rsidP="00E42FA6" w:rsidRDefault="00E42FA6" w14:paraId="2AF01033" w14:textId="77777777">
            <w:pPr>
              <w:rPr>
                <w:rFonts w:cs="Calibri"/>
                <w:b/>
                <w:bCs/>
              </w:rPr>
            </w:pPr>
            <w:r w:rsidRPr="00D14360">
              <w:rPr>
                <w:rFonts w:cs="Calibri"/>
                <w:b/>
                <w:bCs/>
              </w:rPr>
              <w:t>Purpose</w:t>
            </w:r>
          </w:p>
        </w:tc>
        <w:tc>
          <w:tcPr>
            <w:tcW w:w="7056" w:type="dxa"/>
            <w:shd w:val="clear" w:color="auto" w:fill="auto"/>
          </w:tcPr>
          <w:p w:rsidRPr="00D14360" w:rsidR="00E42FA6" w:rsidP="00D14360" w:rsidRDefault="00E42FA6" w14:paraId="56AA41C7" w14:textId="77777777">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provides a mechanism for grouping vital signs (e.g., grouping systolic blood pressure and diastolic blood pressure, BMI, body height, body weight).</w:t>
            </w:r>
          </w:p>
        </w:tc>
      </w:tr>
      <w:tr w:rsidRPr="00C64922" w:rsidR="002954CE" w:rsidTr="004E29C8" w14:paraId="495BA1BF" w14:textId="77777777">
        <w:trPr>
          <w:cantSplit/>
          <w:trHeight w:val="800"/>
        </w:trPr>
        <w:tc>
          <w:tcPr>
            <w:tcW w:w="2304" w:type="dxa"/>
            <w:tcBorders>
              <w:top w:val="single" w:color="4F81BD" w:sz="4" w:space="0"/>
              <w:bottom w:val="single" w:color="4F81BD" w:sz="4" w:space="0"/>
              <w:right w:val="nil"/>
            </w:tcBorders>
            <w:shd w:val="clear" w:color="auto" w:fill="FFFFFF"/>
          </w:tcPr>
          <w:p w:rsidRPr="00D14360" w:rsidR="00E42FA6" w:rsidP="00E42FA6" w:rsidRDefault="00E42FA6" w14:paraId="0D53FD0D" w14:textId="77777777">
            <w:pPr>
              <w:rPr>
                <w:rFonts w:cs="Calibri"/>
                <w:b/>
                <w:bCs/>
              </w:rPr>
            </w:pPr>
            <w:r w:rsidRPr="00D14360">
              <w:rPr>
                <w:rFonts w:cs="Calibri"/>
                <w:b/>
                <w:bCs/>
              </w:rPr>
              <w:t>ActStatus</w:t>
            </w:r>
          </w:p>
        </w:tc>
        <w:tc>
          <w:tcPr>
            <w:tcW w:w="7056" w:type="dxa"/>
            <w:tcBorders>
              <w:top w:val="single" w:color="4F81BD" w:sz="4" w:space="0"/>
              <w:bottom w:val="single" w:color="4F81BD" w:sz="4" w:space="0"/>
            </w:tcBorders>
            <w:shd w:val="clear" w:color="auto" w:fill="auto"/>
          </w:tcPr>
          <w:p w:rsidRPr="00D14360" w:rsidR="00E42FA6" w:rsidP="00E42FA6" w:rsidRDefault="00632AAF" w14:paraId="6A1F915E" w14:textId="77777777">
            <w:pPr>
              <w:rPr>
                <w:rFonts w:ascii="Calibri Light" w:hAnsi="Calibri Light" w:cs="Calibri Light"/>
                <w:szCs w:val="18"/>
              </w:rPr>
            </w:pPr>
            <w:r>
              <w:rPr>
                <w:rFonts w:ascii="Calibri Light" w:hAnsi="Calibri Light" w:cs="Calibri Light"/>
                <w:szCs w:val="18"/>
              </w:rPr>
              <w:t xml:space="preserve">A </w:t>
            </w:r>
            <w:r w:rsidRPr="00D14360" w:rsidR="00E42FA6">
              <w:rPr>
                <w:rFonts w:ascii="Calibri Light" w:hAnsi="Calibri Light" w:cs="Calibri Light"/>
                <w:szCs w:val="18"/>
              </w:rPr>
              <w:t xml:space="preserve">Vital Signs Organizer SHALL have a statusCode of "completed". </w:t>
            </w:r>
          </w:p>
          <w:p w:rsidRPr="00D14360" w:rsidR="00E42FA6" w:rsidP="00D14360" w:rsidRDefault="00E42FA6" w14:paraId="5818C573" w14:textId="77777777">
            <w:pPr>
              <w:autoSpaceDE w:val="0"/>
              <w:autoSpaceDN w:val="0"/>
              <w:adjustRightInd w:val="0"/>
              <w:rPr>
                <w:rFonts w:ascii="Calibri Light" w:hAnsi="Calibri Light" w:cs="Calibri Light"/>
                <w:color w:val="000000"/>
                <w:szCs w:val="18"/>
              </w:rPr>
            </w:pPr>
            <w:r w:rsidRPr="00D14360">
              <w:rPr>
                <w:rFonts w:ascii="Calibri Light" w:hAnsi="Calibri Light" w:cs="Calibri Light"/>
                <w:color w:val="000000"/>
                <w:szCs w:val="18"/>
              </w:rPr>
              <w:t xml:space="preserve">The effectiveTime may be a timestamp or an interval that spans the effectiveTimes of the contained vital signs observations. </w:t>
            </w:r>
          </w:p>
        </w:tc>
      </w:tr>
      <w:tr w:rsidRPr="00C64922" w:rsidR="004E29C8" w:rsidTr="004E29C8" w14:paraId="44FC8F82" w14:textId="77777777">
        <w:trPr>
          <w:cantSplit/>
          <w:trHeight w:val="359"/>
        </w:trPr>
        <w:tc>
          <w:tcPr>
            <w:tcW w:w="2304" w:type="dxa"/>
            <w:tcBorders>
              <w:top w:val="single" w:color="4F81BD" w:sz="4" w:space="0"/>
              <w:bottom w:val="single" w:color="4472C4" w:themeColor="accent1" w:sz="4" w:space="0"/>
              <w:right w:val="nil"/>
            </w:tcBorders>
            <w:shd w:val="clear" w:color="auto" w:fill="FFFFFF"/>
          </w:tcPr>
          <w:p w:rsidRPr="00D14360" w:rsidR="00E42FA6" w:rsidP="00E42FA6" w:rsidRDefault="00E42FA6" w14:paraId="5B58F57A" w14:textId="77777777">
            <w:pPr>
              <w:rPr>
                <w:rFonts w:cs="Calibri"/>
                <w:b/>
                <w:bCs/>
              </w:rPr>
            </w:pPr>
            <w:r w:rsidRPr="00D14360">
              <w:rPr>
                <w:rFonts w:cs="Calibri"/>
                <w:b/>
                <w:bCs/>
              </w:rPr>
              <w:t>Negation</w:t>
            </w:r>
          </w:p>
        </w:tc>
        <w:tc>
          <w:tcPr>
            <w:tcW w:w="7056" w:type="dxa"/>
            <w:tcBorders>
              <w:top w:val="single" w:color="4F81BD" w:sz="4" w:space="0"/>
              <w:bottom w:val="single" w:color="4472C4" w:themeColor="accent1" w:sz="4" w:space="0"/>
            </w:tcBorders>
            <w:shd w:val="clear" w:color="auto" w:fill="auto"/>
          </w:tcPr>
          <w:p w:rsidRPr="00D14360" w:rsidR="00E42FA6" w:rsidP="00D14360" w:rsidRDefault="00E42FA6" w14:paraId="7ECE220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212529"/>
                <w:szCs w:val="18"/>
              </w:rPr>
            </w:pPr>
            <w:r w:rsidRPr="00D14360">
              <w:rPr>
                <w:rFonts w:ascii="Calibri Light" w:hAnsi="Calibri Light" w:cs="Calibri Light"/>
                <w:color w:val="000000"/>
                <w:szCs w:val="18"/>
              </w:rPr>
              <w:t xml:space="preserve">Not specified. </w:t>
            </w:r>
          </w:p>
        </w:tc>
      </w:tr>
      <w:tr w:rsidRPr="00C64922" w:rsidR="004E29C8" w:rsidTr="004E29C8" w14:paraId="3157897D" w14:textId="77777777">
        <w:trPr>
          <w:cantSplit/>
        </w:trPr>
        <w:tc>
          <w:tcPr>
            <w:tcW w:w="2304" w:type="dxa"/>
            <w:tcBorders>
              <w:top w:val="single" w:color="4472C4" w:themeColor="accent1" w:sz="4" w:space="0"/>
              <w:bottom w:val="single" w:color="4472C4" w:sz="4" w:space="0"/>
              <w:right w:val="nil"/>
            </w:tcBorders>
            <w:shd w:val="clear" w:color="auto" w:fill="FFFFFF"/>
          </w:tcPr>
          <w:p w:rsidRPr="00D14360" w:rsidR="00E42FA6" w:rsidP="00E42FA6" w:rsidRDefault="00E42FA6" w14:paraId="38310292" w14:textId="77777777">
            <w:pPr>
              <w:rPr>
                <w:rFonts w:cs="Calibri"/>
                <w:b/>
                <w:bCs/>
              </w:rPr>
            </w:pPr>
            <w:r w:rsidRPr="00D14360">
              <w:rPr>
                <w:rFonts w:cs="Calibri"/>
                <w:b/>
                <w:bCs/>
              </w:rPr>
              <w:t>Other Considerations</w:t>
            </w:r>
          </w:p>
        </w:tc>
        <w:tc>
          <w:tcPr>
            <w:tcW w:w="7056" w:type="dxa"/>
            <w:tcBorders>
              <w:top w:val="single" w:color="4472C4" w:themeColor="accent1" w:sz="4" w:space="0"/>
              <w:bottom w:val="single" w:color="4472C4" w:sz="4" w:space="0"/>
            </w:tcBorders>
            <w:shd w:val="clear" w:color="auto" w:fill="auto"/>
          </w:tcPr>
          <w:p w:rsidRPr="00D14360" w:rsidR="00E42FA6" w:rsidP="00E42FA6" w:rsidRDefault="00E42FA6" w14:paraId="4B3C5C4D" w14:textId="77777777">
            <w:pPr>
              <w:pStyle w:val="Default"/>
              <w:rPr>
                <w:rFonts w:ascii="Calibri Light" w:hAnsi="Calibri Light" w:cs="Calibri Light"/>
                <w:sz w:val="20"/>
                <w:szCs w:val="18"/>
              </w:rPr>
            </w:pPr>
            <w:r w:rsidRPr="00D14360">
              <w:rPr>
                <w:rFonts w:ascii="Calibri Light" w:hAnsi="Calibri Light" w:cs="Calibri Light"/>
                <w:sz w:val="20"/>
                <w:szCs w:val="18"/>
              </w:rPr>
              <w:t xml:space="preserve">Compatibility support for C-CDA R1.1 and C-CDA 2.1: A vitals organizer conformant to both C-CDA 1.1 and C-CDA 2.1 would contain the SNOMED code (46680005) from R1.1 in the root code and a LOINC code in the translation. A vitals organizer conformant to only C-CDA 2.1 would only contain the LOINC code in the root code. </w:t>
            </w:r>
          </w:p>
          <w:p w:rsidRPr="00D14360" w:rsidR="00852DED" w:rsidRDefault="00852DED" w14:paraId="65ADD7D4" w14:textId="77777777">
            <w:pPr>
              <w:pStyle w:val="Default"/>
              <w:rPr>
                <w:rFonts w:ascii="Calibri Light" w:hAnsi="Calibri Light" w:cs="Calibri Light"/>
                <w:sz w:val="20"/>
                <w:szCs w:val="18"/>
              </w:rPr>
            </w:pPr>
          </w:p>
          <w:p w:rsidRPr="00D14360" w:rsidR="00E42FA6" w:rsidRDefault="00E42FA6" w14:paraId="593DC265" w14:textId="77777777">
            <w:pPr>
              <w:pStyle w:val="Default"/>
              <w:rPr>
                <w:rFonts w:ascii="Calibri Light" w:hAnsi="Calibri Light" w:cs="Calibri Light"/>
                <w:sz w:val="20"/>
                <w:szCs w:val="18"/>
              </w:rPr>
            </w:pPr>
            <w:r w:rsidRPr="00D14360">
              <w:rPr>
                <w:rFonts w:ascii="Calibri Light" w:hAnsi="Calibri Light" w:cs="Calibri Light"/>
                <w:sz w:val="20"/>
                <w:szCs w:val="18"/>
              </w:rPr>
              <w:t>If the Author Participation template is specified for the Organizer, this context applies to all the component observations unless a component observation includes a different Author Participation template.</w:t>
            </w:r>
          </w:p>
        </w:tc>
      </w:tr>
      <w:tr w:rsidRPr="00C64922" w:rsidR="004E29C8" w:rsidTr="004E29C8" w14:paraId="76000F8E" w14:textId="77777777">
        <w:trPr>
          <w:cantSplit/>
        </w:trPr>
        <w:tc>
          <w:tcPr>
            <w:tcW w:w="2304" w:type="dxa"/>
            <w:tcBorders>
              <w:top w:val="single" w:color="4472C4" w:sz="4" w:space="0"/>
              <w:bottom w:val="single" w:color="4F81BD" w:sz="4" w:space="0"/>
              <w:right w:val="nil"/>
            </w:tcBorders>
            <w:shd w:val="clear" w:color="auto" w:fill="FFFFFF"/>
          </w:tcPr>
          <w:p w:rsidRPr="00AD08FB" w:rsidR="004F33E9" w:rsidP="004F33E9" w:rsidRDefault="004F33E9" w14:paraId="0642505D" w14:textId="77777777">
            <w:pPr>
              <w:rPr>
                <w:rFonts w:ascii="Calibri Light" w:hAnsi="Calibri Light" w:cs="Calibri Light"/>
                <w:b/>
                <w:bCs/>
              </w:rPr>
            </w:pPr>
            <w:r w:rsidRPr="00AD08FB">
              <w:rPr>
                <w:rFonts w:ascii="Calibri Light" w:hAnsi="Calibri Light" w:cs="Calibri Light"/>
                <w:b/>
                <w:bCs/>
              </w:rPr>
              <w:t>Example</w:t>
            </w:r>
          </w:p>
        </w:tc>
        <w:tc>
          <w:tcPr>
            <w:tcW w:w="7056" w:type="dxa"/>
            <w:tcBorders>
              <w:top w:val="single" w:color="4472C4" w:sz="4" w:space="0"/>
              <w:bottom w:val="single" w:color="4F81BD" w:sz="4" w:space="0"/>
            </w:tcBorders>
            <w:shd w:val="clear" w:color="auto" w:fill="auto"/>
          </w:tcPr>
          <w:p w:rsidRPr="00AD08FB" w:rsidR="004F33E9" w:rsidP="004F33E9" w:rsidRDefault="00596CA4" w14:paraId="3911ABFE" w14:textId="728D69D5">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_Ref21883840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Pr="00254B4A" w:rsidR="00DC1072">
              <w:rPr>
                <w:rFonts w:ascii="Calibri Light" w:hAnsi="Calibri Light" w:cs="Calibri Light"/>
                <w:sz w:val="20"/>
              </w:rPr>
              <w:t xml:space="preserve">Example </w:t>
            </w:r>
            <w:r w:rsidRPr="00254B4A" w:rsidR="00DC1072">
              <w:rPr>
                <w:rFonts w:ascii="Calibri Light" w:hAnsi="Calibri Light" w:cs="Calibri Light"/>
                <w:noProof/>
                <w:sz w:val="20"/>
              </w:rPr>
              <w:t>57</w:t>
            </w:r>
            <w:r w:rsidRPr="00254B4A" w:rsidR="00DC1072">
              <w:rPr>
                <w:rFonts w:ascii="Calibri Light" w:hAnsi="Calibri Light" w:cs="Calibri Light"/>
                <w:sz w:val="20"/>
              </w:rPr>
              <w:t>: Vital Signs Organizer</w:t>
            </w:r>
            <w:r w:rsidRPr="00AD08FB">
              <w:rPr>
                <w:rFonts w:ascii="Calibri Light" w:hAnsi="Calibri Light" w:cs="Calibri Light"/>
                <w:sz w:val="20"/>
              </w:rPr>
              <w:fldChar w:fldCharType="end"/>
            </w:r>
          </w:p>
        </w:tc>
      </w:tr>
    </w:tbl>
    <w:p w:rsidR="007D3708" w:rsidP="007D3708" w:rsidRDefault="000816FD" w14:paraId="7B61A415" w14:textId="48F5AA5D">
      <w:pPr>
        <w:pStyle w:val="Caption"/>
      </w:pPr>
      <w:r>
        <w:t xml:space="preserve">  </w:t>
      </w:r>
      <w:bookmarkStart w:name="_Toc118898846" w:id="1831"/>
      <w:bookmarkStart w:name="_Toc119940050" w:id="1832"/>
      <w:bookmarkStart w:name="_Toc135313081" w:id="1833"/>
      <w:r w:rsidRPr="00C64922" w:rsidR="007D3708">
        <w:t xml:space="preserve">Table </w:t>
      </w:r>
      <w:r>
        <w:fldChar w:fldCharType="begin"/>
      </w:r>
      <w:r>
        <w:instrText>SEQ Table \* ARABIC</w:instrText>
      </w:r>
      <w:r>
        <w:fldChar w:fldCharType="separate"/>
      </w:r>
      <w:r w:rsidR="00DC1072">
        <w:rPr>
          <w:noProof/>
        </w:rPr>
        <w:t>60</w:t>
      </w:r>
      <w:r>
        <w:fldChar w:fldCharType="end"/>
      </w:r>
      <w:r w:rsidRPr="00C64922" w:rsidR="007D3708">
        <w:t>: Vital Signs Organizer</w:t>
      </w:r>
      <w:r w:rsidR="00852DED">
        <w:t xml:space="preserve"> Template</w:t>
      </w:r>
      <w:bookmarkEnd w:id="1831"/>
      <w:bookmarkEnd w:id="1832"/>
      <w:bookmarkEnd w:id="1833"/>
    </w:p>
    <w:p w:rsidR="004F33E9" w:rsidP="003A3D50" w:rsidRDefault="004F33E9" w14:paraId="6BE0B03D" w14:textId="69A8AA6A">
      <w:pPr>
        <w:pStyle w:val="Caption"/>
        <w:keepNext/>
        <w:spacing w:after="0"/>
      </w:pPr>
      <w:bookmarkStart w:name="_Ref21883840" w:id="1834"/>
      <w:bookmarkStart w:name="_Toc118898777" w:id="1835"/>
      <w:bookmarkStart w:name="_Toc119939980" w:id="1836"/>
      <w:bookmarkStart w:name="_Toc135313012" w:id="1837"/>
      <w:r>
        <w:t xml:space="preserve">Example </w:t>
      </w:r>
      <w:r>
        <w:fldChar w:fldCharType="begin"/>
      </w:r>
      <w:r>
        <w:instrText>SEQ Example \* ARABIC</w:instrText>
      </w:r>
      <w:r>
        <w:fldChar w:fldCharType="separate"/>
      </w:r>
      <w:r w:rsidR="00DC1072">
        <w:rPr>
          <w:noProof/>
        </w:rPr>
        <w:t>57</w:t>
      </w:r>
      <w:r>
        <w:fldChar w:fldCharType="end"/>
      </w:r>
      <w:r w:rsidRPr="00C12940">
        <w:t>: Vital Signs Organizer</w:t>
      </w:r>
      <w:bookmarkEnd w:id="1834"/>
      <w:bookmarkEnd w:id="1835"/>
      <w:bookmarkEnd w:id="1836"/>
      <w:bookmarkEnd w:id="1837"/>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Pr="00AD08FB" w:rsidR="004F33E9" w:rsidTr="00AD08FB" w14:paraId="0585AA61" w14:textId="77777777">
        <w:tc>
          <w:tcPr>
            <w:tcW w:w="9576" w:type="dxa"/>
            <w:shd w:val="clear" w:color="auto" w:fill="auto"/>
          </w:tcPr>
          <w:p w:rsidRPr="00AD08FB" w:rsidR="00C12940" w:rsidP="00C12940" w:rsidRDefault="00C12940" w14:paraId="25D602AE" w14:textId="77777777">
            <w:pPr>
              <w:rPr>
                <w:rFonts w:ascii="Courier New" w:hAnsi="Courier New" w:cs="Courier New"/>
                <w:sz w:val="16"/>
                <w:szCs w:val="16"/>
              </w:rPr>
            </w:pPr>
            <w:r w:rsidRPr="00AD08FB">
              <w:rPr>
                <w:rFonts w:ascii="Courier New" w:hAnsi="Courier New" w:cs="Courier New"/>
                <w:sz w:val="16"/>
                <w:szCs w:val="16"/>
              </w:rPr>
              <w:t>&lt;section&gt;</w:t>
            </w:r>
          </w:p>
          <w:p w:rsidRPr="00AD08FB" w:rsidR="00C12940" w:rsidP="00C12940" w:rsidRDefault="00C12940" w14:paraId="1E31A40E" w14:textId="2B83E76D">
            <w:pPr>
              <w:rPr>
                <w:rFonts w:ascii="Courier New" w:hAnsi="Courier New" w:cs="Courier New"/>
                <w:sz w:val="16"/>
                <w:szCs w:val="16"/>
              </w:rPr>
            </w:pPr>
            <w:r w:rsidRPr="00AD08FB">
              <w:rPr>
                <w:rFonts w:ascii="Courier New" w:hAnsi="Courier New" w:cs="Courier New"/>
                <w:sz w:val="16"/>
                <w:szCs w:val="16"/>
              </w:rPr>
              <w:t xml:space="preserve">  &lt;!--  PLEASE REFER TO THE EXAMPLE TASK FORCE &lt;</w:t>
            </w:r>
            <w:r w:rsidR="00C20105">
              <w:rPr>
                <w:rFonts w:ascii="Courier New" w:hAnsi="Courier New" w:cs="Courier New"/>
                <w:sz w:val="16"/>
                <w:szCs w:val="16"/>
              </w:rPr>
              <w:t>https://cdasearch.hl7.org</w:t>
            </w:r>
            <w:r w:rsidRPr="00AD08FB">
              <w:rPr>
                <w:rFonts w:ascii="Courier New" w:hAnsi="Courier New" w:cs="Courier New"/>
                <w:sz w:val="16"/>
                <w:szCs w:val="16"/>
              </w:rPr>
              <w:t>/sections/Vital%20Signs&gt; PAGE FOR EXAMPLES TO   COMMON CHALLENGES WITH ENTRIES IN THIS SECTION  --&gt;</w:t>
            </w:r>
          </w:p>
          <w:p w:rsidRPr="00AD08FB" w:rsidR="00C12940" w:rsidP="00C12940" w:rsidRDefault="00C12940" w14:paraId="716F7491" w14:textId="77777777">
            <w:pPr>
              <w:rPr>
                <w:rFonts w:ascii="Courier New" w:hAnsi="Courier New" w:cs="Courier New"/>
                <w:sz w:val="16"/>
                <w:szCs w:val="16"/>
              </w:rPr>
            </w:pPr>
            <w:r w:rsidRPr="00AD08FB">
              <w:rPr>
                <w:rFonts w:ascii="Courier New" w:hAnsi="Courier New" w:cs="Courier New"/>
                <w:sz w:val="16"/>
                <w:szCs w:val="16"/>
              </w:rPr>
              <w:t xml:space="preserve">  &lt;!-- This section shows an example of rendering information in the correct local time, which recording it in the discrete data using a UTC offset. --&gt;</w:t>
            </w:r>
          </w:p>
          <w:p w:rsidRPr="00AD08FB" w:rsidR="00C12940" w:rsidP="00C12940" w:rsidRDefault="00C12940" w14:paraId="5BD7C374" w14:textId="77777777">
            <w:pPr>
              <w:rPr>
                <w:rFonts w:ascii="Courier New" w:hAnsi="Courier New" w:cs="Courier New"/>
                <w:sz w:val="16"/>
                <w:szCs w:val="16"/>
              </w:rPr>
            </w:pPr>
            <w:r w:rsidRPr="00AD08FB">
              <w:rPr>
                <w:rFonts w:ascii="Courier New" w:hAnsi="Courier New" w:cs="Courier New"/>
                <w:sz w:val="16"/>
                <w:szCs w:val="16"/>
              </w:rPr>
              <w:t xml:space="preserve">  &lt;!-- Note that in June, UTC offset -0500 is Central time. and Eastern Timezone is the local time for this example. --&gt;</w:t>
            </w:r>
          </w:p>
          <w:p w:rsidRPr="00AD08FB" w:rsidR="00C12940" w:rsidP="00C12940" w:rsidRDefault="00C12940" w14:paraId="7F721ED1" w14:textId="77777777">
            <w:pPr>
              <w:rPr>
                <w:rFonts w:ascii="Courier New" w:hAnsi="Courier New" w:cs="Courier New"/>
                <w:sz w:val="16"/>
                <w:szCs w:val="16"/>
              </w:rPr>
            </w:pPr>
            <w:r w:rsidRPr="00AD08FB">
              <w:rPr>
                <w:rFonts w:ascii="Courier New" w:hAnsi="Courier New" w:cs="Courier New"/>
                <w:sz w:val="16"/>
                <w:szCs w:val="16"/>
              </w:rPr>
              <w:t xml:space="preserve">  &lt;templateId root="2.16.840.1.113883.10.20.22.2.4"/&gt;</w:t>
            </w:r>
          </w:p>
          <w:p w:rsidRPr="00AD08FB" w:rsidR="00C12940" w:rsidP="00C12940" w:rsidRDefault="00C12940" w14:paraId="5815246C" w14:textId="77777777">
            <w:pPr>
              <w:rPr>
                <w:rFonts w:ascii="Courier New" w:hAnsi="Courier New" w:cs="Courier New"/>
                <w:sz w:val="16"/>
                <w:szCs w:val="16"/>
              </w:rPr>
            </w:pPr>
            <w:r w:rsidRPr="00AD08FB">
              <w:rPr>
                <w:rFonts w:ascii="Courier New" w:hAnsi="Courier New" w:cs="Courier New"/>
                <w:sz w:val="16"/>
                <w:szCs w:val="16"/>
              </w:rPr>
              <w:t xml:space="preserve">  &lt;templateId root="2.16.840.1.113883.10.20.22.2.4" extension="2015-08-01"/&gt;</w:t>
            </w:r>
          </w:p>
          <w:p w:rsidRPr="00AD08FB" w:rsidR="00C12940" w:rsidP="00C12940" w:rsidRDefault="00C12940" w14:paraId="3E231DAC" w14:textId="77777777">
            <w:pPr>
              <w:rPr>
                <w:rFonts w:ascii="Courier New" w:hAnsi="Courier New" w:cs="Courier New"/>
                <w:sz w:val="16"/>
                <w:szCs w:val="16"/>
              </w:rPr>
            </w:pPr>
            <w:r w:rsidRPr="00AD08FB">
              <w:rPr>
                <w:rFonts w:ascii="Courier New" w:hAnsi="Courier New" w:cs="Courier New"/>
                <w:sz w:val="16"/>
                <w:szCs w:val="16"/>
              </w:rPr>
              <w:t xml:space="preserve">  &lt;templateId root="2.16.840.1.113883.10.20.22.2.4.1"/&gt;</w:t>
            </w:r>
          </w:p>
          <w:p w:rsidRPr="00AD08FB" w:rsidR="00C12940" w:rsidP="00C12940" w:rsidRDefault="00C12940" w14:paraId="6436328A" w14:textId="77777777">
            <w:pPr>
              <w:rPr>
                <w:rFonts w:ascii="Courier New" w:hAnsi="Courier New" w:cs="Courier New"/>
                <w:sz w:val="16"/>
                <w:szCs w:val="16"/>
              </w:rPr>
            </w:pPr>
            <w:r w:rsidRPr="00AD08FB">
              <w:rPr>
                <w:rFonts w:ascii="Courier New" w:hAnsi="Courier New" w:cs="Courier New"/>
                <w:sz w:val="16"/>
                <w:szCs w:val="16"/>
              </w:rPr>
              <w:t xml:space="preserve">  &lt;templateId root="2.16.840.1.113883.10.20.22.2.4.1" extension="2015-08-01"/&gt;</w:t>
            </w:r>
          </w:p>
          <w:p w:rsidRPr="00AD08FB" w:rsidR="00C12940" w:rsidP="00C12940" w:rsidRDefault="00C12940" w14:paraId="0E3DB6EC" w14:textId="77777777">
            <w:pPr>
              <w:rPr>
                <w:rFonts w:ascii="Courier New" w:hAnsi="Courier New" w:cs="Courier New"/>
                <w:sz w:val="16"/>
                <w:szCs w:val="16"/>
              </w:rPr>
            </w:pPr>
            <w:r w:rsidRPr="00AD08FB">
              <w:rPr>
                <w:rFonts w:ascii="Courier New" w:hAnsi="Courier New" w:cs="Courier New"/>
                <w:sz w:val="16"/>
                <w:szCs w:val="16"/>
              </w:rPr>
              <w:t xml:space="preserve">  &lt;code code="8716-3" codeSystem="2.16.840.1.113883.6.1" codeSystemName="LOINC" displayName="Vital Signs"/&gt;</w:t>
            </w:r>
          </w:p>
          <w:p w:rsidRPr="00AD08FB" w:rsidR="00C12940" w:rsidP="00C12940" w:rsidRDefault="00C12940" w14:paraId="709F2697" w14:textId="77777777">
            <w:pPr>
              <w:rPr>
                <w:rFonts w:ascii="Courier New" w:hAnsi="Courier New" w:cs="Courier New"/>
                <w:sz w:val="16"/>
                <w:szCs w:val="16"/>
              </w:rPr>
            </w:pPr>
            <w:r w:rsidRPr="00AD08FB">
              <w:rPr>
                <w:rFonts w:ascii="Courier New" w:hAnsi="Courier New" w:cs="Courier New"/>
                <w:sz w:val="16"/>
                <w:szCs w:val="16"/>
              </w:rPr>
              <w:t xml:space="preserve">  &lt;title&gt;LAST RECORDED VITAL SIGNS&lt;/title&gt;</w:t>
            </w:r>
          </w:p>
          <w:p w:rsidRPr="00AD08FB" w:rsidR="00C12940" w:rsidP="00C12940" w:rsidRDefault="00C12940" w14:paraId="24986B2A" w14:textId="77777777">
            <w:pPr>
              <w:rPr>
                <w:rFonts w:ascii="Courier New" w:hAnsi="Courier New" w:cs="Courier New"/>
                <w:sz w:val="16"/>
                <w:szCs w:val="16"/>
              </w:rPr>
            </w:pPr>
            <w:r w:rsidRPr="00AD08FB">
              <w:rPr>
                <w:rFonts w:ascii="Courier New" w:hAnsi="Courier New" w:cs="Courier New"/>
                <w:sz w:val="16"/>
                <w:szCs w:val="16"/>
              </w:rPr>
              <w:t xml:space="preserve">  &lt;text&gt;</w:t>
            </w:r>
          </w:p>
          <w:p w:rsidRPr="00AD08FB" w:rsidR="00C12940" w:rsidP="00C12940" w:rsidRDefault="00C12940" w14:paraId="0653EAED" w14:textId="77777777">
            <w:pPr>
              <w:rPr>
                <w:rFonts w:ascii="Courier New" w:hAnsi="Courier New" w:cs="Courier New"/>
                <w:sz w:val="16"/>
                <w:szCs w:val="16"/>
              </w:rPr>
            </w:pPr>
            <w:r w:rsidRPr="00AD08FB">
              <w:rPr>
                <w:rFonts w:ascii="Courier New" w:hAnsi="Courier New" w:cs="Courier New"/>
                <w:sz w:val="16"/>
                <w:szCs w:val="16"/>
              </w:rPr>
              <w:t xml:space="preserve">    &lt;table&gt;</w:t>
            </w:r>
          </w:p>
          <w:p w:rsidRPr="00AD08FB" w:rsidR="00C12940" w:rsidP="00C12940" w:rsidRDefault="00C12940" w14:paraId="5C683035" w14:textId="77777777">
            <w:pPr>
              <w:rPr>
                <w:rFonts w:ascii="Courier New" w:hAnsi="Courier New" w:cs="Courier New"/>
                <w:sz w:val="16"/>
                <w:szCs w:val="16"/>
              </w:rPr>
            </w:pPr>
            <w:r w:rsidRPr="00AD08FB">
              <w:rPr>
                <w:rFonts w:ascii="Courier New" w:hAnsi="Courier New" w:cs="Courier New"/>
                <w:sz w:val="16"/>
                <w:szCs w:val="16"/>
              </w:rPr>
              <w:t xml:space="preserve">      &lt;thead&gt;</w:t>
            </w:r>
          </w:p>
          <w:p w:rsidRPr="00AD08FB" w:rsidR="00C12940" w:rsidP="00C12940" w:rsidRDefault="00C12940" w14:paraId="240E3E3E" w14:textId="77777777">
            <w:pPr>
              <w:rPr>
                <w:rFonts w:ascii="Courier New" w:hAnsi="Courier New" w:cs="Courier New"/>
                <w:sz w:val="16"/>
                <w:szCs w:val="16"/>
              </w:rPr>
            </w:pPr>
            <w:r w:rsidRPr="00AD08FB">
              <w:rPr>
                <w:rFonts w:ascii="Courier New" w:hAnsi="Courier New" w:cs="Courier New"/>
                <w:sz w:val="16"/>
                <w:szCs w:val="16"/>
              </w:rPr>
              <w:t xml:space="preserve">        &lt;tr&gt;</w:t>
            </w:r>
          </w:p>
          <w:p w:rsidRPr="00AD08FB" w:rsidR="00C12940" w:rsidP="00C12940" w:rsidRDefault="00C12940" w14:paraId="517693F5" w14:textId="77777777">
            <w:pPr>
              <w:rPr>
                <w:rFonts w:ascii="Courier New" w:hAnsi="Courier New" w:cs="Courier New"/>
                <w:sz w:val="16"/>
                <w:szCs w:val="16"/>
              </w:rPr>
            </w:pPr>
            <w:r w:rsidRPr="00AD08FB">
              <w:rPr>
                <w:rFonts w:ascii="Courier New" w:hAnsi="Courier New" w:cs="Courier New"/>
                <w:sz w:val="16"/>
                <w:szCs w:val="16"/>
              </w:rPr>
              <w:t xml:space="preserve">          &lt;th&gt;Vital Sign&lt;/th&gt;</w:t>
            </w:r>
          </w:p>
          <w:p w:rsidRPr="00AD08FB" w:rsidR="00C12940" w:rsidP="00C12940" w:rsidRDefault="00C12940" w14:paraId="4D170A20" w14:textId="77777777">
            <w:pPr>
              <w:rPr>
                <w:rFonts w:ascii="Courier New" w:hAnsi="Courier New" w:cs="Courier New"/>
                <w:sz w:val="16"/>
                <w:szCs w:val="16"/>
              </w:rPr>
            </w:pPr>
            <w:r w:rsidRPr="00AD08FB">
              <w:rPr>
                <w:rFonts w:ascii="Courier New" w:hAnsi="Courier New" w:cs="Courier New"/>
                <w:sz w:val="16"/>
                <w:szCs w:val="16"/>
              </w:rPr>
              <w:t xml:space="preserve">          &lt;th&gt;Reading&lt;/th&gt;</w:t>
            </w:r>
          </w:p>
          <w:p w:rsidRPr="00AD08FB" w:rsidR="00C12940" w:rsidP="00C12940" w:rsidRDefault="00C12940" w14:paraId="07EC4B97" w14:textId="77777777">
            <w:pPr>
              <w:rPr>
                <w:rFonts w:ascii="Courier New" w:hAnsi="Courier New" w:cs="Courier New"/>
                <w:sz w:val="16"/>
                <w:szCs w:val="16"/>
              </w:rPr>
            </w:pPr>
            <w:r w:rsidRPr="00AD08FB">
              <w:rPr>
                <w:rFonts w:ascii="Courier New" w:hAnsi="Courier New" w:cs="Courier New"/>
                <w:sz w:val="16"/>
                <w:szCs w:val="16"/>
              </w:rPr>
              <w:t xml:space="preserve">          &lt;th&gt;Time Taken&lt;/th&gt;</w:t>
            </w:r>
          </w:p>
          <w:p w:rsidRPr="00AD08FB" w:rsidR="00C12940" w:rsidP="00C12940" w:rsidRDefault="00C12940" w14:paraId="0F1C8ACB" w14:textId="77777777">
            <w:pPr>
              <w:rPr>
                <w:rFonts w:ascii="Courier New" w:hAnsi="Courier New" w:cs="Courier New"/>
                <w:sz w:val="16"/>
                <w:szCs w:val="16"/>
              </w:rPr>
            </w:pPr>
            <w:r w:rsidRPr="00AD08FB">
              <w:rPr>
                <w:rFonts w:ascii="Courier New" w:hAnsi="Courier New" w:cs="Courier New"/>
                <w:sz w:val="16"/>
                <w:szCs w:val="16"/>
              </w:rPr>
              <w:t xml:space="preserve">        &lt;/tr&gt;</w:t>
            </w:r>
          </w:p>
          <w:p w:rsidRPr="00AD08FB" w:rsidR="00C12940" w:rsidP="00C12940" w:rsidRDefault="00C12940" w14:paraId="5505444B" w14:textId="77777777">
            <w:pPr>
              <w:rPr>
                <w:rFonts w:ascii="Courier New" w:hAnsi="Courier New" w:cs="Courier New"/>
                <w:sz w:val="16"/>
                <w:szCs w:val="16"/>
              </w:rPr>
            </w:pPr>
            <w:r w:rsidRPr="00AD08FB">
              <w:rPr>
                <w:rFonts w:ascii="Courier New" w:hAnsi="Courier New" w:cs="Courier New"/>
                <w:sz w:val="16"/>
                <w:szCs w:val="16"/>
              </w:rPr>
              <w:t xml:space="preserve">      &lt;/thead&gt;</w:t>
            </w:r>
          </w:p>
          <w:p w:rsidRPr="00AD08FB" w:rsidR="00C12940" w:rsidP="00C12940" w:rsidRDefault="00C12940" w14:paraId="4619D414" w14:textId="77777777">
            <w:pPr>
              <w:rPr>
                <w:rFonts w:ascii="Courier New" w:hAnsi="Courier New" w:cs="Courier New"/>
                <w:sz w:val="16"/>
                <w:szCs w:val="16"/>
              </w:rPr>
            </w:pPr>
            <w:r w:rsidRPr="00AD08FB">
              <w:rPr>
                <w:rFonts w:ascii="Courier New" w:hAnsi="Courier New" w:cs="Courier New"/>
                <w:sz w:val="16"/>
                <w:szCs w:val="16"/>
              </w:rPr>
              <w:t xml:space="preserve">      &lt;tbody&gt;</w:t>
            </w:r>
          </w:p>
          <w:p w:rsidRPr="00AD08FB" w:rsidR="00C12940" w:rsidP="00C12940" w:rsidRDefault="00C12940" w14:paraId="67E9CD25" w14:textId="77777777">
            <w:pPr>
              <w:rPr>
                <w:rFonts w:ascii="Courier New" w:hAnsi="Courier New" w:cs="Courier New"/>
                <w:sz w:val="16"/>
                <w:szCs w:val="16"/>
              </w:rPr>
            </w:pPr>
            <w:r w:rsidRPr="00AD08FB">
              <w:rPr>
                <w:rFonts w:ascii="Courier New" w:hAnsi="Courier New" w:cs="Courier New"/>
                <w:sz w:val="16"/>
                <w:szCs w:val="16"/>
              </w:rPr>
              <w:t xml:space="preserve">        &lt;tr&gt;</w:t>
            </w:r>
          </w:p>
          <w:p w:rsidRPr="00AD08FB" w:rsidR="00C12940" w:rsidP="00C12940" w:rsidRDefault="00C12940" w14:paraId="0F6FE208" w14:textId="77777777">
            <w:pPr>
              <w:rPr>
                <w:rFonts w:ascii="Courier New" w:hAnsi="Courier New" w:cs="Courier New"/>
                <w:sz w:val="16"/>
                <w:szCs w:val="16"/>
              </w:rPr>
            </w:pPr>
            <w:r w:rsidRPr="00AD08FB">
              <w:rPr>
                <w:rFonts w:ascii="Courier New" w:hAnsi="Courier New" w:cs="Courier New"/>
                <w:sz w:val="16"/>
                <w:szCs w:val="16"/>
              </w:rPr>
              <w:t xml:space="preserve">          &lt;td styleCode="cellHeader"&gt;Blood Pressure&lt;/td&gt;</w:t>
            </w:r>
          </w:p>
          <w:p w:rsidRPr="00AD08FB" w:rsidR="00C12940" w:rsidP="00C12940" w:rsidRDefault="00C12940" w14:paraId="523EFB5C" w14:textId="77777777">
            <w:pPr>
              <w:rPr>
                <w:rFonts w:ascii="Courier New" w:hAnsi="Courier New" w:cs="Courier New"/>
                <w:sz w:val="16"/>
                <w:szCs w:val="16"/>
              </w:rPr>
            </w:pPr>
            <w:r w:rsidRPr="00AD08FB">
              <w:rPr>
                <w:rFonts w:ascii="Courier New" w:hAnsi="Courier New" w:cs="Courier New"/>
                <w:sz w:val="16"/>
                <w:szCs w:val="16"/>
              </w:rPr>
              <w:t xml:space="preserve">          &lt;td&gt;</w:t>
            </w:r>
          </w:p>
          <w:p w:rsidRPr="00AD08FB" w:rsidR="00C12940" w:rsidP="00C12940" w:rsidRDefault="00C12940" w14:paraId="553DE9F0" w14:textId="77777777">
            <w:pPr>
              <w:rPr>
                <w:rFonts w:ascii="Courier New" w:hAnsi="Courier New" w:cs="Courier New"/>
                <w:sz w:val="16"/>
                <w:szCs w:val="16"/>
              </w:rPr>
            </w:pPr>
            <w:r w:rsidRPr="00AD08FB">
              <w:rPr>
                <w:rFonts w:ascii="Courier New" w:hAnsi="Courier New" w:cs="Courier New"/>
                <w:sz w:val="16"/>
                <w:szCs w:val="16"/>
              </w:rPr>
              <w:t xml:space="preserve">            &lt;content ID="sysBP_5523355980"&gt;140&lt;/content&gt;/&lt;content ID="diaBP_5523355980"&gt;90&lt;/content&gt;</w:t>
            </w:r>
          </w:p>
          <w:p w:rsidRPr="00AD08FB" w:rsidR="00C12940" w:rsidP="00C12940" w:rsidRDefault="00C12940" w14:paraId="43447D25" w14:textId="77777777">
            <w:pPr>
              <w:rPr>
                <w:rFonts w:ascii="Courier New" w:hAnsi="Courier New" w:cs="Courier New"/>
                <w:sz w:val="16"/>
                <w:szCs w:val="16"/>
              </w:rPr>
            </w:pPr>
            <w:r w:rsidRPr="00AD08FB">
              <w:rPr>
                <w:rFonts w:ascii="Courier New" w:hAnsi="Courier New" w:cs="Courier New"/>
                <w:sz w:val="16"/>
                <w:szCs w:val="16"/>
              </w:rPr>
              <w:t xml:space="preserve">          &lt;/td&gt;</w:t>
            </w:r>
          </w:p>
          <w:p w:rsidRPr="00AD08FB" w:rsidR="00C12940" w:rsidP="00C12940" w:rsidRDefault="00C12940" w14:paraId="3581CFEE" w14:textId="77777777">
            <w:pPr>
              <w:rPr>
                <w:rFonts w:ascii="Courier New" w:hAnsi="Courier New" w:cs="Courier New"/>
                <w:sz w:val="16"/>
                <w:szCs w:val="16"/>
              </w:rPr>
            </w:pPr>
            <w:r w:rsidRPr="00AD08FB">
              <w:rPr>
                <w:rFonts w:ascii="Courier New" w:hAnsi="Courier New" w:cs="Courier New"/>
                <w:sz w:val="16"/>
                <w:szCs w:val="16"/>
              </w:rPr>
              <w:t xml:space="preserve">          &lt;td&gt;(06/25/2015 1:33pm EST)&lt;/td&gt;</w:t>
            </w:r>
          </w:p>
          <w:p w:rsidRPr="00AD08FB" w:rsidR="00C12940" w:rsidP="00C12940" w:rsidRDefault="00C12940" w14:paraId="5012AEFB" w14:textId="77777777">
            <w:pPr>
              <w:rPr>
                <w:rFonts w:ascii="Courier New" w:hAnsi="Courier New" w:cs="Courier New"/>
                <w:sz w:val="16"/>
                <w:szCs w:val="16"/>
              </w:rPr>
            </w:pPr>
            <w:r w:rsidRPr="00AD08FB">
              <w:rPr>
                <w:rFonts w:ascii="Courier New" w:hAnsi="Courier New" w:cs="Courier New"/>
                <w:sz w:val="16"/>
                <w:szCs w:val="16"/>
              </w:rPr>
              <w:t xml:space="preserve">        &lt;/tr&gt;</w:t>
            </w:r>
          </w:p>
          <w:p w:rsidRPr="00AD08FB" w:rsidR="00C12940" w:rsidP="00C12940" w:rsidRDefault="00C12940" w14:paraId="77CFC4FF" w14:textId="77777777">
            <w:pPr>
              <w:rPr>
                <w:rFonts w:ascii="Courier New" w:hAnsi="Courier New" w:cs="Courier New"/>
                <w:sz w:val="16"/>
                <w:szCs w:val="16"/>
              </w:rPr>
            </w:pPr>
            <w:r w:rsidRPr="00AD08FB">
              <w:rPr>
                <w:rFonts w:ascii="Courier New" w:hAnsi="Courier New" w:cs="Courier New"/>
                <w:sz w:val="16"/>
                <w:szCs w:val="16"/>
              </w:rPr>
              <w:t xml:space="preserve">        &lt;tr&gt;</w:t>
            </w:r>
          </w:p>
          <w:p w:rsidRPr="00AD08FB" w:rsidR="00C12940" w:rsidP="00C12940" w:rsidRDefault="00C12940" w14:paraId="78C56777" w14:textId="77777777">
            <w:pPr>
              <w:rPr>
                <w:rFonts w:ascii="Courier New" w:hAnsi="Courier New" w:cs="Courier New"/>
                <w:sz w:val="16"/>
                <w:szCs w:val="16"/>
              </w:rPr>
            </w:pPr>
            <w:r w:rsidRPr="00AD08FB">
              <w:rPr>
                <w:rFonts w:ascii="Courier New" w:hAnsi="Courier New" w:cs="Courier New"/>
                <w:sz w:val="16"/>
                <w:szCs w:val="16"/>
              </w:rPr>
              <w:t xml:space="preserve">          &lt;td styleCode="cellHeader"&gt;Weight&lt;/td&gt;</w:t>
            </w:r>
          </w:p>
          <w:p w:rsidRPr="00AD08FB" w:rsidR="00C12940" w:rsidP="00C12940" w:rsidRDefault="00C12940" w14:paraId="481F31BF" w14:textId="77777777">
            <w:pPr>
              <w:rPr>
                <w:rFonts w:ascii="Courier New" w:hAnsi="Courier New" w:cs="Courier New"/>
                <w:sz w:val="16"/>
                <w:szCs w:val="16"/>
              </w:rPr>
            </w:pPr>
            <w:r w:rsidRPr="00AD08FB">
              <w:rPr>
                <w:rFonts w:ascii="Courier New" w:hAnsi="Courier New" w:cs="Courier New"/>
                <w:sz w:val="16"/>
                <w:szCs w:val="16"/>
              </w:rPr>
              <w:t xml:space="preserve">          &lt;td ID="weight_5523355980"&gt;83.9 kg (185 lb)&lt;/td&gt;</w:t>
            </w:r>
          </w:p>
          <w:p w:rsidRPr="00AD08FB" w:rsidR="00C12940" w:rsidP="00C12940" w:rsidRDefault="00C12940" w14:paraId="6FC44D6B" w14:textId="77777777">
            <w:pPr>
              <w:rPr>
                <w:rFonts w:ascii="Courier New" w:hAnsi="Courier New" w:cs="Courier New"/>
                <w:sz w:val="16"/>
                <w:szCs w:val="16"/>
              </w:rPr>
            </w:pPr>
            <w:r w:rsidRPr="00AD08FB">
              <w:rPr>
                <w:rFonts w:ascii="Courier New" w:hAnsi="Courier New" w:cs="Courier New"/>
                <w:sz w:val="16"/>
                <w:szCs w:val="16"/>
              </w:rPr>
              <w:t xml:space="preserve">          &lt;td&gt;(06/25/2015 1:33pm EST)&lt;/td&gt;</w:t>
            </w:r>
          </w:p>
          <w:p w:rsidRPr="00AD08FB" w:rsidR="00C12940" w:rsidP="00C12940" w:rsidRDefault="00C12940" w14:paraId="58DAE453" w14:textId="77777777">
            <w:pPr>
              <w:rPr>
                <w:rFonts w:ascii="Courier New" w:hAnsi="Courier New" w:cs="Courier New"/>
                <w:sz w:val="16"/>
                <w:szCs w:val="16"/>
              </w:rPr>
            </w:pPr>
            <w:r w:rsidRPr="00AD08FB">
              <w:rPr>
                <w:rFonts w:ascii="Courier New" w:hAnsi="Courier New" w:cs="Courier New"/>
                <w:sz w:val="16"/>
                <w:szCs w:val="16"/>
              </w:rPr>
              <w:t xml:space="preserve">         &lt;/tr&gt;</w:t>
            </w:r>
          </w:p>
          <w:p w:rsidRPr="00AD08FB" w:rsidR="00C12940" w:rsidP="00C12940" w:rsidRDefault="00C12940" w14:paraId="60763811" w14:textId="77777777">
            <w:pPr>
              <w:rPr>
                <w:rFonts w:ascii="Courier New" w:hAnsi="Courier New" w:cs="Courier New"/>
                <w:sz w:val="16"/>
                <w:szCs w:val="16"/>
              </w:rPr>
            </w:pPr>
            <w:r w:rsidRPr="00AD08FB">
              <w:rPr>
                <w:rFonts w:ascii="Courier New" w:hAnsi="Courier New" w:cs="Courier New"/>
                <w:sz w:val="16"/>
                <w:szCs w:val="16"/>
              </w:rPr>
              <w:t xml:space="preserve">       &lt;/tbody&gt;</w:t>
            </w:r>
          </w:p>
          <w:p w:rsidRPr="00AD08FB" w:rsidR="00C12940" w:rsidP="00C12940" w:rsidRDefault="00C12940" w14:paraId="3251BDF1" w14:textId="77777777">
            <w:pPr>
              <w:rPr>
                <w:rFonts w:ascii="Courier New" w:hAnsi="Courier New" w:cs="Courier New"/>
                <w:sz w:val="16"/>
                <w:szCs w:val="16"/>
              </w:rPr>
            </w:pPr>
            <w:r w:rsidRPr="00AD08FB">
              <w:rPr>
                <w:rFonts w:ascii="Courier New" w:hAnsi="Courier New" w:cs="Courier New"/>
                <w:sz w:val="16"/>
                <w:szCs w:val="16"/>
              </w:rPr>
              <w:t xml:space="preserve">     &lt;/table&gt;</w:t>
            </w:r>
          </w:p>
          <w:p w:rsidRPr="00AD08FB" w:rsidR="00C12940" w:rsidP="00C12940" w:rsidRDefault="00C12940" w14:paraId="04F09142" w14:textId="77777777">
            <w:pPr>
              <w:rPr>
                <w:rFonts w:ascii="Courier New" w:hAnsi="Courier New" w:cs="Courier New"/>
                <w:sz w:val="16"/>
                <w:szCs w:val="16"/>
              </w:rPr>
            </w:pPr>
            <w:r w:rsidRPr="00AD08FB">
              <w:rPr>
                <w:rFonts w:ascii="Courier New" w:hAnsi="Courier New" w:cs="Courier New"/>
                <w:sz w:val="16"/>
                <w:szCs w:val="16"/>
              </w:rPr>
              <w:t xml:space="preserve">  &lt;/text&gt;</w:t>
            </w:r>
          </w:p>
          <w:p w:rsidRPr="00AD08FB" w:rsidR="00C12940" w:rsidP="00C12940" w:rsidRDefault="00C12940" w14:paraId="1C014820" w14:textId="77777777">
            <w:pPr>
              <w:rPr>
                <w:rFonts w:ascii="Courier New" w:hAnsi="Courier New" w:cs="Courier New"/>
                <w:sz w:val="16"/>
                <w:szCs w:val="16"/>
              </w:rPr>
            </w:pPr>
            <w:r w:rsidRPr="00AD08FB">
              <w:rPr>
                <w:rFonts w:ascii="Courier New" w:hAnsi="Courier New" w:cs="Courier New"/>
                <w:sz w:val="16"/>
                <w:szCs w:val="16"/>
              </w:rPr>
              <w:t xml:space="preserve">  &lt;entry typeCode="DRIV"&gt;</w:t>
            </w:r>
          </w:p>
          <w:p w:rsidRPr="00AD08FB" w:rsidR="00C12940" w:rsidP="00C12940" w:rsidRDefault="00C12940" w14:paraId="7838C179" w14:textId="77777777">
            <w:pPr>
              <w:rPr>
                <w:rFonts w:ascii="Courier New" w:hAnsi="Courier New" w:cs="Courier New"/>
                <w:sz w:val="16"/>
                <w:szCs w:val="16"/>
              </w:rPr>
            </w:pPr>
            <w:r w:rsidRPr="00AD08FB">
              <w:rPr>
                <w:rFonts w:ascii="Courier New" w:hAnsi="Courier New" w:cs="Courier New"/>
                <w:sz w:val="16"/>
                <w:szCs w:val="16"/>
              </w:rPr>
              <w:t xml:space="preserve">    &lt;organizer classCode="CLUSTER" moodCode="EVN"&gt;</w:t>
            </w:r>
          </w:p>
          <w:p w:rsidRPr="00AD08FB" w:rsidR="00C12940" w:rsidP="00C12940" w:rsidRDefault="00C12940" w14:paraId="34633498" w14:textId="77777777">
            <w:pPr>
              <w:rPr>
                <w:rFonts w:ascii="Courier New" w:hAnsi="Courier New" w:cs="Courier New"/>
                <w:sz w:val="16"/>
                <w:szCs w:val="16"/>
              </w:rPr>
            </w:pPr>
            <w:r w:rsidRPr="00AD08FB">
              <w:rPr>
                <w:rFonts w:ascii="Courier New" w:hAnsi="Courier New" w:cs="Courier New"/>
                <w:sz w:val="16"/>
                <w:szCs w:val="16"/>
              </w:rPr>
              <w:t xml:space="preserve">    &lt;templateId root="2.16.840.1.113883.10.20.22.4.26"/&gt;</w:t>
            </w:r>
          </w:p>
          <w:p w:rsidRPr="00AD08FB" w:rsidR="00C12940" w:rsidP="00C12940" w:rsidRDefault="00C12940" w14:paraId="5CE58BF3" w14:textId="77777777">
            <w:pPr>
              <w:rPr>
                <w:rFonts w:ascii="Courier New" w:hAnsi="Courier New" w:cs="Courier New"/>
                <w:sz w:val="16"/>
                <w:szCs w:val="16"/>
              </w:rPr>
            </w:pPr>
            <w:r w:rsidRPr="00AD08FB">
              <w:rPr>
                <w:rFonts w:ascii="Courier New" w:hAnsi="Courier New" w:cs="Courier New"/>
                <w:sz w:val="16"/>
                <w:szCs w:val="16"/>
              </w:rPr>
              <w:t xml:space="preserve">    &lt;templateId root="2.16.840.1.113883.10.20.22.4.26" extension="2015-08-01"/&gt;</w:t>
            </w:r>
          </w:p>
          <w:p w:rsidRPr="00AD08FB" w:rsidR="00C12940" w:rsidP="00C12940" w:rsidRDefault="00C12940" w14:paraId="6D36D638" w14:textId="77777777">
            <w:pPr>
              <w:rPr>
                <w:rFonts w:ascii="Courier New" w:hAnsi="Courier New" w:cs="Courier New"/>
                <w:sz w:val="16"/>
                <w:szCs w:val="16"/>
              </w:rPr>
            </w:pPr>
            <w:r w:rsidRPr="00AD08FB">
              <w:rPr>
                <w:rFonts w:ascii="Courier New" w:hAnsi="Courier New" w:cs="Courier New"/>
                <w:sz w:val="16"/>
                <w:szCs w:val="16"/>
              </w:rPr>
              <w:t xml:space="preserve">    &lt;id extension="5523355980-Z9301" root="1.2.840.114350.1.13.6289.1.7.1.2109"/&gt;</w:t>
            </w:r>
          </w:p>
          <w:p w:rsidRPr="00AD08FB" w:rsidR="00C12940" w:rsidP="00C12940" w:rsidRDefault="00C12940" w14:paraId="6BC52697" w14:textId="77777777">
            <w:pPr>
              <w:rPr>
                <w:rFonts w:ascii="Courier New" w:hAnsi="Courier New" w:cs="Courier New"/>
                <w:sz w:val="16"/>
                <w:szCs w:val="16"/>
              </w:rPr>
            </w:pPr>
            <w:r w:rsidRPr="00AD08FB">
              <w:rPr>
                <w:rFonts w:ascii="Courier New" w:hAnsi="Courier New" w:cs="Courier New"/>
                <w:sz w:val="16"/>
                <w:szCs w:val="16"/>
              </w:rPr>
              <w:t xml:space="preserve">    &lt;code code="46680005" codeSystem="2.16.840.1.113883.6.96" codeSystemName="SNOMED CT" displayName="Vital signs"&gt;</w:t>
            </w:r>
          </w:p>
          <w:p w:rsidRPr="00AD08FB" w:rsidR="00C12940" w:rsidP="00C12940" w:rsidRDefault="00C12940" w14:paraId="05665FA0" w14:textId="77777777">
            <w:pPr>
              <w:rPr>
                <w:rFonts w:ascii="Courier New" w:hAnsi="Courier New" w:cs="Courier New"/>
                <w:sz w:val="16"/>
                <w:szCs w:val="16"/>
              </w:rPr>
            </w:pPr>
            <w:r w:rsidRPr="00AD08FB">
              <w:rPr>
                <w:rFonts w:ascii="Courier New" w:hAnsi="Courier New" w:cs="Courier New"/>
                <w:sz w:val="16"/>
                <w:szCs w:val="16"/>
              </w:rPr>
              <w:t xml:space="preserve">      &lt;translation code="74728-7" codeSystem="2.16.840.1.113883.6.1" </w:t>
            </w:r>
          </w:p>
          <w:p w:rsidRPr="00AD08FB" w:rsidR="00C12940" w:rsidP="00C12940" w:rsidRDefault="00C12940" w14:paraId="436F3ED6" w14:textId="77777777">
            <w:pPr>
              <w:rPr>
                <w:rFonts w:ascii="Courier New" w:hAnsi="Courier New" w:cs="Courier New"/>
                <w:sz w:val="16"/>
                <w:szCs w:val="16"/>
              </w:rPr>
            </w:pPr>
            <w:r w:rsidRPr="00AD08FB">
              <w:rPr>
                <w:rFonts w:ascii="Courier New" w:hAnsi="Courier New" w:cs="Courier New"/>
                <w:sz w:val="16"/>
                <w:szCs w:val="16"/>
              </w:rPr>
              <w:t xml:space="preserve">         codeSystemName="LOINC" </w:t>
            </w:r>
          </w:p>
          <w:p w:rsidRPr="00AD08FB" w:rsidR="00C12940" w:rsidP="00C12940" w:rsidRDefault="00C12940" w14:paraId="1DCA7D0C" w14:textId="77777777">
            <w:pPr>
              <w:rPr>
                <w:rFonts w:ascii="Courier New" w:hAnsi="Courier New" w:cs="Courier New"/>
                <w:sz w:val="16"/>
                <w:szCs w:val="16"/>
              </w:rPr>
            </w:pPr>
            <w:r w:rsidRPr="00AD08FB">
              <w:rPr>
                <w:rFonts w:ascii="Courier New" w:hAnsi="Courier New" w:cs="Courier New"/>
                <w:sz w:val="16"/>
                <w:szCs w:val="16"/>
              </w:rPr>
              <w:t xml:space="preserve">         displayName="Vital signs, weight, height, head circumference, oximetry, BMI, and BSA panel"/&gt;</w:t>
            </w:r>
          </w:p>
          <w:p w:rsidRPr="00AD08FB" w:rsidR="00C12940" w:rsidP="00C12940" w:rsidRDefault="00C12940" w14:paraId="7C2BFF03" w14:textId="77777777">
            <w:pPr>
              <w:rPr>
                <w:rFonts w:ascii="Courier New" w:hAnsi="Courier New" w:cs="Courier New"/>
                <w:sz w:val="16"/>
                <w:szCs w:val="16"/>
              </w:rPr>
            </w:pPr>
            <w:r w:rsidRPr="00AD08FB">
              <w:rPr>
                <w:rFonts w:ascii="Courier New" w:hAnsi="Courier New" w:cs="Courier New"/>
                <w:sz w:val="16"/>
                <w:szCs w:val="16"/>
              </w:rPr>
              <w:t xml:space="preserve">    &lt;/code&gt;</w:t>
            </w:r>
          </w:p>
          <w:p w:rsidRPr="00AD08FB" w:rsidR="00C12940" w:rsidP="00C12940" w:rsidRDefault="00C12940" w14:paraId="3EE30522" w14:textId="77777777">
            <w:pPr>
              <w:rPr>
                <w:rFonts w:ascii="Courier New" w:hAnsi="Courier New" w:cs="Courier New"/>
                <w:sz w:val="16"/>
                <w:szCs w:val="16"/>
              </w:rPr>
            </w:pPr>
            <w:r w:rsidRPr="00AD08FB">
              <w:rPr>
                <w:rFonts w:ascii="Courier New" w:hAnsi="Courier New" w:cs="Courier New"/>
                <w:sz w:val="16"/>
                <w:szCs w:val="16"/>
              </w:rPr>
              <w:t xml:space="preserve">    &lt;statusCode code="completed"/&gt;</w:t>
            </w:r>
          </w:p>
          <w:p w:rsidRPr="00AD08FB" w:rsidR="00C12940" w:rsidP="00C12940" w:rsidRDefault="00C12940" w14:paraId="2648CAAF" w14:textId="77777777">
            <w:pPr>
              <w:rPr>
                <w:rFonts w:ascii="Courier New" w:hAnsi="Courier New" w:cs="Courier New"/>
                <w:sz w:val="16"/>
                <w:szCs w:val="16"/>
              </w:rPr>
            </w:pPr>
            <w:r w:rsidRPr="00AD08FB">
              <w:rPr>
                <w:rFonts w:ascii="Courier New" w:hAnsi="Courier New" w:cs="Courier New"/>
                <w:sz w:val="16"/>
                <w:szCs w:val="16"/>
              </w:rPr>
              <w:t xml:space="preserve">    &lt;effectiveTime value="20160625123300-0500"/&gt;</w:t>
            </w:r>
          </w:p>
          <w:p w:rsidRPr="00AD08FB" w:rsidR="00C12940" w:rsidP="00C12940" w:rsidRDefault="00C12940" w14:paraId="5194738A" w14:textId="77777777">
            <w:pPr>
              <w:rPr>
                <w:rFonts w:ascii="Courier New" w:hAnsi="Courier New" w:cs="Courier New"/>
                <w:sz w:val="16"/>
                <w:szCs w:val="16"/>
              </w:rPr>
            </w:pPr>
            <w:r w:rsidRPr="00AD08FB">
              <w:rPr>
                <w:rFonts w:ascii="Courier New" w:hAnsi="Courier New" w:cs="Courier New"/>
                <w:sz w:val="16"/>
                <w:szCs w:val="16"/>
              </w:rPr>
              <w:t xml:space="preserve">    &lt;!-- Context Conduction permits the author to be included once at the organizer level. </w:t>
            </w:r>
          </w:p>
          <w:p w:rsidRPr="00AD08FB" w:rsidR="00C12940" w:rsidP="00C12940" w:rsidRDefault="00C12940" w14:paraId="4721586A" w14:textId="77777777">
            <w:pPr>
              <w:rPr>
                <w:rFonts w:ascii="Courier New" w:hAnsi="Courier New" w:cs="Courier New"/>
                <w:sz w:val="16"/>
                <w:szCs w:val="16"/>
              </w:rPr>
            </w:pPr>
            <w:r w:rsidRPr="00AD08FB">
              <w:rPr>
                <w:rFonts w:ascii="Courier New" w:hAnsi="Courier New" w:cs="Courier New"/>
                <w:sz w:val="16"/>
                <w:szCs w:val="16"/>
              </w:rPr>
              <w:t xml:space="preserve">    Authorship conducts down into the component observations. --&gt;</w:t>
            </w:r>
          </w:p>
          <w:p w:rsidRPr="00AD08FB" w:rsidR="00C12940" w:rsidP="00C12940" w:rsidRDefault="00C12940" w14:paraId="6549A7D5" w14:textId="77777777">
            <w:pPr>
              <w:rPr>
                <w:rFonts w:ascii="Courier New" w:hAnsi="Courier New" w:cs="Courier New"/>
                <w:sz w:val="16"/>
                <w:szCs w:val="16"/>
              </w:rPr>
            </w:pPr>
            <w:r w:rsidRPr="00AD08FB">
              <w:rPr>
                <w:rFonts w:ascii="Courier New" w:hAnsi="Courier New" w:cs="Courier New"/>
                <w:sz w:val="16"/>
                <w:szCs w:val="16"/>
              </w:rPr>
              <w:t xml:space="preserve">    &lt;author&gt;</w:t>
            </w:r>
          </w:p>
          <w:p w:rsidRPr="00AD08FB" w:rsidR="00C12940" w:rsidP="00C12940" w:rsidRDefault="00C12940" w14:paraId="55B8819A" w14:textId="77777777">
            <w:pPr>
              <w:rPr>
                <w:rFonts w:ascii="Courier New" w:hAnsi="Courier New" w:cs="Courier New"/>
                <w:sz w:val="16"/>
                <w:szCs w:val="16"/>
              </w:rPr>
            </w:pPr>
            <w:r w:rsidRPr="00AD08FB">
              <w:rPr>
                <w:rFonts w:ascii="Courier New" w:hAnsi="Courier New" w:cs="Courier New"/>
                <w:sz w:val="16"/>
                <w:szCs w:val="16"/>
              </w:rPr>
              <w:t xml:space="preserve">      &lt;time value="20160625123300-0500"/&gt;</w:t>
            </w:r>
          </w:p>
          <w:p w:rsidRPr="00AD08FB" w:rsidR="00C12940" w:rsidP="00C12940" w:rsidRDefault="00C12940" w14:paraId="2250C804" w14:textId="77777777">
            <w:pPr>
              <w:rPr>
                <w:rFonts w:ascii="Courier New" w:hAnsi="Courier New" w:cs="Courier New"/>
                <w:sz w:val="16"/>
                <w:szCs w:val="16"/>
              </w:rPr>
            </w:pPr>
            <w:r w:rsidRPr="00AD08FB">
              <w:rPr>
                <w:rFonts w:ascii="Courier New" w:hAnsi="Courier New" w:cs="Courier New"/>
                <w:sz w:val="16"/>
                <w:szCs w:val="16"/>
              </w:rPr>
              <w:t xml:space="preserve">      &lt;assignedAuthor&gt;</w:t>
            </w:r>
          </w:p>
          <w:p w:rsidRPr="00AD08FB" w:rsidR="00C12940" w:rsidP="00C12940" w:rsidRDefault="00C12940" w14:paraId="1015F77B" w14:textId="77777777">
            <w:pPr>
              <w:rPr>
                <w:rFonts w:ascii="Courier New" w:hAnsi="Courier New" w:cs="Courier New"/>
                <w:sz w:val="16"/>
                <w:szCs w:val="16"/>
              </w:rPr>
            </w:pPr>
            <w:r w:rsidRPr="00AD08FB">
              <w:rPr>
                <w:rFonts w:ascii="Courier New" w:hAnsi="Courier New" w:cs="Courier New"/>
                <w:sz w:val="16"/>
                <w:szCs w:val="16"/>
              </w:rPr>
              <w:t xml:space="preserve">        &lt;id extension="811111111" root="2.16.840.1.113883.4.6"/&gt;</w:t>
            </w:r>
          </w:p>
          <w:p w:rsidRPr="00AD08FB" w:rsidR="00C12940" w:rsidP="00C12940" w:rsidRDefault="00C12940" w14:paraId="35C3DBBD" w14:textId="77777777">
            <w:pPr>
              <w:rPr>
                <w:rFonts w:ascii="Courier New" w:hAnsi="Courier New" w:cs="Courier New"/>
                <w:sz w:val="16"/>
                <w:szCs w:val="16"/>
              </w:rPr>
            </w:pPr>
            <w:r w:rsidRPr="00AD08FB">
              <w:rPr>
                <w:rFonts w:ascii="Courier New" w:hAnsi="Courier New" w:cs="Courier New"/>
                <w:sz w:val="16"/>
                <w:szCs w:val="16"/>
              </w:rPr>
              <w:t xml:space="preserve">      &lt;/assignedAuthor&gt;</w:t>
            </w:r>
          </w:p>
          <w:p w:rsidRPr="00AD08FB" w:rsidR="00C12940" w:rsidP="00C12940" w:rsidRDefault="00C12940" w14:paraId="35D1A206" w14:textId="77777777">
            <w:pPr>
              <w:rPr>
                <w:rFonts w:ascii="Courier New" w:hAnsi="Courier New" w:cs="Courier New"/>
                <w:sz w:val="16"/>
                <w:szCs w:val="16"/>
              </w:rPr>
            </w:pPr>
            <w:r w:rsidRPr="00AD08FB">
              <w:rPr>
                <w:rFonts w:ascii="Courier New" w:hAnsi="Courier New" w:cs="Courier New"/>
                <w:sz w:val="16"/>
                <w:szCs w:val="16"/>
              </w:rPr>
              <w:t xml:space="preserve">    &lt;/author&gt;</w:t>
            </w:r>
          </w:p>
          <w:p w:rsidRPr="00AD08FB" w:rsidR="00C12940" w:rsidP="00C12940" w:rsidRDefault="00C12940" w14:paraId="46419B24" w14:textId="77777777">
            <w:pPr>
              <w:rPr>
                <w:rFonts w:ascii="Courier New" w:hAnsi="Courier New" w:cs="Courier New"/>
                <w:sz w:val="16"/>
                <w:szCs w:val="16"/>
              </w:rPr>
            </w:pPr>
            <w:r w:rsidRPr="00AD08FB">
              <w:rPr>
                <w:rFonts w:ascii="Courier New" w:hAnsi="Courier New" w:cs="Courier New"/>
                <w:sz w:val="16"/>
                <w:szCs w:val="16"/>
              </w:rPr>
              <w:t xml:space="preserve">    &lt;component&gt;</w:t>
            </w:r>
          </w:p>
          <w:p w:rsidRPr="00AD08FB" w:rsidR="00C12940" w:rsidP="00C12940" w:rsidRDefault="00C12940" w14:paraId="5DE9A18C" w14:textId="77777777">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rsidRPr="00AD08FB" w:rsidR="00C12940" w:rsidP="00C12940" w:rsidRDefault="00C12940" w14:paraId="66E76028" w14:textId="77777777">
            <w:pPr>
              <w:rPr>
                <w:rFonts w:ascii="Courier New" w:hAnsi="Courier New" w:cs="Courier New"/>
                <w:sz w:val="16"/>
                <w:szCs w:val="16"/>
              </w:rPr>
            </w:pPr>
            <w:r w:rsidRPr="00AD08FB">
              <w:rPr>
                <w:rFonts w:ascii="Courier New" w:hAnsi="Courier New" w:cs="Courier New"/>
                <w:sz w:val="16"/>
                <w:szCs w:val="16"/>
              </w:rPr>
              <w:t xml:space="preserve">        &lt;templateId root="2.16.840.1.113883.10.20.22.4.27"/&gt;</w:t>
            </w:r>
          </w:p>
          <w:p w:rsidRPr="00AD08FB" w:rsidR="00C12940" w:rsidP="00C12940" w:rsidRDefault="00C12940" w14:paraId="5560D8BD" w14:textId="77777777">
            <w:pPr>
              <w:rPr>
                <w:rFonts w:ascii="Courier New" w:hAnsi="Courier New" w:cs="Courier New"/>
                <w:sz w:val="16"/>
                <w:szCs w:val="16"/>
              </w:rPr>
            </w:pPr>
            <w:r w:rsidRPr="00AD08FB">
              <w:rPr>
                <w:rFonts w:ascii="Courier New" w:hAnsi="Courier New" w:cs="Courier New"/>
                <w:sz w:val="16"/>
                <w:szCs w:val="16"/>
              </w:rPr>
              <w:t xml:space="preserve">        &lt;templateId root="2.16.840.1.113883.10.20.22.4.27" extension="2014-06-09"/&gt;</w:t>
            </w:r>
          </w:p>
          <w:p w:rsidRPr="00AD08FB" w:rsidR="00C12940" w:rsidP="00C12940" w:rsidRDefault="00C12940" w14:paraId="7F67AE50" w14:textId="77777777">
            <w:pPr>
              <w:rPr>
                <w:rFonts w:ascii="Courier New" w:hAnsi="Courier New" w:cs="Courier New"/>
                <w:sz w:val="16"/>
                <w:szCs w:val="16"/>
              </w:rPr>
            </w:pPr>
            <w:r w:rsidRPr="00AD08FB">
              <w:rPr>
                <w:rFonts w:ascii="Courier New" w:hAnsi="Courier New" w:cs="Courier New"/>
                <w:sz w:val="16"/>
                <w:szCs w:val="16"/>
              </w:rPr>
              <w:t xml:space="preserve">        &lt;id extension="5523355980-sysBP-Z9301" root="1.2.840.114350.1.13.6289.1.7.1.2109.1"/&gt;</w:t>
            </w:r>
          </w:p>
          <w:p w:rsidRPr="00AD08FB" w:rsidR="00C12940" w:rsidP="00C12940" w:rsidRDefault="00C12940" w14:paraId="4797233B" w14:textId="77777777">
            <w:pPr>
              <w:rPr>
                <w:rFonts w:ascii="Courier New" w:hAnsi="Courier New" w:cs="Courier New"/>
                <w:sz w:val="16"/>
                <w:szCs w:val="16"/>
              </w:rPr>
            </w:pPr>
            <w:r w:rsidRPr="00AD08FB">
              <w:rPr>
                <w:rFonts w:ascii="Courier New" w:hAnsi="Courier New" w:cs="Courier New"/>
                <w:sz w:val="16"/>
                <w:szCs w:val="16"/>
              </w:rPr>
              <w:t xml:space="preserve">        &lt;code code="8480-6" codeSystem="2.16.840.1.113883.6.1" codeSystemName="LOINC" displayName="SYSTOLIC BLOOD PRESSURE"/&gt;</w:t>
            </w:r>
          </w:p>
          <w:p w:rsidRPr="00AD08FB" w:rsidR="00C12940" w:rsidP="00C12940" w:rsidRDefault="00C12940" w14:paraId="0C2F6521" w14:textId="77777777">
            <w:pPr>
              <w:rPr>
                <w:rFonts w:ascii="Courier New" w:hAnsi="Courier New" w:cs="Courier New"/>
                <w:sz w:val="16"/>
                <w:szCs w:val="16"/>
              </w:rPr>
            </w:pPr>
            <w:r w:rsidRPr="00AD08FB">
              <w:rPr>
                <w:rFonts w:ascii="Courier New" w:hAnsi="Courier New" w:cs="Courier New"/>
                <w:sz w:val="16"/>
                <w:szCs w:val="16"/>
              </w:rPr>
              <w:t xml:space="preserve">        &lt;text&gt;</w:t>
            </w:r>
          </w:p>
          <w:p w:rsidRPr="00AD08FB" w:rsidR="00C12940" w:rsidP="00C12940" w:rsidRDefault="00C12940" w14:paraId="11475C89" w14:textId="77777777">
            <w:pPr>
              <w:rPr>
                <w:rFonts w:ascii="Courier New" w:hAnsi="Courier New" w:cs="Courier New"/>
                <w:sz w:val="16"/>
                <w:szCs w:val="16"/>
              </w:rPr>
            </w:pPr>
            <w:r w:rsidRPr="00AD08FB">
              <w:rPr>
                <w:rFonts w:ascii="Courier New" w:hAnsi="Courier New" w:cs="Courier New"/>
                <w:sz w:val="16"/>
                <w:szCs w:val="16"/>
              </w:rPr>
              <w:t xml:space="preserve">          &lt;reference value="#sysBP_5523355980"/&gt;</w:t>
            </w:r>
          </w:p>
          <w:p w:rsidRPr="00AD08FB" w:rsidR="00C12940" w:rsidP="00C12940" w:rsidRDefault="00C12940" w14:paraId="79B5BA6C" w14:textId="77777777">
            <w:pPr>
              <w:rPr>
                <w:rFonts w:ascii="Courier New" w:hAnsi="Courier New" w:cs="Courier New"/>
                <w:sz w:val="16"/>
                <w:szCs w:val="16"/>
              </w:rPr>
            </w:pPr>
            <w:r w:rsidRPr="00AD08FB">
              <w:rPr>
                <w:rFonts w:ascii="Courier New" w:hAnsi="Courier New" w:cs="Courier New"/>
                <w:sz w:val="16"/>
                <w:szCs w:val="16"/>
              </w:rPr>
              <w:t xml:space="preserve">        &lt;/text&gt;</w:t>
            </w:r>
          </w:p>
          <w:p w:rsidRPr="00AD08FB" w:rsidR="00C12940" w:rsidP="00C12940" w:rsidRDefault="00C12940" w14:paraId="4BBDCC73" w14:textId="77777777">
            <w:pPr>
              <w:rPr>
                <w:rFonts w:ascii="Courier New" w:hAnsi="Courier New" w:cs="Courier New"/>
                <w:sz w:val="16"/>
                <w:szCs w:val="16"/>
              </w:rPr>
            </w:pPr>
            <w:r w:rsidRPr="00AD08FB">
              <w:rPr>
                <w:rFonts w:ascii="Courier New" w:hAnsi="Courier New" w:cs="Courier New"/>
                <w:sz w:val="16"/>
                <w:szCs w:val="16"/>
              </w:rPr>
              <w:t xml:space="preserve">        &lt;statusCode code="completed"/&gt;</w:t>
            </w:r>
          </w:p>
          <w:p w:rsidRPr="00AD08FB" w:rsidR="00C12940" w:rsidP="00C12940" w:rsidRDefault="00C12940" w14:paraId="4B59447F" w14:textId="77777777">
            <w:pPr>
              <w:rPr>
                <w:rFonts w:ascii="Courier New" w:hAnsi="Courier New" w:cs="Courier New"/>
                <w:sz w:val="16"/>
                <w:szCs w:val="16"/>
              </w:rPr>
            </w:pPr>
            <w:r w:rsidRPr="00AD08FB">
              <w:rPr>
                <w:rFonts w:ascii="Courier New" w:hAnsi="Courier New" w:cs="Courier New"/>
                <w:sz w:val="16"/>
                <w:szCs w:val="16"/>
              </w:rPr>
              <w:t xml:space="preserve">        &lt;effectiveTime value="20160625123300-0500"/&gt;</w:t>
            </w:r>
          </w:p>
          <w:p w:rsidRPr="00AD08FB" w:rsidR="00C12940" w:rsidP="00C12940" w:rsidRDefault="00C12940" w14:paraId="3AA5AB7B" w14:textId="77777777">
            <w:pPr>
              <w:rPr>
                <w:rFonts w:ascii="Courier New" w:hAnsi="Courier New" w:cs="Courier New"/>
                <w:sz w:val="16"/>
                <w:szCs w:val="16"/>
              </w:rPr>
            </w:pPr>
            <w:r w:rsidRPr="00AD08FB">
              <w:rPr>
                <w:rFonts w:ascii="Courier New" w:hAnsi="Courier New" w:cs="Courier New"/>
                <w:sz w:val="16"/>
                <w:szCs w:val="16"/>
              </w:rPr>
              <w:t xml:space="preserve">        &lt;value xsi:type="PQ" unit="mm[Hg]" value="140" xmlns:xsi="http://www.w3.org/2001/XMLSchema-instance"/&gt;</w:t>
            </w:r>
          </w:p>
          <w:p w:rsidRPr="00AD08FB" w:rsidR="00C12940" w:rsidP="00C12940" w:rsidRDefault="00C12940" w14:paraId="00B06461" w14:textId="77777777">
            <w:pPr>
              <w:rPr>
                <w:rFonts w:ascii="Courier New" w:hAnsi="Courier New" w:cs="Courier New"/>
                <w:sz w:val="16"/>
                <w:szCs w:val="16"/>
              </w:rPr>
            </w:pPr>
            <w:r w:rsidRPr="00AD08FB">
              <w:rPr>
                <w:rFonts w:ascii="Courier New" w:hAnsi="Courier New" w:cs="Courier New"/>
                <w:sz w:val="16"/>
                <w:szCs w:val="16"/>
              </w:rPr>
              <w:t xml:space="preserve">      &lt;/observation&gt;</w:t>
            </w:r>
          </w:p>
          <w:p w:rsidRPr="00AD08FB" w:rsidR="00C12940" w:rsidP="00C12940" w:rsidRDefault="00C12940" w14:paraId="0A0796C9" w14:textId="77777777">
            <w:pPr>
              <w:rPr>
                <w:rFonts w:ascii="Courier New" w:hAnsi="Courier New" w:cs="Courier New"/>
                <w:sz w:val="16"/>
                <w:szCs w:val="16"/>
              </w:rPr>
            </w:pPr>
            <w:r w:rsidRPr="00AD08FB">
              <w:rPr>
                <w:rFonts w:ascii="Courier New" w:hAnsi="Courier New" w:cs="Courier New"/>
                <w:sz w:val="16"/>
                <w:szCs w:val="16"/>
              </w:rPr>
              <w:t xml:space="preserve">    &lt;/component&gt;</w:t>
            </w:r>
          </w:p>
          <w:p w:rsidRPr="00AD08FB" w:rsidR="00C12940" w:rsidP="00C12940" w:rsidRDefault="00C12940" w14:paraId="603063AD" w14:textId="77777777">
            <w:pPr>
              <w:rPr>
                <w:rFonts w:ascii="Courier New" w:hAnsi="Courier New" w:cs="Courier New"/>
                <w:sz w:val="16"/>
                <w:szCs w:val="16"/>
              </w:rPr>
            </w:pPr>
            <w:r w:rsidRPr="00AD08FB">
              <w:rPr>
                <w:rFonts w:ascii="Courier New" w:hAnsi="Courier New" w:cs="Courier New"/>
                <w:sz w:val="16"/>
                <w:szCs w:val="16"/>
              </w:rPr>
              <w:t xml:space="preserve">    &lt;component&gt;</w:t>
            </w:r>
          </w:p>
          <w:p w:rsidRPr="00AD08FB" w:rsidR="00C12940" w:rsidP="00C12940" w:rsidRDefault="00C12940" w14:paraId="3B6CD434" w14:textId="77777777">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rsidRPr="00AD08FB" w:rsidR="00C12940" w:rsidP="00C12940" w:rsidRDefault="00C12940" w14:paraId="5915A3B5" w14:textId="77777777">
            <w:pPr>
              <w:rPr>
                <w:rFonts w:ascii="Courier New" w:hAnsi="Courier New" w:cs="Courier New"/>
                <w:sz w:val="16"/>
                <w:szCs w:val="16"/>
              </w:rPr>
            </w:pPr>
            <w:r w:rsidRPr="00AD08FB">
              <w:rPr>
                <w:rFonts w:ascii="Courier New" w:hAnsi="Courier New" w:cs="Courier New"/>
                <w:sz w:val="16"/>
                <w:szCs w:val="16"/>
              </w:rPr>
              <w:t xml:space="preserve">        &lt;templateId root="2.16.840.1.113883.10.20.22.4.27"/&gt;</w:t>
            </w:r>
          </w:p>
          <w:p w:rsidRPr="00AD08FB" w:rsidR="00C12940" w:rsidP="00C12940" w:rsidRDefault="00C12940" w14:paraId="2E364846" w14:textId="77777777">
            <w:pPr>
              <w:rPr>
                <w:rFonts w:ascii="Courier New" w:hAnsi="Courier New" w:cs="Courier New"/>
                <w:sz w:val="16"/>
                <w:szCs w:val="16"/>
              </w:rPr>
            </w:pPr>
            <w:r w:rsidRPr="00AD08FB">
              <w:rPr>
                <w:rFonts w:ascii="Courier New" w:hAnsi="Courier New" w:cs="Courier New"/>
                <w:sz w:val="16"/>
                <w:szCs w:val="16"/>
              </w:rPr>
              <w:t xml:space="preserve">        &lt;templateId root="2.16.840.1.113883.10.20.22.4.27" extension="2014-06-09"/&gt;</w:t>
            </w:r>
          </w:p>
          <w:p w:rsidRPr="00AD08FB" w:rsidR="00C12940" w:rsidP="00C12940" w:rsidRDefault="00C12940" w14:paraId="737F6005" w14:textId="77777777">
            <w:pPr>
              <w:rPr>
                <w:rFonts w:ascii="Courier New" w:hAnsi="Courier New" w:cs="Courier New"/>
                <w:sz w:val="16"/>
                <w:szCs w:val="16"/>
              </w:rPr>
            </w:pPr>
            <w:r w:rsidRPr="00AD08FB">
              <w:rPr>
                <w:rFonts w:ascii="Courier New" w:hAnsi="Courier New" w:cs="Courier New"/>
                <w:sz w:val="16"/>
                <w:szCs w:val="16"/>
              </w:rPr>
              <w:t xml:space="preserve">        &lt;id extension="5523355980-diaBP-Z9301" root="1.2.840.114350.1.13.6289.1.7.1.2109.1"/&gt;</w:t>
            </w:r>
          </w:p>
          <w:p w:rsidRPr="00AD08FB" w:rsidR="00C12940" w:rsidP="00C12940" w:rsidRDefault="00C12940" w14:paraId="7893A1AA" w14:textId="77777777">
            <w:pPr>
              <w:rPr>
                <w:rFonts w:ascii="Courier New" w:hAnsi="Courier New" w:cs="Courier New"/>
                <w:sz w:val="16"/>
                <w:szCs w:val="16"/>
              </w:rPr>
            </w:pPr>
            <w:r w:rsidRPr="00AD08FB">
              <w:rPr>
                <w:rFonts w:ascii="Courier New" w:hAnsi="Courier New" w:cs="Courier New"/>
                <w:sz w:val="16"/>
                <w:szCs w:val="16"/>
              </w:rPr>
              <w:t xml:space="preserve">        &lt;code code="8462-4" codeSystem="2.16.840.1.113883.6.1" codeSystemName="LOINC" displayName="DIASTOLIC BLOOD PRESSURE"/&gt;</w:t>
            </w:r>
          </w:p>
          <w:p w:rsidRPr="00AD08FB" w:rsidR="00C12940" w:rsidP="00C12940" w:rsidRDefault="00C12940" w14:paraId="52ADEEB8" w14:textId="77777777">
            <w:pPr>
              <w:rPr>
                <w:rFonts w:ascii="Courier New" w:hAnsi="Courier New" w:cs="Courier New"/>
                <w:sz w:val="16"/>
                <w:szCs w:val="16"/>
              </w:rPr>
            </w:pPr>
            <w:r w:rsidRPr="00AD08FB">
              <w:rPr>
                <w:rFonts w:ascii="Courier New" w:hAnsi="Courier New" w:cs="Courier New"/>
                <w:sz w:val="16"/>
                <w:szCs w:val="16"/>
              </w:rPr>
              <w:t xml:space="preserve">        &lt;text&gt;</w:t>
            </w:r>
          </w:p>
          <w:p w:rsidRPr="00AD08FB" w:rsidR="00C12940" w:rsidP="00C12940" w:rsidRDefault="00C12940" w14:paraId="75ABDB56" w14:textId="77777777">
            <w:pPr>
              <w:rPr>
                <w:rFonts w:ascii="Courier New" w:hAnsi="Courier New" w:cs="Courier New"/>
                <w:sz w:val="16"/>
                <w:szCs w:val="16"/>
              </w:rPr>
            </w:pPr>
            <w:r w:rsidRPr="00AD08FB">
              <w:rPr>
                <w:rFonts w:ascii="Courier New" w:hAnsi="Courier New" w:cs="Courier New"/>
                <w:sz w:val="16"/>
                <w:szCs w:val="16"/>
              </w:rPr>
              <w:t xml:space="preserve">          &lt;reference value="#diaBP_5523355980"/&gt;</w:t>
            </w:r>
          </w:p>
          <w:p w:rsidRPr="00AD08FB" w:rsidR="00C12940" w:rsidP="00C12940" w:rsidRDefault="00C12940" w14:paraId="5D0A71EB" w14:textId="77777777">
            <w:pPr>
              <w:rPr>
                <w:rFonts w:ascii="Courier New" w:hAnsi="Courier New" w:cs="Courier New"/>
                <w:sz w:val="16"/>
                <w:szCs w:val="16"/>
              </w:rPr>
            </w:pPr>
            <w:r w:rsidRPr="00AD08FB">
              <w:rPr>
                <w:rFonts w:ascii="Courier New" w:hAnsi="Courier New" w:cs="Courier New"/>
                <w:sz w:val="16"/>
                <w:szCs w:val="16"/>
              </w:rPr>
              <w:t xml:space="preserve">        &lt;/text&gt;</w:t>
            </w:r>
          </w:p>
          <w:p w:rsidRPr="00AD08FB" w:rsidR="00C12940" w:rsidP="00C12940" w:rsidRDefault="00C12940" w14:paraId="74C131FD" w14:textId="77777777">
            <w:pPr>
              <w:rPr>
                <w:rFonts w:ascii="Courier New" w:hAnsi="Courier New" w:cs="Courier New"/>
                <w:sz w:val="16"/>
                <w:szCs w:val="16"/>
              </w:rPr>
            </w:pPr>
            <w:r w:rsidRPr="00AD08FB">
              <w:rPr>
                <w:rFonts w:ascii="Courier New" w:hAnsi="Courier New" w:cs="Courier New"/>
                <w:sz w:val="16"/>
                <w:szCs w:val="16"/>
              </w:rPr>
              <w:t xml:space="preserve">        &lt;statusCode code="completed"/&gt;</w:t>
            </w:r>
          </w:p>
          <w:p w:rsidRPr="00AD08FB" w:rsidR="00C12940" w:rsidP="00C12940" w:rsidRDefault="00C12940" w14:paraId="32A7AD26" w14:textId="77777777">
            <w:pPr>
              <w:rPr>
                <w:rFonts w:ascii="Courier New" w:hAnsi="Courier New" w:cs="Courier New"/>
                <w:sz w:val="16"/>
                <w:szCs w:val="16"/>
              </w:rPr>
            </w:pPr>
            <w:r w:rsidRPr="00AD08FB">
              <w:rPr>
                <w:rFonts w:ascii="Courier New" w:hAnsi="Courier New" w:cs="Courier New"/>
                <w:sz w:val="16"/>
                <w:szCs w:val="16"/>
              </w:rPr>
              <w:t xml:space="preserve">        &lt;effectiveTime value="20160625123300-0500"/&gt;</w:t>
            </w:r>
          </w:p>
          <w:p w:rsidRPr="00AD08FB" w:rsidR="00C12940" w:rsidP="00C12940" w:rsidRDefault="00C12940" w14:paraId="65AA568E" w14:textId="77777777">
            <w:pPr>
              <w:rPr>
                <w:rFonts w:ascii="Courier New" w:hAnsi="Courier New" w:cs="Courier New"/>
                <w:sz w:val="16"/>
                <w:szCs w:val="16"/>
              </w:rPr>
            </w:pPr>
            <w:r w:rsidRPr="00AD08FB">
              <w:rPr>
                <w:rFonts w:ascii="Courier New" w:hAnsi="Courier New" w:cs="Courier New"/>
                <w:sz w:val="16"/>
                <w:szCs w:val="16"/>
              </w:rPr>
              <w:t xml:space="preserve">        &lt;value xsi:type="PQ" unit="mm[Hg]" value="90" xmlns:xsi="http://www.w3.org/2001/XMLSchema-instance"/&gt;</w:t>
            </w:r>
          </w:p>
          <w:p w:rsidRPr="00AD08FB" w:rsidR="00C12940" w:rsidP="00C12940" w:rsidRDefault="00C12940" w14:paraId="52C777ED" w14:textId="77777777">
            <w:pPr>
              <w:rPr>
                <w:rFonts w:ascii="Courier New" w:hAnsi="Courier New" w:cs="Courier New"/>
                <w:sz w:val="16"/>
                <w:szCs w:val="16"/>
              </w:rPr>
            </w:pPr>
            <w:r w:rsidRPr="00AD08FB">
              <w:rPr>
                <w:rFonts w:ascii="Courier New" w:hAnsi="Courier New" w:cs="Courier New"/>
                <w:sz w:val="16"/>
                <w:szCs w:val="16"/>
              </w:rPr>
              <w:t xml:space="preserve">      &lt;/observation&gt;</w:t>
            </w:r>
          </w:p>
          <w:p w:rsidRPr="00AD08FB" w:rsidR="00C12940" w:rsidP="00C12940" w:rsidRDefault="00C12940" w14:paraId="49509FFB" w14:textId="77777777">
            <w:pPr>
              <w:rPr>
                <w:rFonts w:ascii="Courier New" w:hAnsi="Courier New" w:cs="Courier New"/>
                <w:sz w:val="16"/>
                <w:szCs w:val="16"/>
              </w:rPr>
            </w:pPr>
            <w:r w:rsidRPr="00AD08FB">
              <w:rPr>
                <w:rFonts w:ascii="Courier New" w:hAnsi="Courier New" w:cs="Courier New"/>
                <w:sz w:val="16"/>
                <w:szCs w:val="16"/>
              </w:rPr>
              <w:t xml:space="preserve">     &lt;/component&gt;</w:t>
            </w:r>
          </w:p>
          <w:p w:rsidRPr="00AD08FB" w:rsidR="00C12940" w:rsidP="00C12940" w:rsidRDefault="00C12940" w14:paraId="351634B4" w14:textId="77777777">
            <w:pPr>
              <w:rPr>
                <w:rFonts w:ascii="Courier New" w:hAnsi="Courier New" w:cs="Courier New"/>
                <w:sz w:val="16"/>
                <w:szCs w:val="16"/>
              </w:rPr>
            </w:pPr>
            <w:r w:rsidRPr="00AD08FB">
              <w:rPr>
                <w:rFonts w:ascii="Courier New" w:hAnsi="Courier New" w:cs="Courier New"/>
                <w:sz w:val="16"/>
                <w:szCs w:val="16"/>
              </w:rPr>
              <w:t xml:space="preserve">     &lt;component&gt;</w:t>
            </w:r>
          </w:p>
          <w:p w:rsidRPr="00AD08FB" w:rsidR="00C12940" w:rsidP="00C12940" w:rsidRDefault="00C12940" w14:paraId="2FF0B309" w14:textId="77777777">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rsidRPr="00AD08FB" w:rsidR="00C12940" w:rsidP="00C12940" w:rsidRDefault="00C12940" w14:paraId="40112B59" w14:textId="77777777">
            <w:pPr>
              <w:rPr>
                <w:rFonts w:ascii="Courier New" w:hAnsi="Courier New" w:cs="Courier New"/>
                <w:sz w:val="16"/>
                <w:szCs w:val="16"/>
              </w:rPr>
            </w:pPr>
            <w:r w:rsidRPr="00AD08FB">
              <w:rPr>
                <w:rFonts w:ascii="Courier New" w:hAnsi="Courier New" w:cs="Courier New"/>
                <w:sz w:val="16"/>
                <w:szCs w:val="16"/>
              </w:rPr>
              <w:t xml:space="preserve">        &lt;templateId root="2.16.840.1.113883.10.20.22.4.27"/&gt;</w:t>
            </w:r>
          </w:p>
          <w:p w:rsidRPr="00AD08FB" w:rsidR="00C12940" w:rsidP="00C12940" w:rsidRDefault="00C12940" w14:paraId="6DB8CF52" w14:textId="77777777">
            <w:pPr>
              <w:rPr>
                <w:rFonts w:ascii="Courier New" w:hAnsi="Courier New" w:cs="Courier New"/>
                <w:sz w:val="16"/>
                <w:szCs w:val="16"/>
              </w:rPr>
            </w:pPr>
            <w:r w:rsidRPr="00AD08FB">
              <w:rPr>
                <w:rFonts w:ascii="Courier New" w:hAnsi="Courier New" w:cs="Courier New"/>
                <w:sz w:val="16"/>
                <w:szCs w:val="16"/>
              </w:rPr>
              <w:t xml:space="preserve">        &lt;templateId root="2.16.840.1.113883.10.20.22.4.27" extension="2014-06-09"/&gt;</w:t>
            </w:r>
          </w:p>
          <w:p w:rsidRPr="00AD08FB" w:rsidR="00C12940" w:rsidP="00C12940" w:rsidRDefault="00C12940" w14:paraId="65F65C65" w14:textId="77777777">
            <w:pPr>
              <w:rPr>
                <w:rFonts w:ascii="Courier New" w:hAnsi="Courier New" w:cs="Courier New"/>
                <w:sz w:val="16"/>
                <w:szCs w:val="16"/>
              </w:rPr>
            </w:pPr>
            <w:r w:rsidRPr="00AD08FB">
              <w:rPr>
                <w:rFonts w:ascii="Courier New" w:hAnsi="Courier New" w:cs="Courier New"/>
                <w:sz w:val="16"/>
                <w:szCs w:val="16"/>
              </w:rPr>
              <w:t xml:space="preserve">        &lt;id extension="5523355980-weightC83-Z9301" root="1.2.840.114350.1.13.6289.1.7.1.2109.1"/&gt;</w:t>
            </w:r>
          </w:p>
          <w:p w:rsidRPr="00AD08FB" w:rsidR="00C12940" w:rsidP="00C12940" w:rsidRDefault="00C12940" w14:paraId="37438634" w14:textId="77777777">
            <w:pPr>
              <w:rPr>
                <w:rFonts w:ascii="Courier New" w:hAnsi="Courier New" w:cs="Courier New"/>
                <w:sz w:val="16"/>
                <w:szCs w:val="16"/>
              </w:rPr>
            </w:pPr>
            <w:r w:rsidRPr="00AD08FB">
              <w:rPr>
                <w:rFonts w:ascii="Courier New" w:hAnsi="Courier New" w:cs="Courier New"/>
                <w:sz w:val="16"/>
                <w:szCs w:val="16"/>
              </w:rPr>
              <w:t xml:space="preserve">        &lt;code code="29463-7" codeSystem="2.16.840.1.113883.6.1" displayName="Body weight"/&gt;</w:t>
            </w:r>
          </w:p>
          <w:p w:rsidRPr="00AD08FB" w:rsidR="00C12940" w:rsidP="00C12940" w:rsidRDefault="00C12940" w14:paraId="348047DE" w14:textId="77777777">
            <w:pPr>
              <w:rPr>
                <w:rFonts w:ascii="Courier New" w:hAnsi="Courier New" w:cs="Courier New"/>
                <w:sz w:val="16"/>
                <w:szCs w:val="16"/>
              </w:rPr>
            </w:pPr>
            <w:r w:rsidRPr="00AD08FB">
              <w:rPr>
                <w:rFonts w:ascii="Courier New" w:hAnsi="Courier New" w:cs="Courier New"/>
                <w:sz w:val="16"/>
                <w:szCs w:val="16"/>
              </w:rPr>
              <w:t xml:space="preserve">        &lt;text&gt;</w:t>
            </w:r>
          </w:p>
          <w:p w:rsidRPr="00AD08FB" w:rsidR="00C12940" w:rsidP="00C12940" w:rsidRDefault="00C12940" w14:paraId="3851D45C" w14:textId="77777777">
            <w:pPr>
              <w:rPr>
                <w:rFonts w:ascii="Courier New" w:hAnsi="Courier New" w:cs="Courier New"/>
                <w:sz w:val="16"/>
                <w:szCs w:val="16"/>
              </w:rPr>
            </w:pPr>
            <w:r w:rsidRPr="00AD08FB">
              <w:rPr>
                <w:rFonts w:ascii="Courier New" w:hAnsi="Courier New" w:cs="Courier New"/>
                <w:sz w:val="16"/>
                <w:szCs w:val="16"/>
              </w:rPr>
              <w:t xml:space="preserve">          &lt;reference value="#weight_5523355980"/&gt;</w:t>
            </w:r>
          </w:p>
          <w:p w:rsidRPr="00AD08FB" w:rsidR="00C12940" w:rsidP="00C12940" w:rsidRDefault="00C12940" w14:paraId="364C968E" w14:textId="77777777">
            <w:pPr>
              <w:rPr>
                <w:rFonts w:ascii="Courier New" w:hAnsi="Courier New" w:cs="Courier New"/>
                <w:sz w:val="16"/>
                <w:szCs w:val="16"/>
              </w:rPr>
            </w:pPr>
            <w:r w:rsidRPr="00AD08FB">
              <w:rPr>
                <w:rFonts w:ascii="Courier New" w:hAnsi="Courier New" w:cs="Courier New"/>
                <w:sz w:val="16"/>
                <w:szCs w:val="16"/>
              </w:rPr>
              <w:t xml:space="preserve">        &lt;/text&gt;</w:t>
            </w:r>
          </w:p>
          <w:p w:rsidRPr="00AD08FB" w:rsidR="00C12940" w:rsidP="00C12940" w:rsidRDefault="00C12940" w14:paraId="333883DA" w14:textId="77777777">
            <w:pPr>
              <w:rPr>
                <w:rFonts w:ascii="Courier New" w:hAnsi="Courier New" w:cs="Courier New"/>
                <w:sz w:val="16"/>
                <w:szCs w:val="16"/>
              </w:rPr>
            </w:pPr>
            <w:r w:rsidRPr="00AD08FB">
              <w:rPr>
                <w:rFonts w:ascii="Courier New" w:hAnsi="Courier New" w:cs="Courier New"/>
                <w:sz w:val="16"/>
                <w:szCs w:val="16"/>
              </w:rPr>
              <w:t xml:space="preserve">        &lt;statusCode code="completed"/&gt;</w:t>
            </w:r>
          </w:p>
          <w:p w:rsidRPr="00AD08FB" w:rsidR="00C12940" w:rsidP="00C12940" w:rsidRDefault="00C12940" w14:paraId="1A2719DD" w14:textId="77777777">
            <w:pPr>
              <w:rPr>
                <w:rFonts w:ascii="Courier New" w:hAnsi="Courier New" w:cs="Courier New"/>
                <w:sz w:val="16"/>
                <w:szCs w:val="16"/>
              </w:rPr>
            </w:pPr>
            <w:r w:rsidRPr="00AD08FB">
              <w:rPr>
                <w:rFonts w:ascii="Courier New" w:hAnsi="Courier New" w:cs="Courier New"/>
                <w:sz w:val="16"/>
                <w:szCs w:val="16"/>
              </w:rPr>
              <w:t xml:space="preserve">        &lt;effectiveTime value="20160625123300-0500"/&gt;</w:t>
            </w:r>
          </w:p>
          <w:p w:rsidRPr="00AD08FB" w:rsidR="00C12940" w:rsidP="00C12940" w:rsidRDefault="00C12940" w14:paraId="6917FAB1" w14:textId="77777777">
            <w:pPr>
              <w:rPr>
                <w:rFonts w:ascii="Courier New" w:hAnsi="Courier New" w:cs="Courier New"/>
                <w:sz w:val="16"/>
                <w:szCs w:val="16"/>
              </w:rPr>
            </w:pPr>
            <w:r w:rsidRPr="00AD08FB">
              <w:rPr>
                <w:rFonts w:ascii="Courier New" w:hAnsi="Courier New" w:cs="Courier New"/>
                <w:sz w:val="16"/>
                <w:szCs w:val="16"/>
              </w:rPr>
              <w:t xml:space="preserve">        &lt;value xsi:type="PQ" unit="kg" value="83.915" xmlns:xsi="http://www.w3.org/2001/XMLSchema-instance"/&gt;</w:t>
            </w:r>
          </w:p>
          <w:p w:rsidRPr="00AD08FB" w:rsidR="00C12940" w:rsidP="00C12940" w:rsidRDefault="00C12940" w14:paraId="57F9361C" w14:textId="77777777">
            <w:pPr>
              <w:rPr>
                <w:rFonts w:ascii="Courier New" w:hAnsi="Courier New" w:cs="Courier New"/>
                <w:sz w:val="16"/>
                <w:szCs w:val="16"/>
              </w:rPr>
            </w:pPr>
            <w:r w:rsidRPr="00AD08FB">
              <w:rPr>
                <w:rFonts w:ascii="Courier New" w:hAnsi="Courier New" w:cs="Courier New"/>
                <w:sz w:val="16"/>
                <w:szCs w:val="16"/>
              </w:rPr>
              <w:t xml:space="preserve">      &lt;/observation&gt;</w:t>
            </w:r>
          </w:p>
          <w:p w:rsidRPr="00AD08FB" w:rsidR="00C12940" w:rsidP="00C12940" w:rsidRDefault="00C12940" w14:paraId="0E9DB9E6" w14:textId="77777777">
            <w:pPr>
              <w:rPr>
                <w:rFonts w:ascii="Courier New" w:hAnsi="Courier New" w:cs="Courier New"/>
                <w:sz w:val="16"/>
                <w:szCs w:val="16"/>
              </w:rPr>
            </w:pPr>
            <w:r w:rsidRPr="00AD08FB">
              <w:rPr>
                <w:rFonts w:ascii="Courier New" w:hAnsi="Courier New" w:cs="Courier New"/>
                <w:sz w:val="16"/>
                <w:szCs w:val="16"/>
              </w:rPr>
              <w:t xml:space="preserve">      &lt;/component&gt;</w:t>
            </w:r>
          </w:p>
          <w:p w:rsidRPr="00AD08FB" w:rsidR="00C12940" w:rsidP="00C12940" w:rsidRDefault="00C12940" w14:paraId="53F16B58" w14:textId="77777777">
            <w:pPr>
              <w:rPr>
                <w:rFonts w:ascii="Courier New" w:hAnsi="Courier New" w:cs="Courier New"/>
                <w:sz w:val="16"/>
                <w:szCs w:val="16"/>
              </w:rPr>
            </w:pPr>
            <w:r w:rsidRPr="00AD08FB">
              <w:rPr>
                <w:rFonts w:ascii="Courier New" w:hAnsi="Courier New" w:cs="Courier New"/>
                <w:sz w:val="16"/>
                <w:szCs w:val="16"/>
              </w:rPr>
              <w:t xml:space="preserve">    &lt;/organizer&gt;</w:t>
            </w:r>
          </w:p>
          <w:p w:rsidRPr="00AD08FB" w:rsidR="00C12940" w:rsidP="00C12940" w:rsidRDefault="00C12940" w14:paraId="6FAFF10C" w14:textId="77777777">
            <w:pPr>
              <w:rPr>
                <w:rFonts w:ascii="Courier New" w:hAnsi="Courier New" w:cs="Courier New"/>
                <w:sz w:val="16"/>
                <w:szCs w:val="16"/>
              </w:rPr>
            </w:pPr>
            <w:r w:rsidRPr="00AD08FB">
              <w:rPr>
                <w:rFonts w:ascii="Courier New" w:hAnsi="Courier New" w:cs="Courier New"/>
                <w:sz w:val="16"/>
                <w:szCs w:val="16"/>
              </w:rPr>
              <w:t xml:space="preserve">  &lt;/entry&gt;</w:t>
            </w:r>
          </w:p>
          <w:p w:rsidRPr="00AD08FB" w:rsidR="004F33E9" w:rsidP="00C12940" w:rsidRDefault="00C12940" w14:paraId="4BBF50A5" w14:textId="77777777">
            <w:pPr>
              <w:rPr>
                <w:rFonts w:ascii="Courier New" w:hAnsi="Courier New" w:cs="Courier New"/>
                <w:sz w:val="16"/>
                <w:szCs w:val="16"/>
              </w:rPr>
            </w:pPr>
            <w:r w:rsidRPr="00AD08FB">
              <w:rPr>
                <w:rFonts w:ascii="Courier New" w:hAnsi="Courier New" w:cs="Courier New"/>
                <w:sz w:val="16"/>
                <w:szCs w:val="16"/>
              </w:rPr>
              <w:t>&lt;/section&gt;</w:t>
            </w:r>
          </w:p>
        </w:tc>
      </w:tr>
    </w:tbl>
    <w:p w:rsidRPr="004F33E9" w:rsidR="004F33E9" w:rsidP="003A3D50" w:rsidRDefault="004F33E9" w14:paraId="73E5F5F2" w14:textId="77777777"/>
    <w:p w:rsidRPr="00C64922" w:rsidR="001D30C4" w:rsidP="001D30C4" w:rsidRDefault="001D30C4" w14:paraId="58193348" w14:textId="77777777">
      <w:pPr>
        <w:pStyle w:val="NormalWeb"/>
        <w:spacing w:before="0" w:beforeAutospacing="0" w:after="120" w:afterAutospacing="0"/>
        <w:ind w:hanging="475"/>
        <w:rPr>
          <w:rFonts w:ascii="Courier New" w:hAnsi="Courier New" w:eastAsia="Calibri" w:cs="Courier New"/>
          <w:sz w:val="16"/>
          <w:szCs w:val="16"/>
        </w:rPr>
      </w:pPr>
      <w:r w:rsidRPr="00D14360">
        <w:rPr>
          <w:rFonts w:cs="Calibri"/>
          <w:b/>
          <w:bCs/>
          <w:color w:val="000000"/>
          <w:sz w:val="22"/>
          <w:szCs w:val="22"/>
        </w:rPr>
        <w:t xml:space="preserve"> </w:t>
      </w:r>
    </w:p>
    <w:p w:rsidR="007D3708" w:rsidP="004C76D9" w:rsidRDefault="007D3708" w14:paraId="59D1406C" w14:textId="77777777">
      <w:pPr>
        <w:pStyle w:val="Heading4"/>
      </w:pPr>
      <w:r w:rsidRPr="00C64922">
        <w:t>Vital Sign Observation</w:t>
      </w:r>
    </w:p>
    <w:tbl>
      <w:tblPr>
        <w:tblW w:w="0" w:type="auto"/>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312"/>
        <w:gridCol w:w="6930"/>
      </w:tblGrid>
      <w:tr w:rsidRPr="00C64922" w:rsidR="00E42FA6" w:rsidTr="004E29C8" w14:paraId="4B759D6A" w14:textId="77777777">
        <w:trPr>
          <w:cantSplit/>
          <w:tblHeader/>
        </w:trPr>
        <w:tc>
          <w:tcPr>
            <w:tcW w:w="2312" w:type="dxa"/>
            <w:tcBorders>
              <w:bottom w:val="nil"/>
              <w:right w:val="nil"/>
            </w:tcBorders>
            <w:shd w:val="clear" w:color="auto" w:fill="4F81BD"/>
          </w:tcPr>
          <w:p w:rsidRPr="00D14360" w:rsidR="00E42FA6" w:rsidP="00E42FA6" w:rsidRDefault="00E42FA6" w14:paraId="4BA16552" w14:textId="77777777">
            <w:pPr>
              <w:rPr>
                <w:rFonts w:cs="Calibri"/>
                <w:b/>
                <w:bCs/>
                <w:color w:val="FFFFFF"/>
              </w:rPr>
            </w:pPr>
            <w:r w:rsidRPr="00D14360">
              <w:rPr>
                <w:rFonts w:cs="Calibri"/>
                <w:b/>
                <w:bCs/>
                <w:color w:val="FFFFFF"/>
              </w:rPr>
              <w:t>Entry Template</w:t>
            </w:r>
          </w:p>
        </w:tc>
        <w:tc>
          <w:tcPr>
            <w:tcW w:w="6930" w:type="dxa"/>
            <w:shd w:val="clear" w:color="auto" w:fill="4F81BD"/>
          </w:tcPr>
          <w:p w:rsidRPr="00D14360" w:rsidR="00E42FA6" w:rsidP="00E42FA6" w:rsidRDefault="00E42FA6" w14:paraId="09B8DED2" w14:textId="77777777">
            <w:pPr>
              <w:rPr>
                <w:rFonts w:cs="Calibri"/>
                <w:b/>
                <w:iCs/>
                <w:color w:val="FFFFFF"/>
              </w:rPr>
            </w:pPr>
            <w:r w:rsidRPr="00D14360">
              <w:rPr>
                <w:rFonts w:cs="Calibri"/>
                <w:b/>
                <w:iCs/>
                <w:color w:val="FFFFFF"/>
              </w:rPr>
              <w:t xml:space="preserve">Vital Sign Observation (V2) </w:t>
            </w:r>
          </w:p>
          <w:p w:rsidRPr="00D14360" w:rsidR="00E42FA6" w:rsidP="00E42FA6" w:rsidRDefault="00E42FA6" w14:paraId="1448E493" w14:textId="77777777">
            <w:pPr>
              <w:rPr>
                <w:rFonts w:cs="Calibri"/>
                <w:bCs/>
                <w:color w:val="FFFFFF"/>
                <w:sz w:val="18"/>
                <w:szCs w:val="18"/>
              </w:rPr>
            </w:pPr>
            <w:r w:rsidRPr="00D14360">
              <w:rPr>
                <w:rFonts w:cs="Calibri"/>
                <w:bCs/>
                <w:color w:val="FFFFFF"/>
                <w:sz w:val="18"/>
                <w:szCs w:val="18"/>
              </w:rPr>
              <w:t>[observation: identifier urn:hl7ii:2.16.840.1.113883.10.20.22.4.27:2014-06-09 (open)]</w:t>
            </w:r>
          </w:p>
        </w:tc>
      </w:tr>
      <w:tr w:rsidRPr="00C64922" w:rsidR="00E42FA6" w:rsidTr="004E29C8" w14:paraId="76609567" w14:textId="77777777">
        <w:trPr>
          <w:trHeight w:val="377"/>
        </w:trPr>
        <w:tc>
          <w:tcPr>
            <w:tcW w:w="2312" w:type="dxa"/>
            <w:tcBorders>
              <w:top w:val="single" w:color="4F81BD" w:sz="4" w:space="0"/>
              <w:bottom w:val="single" w:color="4F81BD" w:sz="4" w:space="0"/>
              <w:right w:val="nil"/>
            </w:tcBorders>
            <w:shd w:val="clear" w:color="auto" w:fill="FFFFFF"/>
          </w:tcPr>
          <w:p w:rsidRPr="00D14360" w:rsidR="00E42FA6" w:rsidP="00E42FA6" w:rsidRDefault="00E42FA6" w14:paraId="7A24C651" w14:textId="77777777">
            <w:pPr>
              <w:rPr>
                <w:rFonts w:cs="Calibri"/>
                <w:b/>
                <w:bCs/>
              </w:rPr>
            </w:pPr>
            <w:r w:rsidRPr="00D14360">
              <w:rPr>
                <w:rFonts w:cs="Calibri"/>
                <w:b/>
                <w:bCs/>
              </w:rPr>
              <w:t>Reference Source</w:t>
            </w:r>
          </w:p>
        </w:tc>
        <w:tc>
          <w:tcPr>
            <w:tcW w:w="6930" w:type="dxa"/>
            <w:tcBorders>
              <w:top w:val="single" w:color="4F81BD" w:sz="4" w:space="0"/>
              <w:bottom w:val="single" w:color="4F81BD" w:sz="4" w:space="0"/>
            </w:tcBorders>
            <w:shd w:val="clear" w:color="auto" w:fill="auto"/>
          </w:tcPr>
          <w:p w:rsidRPr="00D14360" w:rsidR="00E42FA6" w:rsidP="00E42FA6" w:rsidRDefault="00E42FA6" w14:paraId="6FD91752" w14:textId="77777777">
            <w:pPr>
              <w:rPr>
                <w:rFonts w:ascii="Calibri Light" w:hAnsi="Calibri Light" w:cs="Calibri Light"/>
                <w:color w:val="000000"/>
                <w:szCs w:val="18"/>
              </w:rPr>
            </w:pPr>
            <w:r w:rsidRPr="00D14360">
              <w:rPr>
                <w:rFonts w:ascii="Calibri Light" w:hAnsi="Calibri Light" w:cs="Calibri Light"/>
                <w:color w:val="000000"/>
                <w:szCs w:val="18"/>
              </w:rPr>
              <w:t xml:space="preserve">HL7 C-CDA R2.1 </w:t>
            </w:r>
          </w:p>
        </w:tc>
      </w:tr>
      <w:tr w:rsidRPr="00C64922" w:rsidR="00E42FA6" w:rsidTr="004E29C8" w14:paraId="4C990439" w14:textId="77777777">
        <w:trPr>
          <w:trHeight w:val="350"/>
        </w:trPr>
        <w:tc>
          <w:tcPr>
            <w:tcW w:w="2312" w:type="dxa"/>
            <w:tcBorders>
              <w:right w:val="nil"/>
            </w:tcBorders>
            <w:shd w:val="clear" w:color="auto" w:fill="FFFFFF"/>
          </w:tcPr>
          <w:p w:rsidRPr="00D14360" w:rsidR="00E42FA6" w:rsidP="00E42FA6" w:rsidRDefault="00E42FA6" w14:paraId="725090EB" w14:textId="77777777">
            <w:pPr>
              <w:rPr>
                <w:rFonts w:cs="Calibri"/>
                <w:b/>
                <w:bCs/>
              </w:rPr>
            </w:pPr>
            <w:r w:rsidRPr="00D14360">
              <w:rPr>
                <w:rFonts w:cs="Calibri"/>
                <w:b/>
                <w:bCs/>
              </w:rPr>
              <w:t>Purpose</w:t>
            </w:r>
          </w:p>
        </w:tc>
        <w:tc>
          <w:tcPr>
            <w:tcW w:w="6930" w:type="dxa"/>
            <w:shd w:val="clear" w:color="auto" w:fill="auto"/>
          </w:tcPr>
          <w:p w:rsidRPr="00D14360" w:rsidR="00E42FA6" w:rsidP="00D14360" w:rsidRDefault="00E42FA6" w14:paraId="17D474FE" w14:textId="77777777">
            <w:pPr>
              <w:pStyle w:val="ListBullet"/>
              <w:numPr>
                <w:ilvl w:val="0"/>
                <w:numId w:val="0"/>
              </w:numPr>
              <w:rPr>
                <w:rFonts w:ascii="Calibri Light" w:hAnsi="Calibri Light" w:cs="Calibri Light"/>
                <w:color w:val="000000"/>
                <w:sz w:val="20"/>
                <w:szCs w:val="18"/>
              </w:rPr>
            </w:pPr>
            <w:r w:rsidRPr="00D14360">
              <w:rPr>
                <w:rFonts w:ascii="Calibri Light" w:hAnsi="Calibri Light" w:cs="Calibri Light"/>
                <w:color w:val="000000"/>
                <w:sz w:val="20"/>
                <w:szCs w:val="18"/>
              </w:rPr>
              <w:t>This template represents measurement of common vital signs.</w:t>
            </w:r>
          </w:p>
        </w:tc>
      </w:tr>
      <w:tr w:rsidRPr="00C64922" w:rsidR="00E42FA6" w:rsidTr="004E29C8" w14:paraId="4D66D234" w14:textId="77777777">
        <w:trPr>
          <w:trHeight w:val="1529"/>
        </w:trPr>
        <w:tc>
          <w:tcPr>
            <w:tcW w:w="2312" w:type="dxa"/>
            <w:tcBorders>
              <w:top w:val="single" w:color="4F81BD" w:sz="4" w:space="0"/>
              <w:bottom w:val="single" w:color="4F81BD" w:sz="4" w:space="0"/>
              <w:right w:val="nil"/>
            </w:tcBorders>
            <w:shd w:val="clear" w:color="auto" w:fill="FFFFFF"/>
          </w:tcPr>
          <w:p w:rsidRPr="00D14360" w:rsidR="00E42FA6" w:rsidP="00E42FA6" w:rsidRDefault="00E42FA6" w14:paraId="2543D148" w14:textId="77777777">
            <w:pPr>
              <w:rPr>
                <w:rFonts w:cs="Calibri"/>
                <w:b/>
                <w:bCs/>
              </w:rPr>
            </w:pPr>
            <w:r w:rsidRPr="00D14360">
              <w:rPr>
                <w:rFonts w:cs="Calibri"/>
                <w:b/>
                <w:bCs/>
              </w:rPr>
              <w:t>ActStatus</w:t>
            </w:r>
          </w:p>
        </w:tc>
        <w:tc>
          <w:tcPr>
            <w:tcW w:w="6930" w:type="dxa"/>
            <w:tcBorders>
              <w:top w:val="single" w:color="4F81BD" w:sz="4" w:space="0"/>
              <w:bottom w:val="single" w:color="4F81BD" w:sz="4" w:space="0"/>
            </w:tcBorders>
            <w:shd w:val="clear" w:color="auto" w:fill="auto"/>
          </w:tcPr>
          <w:p w:rsidRPr="00D14360" w:rsidR="00E42FA6" w:rsidP="00E42FA6" w:rsidRDefault="00E42FA6" w14:paraId="35C07114" w14:textId="77777777">
            <w:pPr>
              <w:rPr>
                <w:rFonts w:ascii="Calibri Light" w:hAnsi="Calibri Light" w:cs="Calibri Light"/>
                <w:color w:val="000000"/>
                <w:szCs w:val="18"/>
              </w:rPr>
            </w:pPr>
            <w:r w:rsidRPr="00D14360">
              <w:rPr>
                <w:rFonts w:ascii="Calibri Light" w:hAnsi="Calibri Light" w:cs="Calibri Light"/>
                <w:color w:val="000000"/>
                <w:szCs w:val="18"/>
              </w:rPr>
              <w:t xml:space="preserve">The result observation includes a statusCode to allow recording the status of an observation. “Pending” results (e.g., a test has been run but results have not been reported yet) should be represented as “active” ActStatus. </w:t>
            </w:r>
          </w:p>
          <w:p w:rsidR="00852DED" w:rsidP="00E42FA6" w:rsidRDefault="00852DED" w14:paraId="32BECF67" w14:textId="77777777">
            <w:pPr>
              <w:pStyle w:val="Default"/>
              <w:rPr>
                <w:rFonts w:ascii="Calibri Light" w:hAnsi="Calibri Light" w:cs="Calibri Light"/>
                <w:sz w:val="20"/>
                <w:szCs w:val="18"/>
              </w:rPr>
            </w:pPr>
          </w:p>
          <w:p w:rsidRPr="00D14360" w:rsidR="00E42FA6" w:rsidP="00E42FA6" w:rsidRDefault="00E42FA6" w14:paraId="5D2772AA" w14:textId="3064923A">
            <w:pPr>
              <w:pStyle w:val="Default"/>
              <w:rPr>
                <w:rFonts w:ascii="Calibri Light" w:hAnsi="Calibri Light" w:cs="Calibri Light"/>
                <w:sz w:val="20"/>
                <w:szCs w:val="18"/>
              </w:rPr>
            </w:pPr>
            <w:r w:rsidRPr="00D14360">
              <w:rPr>
                <w:rFonts w:ascii="Calibri Light" w:hAnsi="Calibri Light" w:cs="Calibri Light"/>
                <w:sz w:val="20"/>
                <w:szCs w:val="18"/>
              </w:rPr>
              <w:t xml:space="preserve">The effectiveTime element represents the </w:t>
            </w:r>
            <w:r w:rsidR="0088454D">
              <w:rPr>
                <w:rFonts w:ascii="Calibri Light" w:hAnsi="Calibri Light" w:cs="Calibri Light"/>
                <w:sz w:val="20"/>
                <w:szCs w:val="18"/>
              </w:rPr>
              <w:t>clinically</w:t>
            </w:r>
            <w:r w:rsidRPr="00D14360" w:rsidR="0088454D">
              <w:rPr>
                <w:rFonts w:ascii="Calibri Light" w:hAnsi="Calibri Light" w:cs="Calibri Light"/>
                <w:sz w:val="20"/>
                <w:szCs w:val="18"/>
              </w:rPr>
              <w:t xml:space="preserve"> </w:t>
            </w:r>
            <w:r w:rsidRPr="00D14360">
              <w:rPr>
                <w:rFonts w:ascii="Calibri Light" w:hAnsi="Calibri Light" w:cs="Calibri Light"/>
                <w:sz w:val="20"/>
                <w:szCs w:val="18"/>
              </w:rPr>
              <w:t xml:space="preserve">relevant time of the measurement (e.g., the time a blood pressure reading is obtained, the time the blood sample was obtained for a chemistry test). </w:t>
            </w:r>
          </w:p>
        </w:tc>
      </w:tr>
      <w:tr w:rsidRPr="00C64922" w:rsidR="00E42FA6" w:rsidTr="004E29C8" w14:paraId="1DE50216" w14:textId="77777777">
        <w:trPr>
          <w:trHeight w:val="800"/>
        </w:trPr>
        <w:tc>
          <w:tcPr>
            <w:tcW w:w="2312" w:type="dxa"/>
            <w:tcBorders>
              <w:top w:val="single" w:color="4F81BD" w:sz="4" w:space="0"/>
              <w:bottom w:val="single" w:color="4472C4" w:themeColor="accent1" w:sz="4" w:space="0"/>
              <w:right w:val="nil"/>
            </w:tcBorders>
            <w:shd w:val="clear" w:color="auto" w:fill="FFFFFF"/>
          </w:tcPr>
          <w:p w:rsidRPr="00D14360" w:rsidR="00E42FA6" w:rsidP="00E42FA6" w:rsidRDefault="00E42FA6" w14:paraId="7C9AE4B0" w14:textId="77777777">
            <w:pPr>
              <w:rPr>
                <w:rFonts w:cs="Calibri"/>
                <w:b/>
                <w:bCs/>
              </w:rPr>
            </w:pPr>
            <w:r w:rsidRPr="00D14360">
              <w:rPr>
                <w:rFonts w:cs="Calibri"/>
                <w:b/>
                <w:bCs/>
              </w:rPr>
              <w:t>Negation</w:t>
            </w:r>
          </w:p>
        </w:tc>
        <w:tc>
          <w:tcPr>
            <w:tcW w:w="6930" w:type="dxa"/>
            <w:tcBorders>
              <w:top w:val="single" w:color="4F81BD" w:sz="4" w:space="0"/>
              <w:bottom w:val="single" w:color="4472C4" w:themeColor="accent1" w:sz="4" w:space="0"/>
            </w:tcBorders>
            <w:shd w:val="clear" w:color="auto" w:fill="auto"/>
          </w:tcPr>
          <w:p w:rsidRPr="00D14360" w:rsidR="00FA3292" w:rsidP="00D14360" w:rsidRDefault="00E42FA6" w14:paraId="5D441EEF" w14:textId="1D4A9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To indicate that a test was not performed use the Procedure Activity </w:t>
            </w:r>
            <w:r w:rsidR="0007159E">
              <w:rPr>
                <w:rFonts w:ascii="Calibri Light" w:hAnsi="Calibri Light" w:cs="Calibri Light"/>
                <w:color w:val="000000"/>
                <w:szCs w:val="18"/>
              </w:rPr>
              <w:t>Procedure</w:t>
            </w:r>
            <w:r w:rsidRPr="00D14360" w:rsidR="0007159E">
              <w:rPr>
                <w:rFonts w:ascii="Calibri Light" w:hAnsi="Calibri Light" w:cs="Calibri Light"/>
                <w:color w:val="000000"/>
                <w:szCs w:val="18"/>
              </w:rPr>
              <w:t xml:space="preserve"> </w:t>
            </w:r>
            <w:r w:rsidRPr="00D14360">
              <w:rPr>
                <w:rFonts w:ascii="Calibri Light" w:hAnsi="Calibri Light" w:cs="Calibri Light"/>
                <w:color w:val="000000"/>
                <w:szCs w:val="18"/>
              </w:rPr>
              <w:t>template with the negationInd attribute of “true</w:t>
            </w:r>
            <w:r w:rsidRPr="00D14360" w:rsidR="00FA3292">
              <w:rPr>
                <w:rFonts w:ascii="Calibri Light" w:hAnsi="Calibri Light" w:cs="Calibri Light"/>
                <w:color w:val="000000"/>
                <w:szCs w:val="18"/>
              </w:rPr>
              <w:t>.</w:t>
            </w:r>
            <w:r w:rsidRPr="00D14360">
              <w:rPr>
                <w:rFonts w:ascii="Calibri Light" w:hAnsi="Calibri Light" w:cs="Calibri Light"/>
                <w:color w:val="000000"/>
                <w:szCs w:val="18"/>
              </w:rPr>
              <w:t xml:space="preserve">” </w:t>
            </w:r>
          </w:p>
          <w:p w:rsidRPr="00D14360" w:rsidR="00E42FA6" w:rsidP="00D14360" w:rsidRDefault="00986722" w14:paraId="19639F5A" w14:textId="103BA1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b/>
                <w:bCs/>
                <w:color w:val="000000"/>
                <w:szCs w:val="18"/>
              </w:rPr>
              <w:t>Reference:</w:t>
            </w:r>
            <w:r w:rsidRPr="00D14360">
              <w:rPr>
                <w:rFonts w:ascii="Calibri Light" w:hAnsi="Calibri Light" w:cs="Calibri Light"/>
                <w:color w:val="000000"/>
                <w:szCs w:val="18"/>
              </w:rPr>
              <w:t xml:space="preserve"> </w:t>
            </w:r>
            <w:hyperlink w:history="1" w:anchor="_Procedure">
              <w:r w:rsidRPr="00AD08FB">
                <w:rPr>
                  <w:rStyle w:val="Hyperlink"/>
                  <w:rFonts w:ascii="Calibri Light" w:hAnsi="Calibri Light" w:cs="Calibri Light"/>
                  <w:color w:val="000000"/>
                  <w:szCs w:val="18"/>
                  <w:u w:val="none"/>
                </w:rPr>
                <w:t xml:space="preserve"> </w:t>
              </w:r>
              <w:r w:rsidRPr="007770C6">
                <w:rPr>
                  <w:rStyle w:val="Hyperlink"/>
                  <w:rFonts w:ascii="Calibri Light" w:hAnsi="Calibri Light" w:cs="Calibri Light"/>
                  <w:szCs w:val="18"/>
                </w:rPr>
                <w:t>5.2.15 Procedure</w:t>
              </w:r>
            </w:hyperlink>
          </w:p>
        </w:tc>
      </w:tr>
      <w:tr w:rsidRPr="00C64922" w:rsidR="00E42FA6" w:rsidTr="004E29C8" w14:paraId="416DBBD9" w14:textId="77777777">
        <w:trPr>
          <w:trHeight w:val="2339"/>
        </w:trPr>
        <w:tc>
          <w:tcPr>
            <w:tcW w:w="2312" w:type="dxa"/>
            <w:tcBorders>
              <w:top w:val="single" w:color="4472C4" w:themeColor="accent1" w:sz="4" w:space="0"/>
              <w:right w:val="nil"/>
            </w:tcBorders>
            <w:shd w:val="clear" w:color="auto" w:fill="FFFFFF"/>
          </w:tcPr>
          <w:p w:rsidRPr="00D14360" w:rsidR="00E42FA6" w:rsidP="00E42FA6" w:rsidRDefault="00E42FA6" w14:paraId="689CF40C" w14:textId="77777777">
            <w:pPr>
              <w:rPr>
                <w:rFonts w:cs="Calibri"/>
                <w:b/>
                <w:bCs/>
              </w:rPr>
            </w:pPr>
            <w:r w:rsidRPr="00D14360">
              <w:rPr>
                <w:rFonts w:cs="Calibri"/>
                <w:b/>
                <w:bCs/>
              </w:rPr>
              <w:t>Other Considerations</w:t>
            </w:r>
          </w:p>
        </w:tc>
        <w:tc>
          <w:tcPr>
            <w:tcW w:w="6930" w:type="dxa"/>
            <w:tcBorders>
              <w:top w:val="single" w:color="4472C4" w:themeColor="accent1" w:sz="4" w:space="0"/>
            </w:tcBorders>
            <w:shd w:val="clear" w:color="auto" w:fill="auto"/>
          </w:tcPr>
          <w:p w:rsidRPr="00D14360" w:rsidR="00E42FA6" w:rsidP="00E42FA6" w:rsidRDefault="00E42FA6" w14:paraId="684B671E" w14:textId="77777777">
            <w:pPr>
              <w:pStyle w:val="Default"/>
              <w:rPr>
                <w:rFonts w:ascii="Calibri Light" w:hAnsi="Calibri Light" w:cs="Calibri Light"/>
                <w:sz w:val="20"/>
              </w:rPr>
            </w:pPr>
            <w:r w:rsidRPr="00D14360">
              <w:rPr>
                <w:rFonts w:ascii="Calibri Light" w:hAnsi="Calibri Light" w:cs="Calibri Light"/>
                <w:sz w:val="20"/>
              </w:rPr>
              <w:t>If the Author Participation template is specified for the Organizer, this context applies to all the component observations unless a component observation includes a different Author Participation template.</w:t>
            </w:r>
          </w:p>
          <w:p w:rsidR="00852DED" w:rsidP="00E42FA6" w:rsidRDefault="00852DED" w14:paraId="2FBFE648" w14:textId="77777777">
            <w:pPr>
              <w:pStyle w:val="Default"/>
              <w:rPr>
                <w:rFonts w:ascii="Calibri Light" w:hAnsi="Calibri Light" w:cs="Calibri Light"/>
                <w:sz w:val="20"/>
              </w:rPr>
            </w:pPr>
          </w:p>
          <w:p w:rsidRPr="00D14360" w:rsidR="00E42FA6" w:rsidP="00E42FA6" w:rsidRDefault="00E42FA6" w14:paraId="6FF21FB6" w14:textId="77777777">
            <w:pPr>
              <w:pStyle w:val="Default"/>
              <w:rPr>
                <w:rFonts w:ascii="Calibri Light" w:hAnsi="Calibri Light" w:cs="Calibri Light"/>
                <w:sz w:val="20"/>
              </w:rPr>
            </w:pPr>
            <w:r w:rsidRPr="00D14360">
              <w:rPr>
                <w:rFonts w:ascii="Calibri Light" w:hAnsi="Calibri Light" w:cs="Calibri Light"/>
                <w:sz w:val="20"/>
              </w:rPr>
              <w:t xml:space="preserve">Vital Signs Observations require standard units to be used when recording a particular value. </w:t>
            </w:r>
          </w:p>
          <w:p w:rsidR="00852DED" w:rsidP="00D14360" w:rsidRDefault="00852DED" w14:paraId="36B774DD" w14:textId="77777777">
            <w:pPr>
              <w:pStyle w:val="Caption"/>
              <w:spacing w:after="0"/>
              <w:rPr>
                <w:rFonts w:ascii="Calibri Light" w:hAnsi="Calibri Light" w:eastAsia="Calibri" w:cs="Calibri Light"/>
                <w:i w:val="0"/>
                <w:iCs w:val="0"/>
                <w:color w:val="000000"/>
                <w:sz w:val="20"/>
                <w:szCs w:val="20"/>
              </w:rPr>
            </w:pPr>
          </w:p>
          <w:p w:rsidRPr="00AE350D" w:rsidR="00672CFE" w:rsidP="00D14360" w:rsidRDefault="00672CFE" w14:paraId="370B23EB" w14:textId="77777777">
            <w:pPr>
              <w:pStyle w:val="Caption"/>
              <w:spacing w:after="0"/>
              <w:rPr>
                <w:rFonts w:ascii="Calibri Light" w:hAnsi="Calibri Light" w:eastAsia="Calibri" w:cs="Calibri Light"/>
                <w:color w:val="000000"/>
                <w:sz w:val="20"/>
                <w:szCs w:val="20"/>
              </w:rPr>
            </w:pPr>
            <w:r w:rsidRPr="00AE350D">
              <w:rPr>
                <w:rFonts w:ascii="Calibri Light" w:hAnsi="Calibri Light" w:eastAsia="Calibri" w:cs="Calibri Light"/>
                <w:i w:val="0"/>
                <w:iCs w:val="0"/>
                <w:color w:val="000000"/>
                <w:sz w:val="20"/>
                <w:szCs w:val="20"/>
              </w:rPr>
              <w:t>The Vital Sign Result Type value set includes method</w:t>
            </w:r>
            <w:r w:rsidR="00863460">
              <w:rPr>
                <w:rFonts w:ascii="Calibri Light" w:hAnsi="Calibri Light" w:eastAsia="Calibri" w:cs="Calibri Light"/>
                <w:i w:val="0"/>
                <w:iCs w:val="0"/>
                <w:color w:val="000000"/>
                <w:sz w:val="20"/>
                <w:szCs w:val="20"/>
              </w:rPr>
              <w:t>-</w:t>
            </w:r>
            <w:r w:rsidRPr="00AE350D">
              <w:rPr>
                <w:rFonts w:ascii="Calibri Light" w:hAnsi="Calibri Light" w:eastAsia="Calibri" w:cs="Calibri Light"/>
                <w:i w:val="0"/>
                <w:iCs w:val="0"/>
                <w:color w:val="000000"/>
                <w:sz w:val="20"/>
                <w:szCs w:val="20"/>
              </w:rPr>
              <w:t xml:space="preserve">less types of vital sign observations. When method-specific vital sign measures are used, a more specific LOINC code can be used in the translation element of the vital sign observation code element. </w:t>
            </w:r>
          </w:p>
        </w:tc>
      </w:tr>
      <w:tr w:rsidRPr="00C64922" w:rsidR="00596CA4" w:rsidTr="004E29C8" w14:paraId="4E0EA333" w14:textId="77777777">
        <w:trPr>
          <w:trHeight w:val="350"/>
        </w:trPr>
        <w:tc>
          <w:tcPr>
            <w:tcW w:w="2312" w:type="dxa"/>
            <w:tcBorders>
              <w:top w:val="single" w:color="4F81BD" w:sz="4" w:space="0"/>
              <w:bottom w:val="single" w:color="4F81BD" w:sz="4" w:space="0"/>
              <w:right w:val="nil"/>
            </w:tcBorders>
            <w:shd w:val="clear" w:color="auto" w:fill="FFFFFF"/>
          </w:tcPr>
          <w:p w:rsidRPr="00D14360" w:rsidR="00596CA4" w:rsidP="00596CA4" w:rsidRDefault="00596CA4" w14:paraId="29CC46A1" w14:textId="77777777">
            <w:pPr>
              <w:rPr>
                <w:rFonts w:cs="Calibri"/>
                <w:b/>
                <w:bCs/>
              </w:rPr>
            </w:pPr>
            <w:r>
              <w:rPr>
                <w:rFonts w:cs="Calibri"/>
                <w:b/>
                <w:bCs/>
              </w:rPr>
              <w:t>Example</w:t>
            </w:r>
          </w:p>
        </w:tc>
        <w:tc>
          <w:tcPr>
            <w:tcW w:w="6930" w:type="dxa"/>
            <w:tcBorders>
              <w:top w:val="single" w:color="4F81BD" w:sz="4" w:space="0"/>
              <w:bottom w:val="single" w:color="4F81BD" w:sz="4" w:space="0"/>
            </w:tcBorders>
            <w:shd w:val="clear" w:color="auto" w:fill="auto"/>
          </w:tcPr>
          <w:p w:rsidRPr="0083506C" w:rsidR="00596CA4" w:rsidP="00596CA4" w:rsidRDefault="00596CA4" w14:paraId="1CBE5D51" w14:textId="0B212FD1">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_Ref21883840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Pr="00254B4A" w:rsidR="00DC1072">
              <w:rPr>
                <w:rFonts w:ascii="Calibri Light" w:hAnsi="Calibri Light" w:cs="Calibri Light"/>
                <w:sz w:val="20"/>
              </w:rPr>
              <w:t xml:space="preserve">Example </w:t>
            </w:r>
            <w:r w:rsidRPr="00254B4A" w:rsidR="00DC1072">
              <w:rPr>
                <w:rFonts w:ascii="Calibri Light" w:hAnsi="Calibri Light" w:cs="Calibri Light"/>
                <w:noProof/>
                <w:sz w:val="20"/>
              </w:rPr>
              <w:t>57</w:t>
            </w:r>
            <w:r w:rsidRPr="00254B4A" w:rsidR="00DC1072">
              <w:rPr>
                <w:rFonts w:ascii="Calibri Light" w:hAnsi="Calibri Light" w:cs="Calibri Light"/>
                <w:sz w:val="20"/>
              </w:rPr>
              <w:t>: Vital Signs Organizer</w:t>
            </w:r>
            <w:r w:rsidRPr="00AD08FB">
              <w:rPr>
                <w:rFonts w:ascii="Calibri Light" w:hAnsi="Calibri Light" w:cs="Calibri Light"/>
                <w:sz w:val="20"/>
              </w:rPr>
              <w:fldChar w:fldCharType="end"/>
            </w:r>
          </w:p>
        </w:tc>
      </w:tr>
      <w:tr w:rsidRPr="00C64922" w:rsidR="00596CA4" w:rsidTr="004E29C8" w14:paraId="79E59C08" w14:textId="77777777">
        <w:trPr>
          <w:trHeight w:val="350"/>
        </w:trPr>
        <w:tc>
          <w:tcPr>
            <w:tcW w:w="2312" w:type="dxa"/>
            <w:tcBorders>
              <w:top w:val="single" w:color="4F81BD" w:sz="4" w:space="0"/>
              <w:bottom w:val="single" w:color="4F81BD" w:sz="4" w:space="0"/>
              <w:right w:val="nil"/>
            </w:tcBorders>
            <w:shd w:val="clear" w:color="auto" w:fill="FFFFFF"/>
          </w:tcPr>
          <w:p w:rsidRPr="00D14360" w:rsidR="00596CA4" w:rsidP="00596CA4" w:rsidRDefault="00596CA4" w14:paraId="2297ACE7" w14:textId="77777777">
            <w:pPr>
              <w:rPr>
                <w:rFonts w:cs="Calibri"/>
                <w:b/>
                <w:bCs/>
              </w:rPr>
            </w:pPr>
            <w:r w:rsidRPr="00D14360">
              <w:rPr>
                <w:rFonts w:cs="Calibri"/>
                <w:b/>
                <w:bCs/>
              </w:rPr>
              <w:t>Example</w:t>
            </w:r>
          </w:p>
        </w:tc>
        <w:tc>
          <w:tcPr>
            <w:tcW w:w="6930" w:type="dxa"/>
            <w:tcBorders>
              <w:top w:val="single" w:color="4F81BD" w:sz="4" w:space="0"/>
              <w:bottom w:val="single" w:color="4F81BD" w:sz="4" w:space="0"/>
            </w:tcBorders>
            <w:shd w:val="clear" w:color="auto" w:fill="auto"/>
          </w:tcPr>
          <w:p w:rsidRPr="0083506C" w:rsidR="00596CA4" w:rsidP="00596CA4" w:rsidRDefault="00596CA4" w14:paraId="2FD0D76F" w14:textId="4C55B4E4">
            <w:pPr>
              <w:pStyle w:val="Default"/>
              <w:rPr>
                <w:rFonts w:ascii="Calibri Light" w:hAnsi="Calibri Light" w:cs="Calibri Light"/>
                <w:sz w:val="20"/>
              </w:rPr>
            </w:pPr>
            <w:r w:rsidRPr="0083506C">
              <w:rPr>
                <w:rFonts w:ascii="Calibri Light" w:hAnsi="Calibri Light" w:cs="Calibri Light"/>
                <w:sz w:val="20"/>
              </w:rPr>
              <w:fldChar w:fldCharType="begin"/>
            </w:r>
            <w:r w:rsidRPr="005A615D">
              <w:rPr>
                <w:rFonts w:ascii="Calibri Light" w:hAnsi="Calibri Light" w:cs="Calibri Light"/>
                <w:sz w:val="20"/>
              </w:rPr>
              <w:instrText xml:space="preserve"> REF _Ref21848230 \h  \* MERGEFORMAT </w:instrText>
            </w:r>
            <w:r w:rsidRPr="0083506C">
              <w:rPr>
                <w:rFonts w:ascii="Calibri Light" w:hAnsi="Calibri Light" w:cs="Calibri Light"/>
                <w:sz w:val="20"/>
              </w:rPr>
            </w:r>
            <w:r w:rsidRPr="0083506C">
              <w:rPr>
                <w:rFonts w:ascii="Calibri Light" w:hAnsi="Calibri Light" w:cs="Calibri Light"/>
                <w:sz w:val="20"/>
              </w:rPr>
              <w:fldChar w:fldCharType="separate"/>
            </w:r>
            <w:r w:rsidRPr="00254B4A" w:rsidR="00DC1072">
              <w:rPr>
                <w:rFonts w:ascii="Calibri Light" w:hAnsi="Calibri Light" w:cs="Calibri Light"/>
                <w:sz w:val="20"/>
              </w:rPr>
              <w:t xml:space="preserve">  Example</w:t>
            </w:r>
            <w:r w:rsidRPr="00254B4A" w:rsidR="00DC1072">
              <w:rPr>
                <w:rFonts w:ascii="Calibri Light" w:hAnsi="Calibri Light" w:cs="Calibri Light"/>
                <w:noProof/>
                <w:sz w:val="20"/>
              </w:rPr>
              <w:t xml:space="preserve"> </w:t>
            </w:r>
            <w:r w:rsidRPr="00254B4A" w:rsidR="00DC1072">
              <w:rPr>
                <w:rFonts w:ascii="Calibri Light" w:hAnsi="Calibri Light" w:cs="Calibri Light"/>
                <w:sz w:val="20"/>
              </w:rPr>
              <w:t xml:space="preserve">58: Vital </w:t>
            </w:r>
            <w:r w:rsidRPr="00254B4A" w:rsidR="00DC1072">
              <w:rPr>
                <w:rFonts w:asciiTheme="majorHAnsi" w:hAnsiTheme="majorHAnsi" w:cstheme="majorHAnsi"/>
                <w:sz w:val="20"/>
              </w:rPr>
              <w:t>Sign Coding with Translation</w:t>
            </w:r>
            <w:r w:rsidRPr="0083506C">
              <w:rPr>
                <w:rFonts w:ascii="Calibri Light" w:hAnsi="Calibri Light" w:cs="Calibri Light"/>
                <w:sz w:val="20"/>
              </w:rPr>
              <w:fldChar w:fldCharType="end"/>
            </w:r>
          </w:p>
        </w:tc>
      </w:tr>
    </w:tbl>
    <w:p w:rsidRPr="00C64922" w:rsidR="007D3708" w:rsidP="003A3D50" w:rsidRDefault="000816FD" w14:paraId="789FCF85" w14:textId="7E520800">
      <w:pPr>
        <w:pStyle w:val="Caption"/>
        <w:spacing w:after="0"/>
      </w:pPr>
      <w:r>
        <w:t xml:space="preserve">  </w:t>
      </w:r>
      <w:bookmarkStart w:name="_Toc118898847" w:id="1838"/>
      <w:bookmarkStart w:name="_Toc119940051" w:id="1839"/>
      <w:bookmarkStart w:name="_Toc135313082" w:id="1840"/>
      <w:r w:rsidRPr="00C64922" w:rsidR="007D3708">
        <w:t xml:space="preserve">Table </w:t>
      </w:r>
      <w:r>
        <w:fldChar w:fldCharType="begin"/>
      </w:r>
      <w:r>
        <w:instrText>SEQ Table \* ARABIC</w:instrText>
      </w:r>
      <w:r>
        <w:fldChar w:fldCharType="separate"/>
      </w:r>
      <w:r w:rsidR="00DC1072">
        <w:rPr>
          <w:noProof/>
        </w:rPr>
        <w:t>61</w:t>
      </w:r>
      <w:r>
        <w:fldChar w:fldCharType="end"/>
      </w:r>
      <w:r w:rsidRPr="00C64922" w:rsidR="007D3708">
        <w:t>: Vital Sign Observation</w:t>
      </w:r>
      <w:r w:rsidR="00852DED">
        <w:t xml:space="preserve"> Template</w:t>
      </w:r>
      <w:bookmarkEnd w:id="1838"/>
      <w:bookmarkEnd w:id="1839"/>
      <w:bookmarkEnd w:id="1840"/>
    </w:p>
    <w:p w:rsidRPr="00D14360" w:rsidR="007D3708" w:rsidP="003A3D50" w:rsidRDefault="007D3708" w14:paraId="25E921D2" w14:textId="77777777">
      <w:pPr>
        <w:pStyle w:val="NormalWeb"/>
        <w:spacing w:before="0" w:beforeAutospacing="0" w:after="0" w:afterAutospacing="0"/>
        <w:rPr>
          <w:rFonts w:cs="Calibri"/>
          <w:b/>
          <w:bCs/>
          <w:color w:val="000000"/>
          <w:sz w:val="22"/>
          <w:szCs w:val="22"/>
        </w:rPr>
      </w:pP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BD7D6F" w:rsidTr="004E29C8" w14:paraId="0E01760E" w14:textId="77777777">
        <w:trPr>
          <w:trHeight w:val="576"/>
        </w:trPr>
        <w:tc>
          <w:tcPr>
            <w:tcW w:w="683" w:type="dxa"/>
            <w:tcBorders>
              <w:right w:val="nil"/>
            </w:tcBorders>
            <w:shd w:val="clear" w:color="auto" w:fill="C6D9F1"/>
          </w:tcPr>
          <w:p w:rsidRPr="00C64922" w:rsidR="00BD7D6F" w:rsidP="005B7CCB" w:rsidRDefault="00634398" w14:paraId="7BC33C8B" w14:textId="77777777">
            <w:pPr>
              <w:pStyle w:val="BodyText"/>
              <w:rPr>
                <w:noProof/>
              </w:rPr>
            </w:pPr>
            <w:r>
              <w:rPr>
                <w:noProof/>
              </w:rPr>
              <w:drawing>
                <wp:inline distT="0" distB="0" distL="0" distR="0" wp14:anchorId="39C03646" wp14:editId="33C371C3">
                  <wp:extent cx="323215" cy="323215"/>
                  <wp:effectExtent l="0" t="0" r="0" b="635"/>
                  <wp:docPr id="12" name="Graphic 5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3"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7770C6" w:rsidR="00BD7D6F" w:rsidP="005B7CCB" w:rsidRDefault="00BD7D6F" w14:paraId="0BF696BD" w14:textId="77777777">
            <w:pPr>
              <w:pStyle w:val="Default"/>
              <w:rPr>
                <w:sz w:val="20"/>
              </w:rPr>
            </w:pPr>
            <w:r w:rsidRPr="007770C6">
              <w:rPr>
                <w:bCs/>
                <w:sz w:val="20"/>
              </w:rPr>
              <w:t xml:space="preserve">C-CDA Content Creators SHALL represent vital sign observations using the vocabulary constraints and units of measure shown in the table below and MAY include more specific LOINC terms as a translation. </w:t>
            </w:r>
            <w:r w:rsidRPr="007770C6">
              <w:rPr>
                <w:b/>
                <w:sz w:val="20"/>
              </w:rPr>
              <w:t>[CONF-</w:t>
            </w:r>
            <w:r w:rsidRPr="007770C6" w:rsidR="00E83F3B">
              <w:rPr>
                <w:b/>
                <w:sz w:val="20"/>
              </w:rPr>
              <w:t>094</w:t>
            </w:r>
            <w:r w:rsidRPr="007770C6">
              <w:rPr>
                <w:b/>
                <w:sz w:val="20"/>
              </w:rPr>
              <w:t>]</w:t>
            </w:r>
          </w:p>
        </w:tc>
      </w:tr>
    </w:tbl>
    <w:p w:rsidRPr="00D14360" w:rsidR="00BD7D6F" w:rsidP="007D3708" w:rsidRDefault="00BD7D6F" w14:paraId="691A9CB3" w14:textId="77777777">
      <w:pPr>
        <w:pStyle w:val="NormalWeb"/>
        <w:spacing w:before="0" w:beforeAutospacing="0" w:after="120" w:afterAutospacing="0"/>
        <w:ind w:hanging="475"/>
        <w:rPr>
          <w:rFonts w:cs="Calibri"/>
          <w:b/>
          <w:bCs/>
          <w:color w:val="000000"/>
          <w:sz w:val="22"/>
          <w:szCs w:val="22"/>
        </w:rPr>
      </w:pPr>
    </w:p>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5820"/>
        <w:gridCol w:w="1530"/>
        <w:gridCol w:w="2005"/>
      </w:tblGrid>
      <w:tr w:rsidRPr="00C64922" w:rsidR="00254B4A" w:rsidTr="003A3D50" w14:paraId="797DDB11" w14:textId="77777777">
        <w:tc>
          <w:tcPr>
            <w:tcW w:w="5820" w:type="dxa"/>
            <w:tcBorders>
              <w:bottom w:val="nil"/>
              <w:right w:val="nil"/>
            </w:tcBorders>
            <w:shd w:val="clear" w:color="auto" w:fill="4F81BD"/>
          </w:tcPr>
          <w:p w:rsidRPr="00D14360" w:rsidR="00672CFE" w:rsidP="00DF16F7" w:rsidRDefault="00672CFE" w14:paraId="3CFA5FE9" w14:textId="77777777">
            <w:pPr>
              <w:pStyle w:val="Default"/>
              <w:rPr>
                <w:rFonts w:ascii="Calibri Light" w:hAnsi="Calibri Light" w:cs="Calibri Light"/>
                <w:b/>
                <w:bCs/>
                <w:color w:val="FFFFFF"/>
                <w:sz w:val="22"/>
                <w:szCs w:val="22"/>
              </w:rPr>
            </w:pPr>
            <w:r w:rsidRPr="00D14360">
              <w:rPr>
                <w:rFonts w:ascii="Calibri Light" w:hAnsi="Calibri Light" w:cs="Calibri Light"/>
                <w:b/>
                <w:bCs/>
                <w:color w:val="FFFFFF"/>
                <w:sz w:val="22"/>
                <w:szCs w:val="22"/>
              </w:rPr>
              <w:t>Vital Sign</w:t>
            </w:r>
          </w:p>
        </w:tc>
        <w:tc>
          <w:tcPr>
            <w:tcW w:w="1530" w:type="dxa"/>
            <w:shd w:val="clear" w:color="auto" w:fill="4F81BD"/>
          </w:tcPr>
          <w:p w:rsidRPr="00D14360" w:rsidR="00672CFE" w:rsidP="00DF16F7" w:rsidRDefault="00672CFE" w14:paraId="6C3E4229" w14:textId="77777777">
            <w:pPr>
              <w:pStyle w:val="Default"/>
              <w:rPr>
                <w:rFonts w:ascii="Calibri Light" w:hAnsi="Calibri Light" w:cs="Calibri Light"/>
                <w:b/>
                <w:bCs/>
                <w:color w:val="FFFFFF"/>
                <w:sz w:val="22"/>
                <w:szCs w:val="22"/>
              </w:rPr>
            </w:pPr>
            <w:r w:rsidRPr="00D14360">
              <w:rPr>
                <w:rFonts w:ascii="Calibri Light" w:hAnsi="Calibri Light" w:cs="Calibri Light"/>
                <w:b/>
                <w:bCs/>
                <w:color w:val="FFFFFF"/>
                <w:sz w:val="22"/>
                <w:szCs w:val="22"/>
              </w:rPr>
              <w:t>LOINC Code</w:t>
            </w:r>
          </w:p>
        </w:tc>
        <w:tc>
          <w:tcPr>
            <w:tcW w:w="2005" w:type="dxa"/>
            <w:shd w:val="clear" w:color="auto" w:fill="4F81BD"/>
          </w:tcPr>
          <w:p w:rsidRPr="00D14360" w:rsidR="00672CFE" w:rsidP="00DF16F7" w:rsidRDefault="00672CFE" w14:paraId="2B7D1AE7" w14:textId="77777777">
            <w:pPr>
              <w:pStyle w:val="Default"/>
              <w:rPr>
                <w:rFonts w:ascii="Calibri Light" w:hAnsi="Calibri Light" w:cs="Calibri Light"/>
                <w:b/>
                <w:bCs/>
                <w:color w:val="FFFFFF"/>
                <w:sz w:val="22"/>
                <w:szCs w:val="22"/>
              </w:rPr>
            </w:pPr>
            <w:r w:rsidRPr="00D14360">
              <w:rPr>
                <w:rFonts w:ascii="Calibri Light" w:hAnsi="Calibri Light" w:cs="Calibri Light"/>
                <w:b/>
                <w:bCs/>
                <w:color w:val="FFFFFF"/>
                <w:sz w:val="22"/>
                <w:szCs w:val="22"/>
              </w:rPr>
              <w:t>Unit of Measure</w:t>
            </w:r>
          </w:p>
        </w:tc>
      </w:tr>
      <w:tr w:rsidRPr="00C64922" w:rsidR="00672CFE" w:rsidTr="004E29C8" w14:paraId="0BD8037D" w14:textId="77777777">
        <w:tc>
          <w:tcPr>
            <w:tcW w:w="5820" w:type="dxa"/>
            <w:tcBorders>
              <w:top w:val="single" w:color="4F81BD" w:sz="4" w:space="0"/>
              <w:bottom w:val="single" w:color="4F81BD" w:sz="4" w:space="0"/>
              <w:right w:val="nil"/>
            </w:tcBorders>
            <w:shd w:val="clear" w:color="auto" w:fill="FFFFFF"/>
          </w:tcPr>
          <w:p w:rsidRPr="00D14360" w:rsidR="00672CFE" w:rsidP="00D14360" w:rsidRDefault="00672CFE" w14:paraId="6C4A227E" w14:textId="77777777">
            <w:pPr>
              <w:spacing w:after="60"/>
              <w:rPr>
                <w:rFonts w:cs="Calibri Light"/>
                <w:b/>
                <w:bCs/>
                <w:color w:val="000000"/>
              </w:rPr>
            </w:pPr>
            <w:r w:rsidRPr="00D14360">
              <w:rPr>
                <w:rFonts w:cs="Calibri Light"/>
                <w:b/>
                <w:bCs/>
                <w:color w:val="000000"/>
              </w:rPr>
              <w:t>Body height</w:t>
            </w:r>
          </w:p>
        </w:tc>
        <w:tc>
          <w:tcPr>
            <w:tcW w:w="1530" w:type="dxa"/>
            <w:tcBorders>
              <w:top w:val="single" w:color="4F81BD" w:sz="4" w:space="0"/>
              <w:bottom w:val="single" w:color="4F81BD" w:sz="4" w:space="0"/>
            </w:tcBorders>
            <w:shd w:val="clear" w:color="auto" w:fill="auto"/>
          </w:tcPr>
          <w:p w:rsidRPr="002E1208" w:rsidR="00672CFE" w:rsidP="00DF16F7" w:rsidRDefault="00672CFE" w14:paraId="731A3DC5" w14:textId="77777777">
            <w:pPr>
              <w:rPr>
                <w:rFonts w:asciiTheme="majorHAnsi" w:hAnsiTheme="majorHAnsi" w:cstheme="majorHAnsi"/>
                <w:color w:val="000000"/>
              </w:rPr>
            </w:pPr>
            <w:r w:rsidRPr="002E1208">
              <w:rPr>
                <w:rFonts w:asciiTheme="majorHAnsi" w:hAnsiTheme="majorHAnsi" w:cstheme="majorHAnsi"/>
                <w:color w:val="000000"/>
              </w:rPr>
              <w:t>8302-2</w:t>
            </w:r>
          </w:p>
        </w:tc>
        <w:tc>
          <w:tcPr>
            <w:tcW w:w="2005" w:type="dxa"/>
            <w:tcBorders>
              <w:top w:val="single" w:color="4F81BD" w:sz="4" w:space="0"/>
              <w:bottom w:val="single" w:color="4F81BD" w:sz="4" w:space="0"/>
            </w:tcBorders>
            <w:shd w:val="clear" w:color="auto" w:fill="auto"/>
          </w:tcPr>
          <w:p w:rsidRPr="002E1208" w:rsidR="00672CFE" w:rsidP="00DF16F7" w:rsidRDefault="00672CFE" w14:paraId="50C0B476" w14:textId="77777777">
            <w:pPr>
              <w:pStyle w:val="Default"/>
              <w:rPr>
                <w:rFonts w:asciiTheme="majorHAnsi" w:hAnsiTheme="majorHAnsi" w:cstheme="majorHAnsi"/>
                <w:sz w:val="20"/>
              </w:rPr>
            </w:pPr>
            <w:r w:rsidRPr="002E1208">
              <w:rPr>
                <w:rFonts w:asciiTheme="majorHAnsi" w:hAnsiTheme="majorHAnsi" w:cstheme="majorHAnsi"/>
                <w:sz w:val="20"/>
              </w:rPr>
              <w:t>cm</w:t>
            </w:r>
          </w:p>
        </w:tc>
      </w:tr>
      <w:tr w:rsidRPr="00C64922" w:rsidR="00672CFE" w:rsidTr="004E29C8" w14:paraId="73FC0183" w14:textId="77777777">
        <w:tc>
          <w:tcPr>
            <w:tcW w:w="5820" w:type="dxa"/>
            <w:tcBorders>
              <w:right w:val="nil"/>
            </w:tcBorders>
            <w:shd w:val="clear" w:color="auto" w:fill="FFFFFF"/>
          </w:tcPr>
          <w:p w:rsidRPr="00D14360" w:rsidR="00672CFE" w:rsidP="00D14360" w:rsidRDefault="00672CFE" w14:paraId="790A861C" w14:textId="77777777">
            <w:pPr>
              <w:spacing w:after="60"/>
              <w:rPr>
                <w:rFonts w:cs="Calibri Light"/>
                <w:b/>
                <w:bCs/>
                <w:color w:val="000000"/>
              </w:rPr>
            </w:pPr>
            <w:r w:rsidRPr="00D14360">
              <w:rPr>
                <w:rFonts w:cs="Calibri Light"/>
                <w:b/>
                <w:bCs/>
                <w:color w:val="000000"/>
              </w:rPr>
              <w:t>Head Occipital-frontal circumference</w:t>
            </w:r>
          </w:p>
        </w:tc>
        <w:tc>
          <w:tcPr>
            <w:tcW w:w="1530" w:type="dxa"/>
            <w:shd w:val="clear" w:color="auto" w:fill="auto"/>
          </w:tcPr>
          <w:p w:rsidRPr="002E1208" w:rsidR="00672CFE" w:rsidP="00DF16F7" w:rsidRDefault="00672CFE" w14:paraId="23C7C6C0" w14:textId="77777777">
            <w:pPr>
              <w:rPr>
                <w:rFonts w:asciiTheme="majorHAnsi" w:hAnsiTheme="majorHAnsi" w:cstheme="majorHAnsi"/>
                <w:color w:val="000000"/>
              </w:rPr>
            </w:pPr>
            <w:r w:rsidRPr="002E1208">
              <w:rPr>
                <w:rFonts w:asciiTheme="majorHAnsi" w:hAnsiTheme="majorHAnsi" w:cstheme="majorHAnsi"/>
                <w:color w:val="000000"/>
              </w:rPr>
              <w:t>9843-4</w:t>
            </w:r>
          </w:p>
        </w:tc>
        <w:tc>
          <w:tcPr>
            <w:tcW w:w="2005" w:type="dxa"/>
            <w:shd w:val="clear" w:color="auto" w:fill="auto"/>
          </w:tcPr>
          <w:p w:rsidRPr="002E1208" w:rsidR="00672CFE" w:rsidP="00DF16F7" w:rsidRDefault="00672CFE" w14:paraId="422080DA" w14:textId="77777777">
            <w:pPr>
              <w:pStyle w:val="Default"/>
              <w:rPr>
                <w:rFonts w:asciiTheme="majorHAnsi" w:hAnsiTheme="majorHAnsi" w:cstheme="majorHAnsi"/>
                <w:sz w:val="20"/>
              </w:rPr>
            </w:pPr>
            <w:r w:rsidRPr="002E1208">
              <w:rPr>
                <w:rFonts w:asciiTheme="majorHAnsi" w:hAnsiTheme="majorHAnsi" w:cstheme="majorHAnsi"/>
                <w:sz w:val="20"/>
              </w:rPr>
              <w:t>cm</w:t>
            </w:r>
          </w:p>
        </w:tc>
      </w:tr>
      <w:tr w:rsidRPr="00C64922" w:rsidR="00672CFE" w:rsidTr="004E29C8" w14:paraId="6B79E997" w14:textId="77777777">
        <w:tc>
          <w:tcPr>
            <w:tcW w:w="5820" w:type="dxa"/>
            <w:tcBorders>
              <w:top w:val="single" w:color="4F81BD" w:sz="4" w:space="0"/>
              <w:bottom w:val="single" w:color="4F81BD" w:sz="4" w:space="0"/>
              <w:right w:val="nil"/>
            </w:tcBorders>
            <w:shd w:val="clear" w:color="auto" w:fill="FFFFFF"/>
          </w:tcPr>
          <w:p w:rsidRPr="00D14360" w:rsidR="00672CFE" w:rsidP="00D14360" w:rsidRDefault="00672CFE" w14:paraId="25D2E206" w14:textId="77777777">
            <w:pPr>
              <w:spacing w:after="60"/>
              <w:rPr>
                <w:rFonts w:cs="Calibri Light"/>
                <w:b/>
                <w:bCs/>
                <w:color w:val="000000"/>
              </w:rPr>
            </w:pPr>
            <w:r w:rsidRPr="00D14360">
              <w:rPr>
                <w:rFonts w:cs="Calibri Light"/>
                <w:b/>
                <w:bCs/>
                <w:color w:val="000000"/>
              </w:rPr>
              <w:t>Body Weight</w:t>
            </w:r>
          </w:p>
        </w:tc>
        <w:tc>
          <w:tcPr>
            <w:tcW w:w="1530" w:type="dxa"/>
            <w:tcBorders>
              <w:top w:val="single" w:color="4F81BD" w:sz="4" w:space="0"/>
              <w:bottom w:val="single" w:color="4F81BD" w:sz="4" w:space="0"/>
            </w:tcBorders>
            <w:shd w:val="clear" w:color="auto" w:fill="auto"/>
          </w:tcPr>
          <w:p w:rsidRPr="002E1208" w:rsidR="00672CFE" w:rsidP="00DF16F7" w:rsidRDefault="00672CFE" w14:paraId="2635B528" w14:textId="77777777">
            <w:pPr>
              <w:rPr>
                <w:rFonts w:asciiTheme="majorHAnsi" w:hAnsiTheme="majorHAnsi" w:cstheme="majorHAnsi"/>
                <w:color w:val="000000"/>
              </w:rPr>
            </w:pPr>
            <w:r w:rsidRPr="002E1208">
              <w:rPr>
                <w:rFonts w:asciiTheme="majorHAnsi" w:hAnsiTheme="majorHAnsi" w:cstheme="majorHAnsi"/>
                <w:color w:val="000000"/>
              </w:rPr>
              <w:t>29463-7</w:t>
            </w:r>
          </w:p>
        </w:tc>
        <w:tc>
          <w:tcPr>
            <w:tcW w:w="2005" w:type="dxa"/>
            <w:tcBorders>
              <w:top w:val="single" w:color="4F81BD" w:sz="4" w:space="0"/>
              <w:bottom w:val="single" w:color="4F81BD" w:sz="4" w:space="0"/>
            </w:tcBorders>
            <w:shd w:val="clear" w:color="auto" w:fill="auto"/>
          </w:tcPr>
          <w:p w:rsidRPr="002E1208" w:rsidR="00672CFE" w:rsidP="00DF16F7" w:rsidRDefault="00672CFE" w14:paraId="7573831D" w14:textId="77777777">
            <w:pPr>
              <w:pStyle w:val="Default"/>
              <w:rPr>
                <w:rFonts w:asciiTheme="majorHAnsi" w:hAnsiTheme="majorHAnsi" w:cstheme="majorHAnsi"/>
                <w:sz w:val="20"/>
              </w:rPr>
            </w:pPr>
            <w:r w:rsidRPr="002E1208">
              <w:rPr>
                <w:rFonts w:asciiTheme="majorHAnsi" w:hAnsiTheme="majorHAnsi" w:cstheme="majorHAnsi"/>
                <w:sz w:val="20"/>
              </w:rPr>
              <w:t>kg</w:t>
            </w:r>
          </w:p>
        </w:tc>
      </w:tr>
      <w:tr w:rsidRPr="00C64922" w:rsidR="00672CFE" w:rsidTr="004E29C8" w14:paraId="4E83D0D5" w14:textId="77777777">
        <w:tc>
          <w:tcPr>
            <w:tcW w:w="5820" w:type="dxa"/>
            <w:tcBorders>
              <w:right w:val="nil"/>
            </w:tcBorders>
            <w:shd w:val="clear" w:color="auto" w:fill="FFFFFF"/>
          </w:tcPr>
          <w:p w:rsidRPr="00D14360" w:rsidR="00672CFE" w:rsidP="00D14360" w:rsidRDefault="00672CFE" w14:paraId="3F034203" w14:textId="77777777">
            <w:pPr>
              <w:spacing w:after="60"/>
              <w:rPr>
                <w:rFonts w:cs="Calibri Light"/>
                <w:b/>
                <w:bCs/>
                <w:color w:val="000000"/>
              </w:rPr>
            </w:pPr>
            <w:r w:rsidRPr="00D14360">
              <w:rPr>
                <w:rFonts w:cs="Calibri Light"/>
                <w:b/>
                <w:bCs/>
                <w:color w:val="000000"/>
              </w:rPr>
              <w:t>Body Temperature</w:t>
            </w:r>
          </w:p>
        </w:tc>
        <w:tc>
          <w:tcPr>
            <w:tcW w:w="1530" w:type="dxa"/>
            <w:shd w:val="clear" w:color="auto" w:fill="auto"/>
          </w:tcPr>
          <w:p w:rsidRPr="002E1208" w:rsidR="00672CFE" w:rsidP="00DF16F7" w:rsidRDefault="00672CFE" w14:paraId="7B08462D" w14:textId="77777777">
            <w:pPr>
              <w:rPr>
                <w:rFonts w:asciiTheme="majorHAnsi" w:hAnsiTheme="majorHAnsi" w:cstheme="majorHAnsi"/>
                <w:color w:val="000000"/>
              </w:rPr>
            </w:pPr>
            <w:r w:rsidRPr="002E1208">
              <w:rPr>
                <w:rFonts w:asciiTheme="majorHAnsi" w:hAnsiTheme="majorHAnsi" w:cstheme="majorHAnsi"/>
                <w:color w:val="000000"/>
              </w:rPr>
              <w:t>8310-5</w:t>
            </w:r>
          </w:p>
        </w:tc>
        <w:tc>
          <w:tcPr>
            <w:tcW w:w="2005" w:type="dxa"/>
            <w:shd w:val="clear" w:color="auto" w:fill="auto"/>
          </w:tcPr>
          <w:p w:rsidRPr="002E1208" w:rsidR="00672CFE" w:rsidP="00DF16F7" w:rsidRDefault="00672CFE" w14:paraId="07792B6E" w14:textId="77777777">
            <w:pPr>
              <w:pStyle w:val="Default"/>
              <w:rPr>
                <w:rFonts w:asciiTheme="majorHAnsi" w:hAnsiTheme="majorHAnsi" w:cstheme="majorHAnsi"/>
                <w:sz w:val="20"/>
              </w:rPr>
            </w:pPr>
            <w:r w:rsidRPr="002E1208">
              <w:rPr>
                <w:rFonts w:asciiTheme="majorHAnsi" w:hAnsiTheme="majorHAnsi" w:cstheme="majorHAnsi"/>
                <w:sz w:val="20"/>
              </w:rPr>
              <w:t>Cel</w:t>
            </w:r>
          </w:p>
        </w:tc>
      </w:tr>
      <w:tr w:rsidRPr="00C64922" w:rsidR="00672CFE" w:rsidTr="004E29C8" w14:paraId="1C19D3F2" w14:textId="77777777">
        <w:tc>
          <w:tcPr>
            <w:tcW w:w="5820" w:type="dxa"/>
            <w:tcBorders>
              <w:top w:val="single" w:color="4F81BD" w:sz="4" w:space="0"/>
              <w:bottom w:val="single" w:color="4F81BD" w:sz="4" w:space="0"/>
              <w:right w:val="nil"/>
            </w:tcBorders>
            <w:shd w:val="clear" w:color="auto" w:fill="FFFFFF"/>
          </w:tcPr>
          <w:p w:rsidRPr="00D14360" w:rsidR="00672CFE" w:rsidP="00D14360" w:rsidRDefault="00672CFE" w14:paraId="31EF6C39" w14:textId="77777777">
            <w:pPr>
              <w:spacing w:after="60"/>
              <w:rPr>
                <w:rFonts w:cs="Calibri Light"/>
                <w:b/>
                <w:bCs/>
                <w:color w:val="000000"/>
              </w:rPr>
            </w:pPr>
            <w:r w:rsidRPr="00D14360">
              <w:rPr>
                <w:rFonts w:cs="Calibri Light"/>
                <w:b/>
                <w:bCs/>
                <w:color w:val="000000"/>
              </w:rPr>
              <w:t>Systolic blood pressure</w:t>
            </w:r>
          </w:p>
        </w:tc>
        <w:tc>
          <w:tcPr>
            <w:tcW w:w="1530" w:type="dxa"/>
            <w:tcBorders>
              <w:top w:val="single" w:color="4F81BD" w:sz="4" w:space="0"/>
              <w:bottom w:val="single" w:color="4F81BD" w:sz="4" w:space="0"/>
            </w:tcBorders>
            <w:shd w:val="clear" w:color="auto" w:fill="auto"/>
          </w:tcPr>
          <w:p w:rsidRPr="002E1208" w:rsidR="00672CFE" w:rsidP="00DF16F7" w:rsidRDefault="00672CFE" w14:paraId="49178F50" w14:textId="77777777">
            <w:pPr>
              <w:rPr>
                <w:rFonts w:asciiTheme="majorHAnsi" w:hAnsiTheme="majorHAnsi" w:cstheme="majorHAnsi"/>
                <w:color w:val="000000"/>
              </w:rPr>
            </w:pPr>
            <w:r w:rsidRPr="002E1208">
              <w:rPr>
                <w:rFonts w:asciiTheme="majorHAnsi" w:hAnsiTheme="majorHAnsi" w:cstheme="majorHAnsi"/>
                <w:color w:val="000000"/>
              </w:rPr>
              <w:t>8480-6</w:t>
            </w:r>
          </w:p>
        </w:tc>
        <w:tc>
          <w:tcPr>
            <w:tcW w:w="2005" w:type="dxa"/>
            <w:tcBorders>
              <w:top w:val="single" w:color="4F81BD" w:sz="4" w:space="0"/>
              <w:bottom w:val="single" w:color="4F81BD" w:sz="4" w:space="0"/>
            </w:tcBorders>
            <w:shd w:val="clear" w:color="auto" w:fill="auto"/>
          </w:tcPr>
          <w:p w:rsidRPr="002E1208" w:rsidR="00672CFE" w:rsidP="00DF16F7" w:rsidRDefault="00672CFE" w14:paraId="27E1CA47" w14:textId="77777777">
            <w:pPr>
              <w:pStyle w:val="Default"/>
              <w:rPr>
                <w:rFonts w:asciiTheme="majorHAnsi" w:hAnsiTheme="majorHAnsi" w:cstheme="majorHAnsi"/>
                <w:sz w:val="20"/>
              </w:rPr>
            </w:pPr>
            <w:r w:rsidRPr="002E1208">
              <w:rPr>
                <w:rFonts w:asciiTheme="majorHAnsi" w:hAnsiTheme="majorHAnsi" w:cstheme="majorHAnsi"/>
                <w:sz w:val="20"/>
              </w:rPr>
              <w:t>Mm[Hg]</w:t>
            </w:r>
          </w:p>
        </w:tc>
      </w:tr>
      <w:tr w:rsidRPr="00C64922" w:rsidR="00672CFE" w:rsidTr="004E29C8" w14:paraId="65AAD264" w14:textId="77777777">
        <w:tc>
          <w:tcPr>
            <w:tcW w:w="5820" w:type="dxa"/>
            <w:tcBorders>
              <w:right w:val="nil"/>
            </w:tcBorders>
            <w:shd w:val="clear" w:color="auto" w:fill="FFFFFF"/>
          </w:tcPr>
          <w:p w:rsidRPr="00D14360" w:rsidR="00672CFE" w:rsidP="00D14360" w:rsidRDefault="00672CFE" w14:paraId="25E4AFB3" w14:textId="77777777">
            <w:pPr>
              <w:spacing w:after="60"/>
              <w:rPr>
                <w:rFonts w:cs="Calibri Light"/>
                <w:b/>
                <w:bCs/>
                <w:color w:val="000000"/>
              </w:rPr>
            </w:pPr>
            <w:r w:rsidRPr="00D14360">
              <w:rPr>
                <w:rFonts w:cs="Calibri Light"/>
                <w:b/>
                <w:bCs/>
                <w:color w:val="000000"/>
              </w:rPr>
              <w:t>Diastolic blood pressure</w:t>
            </w:r>
          </w:p>
        </w:tc>
        <w:tc>
          <w:tcPr>
            <w:tcW w:w="1530" w:type="dxa"/>
            <w:shd w:val="clear" w:color="auto" w:fill="auto"/>
          </w:tcPr>
          <w:p w:rsidRPr="002E1208" w:rsidR="00672CFE" w:rsidP="00DF16F7" w:rsidRDefault="00672CFE" w14:paraId="51353620" w14:textId="77777777">
            <w:pPr>
              <w:rPr>
                <w:rFonts w:asciiTheme="majorHAnsi" w:hAnsiTheme="majorHAnsi" w:cstheme="majorHAnsi"/>
                <w:color w:val="000000"/>
              </w:rPr>
            </w:pPr>
            <w:r w:rsidRPr="002E1208">
              <w:rPr>
                <w:rFonts w:asciiTheme="majorHAnsi" w:hAnsiTheme="majorHAnsi" w:cstheme="majorHAnsi"/>
                <w:color w:val="000000"/>
              </w:rPr>
              <w:t>8462-4</w:t>
            </w:r>
          </w:p>
        </w:tc>
        <w:tc>
          <w:tcPr>
            <w:tcW w:w="2005" w:type="dxa"/>
            <w:shd w:val="clear" w:color="auto" w:fill="auto"/>
          </w:tcPr>
          <w:p w:rsidRPr="002E1208" w:rsidR="00672CFE" w:rsidP="00DF16F7" w:rsidRDefault="00672CFE" w14:paraId="016A4A23" w14:textId="77777777">
            <w:pPr>
              <w:pStyle w:val="Default"/>
              <w:rPr>
                <w:rFonts w:asciiTheme="majorHAnsi" w:hAnsiTheme="majorHAnsi" w:cstheme="majorHAnsi"/>
                <w:sz w:val="20"/>
              </w:rPr>
            </w:pPr>
            <w:r w:rsidRPr="002E1208">
              <w:rPr>
                <w:rFonts w:asciiTheme="majorHAnsi" w:hAnsiTheme="majorHAnsi" w:cstheme="majorHAnsi"/>
                <w:sz w:val="20"/>
              </w:rPr>
              <w:t>Mm[Hg]</w:t>
            </w:r>
          </w:p>
        </w:tc>
      </w:tr>
      <w:tr w:rsidRPr="00C64922" w:rsidR="00672CFE" w:rsidTr="004E29C8" w14:paraId="5BCC5A1E" w14:textId="77777777">
        <w:tc>
          <w:tcPr>
            <w:tcW w:w="5820" w:type="dxa"/>
            <w:tcBorders>
              <w:top w:val="single" w:color="4F81BD" w:sz="4" w:space="0"/>
              <w:bottom w:val="single" w:color="4F81BD" w:sz="4" w:space="0"/>
              <w:right w:val="nil"/>
            </w:tcBorders>
            <w:shd w:val="clear" w:color="auto" w:fill="FFFFFF"/>
          </w:tcPr>
          <w:p w:rsidRPr="00D14360" w:rsidR="00672CFE" w:rsidP="00D14360" w:rsidRDefault="00672CFE" w14:paraId="65563093" w14:textId="77777777">
            <w:pPr>
              <w:pStyle w:val="Default"/>
              <w:spacing w:after="60"/>
              <w:rPr>
                <w:rFonts w:cs="Calibri Light"/>
                <w:b/>
                <w:bCs/>
                <w:sz w:val="20"/>
              </w:rPr>
            </w:pPr>
            <w:r w:rsidRPr="00D14360">
              <w:rPr>
                <w:rFonts w:cs="Calibri Light"/>
                <w:b/>
                <w:bCs/>
                <w:sz w:val="20"/>
              </w:rPr>
              <w:t>Respiratory Rate</w:t>
            </w:r>
          </w:p>
        </w:tc>
        <w:tc>
          <w:tcPr>
            <w:tcW w:w="1530" w:type="dxa"/>
            <w:tcBorders>
              <w:top w:val="single" w:color="4F81BD" w:sz="4" w:space="0"/>
              <w:bottom w:val="single" w:color="4F81BD" w:sz="4" w:space="0"/>
            </w:tcBorders>
            <w:shd w:val="clear" w:color="auto" w:fill="auto"/>
          </w:tcPr>
          <w:p w:rsidRPr="002E1208" w:rsidR="00672CFE" w:rsidP="00DF16F7" w:rsidRDefault="00672CFE" w14:paraId="3692726F" w14:textId="77777777">
            <w:pPr>
              <w:rPr>
                <w:rFonts w:asciiTheme="majorHAnsi" w:hAnsiTheme="majorHAnsi" w:cstheme="majorHAnsi"/>
                <w:color w:val="000000"/>
              </w:rPr>
            </w:pPr>
            <w:r w:rsidRPr="002E1208">
              <w:rPr>
                <w:rFonts w:asciiTheme="majorHAnsi" w:hAnsiTheme="majorHAnsi" w:cstheme="majorHAnsi"/>
                <w:color w:val="000000"/>
              </w:rPr>
              <w:t>9279-1</w:t>
            </w:r>
          </w:p>
        </w:tc>
        <w:tc>
          <w:tcPr>
            <w:tcW w:w="2005" w:type="dxa"/>
            <w:tcBorders>
              <w:top w:val="single" w:color="4F81BD" w:sz="4" w:space="0"/>
              <w:bottom w:val="single" w:color="4F81BD" w:sz="4" w:space="0"/>
            </w:tcBorders>
            <w:shd w:val="clear" w:color="auto" w:fill="auto"/>
          </w:tcPr>
          <w:p w:rsidRPr="002E1208" w:rsidR="00672CFE" w:rsidP="00DF16F7" w:rsidRDefault="00672CFE" w14:paraId="2B3CEFE8" w14:textId="77777777">
            <w:pPr>
              <w:pStyle w:val="Default"/>
              <w:rPr>
                <w:rFonts w:asciiTheme="majorHAnsi" w:hAnsiTheme="majorHAnsi" w:cstheme="majorHAnsi"/>
                <w:sz w:val="20"/>
              </w:rPr>
            </w:pPr>
            <w:r w:rsidRPr="002E1208">
              <w:rPr>
                <w:rFonts w:asciiTheme="majorHAnsi" w:hAnsiTheme="majorHAnsi" w:cstheme="majorHAnsi"/>
                <w:sz w:val="20"/>
              </w:rPr>
              <w:t>/min</w:t>
            </w:r>
          </w:p>
        </w:tc>
      </w:tr>
      <w:tr w:rsidRPr="00C64922" w:rsidR="00672CFE" w:rsidTr="004E29C8" w14:paraId="7C3DDBB9" w14:textId="77777777">
        <w:tc>
          <w:tcPr>
            <w:tcW w:w="5820" w:type="dxa"/>
            <w:tcBorders>
              <w:right w:val="nil"/>
            </w:tcBorders>
            <w:shd w:val="clear" w:color="auto" w:fill="FFFFFF"/>
          </w:tcPr>
          <w:p w:rsidRPr="00D14360" w:rsidR="00672CFE" w:rsidP="00D14360" w:rsidRDefault="00672CFE" w14:paraId="49AA0BA3" w14:textId="77777777">
            <w:pPr>
              <w:spacing w:after="60"/>
              <w:rPr>
                <w:rFonts w:cs="Calibri Light"/>
                <w:b/>
                <w:bCs/>
                <w:color w:val="000000"/>
              </w:rPr>
            </w:pPr>
            <w:r w:rsidRPr="00D14360">
              <w:rPr>
                <w:rFonts w:cs="Calibri Light"/>
                <w:b/>
                <w:bCs/>
                <w:color w:val="000000"/>
              </w:rPr>
              <w:t>Body mass index (BMI) [Ratio]</w:t>
            </w:r>
          </w:p>
        </w:tc>
        <w:tc>
          <w:tcPr>
            <w:tcW w:w="1530" w:type="dxa"/>
            <w:shd w:val="clear" w:color="auto" w:fill="auto"/>
          </w:tcPr>
          <w:p w:rsidRPr="002E1208" w:rsidR="00672CFE" w:rsidP="00DF16F7" w:rsidRDefault="00672CFE" w14:paraId="1B8D44C8" w14:textId="77777777">
            <w:pPr>
              <w:rPr>
                <w:rFonts w:asciiTheme="majorHAnsi" w:hAnsiTheme="majorHAnsi" w:cstheme="majorHAnsi"/>
                <w:color w:val="000000"/>
              </w:rPr>
            </w:pPr>
            <w:r w:rsidRPr="002E1208">
              <w:rPr>
                <w:rFonts w:asciiTheme="majorHAnsi" w:hAnsiTheme="majorHAnsi" w:cstheme="majorHAnsi"/>
                <w:color w:val="000000"/>
              </w:rPr>
              <w:t>39156-5</w:t>
            </w:r>
          </w:p>
        </w:tc>
        <w:tc>
          <w:tcPr>
            <w:tcW w:w="2005" w:type="dxa"/>
            <w:shd w:val="clear" w:color="auto" w:fill="auto"/>
          </w:tcPr>
          <w:p w:rsidRPr="002E1208" w:rsidR="00672CFE" w:rsidP="00DF16F7" w:rsidRDefault="00672CFE" w14:paraId="15947AF6" w14:textId="77777777">
            <w:pPr>
              <w:pStyle w:val="Default"/>
              <w:rPr>
                <w:rFonts w:asciiTheme="majorHAnsi" w:hAnsiTheme="majorHAnsi" w:cstheme="majorHAnsi"/>
                <w:sz w:val="20"/>
              </w:rPr>
            </w:pPr>
            <w:r w:rsidRPr="002E1208">
              <w:rPr>
                <w:rFonts w:asciiTheme="majorHAnsi" w:hAnsiTheme="majorHAnsi" w:cstheme="majorHAnsi"/>
                <w:sz w:val="20"/>
              </w:rPr>
              <w:t>kg/m2</w:t>
            </w:r>
          </w:p>
        </w:tc>
      </w:tr>
      <w:tr w:rsidRPr="00C64922" w:rsidR="00672CFE" w:rsidTr="004E29C8" w14:paraId="74B8C6BF" w14:textId="77777777">
        <w:tc>
          <w:tcPr>
            <w:tcW w:w="5820" w:type="dxa"/>
            <w:tcBorders>
              <w:top w:val="single" w:color="4F81BD" w:sz="4" w:space="0"/>
              <w:bottom w:val="single" w:color="4F81BD" w:sz="4" w:space="0"/>
              <w:right w:val="nil"/>
            </w:tcBorders>
            <w:shd w:val="clear" w:color="auto" w:fill="FFFFFF"/>
          </w:tcPr>
          <w:p w:rsidRPr="00D14360" w:rsidR="00672CFE" w:rsidP="00D14360" w:rsidRDefault="00672CFE" w14:paraId="6C23366D" w14:textId="77777777">
            <w:pPr>
              <w:spacing w:after="60"/>
              <w:rPr>
                <w:rFonts w:cs="Calibri Light"/>
                <w:b/>
                <w:bCs/>
                <w:color w:val="000000"/>
              </w:rPr>
            </w:pPr>
            <w:r w:rsidRPr="00D14360">
              <w:rPr>
                <w:rFonts w:cs="Calibri Light"/>
                <w:b/>
                <w:bCs/>
                <w:color w:val="000000"/>
              </w:rPr>
              <w:t>Body surface area Derived from formula</w:t>
            </w:r>
          </w:p>
        </w:tc>
        <w:tc>
          <w:tcPr>
            <w:tcW w:w="1530" w:type="dxa"/>
            <w:tcBorders>
              <w:top w:val="single" w:color="4F81BD" w:sz="4" w:space="0"/>
              <w:bottom w:val="single" w:color="4F81BD" w:sz="4" w:space="0"/>
            </w:tcBorders>
            <w:shd w:val="clear" w:color="auto" w:fill="auto"/>
          </w:tcPr>
          <w:p w:rsidRPr="002E1208" w:rsidR="00672CFE" w:rsidP="00DF16F7" w:rsidRDefault="00672CFE" w14:paraId="1DEBD4EF" w14:textId="77777777">
            <w:pPr>
              <w:rPr>
                <w:rFonts w:asciiTheme="majorHAnsi" w:hAnsiTheme="majorHAnsi" w:cstheme="majorHAnsi"/>
                <w:color w:val="000000"/>
              </w:rPr>
            </w:pPr>
            <w:r w:rsidRPr="002E1208">
              <w:rPr>
                <w:rFonts w:asciiTheme="majorHAnsi" w:hAnsiTheme="majorHAnsi" w:cstheme="majorHAnsi"/>
                <w:color w:val="000000"/>
              </w:rPr>
              <w:t>3140-1</w:t>
            </w:r>
          </w:p>
        </w:tc>
        <w:tc>
          <w:tcPr>
            <w:tcW w:w="2005" w:type="dxa"/>
            <w:tcBorders>
              <w:top w:val="single" w:color="4F81BD" w:sz="4" w:space="0"/>
              <w:bottom w:val="single" w:color="4F81BD" w:sz="4" w:space="0"/>
            </w:tcBorders>
            <w:shd w:val="clear" w:color="auto" w:fill="auto"/>
          </w:tcPr>
          <w:p w:rsidRPr="002E1208" w:rsidR="00672CFE" w:rsidP="00DF16F7" w:rsidRDefault="00672CFE" w14:paraId="7B548680" w14:textId="77777777">
            <w:pPr>
              <w:pStyle w:val="Default"/>
              <w:rPr>
                <w:rFonts w:asciiTheme="majorHAnsi" w:hAnsiTheme="majorHAnsi" w:cstheme="majorHAnsi"/>
                <w:sz w:val="20"/>
              </w:rPr>
            </w:pPr>
            <w:r w:rsidRPr="002E1208">
              <w:rPr>
                <w:rFonts w:asciiTheme="majorHAnsi" w:hAnsiTheme="majorHAnsi" w:cstheme="majorHAnsi"/>
                <w:sz w:val="20"/>
              </w:rPr>
              <w:t>m2</w:t>
            </w:r>
          </w:p>
        </w:tc>
      </w:tr>
      <w:tr w:rsidRPr="00C64922" w:rsidR="00672CFE" w:rsidTr="004E29C8" w14:paraId="7B5854C6" w14:textId="77777777">
        <w:tc>
          <w:tcPr>
            <w:tcW w:w="5820" w:type="dxa"/>
            <w:tcBorders>
              <w:right w:val="nil"/>
            </w:tcBorders>
            <w:shd w:val="clear" w:color="auto" w:fill="FFFFFF"/>
          </w:tcPr>
          <w:p w:rsidRPr="00D14360" w:rsidR="00672CFE" w:rsidP="00D14360" w:rsidRDefault="00672CFE" w14:paraId="6FAD7D1A" w14:textId="77777777">
            <w:pPr>
              <w:spacing w:after="60"/>
              <w:rPr>
                <w:rFonts w:cs="Calibri Light"/>
                <w:b/>
                <w:bCs/>
                <w:color w:val="000000"/>
              </w:rPr>
            </w:pPr>
            <w:r w:rsidRPr="00D14360">
              <w:rPr>
                <w:rFonts w:cs="Calibri Light"/>
                <w:b/>
                <w:bCs/>
                <w:color w:val="000000"/>
              </w:rPr>
              <w:t>Heart Rate (synonym for Pulse)</w:t>
            </w:r>
          </w:p>
        </w:tc>
        <w:tc>
          <w:tcPr>
            <w:tcW w:w="1530" w:type="dxa"/>
            <w:shd w:val="clear" w:color="auto" w:fill="auto"/>
          </w:tcPr>
          <w:p w:rsidRPr="002E1208" w:rsidR="00672CFE" w:rsidP="00DF16F7" w:rsidRDefault="00672CFE" w14:paraId="6DA5480D" w14:textId="77777777">
            <w:pPr>
              <w:rPr>
                <w:rFonts w:asciiTheme="majorHAnsi" w:hAnsiTheme="majorHAnsi" w:cstheme="majorHAnsi"/>
                <w:color w:val="000000"/>
              </w:rPr>
            </w:pPr>
            <w:bookmarkStart w:name="_Hlk16797365" w:id="1841"/>
            <w:r w:rsidRPr="002E1208">
              <w:rPr>
                <w:rFonts w:asciiTheme="majorHAnsi" w:hAnsiTheme="majorHAnsi" w:cstheme="majorHAnsi"/>
                <w:color w:val="000000"/>
              </w:rPr>
              <w:t>8867-4</w:t>
            </w:r>
            <w:bookmarkEnd w:id="1841"/>
          </w:p>
        </w:tc>
        <w:tc>
          <w:tcPr>
            <w:tcW w:w="2005" w:type="dxa"/>
            <w:shd w:val="clear" w:color="auto" w:fill="auto"/>
          </w:tcPr>
          <w:p w:rsidRPr="002E1208" w:rsidR="00672CFE" w:rsidP="00DF16F7" w:rsidRDefault="00672CFE" w14:paraId="78CA136E" w14:textId="77777777">
            <w:pPr>
              <w:pStyle w:val="Default"/>
              <w:rPr>
                <w:rFonts w:asciiTheme="majorHAnsi" w:hAnsiTheme="majorHAnsi" w:cstheme="majorHAnsi"/>
                <w:sz w:val="20"/>
              </w:rPr>
            </w:pPr>
            <w:r w:rsidRPr="002E1208">
              <w:rPr>
                <w:rFonts w:asciiTheme="majorHAnsi" w:hAnsiTheme="majorHAnsi" w:cstheme="majorHAnsi"/>
                <w:sz w:val="20"/>
              </w:rPr>
              <w:t>/min</w:t>
            </w:r>
          </w:p>
        </w:tc>
      </w:tr>
      <w:tr w:rsidRPr="00C64922" w:rsidR="00672CFE" w:rsidTr="004E29C8" w14:paraId="46945D3C" w14:textId="77777777">
        <w:tc>
          <w:tcPr>
            <w:tcW w:w="5820" w:type="dxa"/>
            <w:tcBorders>
              <w:top w:val="single" w:color="4F81BD" w:sz="4" w:space="0"/>
              <w:bottom w:val="single" w:color="4F81BD" w:sz="4" w:space="0"/>
              <w:right w:val="nil"/>
            </w:tcBorders>
            <w:shd w:val="clear" w:color="auto" w:fill="FFFFFF"/>
          </w:tcPr>
          <w:p w:rsidRPr="00D14360" w:rsidR="00672CFE" w:rsidP="00D14360" w:rsidRDefault="00672CFE" w14:paraId="06B92CD7" w14:textId="77777777">
            <w:pPr>
              <w:spacing w:after="60"/>
              <w:rPr>
                <w:rFonts w:cs="Calibri Light"/>
                <w:b/>
                <w:bCs/>
                <w:color w:val="000000"/>
              </w:rPr>
            </w:pPr>
            <w:r w:rsidRPr="00D14360">
              <w:rPr>
                <w:rFonts w:cs="Calibri Light"/>
                <w:b/>
                <w:bCs/>
                <w:color w:val="000000"/>
              </w:rPr>
              <w:t xml:space="preserve">Inhaled Oxygen concentration </w:t>
            </w:r>
          </w:p>
        </w:tc>
        <w:tc>
          <w:tcPr>
            <w:tcW w:w="1530" w:type="dxa"/>
            <w:tcBorders>
              <w:top w:val="single" w:color="4F81BD" w:sz="4" w:space="0"/>
              <w:bottom w:val="single" w:color="4F81BD" w:sz="4" w:space="0"/>
            </w:tcBorders>
            <w:shd w:val="clear" w:color="auto" w:fill="auto"/>
          </w:tcPr>
          <w:p w:rsidRPr="002E1208" w:rsidR="00672CFE" w:rsidP="00DF16F7" w:rsidRDefault="00672CFE" w14:paraId="08F9DFCB" w14:textId="77777777">
            <w:pPr>
              <w:pStyle w:val="Default"/>
              <w:rPr>
                <w:rFonts w:asciiTheme="majorHAnsi" w:hAnsiTheme="majorHAnsi" w:cstheme="majorHAnsi"/>
                <w:sz w:val="20"/>
              </w:rPr>
            </w:pPr>
            <w:bookmarkStart w:name="_Hlk16797390" w:id="1842"/>
            <w:r w:rsidRPr="002E1208">
              <w:rPr>
                <w:rFonts w:asciiTheme="majorHAnsi" w:hAnsiTheme="majorHAnsi" w:cstheme="majorHAnsi"/>
                <w:sz w:val="20"/>
              </w:rPr>
              <w:t>3151-8</w:t>
            </w:r>
            <w:bookmarkEnd w:id="1842"/>
          </w:p>
        </w:tc>
        <w:tc>
          <w:tcPr>
            <w:tcW w:w="2005" w:type="dxa"/>
            <w:tcBorders>
              <w:top w:val="single" w:color="4F81BD" w:sz="4" w:space="0"/>
              <w:bottom w:val="single" w:color="4F81BD" w:sz="4" w:space="0"/>
            </w:tcBorders>
            <w:shd w:val="clear" w:color="auto" w:fill="auto"/>
          </w:tcPr>
          <w:p w:rsidRPr="002E1208" w:rsidR="00672CFE" w:rsidP="00DF16F7" w:rsidRDefault="00672CFE" w14:paraId="750B1E3F" w14:textId="77777777">
            <w:pPr>
              <w:pStyle w:val="Default"/>
              <w:rPr>
                <w:rFonts w:asciiTheme="majorHAnsi" w:hAnsiTheme="majorHAnsi" w:cstheme="majorHAnsi"/>
                <w:sz w:val="20"/>
              </w:rPr>
            </w:pPr>
            <w:r w:rsidRPr="002E1208">
              <w:rPr>
                <w:rFonts w:asciiTheme="majorHAnsi" w:hAnsiTheme="majorHAnsi" w:cstheme="majorHAnsi"/>
                <w:sz w:val="20"/>
              </w:rPr>
              <w:t>liters/min</w:t>
            </w:r>
          </w:p>
        </w:tc>
      </w:tr>
      <w:tr w:rsidRPr="00C64922" w:rsidR="00672CFE" w:rsidTr="004E29C8" w14:paraId="27AAF5F0" w14:textId="77777777">
        <w:tc>
          <w:tcPr>
            <w:tcW w:w="5820" w:type="dxa"/>
            <w:tcBorders>
              <w:right w:val="nil"/>
            </w:tcBorders>
            <w:shd w:val="clear" w:color="auto" w:fill="FFFFFF"/>
          </w:tcPr>
          <w:p w:rsidRPr="00D14360" w:rsidR="00672CFE" w:rsidP="00D14360" w:rsidRDefault="00672CFE" w14:paraId="44C9947F" w14:textId="77777777">
            <w:pPr>
              <w:spacing w:after="60"/>
              <w:rPr>
                <w:rFonts w:cs="Calibri Light"/>
                <w:b/>
                <w:bCs/>
                <w:color w:val="000000"/>
              </w:rPr>
            </w:pPr>
            <w:bookmarkStart w:name="_Hlk16797032" w:id="1843"/>
            <w:r w:rsidRPr="00D14360">
              <w:rPr>
                <w:rFonts w:cs="Calibri Light"/>
                <w:b/>
                <w:bCs/>
                <w:color w:val="000000"/>
              </w:rPr>
              <w:t>Oxygen Saturation in Arterial blood</w:t>
            </w:r>
          </w:p>
        </w:tc>
        <w:tc>
          <w:tcPr>
            <w:tcW w:w="1530" w:type="dxa"/>
            <w:shd w:val="clear" w:color="auto" w:fill="auto"/>
          </w:tcPr>
          <w:p w:rsidRPr="002E1208" w:rsidR="00672CFE" w:rsidP="00DF16F7" w:rsidRDefault="00672CFE" w14:paraId="0452B3D7" w14:textId="77777777">
            <w:pPr>
              <w:rPr>
                <w:rFonts w:asciiTheme="majorHAnsi" w:hAnsiTheme="majorHAnsi" w:cstheme="majorHAnsi"/>
                <w:color w:val="000000"/>
              </w:rPr>
            </w:pPr>
            <w:r w:rsidRPr="002E1208">
              <w:rPr>
                <w:rFonts w:asciiTheme="majorHAnsi" w:hAnsiTheme="majorHAnsi" w:cstheme="majorHAnsi"/>
                <w:color w:val="000000"/>
              </w:rPr>
              <w:t>2708-6</w:t>
            </w:r>
          </w:p>
        </w:tc>
        <w:tc>
          <w:tcPr>
            <w:tcW w:w="2005" w:type="dxa"/>
            <w:shd w:val="clear" w:color="auto" w:fill="auto"/>
          </w:tcPr>
          <w:p w:rsidRPr="002E1208" w:rsidR="00672CFE" w:rsidP="00DF16F7" w:rsidRDefault="00672CFE" w14:paraId="73CA0190" w14:textId="77777777">
            <w:pPr>
              <w:pStyle w:val="Default"/>
              <w:rPr>
                <w:rFonts w:asciiTheme="majorHAnsi" w:hAnsiTheme="majorHAnsi" w:cstheme="majorHAnsi"/>
                <w:sz w:val="20"/>
              </w:rPr>
            </w:pPr>
            <w:r w:rsidRPr="002E1208">
              <w:rPr>
                <w:rFonts w:asciiTheme="majorHAnsi" w:hAnsiTheme="majorHAnsi" w:cstheme="majorHAnsi"/>
                <w:sz w:val="20"/>
              </w:rPr>
              <w:t>%</w:t>
            </w:r>
          </w:p>
        </w:tc>
      </w:tr>
      <w:bookmarkEnd w:id="1843"/>
      <w:tr w:rsidRPr="00C64922" w:rsidR="0020287C" w:rsidTr="004E29C8" w14:paraId="2A39DAA4" w14:textId="77777777">
        <w:tc>
          <w:tcPr>
            <w:tcW w:w="9355" w:type="dxa"/>
            <w:gridSpan w:val="3"/>
            <w:tcBorders>
              <w:top w:val="single" w:color="4F81BD" w:sz="4" w:space="0"/>
              <w:bottom w:val="single" w:color="4F81BD" w:sz="4" w:space="0"/>
            </w:tcBorders>
            <w:shd w:val="clear" w:color="auto" w:fill="D0CECE" w:themeFill="background2" w:themeFillShade="E6"/>
          </w:tcPr>
          <w:p w:rsidRPr="0020287C" w:rsidR="0020287C" w:rsidP="0020287C" w:rsidRDefault="0020287C" w14:paraId="082262ED" w14:textId="0C49EDDA">
            <w:pPr>
              <w:pStyle w:val="Default"/>
              <w:jc w:val="center"/>
              <w:rPr>
                <w:rFonts w:asciiTheme="majorHAnsi" w:hAnsiTheme="majorHAnsi" w:cstheme="majorHAnsi"/>
                <w:sz w:val="20"/>
                <w:szCs w:val="16"/>
              </w:rPr>
            </w:pPr>
            <w:r>
              <w:rPr>
                <w:rFonts w:cs="Calibri Light"/>
                <w:b/>
                <w:bCs/>
                <w:sz w:val="20"/>
                <w:szCs w:val="16"/>
              </w:rPr>
              <w:t xml:space="preserve">Additional concept codes </w:t>
            </w:r>
            <w:r w:rsidRPr="0020287C">
              <w:rPr>
                <w:rFonts w:cs="Calibri Light"/>
                <w:b/>
                <w:bCs/>
                <w:sz w:val="20"/>
                <w:szCs w:val="16"/>
              </w:rPr>
              <w:t>often needed as a translation to a method-specific measure</w:t>
            </w:r>
          </w:p>
        </w:tc>
      </w:tr>
      <w:tr w:rsidRPr="00C64922" w:rsidR="00672CFE" w:rsidTr="004E29C8" w14:paraId="42C0585C" w14:textId="77777777">
        <w:tc>
          <w:tcPr>
            <w:tcW w:w="5820" w:type="dxa"/>
            <w:tcBorders>
              <w:right w:val="nil"/>
            </w:tcBorders>
            <w:shd w:val="clear" w:color="auto" w:fill="FFFFFF"/>
          </w:tcPr>
          <w:p w:rsidRPr="00D14360" w:rsidR="00672CFE" w:rsidP="00D14360" w:rsidRDefault="00672CFE" w14:paraId="0885966E" w14:textId="77777777">
            <w:pPr>
              <w:spacing w:after="60"/>
              <w:rPr>
                <w:rFonts w:cs="Calibri Light"/>
                <w:b/>
                <w:bCs/>
                <w:color w:val="000000"/>
              </w:rPr>
            </w:pPr>
            <w:bookmarkStart w:name="_Hlk16797043" w:id="1844"/>
            <w:r w:rsidRPr="00D14360">
              <w:rPr>
                <w:rFonts w:cs="Calibri Light"/>
                <w:b/>
                <w:bCs/>
                <w:color w:val="000000"/>
              </w:rPr>
              <w:t>Oxygen saturation in Arterial blood by Pulse oximetry</w:t>
            </w:r>
          </w:p>
        </w:tc>
        <w:tc>
          <w:tcPr>
            <w:tcW w:w="1530" w:type="dxa"/>
            <w:shd w:val="clear" w:color="auto" w:fill="auto"/>
          </w:tcPr>
          <w:p w:rsidRPr="002E1208" w:rsidR="00672CFE" w:rsidP="00DF16F7" w:rsidRDefault="00672CFE" w14:paraId="07E8AD11" w14:textId="77777777">
            <w:pPr>
              <w:rPr>
                <w:rFonts w:asciiTheme="majorHAnsi" w:hAnsiTheme="majorHAnsi" w:cstheme="majorHAnsi"/>
                <w:color w:val="000000"/>
              </w:rPr>
            </w:pPr>
            <w:r w:rsidRPr="002E1208">
              <w:rPr>
                <w:rFonts w:asciiTheme="majorHAnsi" w:hAnsiTheme="majorHAnsi" w:cstheme="majorHAnsi"/>
                <w:color w:val="000000"/>
              </w:rPr>
              <w:t>59408-5</w:t>
            </w:r>
          </w:p>
        </w:tc>
        <w:tc>
          <w:tcPr>
            <w:tcW w:w="2005" w:type="dxa"/>
            <w:shd w:val="clear" w:color="auto" w:fill="auto"/>
          </w:tcPr>
          <w:p w:rsidRPr="002E1208" w:rsidR="00672CFE" w:rsidP="00DF16F7" w:rsidRDefault="00672CFE" w14:paraId="04441403" w14:textId="77777777">
            <w:pPr>
              <w:pStyle w:val="Default"/>
              <w:rPr>
                <w:rFonts w:asciiTheme="majorHAnsi" w:hAnsiTheme="majorHAnsi" w:cstheme="majorHAnsi"/>
                <w:sz w:val="20"/>
              </w:rPr>
            </w:pPr>
            <w:r w:rsidRPr="002E1208">
              <w:rPr>
                <w:rFonts w:asciiTheme="majorHAnsi" w:hAnsiTheme="majorHAnsi" w:cstheme="majorHAnsi"/>
                <w:sz w:val="20"/>
              </w:rPr>
              <w:t>%</w:t>
            </w:r>
          </w:p>
        </w:tc>
      </w:tr>
      <w:bookmarkEnd w:id="1844"/>
      <w:tr w:rsidRPr="00C64922" w:rsidR="00672CFE" w:rsidTr="004E29C8" w14:paraId="723F377C" w14:textId="77777777">
        <w:tc>
          <w:tcPr>
            <w:tcW w:w="5820" w:type="dxa"/>
            <w:tcBorders>
              <w:top w:val="single" w:color="4F81BD" w:sz="4" w:space="0"/>
              <w:bottom w:val="single" w:color="4F81BD" w:sz="4" w:space="0"/>
              <w:right w:val="nil"/>
            </w:tcBorders>
            <w:shd w:val="clear" w:color="auto" w:fill="FFFFFF"/>
          </w:tcPr>
          <w:p w:rsidRPr="00D14360" w:rsidR="00672CFE" w:rsidP="00D14360" w:rsidRDefault="00672CFE" w14:paraId="680A8DC6" w14:textId="77777777">
            <w:pPr>
              <w:spacing w:after="60"/>
              <w:rPr>
                <w:rFonts w:cs="Calibri Light"/>
                <w:b/>
                <w:bCs/>
                <w:color w:val="000000"/>
              </w:rPr>
            </w:pPr>
            <w:r w:rsidRPr="00D14360">
              <w:rPr>
                <w:rFonts w:cs="Calibri Light"/>
                <w:b/>
                <w:bCs/>
                <w:color w:val="000000"/>
              </w:rPr>
              <w:t>Heart Rate by Pulse oximetry</w:t>
            </w:r>
          </w:p>
        </w:tc>
        <w:tc>
          <w:tcPr>
            <w:tcW w:w="1530" w:type="dxa"/>
            <w:tcBorders>
              <w:top w:val="single" w:color="4F81BD" w:sz="4" w:space="0"/>
              <w:bottom w:val="single" w:color="4F81BD" w:sz="4" w:space="0"/>
            </w:tcBorders>
            <w:shd w:val="clear" w:color="auto" w:fill="auto"/>
          </w:tcPr>
          <w:p w:rsidRPr="002E1208" w:rsidR="00672CFE" w:rsidP="00DF16F7" w:rsidRDefault="00000000" w14:paraId="77EDC24A" w14:textId="1FE8029D">
            <w:pPr>
              <w:rPr>
                <w:rFonts w:asciiTheme="majorHAnsi" w:hAnsiTheme="majorHAnsi" w:cstheme="majorHAnsi"/>
                <w:color w:val="000000"/>
              </w:rPr>
            </w:pPr>
            <w:hyperlink w:tgtFrame="_blank" w:history="1" r:id="rId61">
              <w:r w:rsidRPr="002E1208" w:rsidR="00672CFE">
                <w:rPr>
                  <w:rFonts w:asciiTheme="majorHAnsi" w:hAnsiTheme="majorHAnsi" w:cstheme="majorHAnsi"/>
                  <w:color w:val="000000"/>
                </w:rPr>
                <w:t>8889-8</w:t>
              </w:r>
            </w:hyperlink>
          </w:p>
        </w:tc>
        <w:tc>
          <w:tcPr>
            <w:tcW w:w="2005" w:type="dxa"/>
            <w:tcBorders>
              <w:top w:val="single" w:color="4F81BD" w:sz="4" w:space="0"/>
              <w:bottom w:val="single" w:color="4F81BD" w:sz="4" w:space="0"/>
            </w:tcBorders>
            <w:shd w:val="clear" w:color="auto" w:fill="auto"/>
          </w:tcPr>
          <w:p w:rsidRPr="002E1208" w:rsidR="00672CFE" w:rsidP="00DF16F7" w:rsidRDefault="00672CFE" w14:paraId="77437728" w14:textId="77777777">
            <w:pPr>
              <w:pStyle w:val="Default"/>
              <w:rPr>
                <w:rFonts w:asciiTheme="majorHAnsi" w:hAnsiTheme="majorHAnsi" w:cstheme="majorHAnsi"/>
                <w:sz w:val="20"/>
              </w:rPr>
            </w:pPr>
            <w:r w:rsidRPr="002E1208">
              <w:rPr>
                <w:rFonts w:asciiTheme="majorHAnsi" w:hAnsiTheme="majorHAnsi" w:cstheme="majorHAnsi"/>
                <w:sz w:val="20"/>
              </w:rPr>
              <w:t>/min</w:t>
            </w:r>
          </w:p>
        </w:tc>
      </w:tr>
    </w:tbl>
    <w:p w:rsidRPr="00C64922" w:rsidR="007D3708" w:rsidP="007D3708" w:rsidRDefault="000816FD" w14:paraId="064A3253" w14:textId="3646AA68">
      <w:pPr>
        <w:pStyle w:val="Caption"/>
      </w:pPr>
      <w:r>
        <w:t xml:space="preserve">  </w:t>
      </w:r>
      <w:bookmarkStart w:name="_Toc118898848" w:id="1845"/>
      <w:bookmarkStart w:name="_Toc119940052" w:id="1846"/>
      <w:bookmarkStart w:name="_Toc135313083" w:id="1847"/>
      <w:r w:rsidRPr="00C64922" w:rsidR="007D3708">
        <w:t xml:space="preserve">Table </w:t>
      </w:r>
      <w:r>
        <w:fldChar w:fldCharType="begin"/>
      </w:r>
      <w:r>
        <w:instrText>SEQ Table \* ARABIC</w:instrText>
      </w:r>
      <w:r>
        <w:fldChar w:fldCharType="separate"/>
      </w:r>
      <w:r w:rsidR="00DC1072">
        <w:rPr>
          <w:noProof/>
        </w:rPr>
        <w:t>62</w:t>
      </w:r>
      <w:r>
        <w:fldChar w:fldCharType="end"/>
      </w:r>
      <w:r w:rsidRPr="00C64922" w:rsidR="007D3708">
        <w:t>: Vital Sign Observation LOINC Codes and Units for Essential Vital Sign Data Elements</w:t>
      </w:r>
      <w:bookmarkEnd w:id="1845"/>
      <w:bookmarkEnd w:id="1846"/>
      <w:bookmarkEnd w:id="1847"/>
    </w:p>
    <w:p w:rsidR="007D3708" w:rsidP="007D3708" w:rsidRDefault="007D3708" w14:paraId="67795173" w14:textId="5D0EB47A">
      <w:pPr>
        <w:rPr>
          <w:rFonts w:eastAsia="Calibri"/>
        </w:rPr>
      </w:pPr>
    </w:p>
    <w:p w:rsidRPr="00C64922" w:rsidR="005C79A1" w:rsidP="007D3708" w:rsidRDefault="005C79A1" w14:paraId="182E89E9" w14:textId="77777777">
      <w:pPr>
        <w:rPr>
          <w:rFonts w:eastAsia="Calibri"/>
        </w:rPr>
      </w:pPr>
    </w:p>
    <w:p w:rsidRPr="00C64922" w:rsidR="007D3708" w:rsidP="00E42FA6" w:rsidRDefault="000816FD" w14:paraId="34368491" w14:textId="00D26D04">
      <w:pPr>
        <w:pStyle w:val="Caption"/>
        <w:keepNext/>
        <w:spacing w:after="0"/>
      </w:pPr>
      <w:bookmarkStart w:name="_319y80a" w:colFirst="0" w:colLast="0" w:id="1848"/>
      <w:bookmarkStart w:name="_Ref21848230" w:id="1849"/>
      <w:bookmarkStart w:name="Example34VitalSignCodingwithTrans" w:id="1850"/>
      <w:bookmarkEnd w:id="1848"/>
      <w:r>
        <w:t xml:space="preserve">  </w:t>
      </w:r>
      <w:bookmarkStart w:name="_Toc118898778" w:id="1851"/>
      <w:bookmarkStart w:name="_Toc119939981" w:id="1852"/>
      <w:bookmarkStart w:name="_Toc135313013" w:id="1853"/>
      <w:r w:rsidRPr="00C64922" w:rsidR="007D3708">
        <w:t xml:space="preserve">Example </w:t>
      </w:r>
      <w:r>
        <w:fldChar w:fldCharType="begin"/>
      </w:r>
      <w:r>
        <w:instrText>SEQ Example \* ARABIC</w:instrText>
      </w:r>
      <w:r>
        <w:fldChar w:fldCharType="separate"/>
      </w:r>
      <w:r w:rsidR="00DC1072">
        <w:rPr>
          <w:noProof/>
        </w:rPr>
        <w:t>58</w:t>
      </w:r>
      <w:r>
        <w:fldChar w:fldCharType="end"/>
      </w:r>
      <w:r w:rsidRPr="00C64922" w:rsidR="007D3708">
        <w:t>: Vital Sign Coding with Translation</w:t>
      </w:r>
      <w:bookmarkEnd w:id="1849"/>
      <w:bookmarkEnd w:id="1851"/>
      <w:bookmarkEnd w:id="1852"/>
      <w:bookmarkEnd w:id="1853"/>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7D3708" w:rsidTr="004E29C8" w14:paraId="4E786349" w14:textId="77777777">
        <w:tc>
          <w:tcPr>
            <w:tcW w:w="9350" w:type="dxa"/>
            <w:shd w:val="clear" w:color="auto" w:fill="auto"/>
          </w:tcPr>
          <w:p w:rsidRPr="00D14360" w:rsidR="007D3708" w:rsidP="007D3708" w:rsidRDefault="007D3708" w14:paraId="2A8875B6" w14:textId="77777777">
            <w:pPr>
              <w:rPr>
                <w:rFonts w:ascii="Courier New" w:hAnsi="Courier New" w:eastAsia="Courier New" w:cs="Courier New"/>
                <w:sz w:val="16"/>
                <w:szCs w:val="16"/>
              </w:rPr>
            </w:pPr>
            <w:bookmarkStart w:name="_l8wwqkxn1h4t" w:colFirst="0" w:colLast="0" w:id="1854"/>
            <w:bookmarkStart w:name="_w7tsocgteqmh" w:colFirst="0" w:colLast="0" w:id="1855"/>
            <w:bookmarkStart w:name="_b4l4nwh8nr65" w:colFirst="0" w:colLast="0" w:id="1856"/>
            <w:bookmarkStart w:name="_twt2uf5vwf3m" w:colFirst="0" w:colLast="0" w:id="1857"/>
            <w:bookmarkStart w:name="_svv7p91shy1m" w:colFirst="0" w:colLast="0" w:id="1858"/>
            <w:bookmarkStart w:name="_rfendstay8ol" w:colFirst="0" w:colLast="0" w:id="1859"/>
            <w:bookmarkStart w:name="_pmtylyaewn9u" w:colFirst="0" w:colLast="0" w:id="1860"/>
            <w:bookmarkStart w:name="_j1iyfjpv496u" w:colFirst="0" w:colLast="0" w:id="1861"/>
            <w:bookmarkStart w:name="_6n1cxm4fv3gl" w:colFirst="0" w:colLast="0" w:id="1862"/>
            <w:bookmarkStart w:name="_v35ko197xkoy" w:colFirst="0" w:colLast="0" w:id="1863"/>
            <w:bookmarkStart w:name="_vrlpqsqnd07t" w:colFirst="0" w:colLast="0" w:id="1864"/>
            <w:bookmarkStart w:name="_520gajnqmghh" w:colFirst="0" w:colLast="0" w:id="1865"/>
            <w:bookmarkStart w:name="_ya61wg7jiqf9" w:colFirst="0" w:colLast="0" w:id="1866"/>
            <w:bookmarkEnd w:id="1850"/>
            <w:bookmarkEnd w:id="1854"/>
            <w:bookmarkEnd w:id="1855"/>
            <w:bookmarkEnd w:id="1856"/>
            <w:bookmarkEnd w:id="1857"/>
            <w:bookmarkEnd w:id="1858"/>
            <w:bookmarkEnd w:id="1859"/>
            <w:bookmarkEnd w:id="1860"/>
            <w:bookmarkEnd w:id="1861"/>
            <w:bookmarkEnd w:id="1862"/>
            <w:bookmarkEnd w:id="1863"/>
            <w:bookmarkEnd w:id="1864"/>
            <w:bookmarkEnd w:id="1865"/>
            <w:bookmarkEnd w:id="1866"/>
            <w:r w:rsidRPr="00D14360">
              <w:rPr>
                <w:rFonts w:ascii="Courier New" w:hAnsi="Courier New" w:eastAsia="Courier New" w:cs="Courier New"/>
                <w:sz w:val="16"/>
                <w:szCs w:val="16"/>
              </w:rPr>
              <w:t xml:space="preserve">&lt;code code="29463-7" codeSystem="2.16.840.1.113883.6.1" codeSystemName="LOINC" </w:t>
            </w:r>
            <w:r w:rsidRPr="00D14360">
              <w:rPr>
                <w:rFonts w:ascii="Courier New" w:hAnsi="Courier New" w:eastAsia="Courier New" w:cs="Courier New"/>
                <w:sz w:val="16"/>
                <w:szCs w:val="16"/>
              </w:rPr>
              <w:br/>
            </w:r>
            <w:r w:rsidRPr="00D14360">
              <w:rPr>
                <w:rFonts w:ascii="Courier New" w:hAnsi="Courier New" w:eastAsia="Courier New" w:cs="Courier New"/>
                <w:sz w:val="16"/>
                <w:szCs w:val="16"/>
              </w:rPr>
              <w:t xml:space="preserve">       displayName="Body weight"&gt;</w:t>
            </w:r>
          </w:p>
          <w:p w:rsidRPr="00D14360" w:rsidR="007D3708" w:rsidP="007D3708" w:rsidRDefault="007D3708" w14:paraId="5018821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&lt;translation code="8350-1" codeSystem="2.16.840.1.113883.6.1" </w:t>
            </w:r>
            <w:r w:rsidRPr="00D14360">
              <w:rPr>
                <w:rFonts w:ascii="Courier New" w:hAnsi="Courier New" w:eastAsia="Courier New" w:cs="Courier New"/>
                <w:sz w:val="16"/>
                <w:szCs w:val="16"/>
              </w:rPr>
              <w:br/>
            </w:r>
            <w:r w:rsidRPr="00D14360">
              <w:rPr>
                <w:rFonts w:ascii="Courier New" w:hAnsi="Courier New" w:eastAsia="Courier New" w:cs="Courier New"/>
                <w:sz w:val="16"/>
                <w:szCs w:val="16"/>
              </w:rPr>
              <w:t xml:space="preserve">       displayName="Body weight Measured - with clothes" /&gt;</w:t>
            </w:r>
          </w:p>
          <w:p w:rsidRPr="00D14360" w:rsidR="007D3708" w:rsidP="007D3708" w:rsidRDefault="007D3708" w14:paraId="57435DF5" w14:textId="77777777">
            <w:pPr>
              <w:rPr>
                <w:rFonts w:ascii="Courier New" w:hAnsi="Courier New" w:eastAsia="Calibri" w:cs="Courier New"/>
                <w:b/>
                <w:sz w:val="16"/>
                <w:szCs w:val="16"/>
              </w:rPr>
            </w:pPr>
            <w:r w:rsidRPr="00D14360">
              <w:rPr>
                <w:rFonts w:ascii="Courier New" w:hAnsi="Courier New" w:eastAsia="Courier New" w:cs="Courier New"/>
                <w:sz w:val="16"/>
                <w:szCs w:val="16"/>
              </w:rPr>
              <w:t>&lt;/code&gt;</w:t>
            </w:r>
          </w:p>
        </w:tc>
      </w:tr>
    </w:tbl>
    <w:p w:rsidRPr="00C64922" w:rsidR="00DD51B1" w:rsidP="00FD31AC" w:rsidRDefault="00DD51B1" w14:paraId="7B85B4D8" w14:textId="72B946E4">
      <w:pPr>
        <w:pStyle w:val="Heading3"/>
      </w:pPr>
      <w:bookmarkStart w:name="_Toc20481018" w:id="1867"/>
      <w:bookmarkStart w:name="_Toc21529549" w:id="1868"/>
      <w:bookmarkStart w:name="_Toc21691602" w:id="1869"/>
      <w:bookmarkStart w:name="_Toc21845786" w:id="1870"/>
      <w:bookmarkStart w:name="_Toc21852027" w:id="1871"/>
      <w:bookmarkStart w:name="_Toc21871994" w:id="1872"/>
      <w:bookmarkStart w:name="_Toc21872450" w:id="1873"/>
      <w:bookmarkStart w:name="_Toc21880222" w:id="1874"/>
      <w:bookmarkStart w:name="_Toc21890052" w:id="1875"/>
      <w:bookmarkStart w:name="_Toc21894196" w:id="1876"/>
      <w:bookmarkStart w:name="_Toc21898122" w:id="1877"/>
      <w:bookmarkStart w:name="_Toc21926870" w:id="1878"/>
      <w:bookmarkStart w:name="_Medication" w:id="1879"/>
      <w:bookmarkStart w:name="_Toc10707523" w:id="1880"/>
      <w:bookmarkStart w:name="_Toc11043663" w:id="1881"/>
      <w:bookmarkStart w:name="_Toc11045636" w:id="1882"/>
      <w:bookmarkStart w:name="_Toc11391304" w:id="1883"/>
      <w:bookmarkStart w:name="_Ref98770760" w:id="1884"/>
      <w:bookmarkStart w:name="_Ref98770766" w:id="1885"/>
      <w:bookmarkStart w:name="_Ref98770789" w:id="1886"/>
      <w:bookmarkStart w:name="_Ref98770799" w:id="1887"/>
      <w:bookmarkStart w:name="_Ref98770899" w:id="1888"/>
      <w:bookmarkStart w:name="_Toc119939874" w:id="1889"/>
      <w:bookmarkStart w:name="_Toc135312905" w:id="1890"/>
      <w:bookmarkEnd w:id="1867"/>
      <w:bookmarkEnd w:id="1868"/>
      <w:bookmarkEnd w:id="1869"/>
      <w:bookmarkEnd w:id="1870"/>
      <w:bookmarkEnd w:id="1871"/>
      <w:bookmarkEnd w:id="1872"/>
      <w:bookmarkEnd w:id="1873"/>
      <w:bookmarkEnd w:id="1874"/>
      <w:bookmarkEnd w:id="1875"/>
      <w:bookmarkEnd w:id="1876"/>
      <w:bookmarkEnd w:id="1877"/>
      <w:bookmarkEnd w:id="1878"/>
      <w:bookmarkEnd w:id="1879"/>
      <w:r w:rsidRPr="00C64922">
        <w:t>Medication</w:t>
      </w:r>
      <w:bookmarkEnd w:id="1880"/>
      <w:bookmarkEnd w:id="1881"/>
      <w:bookmarkEnd w:id="1882"/>
      <w:bookmarkEnd w:id="1883"/>
      <w:bookmarkEnd w:id="1884"/>
      <w:bookmarkEnd w:id="1885"/>
      <w:bookmarkEnd w:id="1886"/>
      <w:bookmarkEnd w:id="1887"/>
      <w:bookmarkEnd w:id="1888"/>
      <w:bookmarkEnd w:id="1889"/>
      <w:bookmarkEnd w:id="1890"/>
    </w:p>
    <w:p w:rsidRPr="00D14360" w:rsidR="00DD51B1" w:rsidP="00B505D2" w:rsidRDefault="00DD51B1" w14:paraId="5377ADB1" w14:textId="77777777">
      <w:pPr>
        <w:spacing w:after="120"/>
        <w:rPr>
          <w:rFonts w:eastAsia="Calibri" w:cs="Calibri"/>
        </w:rPr>
      </w:pPr>
      <w:r w:rsidRPr="00D14360">
        <w:rPr>
          <w:rFonts w:eastAsia="Calibri" w:cs="Calibri"/>
        </w:rPr>
        <w:t xml:space="preserve">The Medication Activity Entry template is used to record a medication that has been administered and also is used to record statements about medications being taken. These two clinical statement patterns are identical, so the semantics is discerned through the context of use. Both are represented as a Medications with a substanceAdministration/@moodCode="EVN". </w:t>
      </w:r>
      <w:r w:rsidRPr="00D14360" w:rsidR="00826EB5">
        <w:rPr>
          <w:rFonts w:eastAsia="Calibri" w:cs="Calibri"/>
        </w:rPr>
        <w:t xml:space="preserve"> </w:t>
      </w:r>
      <w:r w:rsidRPr="00D14360">
        <w:rPr>
          <w:rFonts w:eastAsia="Calibri" w:cs="Calibri"/>
        </w:rPr>
        <w:t xml:space="preserve">A statement of this type can be interpreted to represent an actual administration of the medication. It also can be used to make a statement about the medication a patient takes. </w:t>
      </w:r>
    </w:p>
    <w:p w:rsidRPr="00D14360" w:rsidR="00826EB5" w:rsidP="00B505D2" w:rsidRDefault="00826EB5" w14:paraId="314F3672" w14:textId="77777777">
      <w:pPr>
        <w:spacing w:after="120"/>
        <w:rPr>
          <w:rFonts w:eastAsia="Calibri" w:cs="Calibri"/>
        </w:rPr>
      </w:pPr>
      <w:r w:rsidRPr="00D14360">
        <w:rPr>
          <w:rFonts w:eastAsia="Calibri" w:cs="Calibri"/>
        </w:rPr>
        <w:t xml:space="preserve">The Admission Medication and Discharge Medication entry templates include a structural context around the Medication Activity Entry template.  The additional structure includes semantic coding that identifies the medication information as admission or discharge medication information. </w:t>
      </w:r>
    </w:p>
    <w:p w:rsidRPr="00C64922" w:rsidR="009F743D" w:rsidP="00E42FA6" w:rsidRDefault="000816FD" w14:paraId="46E87068" w14:textId="28896984">
      <w:pPr>
        <w:pStyle w:val="Caption"/>
        <w:keepNext/>
        <w:spacing w:after="0"/>
      </w:pPr>
      <w:r>
        <w:t xml:space="preserve">  </w:t>
      </w:r>
      <w:bookmarkStart w:name="_Toc118898779" w:id="1891"/>
      <w:bookmarkStart w:name="_Toc119939982" w:id="1892"/>
      <w:bookmarkStart w:name="_Toc135313014" w:id="1893"/>
      <w:r w:rsidRPr="00C64922" w:rsidR="009F743D">
        <w:t xml:space="preserve">Example </w:t>
      </w:r>
      <w:r>
        <w:fldChar w:fldCharType="begin"/>
      </w:r>
      <w:r>
        <w:instrText>SEQ Example \* ARABIC</w:instrText>
      </w:r>
      <w:r>
        <w:fldChar w:fldCharType="separate"/>
      </w:r>
      <w:r w:rsidR="00DC1072">
        <w:rPr>
          <w:noProof/>
        </w:rPr>
        <w:t>59</w:t>
      </w:r>
      <w:r>
        <w:fldChar w:fldCharType="end"/>
      </w:r>
      <w:r w:rsidRPr="00C64922" w:rsidR="009F743D">
        <w:t>: Medication Administration</w:t>
      </w:r>
      <w:bookmarkEnd w:id="1891"/>
      <w:bookmarkEnd w:id="1892"/>
      <w:bookmarkEnd w:id="1893"/>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1B2929" w:rsidTr="004E29C8" w14:paraId="4D2DC08A" w14:textId="77777777">
        <w:tc>
          <w:tcPr>
            <w:tcW w:w="9350" w:type="dxa"/>
            <w:shd w:val="clear" w:color="auto" w:fill="auto"/>
          </w:tcPr>
          <w:p w:rsidRPr="00D14360" w:rsidR="001B2929" w:rsidP="001B2929" w:rsidRDefault="001B2929" w14:paraId="5E2D1A13" w14:textId="77777777">
            <w:pPr>
              <w:rPr>
                <w:rFonts w:ascii="Courier New" w:hAnsi="Courier New" w:eastAsia="Courier New" w:cs="Courier New"/>
                <w:sz w:val="16"/>
                <w:szCs w:val="16"/>
              </w:rPr>
            </w:pPr>
            <w:bookmarkStart w:name="_39kk8xu" w:colFirst="0" w:colLast="0" w:id="1894"/>
            <w:bookmarkEnd w:id="1894"/>
            <w:r w:rsidRPr="00D14360">
              <w:rPr>
                <w:rFonts w:ascii="Courier New" w:hAnsi="Courier New" w:eastAsia="Courier New" w:cs="Courier New"/>
                <w:sz w:val="16"/>
                <w:szCs w:val="16"/>
              </w:rPr>
              <w:t>&lt;substanceAdministration classCode="SBADM" moodCode="EVN"&gt;</w:t>
            </w:r>
          </w:p>
          <w:p w:rsidRPr="00D14360" w:rsidR="001B2929" w:rsidP="001B2929" w:rsidRDefault="001B2929" w14:paraId="034E320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 This medication use case is a medication administered a single time in the past.--&gt;</w:t>
            </w:r>
          </w:p>
          <w:p w:rsidRPr="00D14360" w:rsidR="001B2929" w:rsidP="00D14360" w:rsidRDefault="001B2929" w14:paraId="69E127CD" w14:textId="77777777">
            <w:pPr>
              <w:ind w:firstLine="720"/>
              <w:rPr>
                <w:rFonts w:ascii="Courier New" w:hAnsi="Courier New" w:eastAsia="Courier New" w:cs="Courier New"/>
                <w:sz w:val="16"/>
                <w:szCs w:val="16"/>
              </w:rPr>
            </w:pPr>
            <w:r w:rsidRPr="00D14360">
              <w:rPr>
                <w:rFonts w:ascii="Courier New" w:hAnsi="Courier New" w:eastAsia="Courier New" w:cs="Courier New"/>
                <w:sz w:val="16"/>
                <w:szCs w:val="16"/>
              </w:rPr>
              <w:t>&lt;templateId root="2.16.840.1.113883.10.20.22.4.16" /&gt;</w:t>
            </w:r>
          </w:p>
          <w:p w:rsidRPr="00D14360" w:rsidR="001B2929" w:rsidP="001B2929" w:rsidRDefault="001B2929" w14:paraId="7DC0E2B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&lt;id root="1061a257-3b5c-4b09-9dc7-23e59b788b18"/&gt;</w:t>
            </w:r>
          </w:p>
          <w:p w:rsidRPr="00D14360" w:rsidR="001B2929" w:rsidP="001B2929" w:rsidRDefault="001B2929" w14:paraId="6BC5EE3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&lt;text&gt;</w:t>
            </w:r>
          </w:p>
          <w:p w:rsidRPr="00D14360" w:rsidR="001B2929" w:rsidP="00D14360" w:rsidRDefault="001B2929" w14:paraId="2350206D" w14:textId="77777777">
            <w:pPr>
              <w:ind w:firstLine="720"/>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&lt;reference value="#Medication_7" /&gt;</w:t>
            </w:r>
          </w:p>
          <w:p w:rsidRPr="00D14360" w:rsidR="001B2929" w:rsidP="001B2929" w:rsidRDefault="001B2929" w14:paraId="53F8BFD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&lt;/text&gt;</w:t>
            </w:r>
          </w:p>
          <w:p w:rsidRPr="00D14360" w:rsidR="001B2929" w:rsidP="001B2929" w:rsidRDefault="001B2929" w14:paraId="08E4E84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&lt;statusCode code="completed"/&gt;</w:t>
            </w:r>
          </w:p>
          <w:p w:rsidRPr="00D14360" w:rsidR="001B2929" w:rsidP="001B2929" w:rsidRDefault="001B2929" w14:paraId="50AF128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&lt;effectiveTime xsi:type="TS" value="201309111603-0700"/&gt;</w:t>
            </w:r>
          </w:p>
          <w:p w:rsidRPr="00D14360" w:rsidR="001B2929" w:rsidP="001B2929" w:rsidRDefault="001B2929" w14:paraId="67679E9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&lt;routeCode code="C38288" codeSystem="2.16.840.1.113883.3.26.1.1" displayName="ORAL" codeSystemName="National Cancer Institute Thesaurus" /&gt;</w:t>
            </w:r>
          </w:p>
          <w:p w:rsidRPr="00D14360" w:rsidR="001B2929" w:rsidP="001B2929" w:rsidRDefault="001B2929" w14:paraId="0D3CBC6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&lt;doseQuantity value="2" /&gt;</w:t>
            </w:r>
          </w:p>
          <w:p w:rsidRPr="00D14360" w:rsidR="001B2929" w:rsidP="001B2929" w:rsidRDefault="001B2929" w14:paraId="6E13E32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&lt;consumable&gt;</w:t>
            </w:r>
          </w:p>
          <w:p w:rsidRPr="00D14360" w:rsidR="001B2929" w:rsidP="001B2929" w:rsidRDefault="001B2929" w14:paraId="0BFE2A0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&lt;manufacturedProduct classCode="MANU"&gt;</w:t>
            </w:r>
          </w:p>
          <w:p w:rsidRPr="00D14360" w:rsidR="001B2929" w:rsidP="001B2929" w:rsidRDefault="001B2929" w14:paraId="30A041A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&lt;templateId root="2.16.840.1.113883.10.20.22.4.23" /&gt;</w:t>
            </w:r>
          </w:p>
          <w:p w:rsidRPr="00D14360" w:rsidR="001B2929" w:rsidP="001B2929" w:rsidRDefault="001B2929" w14:paraId="0F03E3C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&lt;manufacturedMaterial&gt;</w:t>
            </w:r>
          </w:p>
          <w:p w:rsidRPr="00D14360" w:rsidR="001B2929" w:rsidP="001B2929" w:rsidRDefault="001B2929" w14:paraId="2346655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&lt;code code="243670" codeSystem="2.16.840.1.113883.6.88" displayName="Aspirin 81 MG Oral Tablet"&gt;</w:t>
            </w:r>
          </w:p>
          <w:p w:rsidRPr="00D14360" w:rsidR="001B2929" w:rsidP="001B2929" w:rsidRDefault="001B2929" w14:paraId="5EABAEB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&lt;originalText&gt;</w:t>
            </w:r>
          </w:p>
          <w:p w:rsidRPr="00D14360" w:rsidR="001B2929" w:rsidP="001B2929" w:rsidRDefault="001B2929" w14:paraId="7B59E3E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&lt;reference value="#MedicationName_7"/&gt;</w:t>
            </w:r>
          </w:p>
          <w:p w:rsidRPr="00D14360" w:rsidR="001B2929" w:rsidP="001B2929" w:rsidRDefault="001B2929" w14:paraId="42896E8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&lt;/originalText&gt;</w:t>
            </w:r>
          </w:p>
          <w:p w:rsidRPr="00D14360" w:rsidR="001B2929" w:rsidP="001B2929" w:rsidRDefault="001B2929" w14:paraId="2D615DA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&lt;/code&gt;</w:t>
            </w:r>
          </w:p>
          <w:p w:rsidRPr="00D14360" w:rsidR="001B2929" w:rsidP="001B2929" w:rsidRDefault="001B2929" w14:paraId="0B527CC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&lt;/manufacturedMaterial&gt;</w:t>
            </w:r>
          </w:p>
          <w:p w:rsidRPr="00D14360" w:rsidR="001B2929" w:rsidP="001B2929" w:rsidRDefault="001B2929" w14:paraId="76899F1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&lt;/manufacturedProduct&gt;</w:t>
            </w:r>
          </w:p>
          <w:p w:rsidRPr="00D14360" w:rsidR="001B2929" w:rsidP="001B2929" w:rsidRDefault="001B2929" w14:paraId="18A9AD3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&lt;/consumable&gt;</w:t>
            </w:r>
          </w:p>
          <w:p w:rsidRPr="00D14360" w:rsidR="001B2929" w:rsidP="001B2929" w:rsidRDefault="001B2929" w14:paraId="4067121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&lt;/substanceAdministration&gt;</w:t>
            </w:r>
          </w:p>
        </w:tc>
      </w:tr>
    </w:tbl>
    <w:p w:rsidRPr="00D14360" w:rsidR="00DD51B1" w:rsidP="006034A6" w:rsidRDefault="00DD51B1" w14:paraId="6F405335" w14:textId="77777777">
      <w:pPr>
        <w:spacing w:before="240" w:after="120"/>
        <w:rPr>
          <w:rFonts w:eastAsia="Calibri" w:cs="Calibri"/>
        </w:rPr>
      </w:pPr>
      <w:r w:rsidRPr="00D14360">
        <w:rPr>
          <w:rFonts w:eastAsia="Calibri" w:cs="Calibri"/>
        </w:rPr>
        <w:t>Medication activities with substanceAdministration/@moodCode= "INT" document what a clinician intends a patient to be taking. For example, a clinician may intend that a patient begin taking Lisinopril 20 mg PO for blood pressure control. The Planned Medication Activity entry can also be used to record a medication that the physician intends the patient to take at some time in the future.</w:t>
      </w:r>
    </w:p>
    <w:p w:rsidRPr="00C64922" w:rsidR="009F743D" w:rsidP="00E42FA6" w:rsidRDefault="000816FD" w14:paraId="11C519BC" w14:textId="7E420B8E">
      <w:pPr>
        <w:pStyle w:val="Caption"/>
        <w:keepNext/>
        <w:spacing w:after="0"/>
      </w:pPr>
      <w:bookmarkStart w:name="_48pi1tg" w:colFirst="0" w:colLast="0" w:id="1895"/>
      <w:bookmarkEnd w:id="1895"/>
      <w:r>
        <w:t xml:space="preserve">  </w:t>
      </w:r>
      <w:bookmarkStart w:name="_Toc118898780" w:id="1896"/>
      <w:bookmarkStart w:name="_Toc119939983" w:id="1897"/>
      <w:bookmarkStart w:name="_Toc135313015" w:id="1898"/>
      <w:r w:rsidRPr="00C64922" w:rsidR="009F743D">
        <w:t xml:space="preserve">Example </w:t>
      </w:r>
      <w:r>
        <w:fldChar w:fldCharType="begin"/>
      </w:r>
      <w:r>
        <w:instrText>SEQ Example \* ARABIC</w:instrText>
      </w:r>
      <w:r>
        <w:fldChar w:fldCharType="separate"/>
      </w:r>
      <w:r w:rsidR="00DC1072">
        <w:rPr>
          <w:noProof/>
        </w:rPr>
        <w:t>60</w:t>
      </w:r>
      <w:r>
        <w:fldChar w:fldCharType="end"/>
      </w:r>
      <w:r w:rsidRPr="00C64922" w:rsidR="009F743D">
        <w:t>: Medication Plan</w:t>
      </w:r>
      <w:r w:rsidRPr="00D14360" w:rsidR="009F743D">
        <w:rPr>
          <w:rFonts w:eastAsia="Calibri" w:cs="Calibri"/>
          <w:b/>
          <w:vertAlign w:val="superscript"/>
        </w:rPr>
        <w:footnoteReference w:id="133"/>
      </w:r>
      <w:bookmarkEnd w:id="1896"/>
      <w:bookmarkEnd w:id="1897"/>
      <w:bookmarkEnd w:id="1898"/>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1B2929" w:rsidTr="004E29C8" w14:paraId="17CFF149" w14:textId="77777777">
        <w:tc>
          <w:tcPr>
            <w:tcW w:w="9350" w:type="dxa"/>
            <w:shd w:val="clear" w:color="auto" w:fill="auto"/>
          </w:tcPr>
          <w:p w:rsidRPr="00D14360" w:rsidR="001B2929" w:rsidP="001B2929" w:rsidRDefault="001B2929" w14:paraId="5178EFF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&lt;substanceAdministration classCode="SBADM" moodCode="INT"&gt;</w:t>
            </w:r>
          </w:p>
          <w:p w:rsidRPr="00D14360" w:rsidR="001B2929" w:rsidP="001B2929" w:rsidRDefault="001B2929" w14:paraId="279B29E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 This medication use case is a medication that is to be administered.--&gt;</w:t>
            </w:r>
          </w:p>
          <w:p w:rsidRPr="00D14360" w:rsidR="001B2929" w:rsidP="00D14360" w:rsidRDefault="001B2929" w14:paraId="06A27156" w14:textId="77777777">
            <w:pPr>
              <w:ind w:firstLine="720"/>
              <w:rPr>
                <w:rFonts w:ascii="Courier New" w:hAnsi="Courier New" w:eastAsia="Courier New" w:cs="Courier New"/>
                <w:sz w:val="16"/>
                <w:szCs w:val="16"/>
              </w:rPr>
            </w:pPr>
            <w:r w:rsidRPr="00D14360">
              <w:rPr>
                <w:rFonts w:ascii="Courier New" w:hAnsi="Courier New" w:eastAsia="Courier New" w:cs="Courier New"/>
                <w:sz w:val="16"/>
                <w:szCs w:val="16"/>
              </w:rPr>
              <w:t>&lt;templateId root="2.16.840.1.113883.10.20.22.4.16" /&gt;</w:t>
            </w:r>
          </w:p>
          <w:p w:rsidRPr="00D14360" w:rsidR="001B2929" w:rsidP="001B2929" w:rsidRDefault="001B2929" w14:paraId="20E2A67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&lt;id root="1061a257-3b5c-4b09-9dc7-23e59b788b18"/&gt;</w:t>
            </w:r>
          </w:p>
          <w:p w:rsidRPr="00D14360" w:rsidR="001B2929" w:rsidP="001B2929" w:rsidRDefault="001B2929" w14:paraId="3219F6B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&lt;text&gt;</w:t>
            </w:r>
          </w:p>
          <w:p w:rsidRPr="00D14360" w:rsidR="001B2929" w:rsidP="00D14360" w:rsidRDefault="001B2929" w14:paraId="291B3E4D" w14:textId="77777777">
            <w:pPr>
              <w:ind w:firstLine="720"/>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&lt;reference value="#Medication_7" /&gt;</w:t>
            </w:r>
          </w:p>
          <w:p w:rsidRPr="00D14360" w:rsidR="001B2929" w:rsidP="001B2929" w:rsidRDefault="001B2929" w14:paraId="1531C5B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&lt;/text&gt;</w:t>
            </w:r>
          </w:p>
          <w:p w:rsidRPr="00D14360" w:rsidR="001B2929" w:rsidP="001B2929" w:rsidRDefault="001B2929" w14:paraId="317A209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&lt;statusCode code="active"/&gt;</w:t>
            </w:r>
          </w:p>
          <w:p w:rsidRPr="00D14360" w:rsidR="001B2929" w:rsidP="00D14360" w:rsidRDefault="001B2929" w14:paraId="354051E3" w14:textId="77777777">
            <w:pPr>
              <w:ind w:firstLine="720"/>
              <w:rPr>
                <w:rFonts w:ascii="Courier New" w:hAnsi="Courier New" w:eastAsia="Courier New" w:cs="Courier New"/>
                <w:sz w:val="16"/>
                <w:szCs w:val="16"/>
              </w:rPr>
            </w:pPr>
            <w:r w:rsidRPr="00D14360">
              <w:rPr>
                <w:rFonts w:ascii="Courier New" w:hAnsi="Courier New" w:eastAsia="Courier New" w:cs="Courier New"/>
                <w:sz w:val="16"/>
                <w:szCs w:val="16"/>
              </w:rPr>
              <w:t>&lt;!-- This first effectiveTime shows that medication was prescribed on January 18, 2014 (not known to have stopped)--&gt;</w:t>
            </w:r>
          </w:p>
          <w:p w:rsidRPr="00D14360" w:rsidR="001B2929" w:rsidP="00D14360" w:rsidRDefault="001B2929" w14:paraId="7F924AED" w14:textId="77777777">
            <w:pPr>
              <w:ind w:firstLine="720"/>
              <w:rPr>
                <w:rFonts w:ascii="Courier New" w:hAnsi="Courier New" w:eastAsia="Courier New" w:cs="Courier New"/>
                <w:sz w:val="16"/>
                <w:szCs w:val="16"/>
              </w:rPr>
            </w:pPr>
            <w:r w:rsidRPr="00D14360">
              <w:rPr>
                <w:rFonts w:ascii="Courier New" w:hAnsi="Courier New" w:eastAsia="Courier New" w:cs="Courier New"/>
                <w:sz w:val="16"/>
                <w:szCs w:val="16"/>
              </w:rPr>
              <w:t>&lt;effectiveTime&gt;</w:t>
            </w:r>
          </w:p>
          <w:p w:rsidRPr="00D14360" w:rsidR="001B2929" w:rsidP="00D14360" w:rsidRDefault="001B2929" w14:paraId="2A5161A8" w14:textId="77777777">
            <w:pPr>
              <w:ind w:firstLine="720"/>
              <w:rPr>
                <w:rFonts w:ascii="Courier New" w:hAnsi="Courier New" w:eastAsia="Courier New" w:cs="Courier New"/>
                <w:sz w:val="16"/>
                <w:szCs w:val="16"/>
              </w:rPr>
            </w:pPr>
            <w:r w:rsidRPr="00D14360">
              <w:rPr>
                <w:rFonts w:ascii="Courier New" w:hAnsi="Courier New" w:eastAsia="Courier New" w:cs="Courier New"/>
                <w:sz w:val="16"/>
                <w:szCs w:val="16"/>
              </w:rPr>
              <w:t xml:space="preserve">  &lt;low value="20140118"/&gt;</w:t>
            </w:r>
          </w:p>
          <w:p w:rsidRPr="00D14360" w:rsidR="001B2929" w:rsidP="001B2929" w:rsidRDefault="001B2929" w14:paraId="0F1C31B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&lt;high nullFlavor="NI"/&gt;</w:t>
            </w:r>
          </w:p>
          <w:p w:rsidRPr="00D14360" w:rsidR="001B2929" w:rsidP="001B2929" w:rsidRDefault="001B2929" w14:paraId="47ACF2F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&lt;/effectiveTime&gt;</w:t>
            </w:r>
          </w:p>
          <w:p w:rsidRPr="00D14360" w:rsidR="001B2929" w:rsidP="001B2929" w:rsidRDefault="001B2929" w14:paraId="50F2606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This second effectiveTime represents every 4-6 hours from medication sig. --&gt;</w:t>
            </w:r>
          </w:p>
          <w:p w:rsidRPr="00D14360" w:rsidR="001B2929" w:rsidP="00D14360" w:rsidRDefault="001B2929" w14:paraId="7D69F5E2" w14:textId="77777777">
            <w:pPr>
              <w:ind w:firstLine="720"/>
              <w:rPr>
                <w:rFonts w:ascii="Courier New" w:hAnsi="Courier New" w:eastAsia="Courier New" w:cs="Courier New"/>
                <w:sz w:val="16"/>
                <w:szCs w:val="16"/>
              </w:rPr>
            </w:pPr>
            <w:r w:rsidRPr="00D14360">
              <w:rPr>
                <w:rFonts w:ascii="Courier New" w:hAnsi="Courier New" w:eastAsia="Courier New" w:cs="Courier New"/>
                <w:sz w:val="16"/>
                <w:szCs w:val="16"/>
              </w:rPr>
              <w:t xml:space="preserve">&lt;!-- Operator "A" means that this timing information is in addition to previous </w:t>
            </w:r>
            <w:r w:rsidRPr="00D14360">
              <w:rPr>
                <w:rFonts w:ascii="Courier New" w:hAnsi="Courier New" w:eastAsia="Courier New" w:cs="Courier New"/>
                <w:sz w:val="16"/>
                <w:szCs w:val="16"/>
              </w:rPr>
              <w:t>effectiveTime information provided--&gt;</w:t>
            </w:r>
          </w:p>
          <w:p w:rsidRPr="00D14360" w:rsidR="001B2929" w:rsidP="001B2929" w:rsidRDefault="001B2929" w14:paraId="650AD97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&lt;effectiveTime xsi:type="PIVL_TS" operator="A"&gt;</w:t>
            </w:r>
          </w:p>
          <w:p w:rsidRPr="00D14360" w:rsidR="001B2929" w:rsidP="001B2929" w:rsidRDefault="001B2929" w14:paraId="6C454F2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&lt;period xsi:type="IVL_PQ"&gt;</w:t>
            </w:r>
          </w:p>
          <w:p w:rsidRPr="00D14360" w:rsidR="001B2929" w:rsidP="001B2929" w:rsidRDefault="001B2929" w14:paraId="39FB138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&lt;low value="4" unit="h"/&gt;</w:t>
            </w:r>
          </w:p>
          <w:p w:rsidRPr="00D14360" w:rsidR="001B2929" w:rsidP="001B2929" w:rsidRDefault="001B2929" w14:paraId="7028823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&lt;high value="6" unit="h"/&gt;</w:t>
            </w:r>
          </w:p>
          <w:p w:rsidRPr="00D14360" w:rsidR="001B2929" w:rsidP="001B2929" w:rsidRDefault="001B2929" w14:paraId="5D17B0C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&lt;/period&gt;</w:t>
            </w:r>
          </w:p>
          <w:p w:rsidRPr="00D14360" w:rsidR="001B2929" w:rsidP="001B2929" w:rsidRDefault="001B2929" w14:paraId="70E66D0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&lt;/effectiveTime&gt;</w:t>
            </w:r>
          </w:p>
          <w:p w:rsidRPr="00D14360" w:rsidR="001B2929" w:rsidP="001B2929" w:rsidRDefault="001B2929" w14:paraId="52F1AD7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&lt;routeCode code="C38288" codeSystem="2.16.840.1.113883.3.26.1.1" codeSystemName="NCI Thesaurus" displayName="Oral"/&gt;</w:t>
            </w:r>
          </w:p>
          <w:p w:rsidRPr="00D14360" w:rsidR="001B2929" w:rsidP="001B2929" w:rsidRDefault="001B2929" w14:paraId="1C9874E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This relates directly to the code used for medication. Since it's a tablet, then only specified needed in dose is 2x per administration--&gt;</w:t>
            </w:r>
          </w:p>
          <w:p w:rsidRPr="00D14360" w:rsidR="001B2929" w:rsidP="001B2929" w:rsidRDefault="001B2929" w14:paraId="1FC90D5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&lt;doseQuantity value="2"/&gt;</w:t>
            </w:r>
          </w:p>
          <w:p w:rsidRPr="00D14360" w:rsidR="001B2929" w:rsidP="001B2929" w:rsidRDefault="001B2929" w14:paraId="7F10C8F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&lt;consumable&gt;</w:t>
            </w:r>
          </w:p>
          <w:p w:rsidRPr="00D14360" w:rsidR="001B2929" w:rsidP="001B2929" w:rsidRDefault="001B2929" w14:paraId="41FBC00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&lt;manufacturedProduct classCode="MANU"&gt;</w:t>
            </w:r>
          </w:p>
          <w:p w:rsidRPr="00D14360" w:rsidR="001B2929" w:rsidP="001B2929" w:rsidRDefault="001B2929" w14:paraId="720344E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 Medication information ** --&gt;</w:t>
            </w:r>
          </w:p>
          <w:p w:rsidRPr="00D14360" w:rsidR="001B2929" w:rsidP="001B2929" w:rsidRDefault="001B2929" w14:paraId="02783DA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root="2.16.840.1.113883.10.20.22.4.23"/&gt;</w:t>
            </w:r>
          </w:p>
          <w:p w:rsidRPr="00D14360" w:rsidR="001B2929" w:rsidP="001B2929" w:rsidRDefault="001B2929" w14:paraId="59E0CA9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root="0be61984-eaa5-46b3-b75b-1d1ba28b5fff"/&gt;</w:t>
            </w:r>
          </w:p>
          <w:p w:rsidRPr="00D14360" w:rsidR="001B2929" w:rsidP="001B2929" w:rsidRDefault="001B2929" w14:paraId="1FC9B85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&lt;manufacturedMaterial&gt;</w:t>
            </w:r>
          </w:p>
          <w:p w:rsidRPr="00D14360" w:rsidR="001B2929" w:rsidP="001B2929" w:rsidRDefault="001B2929" w14:paraId="18B0A64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Medications should be specified at a level corresponding to prescription when possible, such as 30mg oral tablet (branded)--&gt;</w:t>
            </w:r>
          </w:p>
          <w:p w:rsidRPr="00D14360" w:rsidR="001B2929" w:rsidP="001B2929" w:rsidRDefault="001B2929" w14:paraId="4BE8147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code="1049529" displayName="Sudafed 30 MG Oral Tablet" codeSystem="2.16.840.1.113883.6.88" codeSystemName="RxNorm"&gt;</w:t>
            </w:r>
          </w:p>
          <w:p w:rsidRPr="00D14360" w:rsidR="001B2929" w:rsidP="001B2929" w:rsidRDefault="001B2929" w14:paraId="2165D9D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&lt;originalText&gt;</w:t>
            </w:r>
          </w:p>
          <w:p w:rsidRPr="00D14360" w:rsidR="001B2929" w:rsidP="001B2929" w:rsidRDefault="001B2929" w14:paraId="5B6216C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&lt;reference value="#MedicationName_1"/&gt;</w:t>
            </w:r>
          </w:p>
          <w:p w:rsidRPr="00D14360" w:rsidR="001B2929" w:rsidP="001B2929" w:rsidRDefault="001B2929" w14:paraId="5D114AD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&lt;/originalText&gt;</w:t>
            </w:r>
          </w:p>
          <w:p w:rsidRPr="00D14360" w:rsidR="001B2929" w:rsidP="001B2929" w:rsidRDefault="001B2929" w14:paraId="7B71769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&lt;/code&gt;</w:t>
            </w:r>
          </w:p>
          <w:p w:rsidRPr="00D14360" w:rsidR="001B2929" w:rsidP="001B2929" w:rsidRDefault="001B2929" w14:paraId="4AE07B0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&lt;/manufacturedMaterial&gt;</w:t>
            </w:r>
          </w:p>
          <w:p w:rsidRPr="00D14360" w:rsidR="001B2929" w:rsidP="001B2929" w:rsidRDefault="001B2929" w14:paraId="20DD215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&lt;/manufacturedProduct&gt;</w:t>
            </w:r>
          </w:p>
          <w:p w:rsidRPr="00D14360" w:rsidR="001B2929" w:rsidP="001B2929" w:rsidRDefault="001B2929" w14:paraId="5E5530B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&lt;/consumable&gt;</w:t>
            </w:r>
          </w:p>
          <w:p w:rsidRPr="00D14360" w:rsidR="001B2929" w:rsidP="001B2929" w:rsidRDefault="001B2929" w14:paraId="0539DC9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&lt;/substanceAdministration&gt;</w:t>
            </w:r>
          </w:p>
        </w:tc>
      </w:tr>
    </w:tbl>
    <w:p w:rsidRPr="00D14360" w:rsidR="000447CF" w:rsidP="00B505D2" w:rsidRDefault="000447CF" w14:paraId="1F6836FE" w14:textId="77777777">
      <w:pPr>
        <w:spacing w:after="120"/>
        <w:rPr>
          <w:rFonts w:eastAsia="Calibri" w:cs="Calibri"/>
        </w:rPr>
      </w:pPr>
    </w:p>
    <w:p w:rsidRPr="00D14360" w:rsidR="00DD51B1" w:rsidP="00B505D2" w:rsidRDefault="00DD51B1" w14:paraId="7C126DF6" w14:textId="77777777">
      <w:pPr>
        <w:spacing w:after="120"/>
        <w:rPr>
          <w:rFonts w:eastAsia="Calibri" w:cs="Calibri"/>
        </w:rPr>
      </w:pPr>
      <w:r w:rsidRPr="00D14360">
        <w:rPr>
          <w:rFonts w:eastAsia="Calibri" w:cs="Calibri"/>
        </w:rPr>
        <w:t>The Medication Supply Order entry records activities associated with ordering medications. The Medication Dispense entry records when medications are dispensed to the patient.</w:t>
      </w:r>
    </w:p>
    <w:p w:rsidRPr="00C64922" w:rsidR="003749D4" w:rsidP="00E42FA6" w:rsidRDefault="000816FD" w14:paraId="6A115F57" w14:textId="71468E40">
      <w:pPr>
        <w:pStyle w:val="Caption"/>
        <w:keepNext/>
        <w:spacing w:after="0"/>
      </w:pPr>
      <w:bookmarkStart w:name="_2nusc19" w:colFirst="0" w:colLast="0" w:id="1899"/>
      <w:bookmarkEnd w:id="1899"/>
      <w:r>
        <w:t xml:space="preserve">  </w:t>
      </w:r>
      <w:bookmarkStart w:name="_Toc118898781" w:id="1900"/>
      <w:bookmarkStart w:name="_Toc119939984" w:id="1901"/>
      <w:bookmarkStart w:name="_Toc135313016" w:id="1902"/>
      <w:r w:rsidRPr="00C64922" w:rsidR="003749D4">
        <w:t xml:space="preserve">Example </w:t>
      </w:r>
      <w:r>
        <w:fldChar w:fldCharType="begin"/>
      </w:r>
      <w:r>
        <w:instrText>SEQ Example \* ARABIC</w:instrText>
      </w:r>
      <w:r>
        <w:fldChar w:fldCharType="separate"/>
      </w:r>
      <w:r w:rsidR="00DC1072">
        <w:rPr>
          <w:noProof/>
        </w:rPr>
        <w:t>61</w:t>
      </w:r>
      <w:r>
        <w:fldChar w:fldCharType="end"/>
      </w:r>
      <w:r w:rsidRPr="00C64922" w:rsidR="003749D4">
        <w:t>: Medication Dispense</w:t>
      </w:r>
      <w:bookmarkEnd w:id="1900"/>
      <w:bookmarkEnd w:id="1901"/>
      <w:bookmarkEnd w:id="1902"/>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1B2929" w:rsidTr="004E29C8" w14:paraId="61856703" w14:textId="77777777">
        <w:tc>
          <w:tcPr>
            <w:tcW w:w="9350" w:type="dxa"/>
            <w:shd w:val="clear" w:color="auto" w:fill="auto"/>
          </w:tcPr>
          <w:p w:rsidRPr="00D14360" w:rsidR="001B2929" w:rsidP="001B2929" w:rsidRDefault="001B2929" w14:paraId="378378E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&lt;supply classCode="SPLY" moodCode="EVN"&gt;</w:t>
            </w:r>
          </w:p>
          <w:p w:rsidRPr="00D14360" w:rsidR="001B2929" w:rsidP="001B2929" w:rsidRDefault="001B2929" w14:paraId="49C1154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root="2.16.840.1.113883.10.20.22.4.18" extension="2014-06-09" /&gt;</w:t>
            </w:r>
          </w:p>
          <w:p w:rsidRPr="00D14360" w:rsidR="001B2929" w:rsidP="001B2929" w:rsidRDefault="001B2929" w14:paraId="0F59E77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root="1.2.3.4.56789.1" extension="cb734647-fc99-424c-a864-7e3cda82e704" /&gt;</w:t>
            </w:r>
          </w:p>
          <w:p w:rsidRPr="00D14360" w:rsidR="001B2929" w:rsidP="001B2929" w:rsidRDefault="001B2929" w14:paraId="07125DB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&lt;statusCode code="completed" /&gt;</w:t>
            </w:r>
          </w:p>
          <w:p w:rsidRPr="00D14360" w:rsidR="001B2929" w:rsidP="001B2929" w:rsidRDefault="001B2929" w14:paraId="66A1C48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&lt;effectiveTime value="201208151450-0800" /&gt;</w:t>
            </w:r>
          </w:p>
          <w:p w:rsidRPr="00D14360" w:rsidR="001B2929" w:rsidP="001B2929" w:rsidRDefault="001B2929" w14:paraId="66FDCF8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&lt;repeatNumber value="1" /&gt;</w:t>
            </w:r>
          </w:p>
          <w:p w:rsidRPr="00D14360" w:rsidR="001B2929" w:rsidP="001B2929" w:rsidRDefault="001B2929" w14:paraId="320F4F6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&lt;quantity value="75" /&gt;</w:t>
            </w:r>
          </w:p>
          <w:p w:rsidRPr="00D14360" w:rsidR="001B2929" w:rsidP="001B2929" w:rsidRDefault="001B2929" w14:paraId="1064EDD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&lt;product&gt;</w:t>
            </w:r>
          </w:p>
          <w:p w:rsidRPr="00D14360" w:rsidR="001B2929" w:rsidP="001B2929" w:rsidRDefault="001B2929" w14:paraId="0B05346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&lt;manufacturedProduct classCode="MANU"&gt;</w:t>
            </w:r>
          </w:p>
          <w:p w:rsidRPr="00D14360" w:rsidR="001B2929" w:rsidP="001B2929" w:rsidRDefault="001B2929" w14:paraId="61B7874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&lt;templateId root="2.16.840.1.113883.10.20.22.4.23" extension="2014-06-09" /&gt; .. .</w:t>
            </w:r>
          </w:p>
          <w:p w:rsidRPr="00D14360" w:rsidR="001B2929" w:rsidP="001B2929" w:rsidRDefault="001B2929" w14:paraId="58CE0D1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&lt;/manufacturedProduct&gt;</w:t>
            </w:r>
          </w:p>
          <w:p w:rsidRPr="00D14360" w:rsidR="001B2929" w:rsidP="001B2929" w:rsidRDefault="001B2929" w14:paraId="73D99BD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&lt;/product&gt;</w:t>
            </w:r>
          </w:p>
          <w:p w:rsidRPr="00D14360" w:rsidR="001B2929" w:rsidP="001B2929" w:rsidRDefault="001B2929" w14:paraId="7E3DBCC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&lt;performer&gt;</w:t>
            </w:r>
          </w:p>
          <w:p w:rsidRPr="00D14360" w:rsidR="001B2929" w:rsidP="001B2929" w:rsidRDefault="001B2929" w14:paraId="217F5D5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&lt;assignedEntity&gt;</w:t>
            </w:r>
          </w:p>
          <w:p w:rsidRPr="00D14360" w:rsidR="001B2929" w:rsidP="001B2929" w:rsidRDefault="001B2929" w14:paraId="2E2C4D4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w:t>
            </w:r>
          </w:p>
          <w:p w:rsidRPr="00D14360" w:rsidR="001B2929" w:rsidP="001B2929" w:rsidRDefault="001B2929" w14:paraId="749DC75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&lt;/assignedEntity&gt;</w:t>
            </w:r>
          </w:p>
          <w:p w:rsidRPr="00D14360" w:rsidR="001B2929" w:rsidP="001B2929" w:rsidRDefault="001B2929" w14:paraId="63F4CB3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&lt;/performer&gt;</w:t>
            </w:r>
          </w:p>
          <w:p w:rsidRPr="00D14360" w:rsidR="001B2929" w:rsidP="001B2929" w:rsidRDefault="001B2929" w14:paraId="4125C86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&lt;/supply&gt;</w:t>
            </w:r>
          </w:p>
        </w:tc>
      </w:tr>
    </w:tbl>
    <w:p w:rsidRPr="00D14360" w:rsidR="00DD51B1" w:rsidP="003749D4" w:rsidRDefault="009A63D3" w14:paraId="55CDD141" w14:textId="77777777">
      <w:pPr>
        <w:spacing w:before="240" w:after="120"/>
        <w:rPr>
          <w:rFonts w:eastAsia="Calibri" w:cs="Calibri"/>
        </w:rPr>
      </w:pPr>
      <w:r w:rsidRPr="00D14360">
        <w:rPr>
          <w:rFonts w:eastAsia="Calibri" w:cs="Calibri"/>
        </w:rPr>
        <w:t>The structure of a medication entry can be complex. It</w:t>
      </w:r>
      <w:r w:rsidRPr="00D14360" w:rsidR="00DD51B1">
        <w:rPr>
          <w:rFonts w:eastAsia="Calibri" w:cs="Calibri"/>
        </w:rPr>
        <w:t xml:space="preserve"> is complicated by the fact that any one of these templates may include other type</w:t>
      </w:r>
      <w:r w:rsidRPr="00D14360">
        <w:rPr>
          <w:rFonts w:eastAsia="Calibri" w:cs="Calibri"/>
        </w:rPr>
        <w:t>s</w:t>
      </w:r>
      <w:r w:rsidRPr="00D14360" w:rsidR="00DD51B1">
        <w:rPr>
          <w:rFonts w:eastAsia="Calibri" w:cs="Calibri"/>
        </w:rPr>
        <w:t xml:space="preserve"> of medication templates within </w:t>
      </w:r>
      <w:r w:rsidRPr="00D14360">
        <w:rPr>
          <w:rFonts w:eastAsia="Calibri" w:cs="Calibri"/>
        </w:rPr>
        <w:t>additional</w:t>
      </w:r>
      <w:r w:rsidRPr="00D14360" w:rsidR="00DD51B1">
        <w:rPr>
          <w:rFonts w:eastAsia="Calibri" w:cs="Calibri"/>
        </w:rPr>
        <w:t xml:space="preserve"> entryRelationship</w:t>
      </w:r>
      <w:r w:rsidRPr="00D14360">
        <w:rPr>
          <w:rFonts w:eastAsia="Calibri" w:cs="Calibri"/>
        </w:rPr>
        <w:t>s</w:t>
      </w:r>
      <w:r w:rsidRPr="00D14360" w:rsidR="00DD51B1">
        <w:rPr>
          <w:rFonts w:eastAsia="Calibri" w:cs="Calibri"/>
        </w:rPr>
        <w:t>. To support interoperability, implementers should minimize the amount of template nesting used to express medication information.</w:t>
      </w:r>
    </w:p>
    <w:p w:rsidRPr="00D14360" w:rsidR="00DD51B1" w:rsidP="00B505D2" w:rsidRDefault="00DD51B1" w14:paraId="53E18B6B" w14:textId="77777777">
      <w:pPr>
        <w:spacing w:after="120"/>
        <w:rPr>
          <w:rFonts w:eastAsia="Calibri" w:cs="Calibri"/>
        </w:rPr>
      </w:pPr>
      <w:r w:rsidRPr="00D14360">
        <w:rPr>
          <w:rFonts w:eastAsia="Calibri" w:cs="Calibri"/>
        </w:rPr>
        <w:t xml:space="preserve">When representing medications, consideration needs to be given to the way date/time intervals are represented. See </w:t>
      </w:r>
      <w:r w:rsidRPr="00D14360" w:rsidR="006034A6">
        <w:rPr>
          <w:rFonts w:eastAsia="Calibri" w:cs="Calibri"/>
        </w:rPr>
        <w:t xml:space="preserve">Chapter </w:t>
      </w:r>
      <w:r w:rsidRPr="00D14360" w:rsidR="003749D4">
        <w:rPr>
          <w:rFonts w:eastAsia="Calibri" w:cs="Calibri"/>
        </w:rPr>
        <w:t>5.1.1</w:t>
      </w:r>
      <w:r w:rsidRPr="00D14360" w:rsidR="00693FC4">
        <w:rPr>
          <w:rFonts w:eastAsia="Calibri" w:cs="Calibri"/>
        </w:rPr>
        <w:t>0</w:t>
      </w:r>
      <w:r w:rsidRPr="00D14360" w:rsidR="003749D4">
        <w:rPr>
          <w:rFonts w:eastAsia="Calibri" w:cs="Calibri"/>
        </w:rPr>
        <w:t>.2</w:t>
      </w:r>
      <w:r w:rsidRPr="00D14360">
        <w:rPr>
          <w:rFonts w:eastAsia="Calibri" w:cs="Calibri"/>
        </w:rPr>
        <w:t xml:space="preserve"> Date/Time Precision for additional information about how to represent and interpret date ranges that use an effectiveTime/low and effectiveTime/high. The CDA Example Task Force includes a document that summarizes commonly used medication frequencies</w:t>
      </w:r>
      <w:r w:rsidRPr="00D14360" w:rsidR="009B30E1">
        <w:rPr>
          <w:rFonts w:eastAsia="Calibri" w:cs="Calibri"/>
        </w:rPr>
        <w:t>.</w:t>
      </w:r>
      <w:r w:rsidRPr="00D14360">
        <w:rPr>
          <w:rFonts w:eastAsia="Calibri" w:cs="Calibri"/>
          <w:vertAlign w:val="superscript"/>
        </w:rPr>
        <w:footnoteReference w:id="134"/>
      </w:r>
    </w:p>
    <w:p w:rsidRPr="00D14360" w:rsidR="00504F98" w:rsidP="00B505D2" w:rsidRDefault="00504F98" w14:paraId="0EAE7BCA" w14:textId="569050C9">
      <w:pPr>
        <w:spacing w:after="120"/>
        <w:rPr>
          <w:rFonts w:eastAsia="Calibri" w:cs="Calibri"/>
          <w:b/>
        </w:rPr>
      </w:pPr>
      <w:r w:rsidRPr="00D14360">
        <w:rPr>
          <w:rFonts w:eastAsia="Calibri" w:cs="Calibri"/>
          <w:b/>
          <w:bCs/>
        </w:rPr>
        <w:t>Reference:</w:t>
      </w:r>
      <w:r w:rsidRPr="00AD08FB">
        <w:rPr>
          <w:rFonts w:eastAsia="Calibri" w:cs="Calibri"/>
          <w:color w:val="000000"/>
        </w:rPr>
        <w:t xml:space="preserve"> </w:t>
      </w:r>
      <w:hyperlink w:history="1" w:anchor="_Date/Time_Precision">
        <w:r w:rsidRPr="00AD08FB" w:rsidR="00693FC4">
          <w:rPr>
            <w:rStyle w:val="Hyperlink"/>
            <w:rFonts w:eastAsia="Calibri" w:cs="Calibri"/>
            <w:color w:val="000000"/>
            <w:u w:val="none"/>
          </w:rPr>
          <w:t xml:space="preserve"> </w:t>
        </w:r>
        <w:r w:rsidRPr="007770C6" w:rsidR="00693FC4">
          <w:rPr>
            <w:rStyle w:val="Hyperlink"/>
            <w:rFonts w:eastAsia="Calibri" w:cs="Calibri"/>
          </w:rPr>
          <w:t>5.1.10.2 Date/Time Precision</w:t>
        </w:r>
      </w:hyperlink>
    </w:p>
    <w:p w:rsidRPr="00C64922" w:rsidR="00DD51B1" w:rsidP="00FD31AC" w:rsidRDefault="00DD51B1" w14:paraId="56CFA7C8" w14:textId="0F3A765E">
      <w:pPr>
        <w:pStyle w:val="Heading3"/>
      </w:pPr>
      <w:bookmarkStart w:name="_p4ghi1nqvn4w" w:colFirst="0" w:colLast="0" w:id="1903"/>
      <w:bookmarkStart w:name="_r39o2v63m0do" w:colFirst="0" w:colLast="0" w:id="1904"/>
      <w:bookmarkStart w:name="_Toc10707524" w:id="1905"/>
      <w:bookmarkStart w:name="_Toc11043670" w:id="1906"/>
      <w:bookmarkStart w:name="_Toc11045637" w:id="1907"/>
      <w:bookmarkStart w:name="_Toc11391305" w:id="1908"/>
      <w:bookmarkStart w:name="_Toc119939875" w:id="1909"/>
      <w:bookmarkStart w:name="_Toc135312906" w:id="1910"/>
      <w:bookmarkEnd w:id="1903"/>
      <w:bookmarkEnd w:id="1904"/>
      <w:r w:rsidRPr="00C64922">
        <w:t>Immunization</w:t>
      </w:r>
      <w:bookmarkEnd w:id="1905"/>
      <w:bookmarkEnd w:id="1906"/>
      <w:bookmarkEnd w:id="1907"/>
      <w:bookmarkEnd w:id="1908"/>
      <w:bookmarkEnd w:id="1909"/>
      <w:bookmarkEnd w:id="1910"/>
    </w:p>
    <w:p w:rsidRPr="00C64922" w:rsidR="00DD51B1" w:rsidP="004C76D9" w:rsidRDefault="00DD51B1" w14:paraId="776494B8" w14:textId="7EEE820B">
      <w:pPr>
        <w:pStyle w:val="Heading4"/>
      </w:pPr>
      <w:bookmarkStart w:name="_Toc11043671" w:id="1911"/>
      <w:r w:rsidRPr="00C64922">
        <w:t>Recording Immunization Date</w:t>
      </w:r>
      <w:bookmarkEnd w:id="1911"/>
    </w:p>
    <w:p w:rsidRPr="00D14360" w:rsidR="00DD51B1" w:rsidP="00B505D2" w:rsidRDefault="00DD51B1" w14:paraId="68AA5AB7" w14:textId="77777777">
      <w:pPr>
        <w:spacing w:after="120"/>
        <w:rPr>
          <w:rFonts w:eastAsia="Calibri" w:cs="Calibri"/>
        </w:rPr>
      </w:pPr>
      <w:r w:rsidRPr="00D14360">
        <w:rPr>
          <w:rFonts w:eastAsia="Calibri" w:cs="Calibri"/>
        </w:rPr>
        <w:t xml:space="preserve">When recording an actual immunization (with moodCode = EVN), the effectiveTime represents when the immunization was </w:t>
      </w:r>
      <w:r w:rsidRPr="00D14360" w:rsidR="003749D4">
        <w:rPr>
          <w:rFonts w:eastAsia="Calibri" w:cs="Calibri"/>
        </w:rPr>
        <w:t>given,</w:t>
      </w:r>
      <w:r w:rsidRPr="00D14360">
        <w:rPr>
          <w:rFonts w:eastAsia="Calibri" w:cs="Calibri"/>
        </w:rPr>
        <w:t xml:space="preserve"> and this will generally just be a single dateTime value. Most of the time, when recording the </w:t>
      </w:r>
      <w:r w:rsidRPr="00D14360" w:rsidR="00A57126">
        <w:rPr>
          <w:rFonts w:eastAsia="Calibri" w:cs="Calibri"/>
        </w:rPr>
        <w:t>i</w:t>
      </w:r>
      <w:r w:rsidRPr="00D14360">
        <w:rPr>
          <w:rFonts w:eastAsia="Calibri" w:cs="Calibri"/>
        </w:rPr>
        <w:t>mmunization date, the effectiveTime element should contain just a single @value. However, there is a use case for using an interval when requesting an immunization, i.e. have this immunization done between date 1 and date 2.</w:t>
      </w:r>
    </w:p>
    <w:p w:rsidRPr="00C64922" w:rsidR="003749D4" w:rsidP="00E42FA6" w:rsidRDefault="000816FD" w14:paraId="6A6712B1" w14:textId="5A8F1C94">
      <w:pPr>
        <w:pStyle w:val="Caption"/>
        <w:keepNext/>
        <w:spacing w:after="0"/>
      </w:pPr>
      <w:bookmarkStart w:name="_1baon6m" w:colFirst="0" w:colLast="0" w:id="1912"/>
      <w:bookmarkEnd w:id="1912"/>
      <w:r>
        <w:t xml:space="preserve">  </w:t>
      </w:r>
      <w:bookmarkStart w:name="_Toc118898782" w:id="1913"/>
      <w:bookmarkStart w:name="_Toc119939985" w:id="1914"/>
      <w:bookmarkStart w:name="_Toc135313017" w:id="1915"/>
      <w:r w:rsidRPr="00C64922" w:rsidR="003749D4">
        <w:t xml:space="preserve">Example </w:t>
      </w:r>
      <w:r>
        <w:fldChar w:fldCharType="begin"/>
      </w:r>
      <w:r>
        <w:instrText>SEQ Example \* ARABIC</w:instrText>
      </w:r>
      <w:r>
        <w:fldChar w:fldCharType="separate"/>
      </w:r>
      <w:r w:rsidR="00DC1072">
        <w:rPr>
          <w:noProof/>
        </w:rPr>
        <w:t>62</w:t>
      </w:r>
      <w:r>
        <w:fldChar w:fldCharType="end"/>
      </w:r>
      <w:r w:rsidRPr="00C64922" w:rsidR="003749D4">
        <w:t>: Influenza Vaccination</w:t>
      </w:r>
      <w:r w:rsidRPr="00D14360" w:rsidR="003749D4">
        <w:rPr>
          <w:rFonts w:eastAsia="Calibri" w:cs="Calibri"/>
          <w:b/>
          <w:vertAlign w:val="superscript"/>
        </w:rPr>
        <w:footnoteReference w:id="135"/>
      </w:r>
      <w:bookmarkEnd w:id="1913"/>
      <w:bookmarkEnd w:id="1914"/>
      <w:bookmarkEnd w:id="1915"/>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1B2929" w:rsidTr="004E29C8" w14:paraId="50B84BC0" w14:textId="77777777">
        <w:tc>
          <w:tcPr>
            <w:tcW w:w="9350" w:type="dxa"/>
            <w:shd w:val="clear" w:color="auto" w:fill="auto"/>
          </w:tcPr>
          <w:p w:rsidRPr="00D14360" w:rsidR="001B2929" w:rsidP="001B2929" w:rsidRDefault="001B2929" w14:paraId="0F4505F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&lt;section&gt;</w:t>
            </w:r>
          </w:p>
          <w:p w:rsidRPr="00D14360" w:rsidR="001B2929" w:rsidP="001B2929" w:rsidRDefault="001B2929" w14:paraId="6601A8C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conforms to Immunizations section with entries optional --&gt;</w:t>
            </w:r>
          </w:p>
          <w:p w:rsidRPr="00D14360" w:rsidR="001B2929" w:rsidP="001B2929" w:rsidRDefault="001B2929" w14:paraId="68B46C9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root="2.16.840.1.113883.10.20.22.2.2"/&gt;</w:t>
            </w:r>
          </w:p>
          <w:p w:rsidRPr="00D14360" w:rsidR="001B2929" w:rsidP="001B2929" w:rsidRDefault="001B2929" w14:paraId="6CB6298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Immunizations section with entries required --&gt;</w:t>
            </w:r>
          </w:p>
          <w:p w:rsidRPr="00D14360" w:rsidR="001B2929" w:rsidP="001B2929" w:rsidRDefault="001B2929" w14:paraId="23640FF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root="2.16.840.1.113883.10.20.22.2.2.1"/&gt;</w:t>
            </w:r>
          </w:p>
          <w:p w:rsidRPr="00D14360" w:rsidR="001B2929" w:rsidP="001B2929" w:rsidRDefault="001B2929" w14:paraId="50C61EC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code="11369-6" codeSystem="2.16.840.1.113883.6.1" codeSystemName="LOINC"</w:t>
            </w:r>
          </w:p>
          <w:p w:rsidRPr="00D14360" w:rsidR="001B2929" w:rsidP="001B2929" w:rsidRDefault="001B2929" w14:paraId="5B975EC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displayName="History of immunizations"/&gt;</w:t>
            </w:r>
          </w:p>
          <w:p w:rsidRPr="00D14360" w:rsidR="001B2929" w:rsidP="001B2929" w:rsidRDefault="001B2929" w14:paraId="591CEC9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&lt;title&gt;IMMUNIZATIONS&lt;/title&gt;</w:t>
            </w:r>
          </w:p>
          <w:p w:rsidRPr="00D14360" w:rsidR="001B2929" w:rsidP="001B2929" w:rsidRDefault="001B2929" w14:paraId="45AE0C7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&lt;text&gt;</w:t>
            </w:r>
          </w:p>
          <w:p w:rsidRPr="00D14360" w:rsidR="001B2929" w:rsidP="001B2929" w:rsidRDefault="001B2929" w14:paraId="41210B5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&lt;content ID="immunSect"/&gt;</w:t>
            </w:r>
          </w:p>
          <w:p w:rsidRPr="00D14360" w:rsidR="001B2929" w:rsidP="001B2929" w:rsidRDefault="001B2929" w14:paraId="2BBE02B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table omitted for space --&gt;</w:t>
            </w:r>
          </w:p>
          <w:p w:rsidRPr="00D14360" w:rsidR="001B2929" w:rsidP="001B2929" w:rsidRDefault="001B2929" w14:paraId="337A2F9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&lt;/text&gt;</w:t>
            </w:r>
          </w:p>
          <w:p w:rsidRPr="00D14360" w:rsidR="001B2929" w:rsidP="001B2929" w:rsidRDefault="001B2929" w14:paraId="717FC3C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 typeCode="DRIV"&gt;</w:t>
            </w:r>
          </w:p>
          <w:p w:rsidRPr="00D14360" w:rsidR="001B2929" w:rsidP="001B2929" w:rsidRDefault="001B2929" w14:paraId="4D85F3D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&lt;substanceAdministration classCode="SBADM" moodCode="EVN" negationInd="false"&gt;</w:t>
            </w:r>
          </w:p>
          <w:p w:rsidRPr="00D14360" w:rsidR="001B2929" w:rsidP="001B2929" w:rsidRDefault="001B2929" w14:paraId="26E9785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 Immunization activity ** --&gt;</w:t>
            </w:r>
          </w:p>
          <w:p w:rsidRPr="00D14360" w:rsidR="001B2929" w:rsidP="001B2929" w:rsidRDefault="001B2929" w14:paraId="65BB9D7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root="2.16.840.1.113883.10.20.22.4.52"/&gt;</w:t>
            </w:r>
          </w:p>
          <w:p w:rsidRPr="00D14360" w:rsidR="001B2929" w:rsidP="001B2929" w:rsidRDefault="001B2929" w14:paraId="6995C17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root="e6f1ba43-c0ed-4b9b-9f12-f435d8ad8f92"/&gt;</w:t>
            </w:r>
          </w:p>
          <w:p w:rsidRPr="00D14360" w:rsidR="001B2929" w:rsidP="001B2929" w:rsidRDefault="001B2929" w14:paraId="312BD22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&lt;text&gt;</w:t>
            </w:r>
          </w:p>
          <w:p w:rsidRPr="00D14360" w:rsidR="001B2929" w:rsidP="001B2929" w:rsidRDefault="001B2929" w14:paraId="792975B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&lt;reference value="#immun1"/&gt;</w:t>
            </w:r>
          </w:p>
          <w:p w:rsidRPr="00D14360" w:rsidR="001B2929" w:rsidP="001B2929" w:rsidRDefault="001B2929" w14:paraId="4696922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&lt;/text&gt;</w:t>
            </w:r>
          </w:p>
          <w:p w:rsidRPr="00D14360" w:rsidR="001B2929" w:rsidP="001B2929" w:rsidRDefault="001B2929" w14:paraId="1971A88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Indicates the status of the substanceAdministartion --&gt;</w:t>
            </w:r>
          </w:p>
          <w:p w:rsidRPr="00D14360" w:rsidR="001B2929" w:rsidP="001B2929" w:rsidRDefault="001B2929" w14:paraId="385B0C0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&lt;statusCode code="completed"/&gt;</w:t>
            </w:r>
          </w:p>
          <w:p w:rsidRPr="00D14360" w:rsidR="001B2929" w:rsidP="001B2929" w:rsidRDefault="001B2929" w14:paraId="17E918E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&lt;effectiveTime value="20100815"/&gt;</w:t>
            </w:r>
          </w:p>
          <w:p w:rsidRPr="00D14360" w:rsidR="001B2929" w:rsidP="001B2929" w:rsidRDefault="001B2929" w14:paraId="646C02E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&lt;consumable&gt;</w:t>
            </w:r>
          </w:p>
          <w:p w:rsidRPr="00D14360" w:rsidR="001B2929" w:rsidP="001B2929" w:rsidRDefault="001B2929" w14:paraId="1EB8DE6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&lt;manufacturedProduct classCode="MANU"&gt;</w:t>
            </w:r>
          </w:p>
          <w:p w:rsidRPr="00D14360" w:rsidR="001B2929" w:rsidP="001B2929" w:rsidRDefault="001B2929" w14:paraId="3538872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 Immunization medication information ** --&gt;</w:t>
            </w:r>
          </w:p>
          <w:p w:rsidRPr="00D14360" w:rsidR="001B2929" w:rsidP="001B2929" w:rsidRDefault="001B2929" w14:paraId="54A6DC4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&lt;templateId root="2.16.840.1.113883.10.20.22.4.54"/&gt;</w:t>
            </w:r>
          </w:p>
          <w:p w:rsidRPr="00D14360" w:rsidR="001B2929" w:rsidP="001B2929" w:rsidRDefault="001B2929" w14:paraId="205D979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&lt;manufacturedMaterial&gt;</w:t>
            </w:r>
          </w:p>
          <w:p w:rsidRPr="00D14360" w:rsidR="001B2929" w:rsidP="001B2929" w:rsidRDefault="001B2929" w14:paraId="418C4E3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code="88" codeSystem="2.16.840.1.113883.12.292"</w:t>
            </w:r>
          </w:p>
          <w:p w:rsidRPr="00D14360" w:rsidR="001B2929" w:rsidP="001B2929" w:rsidRDefault="001B2929" w14:paraId="3EA2A60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displayName="Influenza virus vaccine" codeSystemName="CVX"/&gt;                                           </w:t>
            </w:r>
          </w:p>
          <w:p w:rsidRPr="00D14360" w:rsidR="001B2929" w:rsidP="001B2929" w:rsidRDefault="001B2929" w14:paraId="00C8E81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&lt;lotNumberText&gt;1&lt;/lotNumberText&gt;</w:t>
            </w:r>
          </w:p>
          <w:p w:rsidRPr="00D14360" w:rsidR="001B2929" w:rsidP="001B2929" w:rsidRDefault="001B2929" w14:paraId="367B6F2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&lt;/manufacturedMaterial&gt;</w:t>
            </w:r>
          </w:p>
          <w:p w:rsidRPr="00D14360" w:rsidR="001B2929" w:rsidP="001B2929" w:rsidRDefault="001B2929" w14:paraId="3863EDA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Optional manufacturerOrganization</w:t>
            </w:r>
          </w:p>
          <w:p w:rsidRPr="00D14360" w:rsidR="001B2929" w:rsidP="001B2929" w:rsidRDefault="001B2929" w14:paraId="6CA0233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&lt;manufacturerOrganization&gt;</w:t>
            </w:r>
          </w:p>
          <w:p w:rsidRPr="00D14360" w:rsidR="001B2929" w:rsidP="001B2929" w:rsidRDefault="001B2929" w14:paraId="5673B3C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&lt;name&gt;Health LS - Immuno Inc.&lt;/name&gt;</w:t>
            </w:r>
          </w:p>
          <w:p w:rsidRPr="00D14360" w:rsidR="001B2929" w:rsidP="001B2929" w:rsidRDefault="001B2929" w14:paraId="2FC46EC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&lt;/manufacturerOrganization&gt;--&gt;</w:t>
            </w:r>
          </w:p>
          <w:p w:rsidRPr="00D14360" w:rsidR="001B2929" w:rsidP="001B2929" w:rsidRDefault="001B2929" w14:paraId="1DDB66F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&lt;/manufacturedProduct&gt;  </w:t>
            </w:r>
          </w:p>
          <w:p w:rsidRPr="00D14360" w:rsidR="001B2929" w:rsidP="001B2929" w:rsidRDefault="001B2929" w14:paraId="050A104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&lt;/consumable&gt;</w:t>
            </w:r>
          </w:p>
          <w:p w:rsidRPr="00D14360" w:rsidR="001B2929" w:rsidP="001B2929" w:rsidRDefault="001B2929" w14:paraId="6E1F925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Optional Performer </w:t>
            </w:r>
          </w:p>
          <w:p w:rsidRPr="00D14360" w:rsidR="001B2929" w:rsidP="001B2929" w:rsidRDefault="001B2929" w14:paraId="4C3DFAE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&lt;performer&gt;</w:t>
            </w:r>
          </w:p>
          <w:p w:rsidRPr="00D14360" w:rsidR="001B2929" w:rsidP="001B2929" w:rsidRDefault="001B2929" w14:paraId="00D068E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&lt;assignedEntity&gt;</w:t>
            </w:r>
          </w:p>
          <w:p w:rsidRPr="00D14360" w:rsidR="001B2929" w:rsidP="001B2929" w:rsidRDefault="001B2929" w14:paraId="5654799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root="2.16.840.1.113883.19.5.9999.456" extension="2981824"/&gt;</w:t>
            </w:r>
          </w:p>
          <w:p w:rsidRPr="00D14360" w:rsidR="001B2929" w:rsidP="001B2929" w:rsidRDefault="001B2929" w14:paraId="01C8BD3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&lt;addr&gt;</w:t>
            </w:r>
          </w:p>
          <w:p w:rsidRPr="00D14360" w:rsidR="001B2929" w:rsidP="001B2929" w:rsidRDefault="001B2929" w14:paraId="0D0FD0D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&lt;streetAddressLine&gt;1021 Health Drive&lt;/streetAddressLine&gt;</w:t>
            </w:r>
          </w:p>
          <w:p w:rsidRPr="00D14360" w:rsidR="001B2929" w:rsidP="001B2929" w:rsidRDefault="001B2929" w14:paraId="32CC2E4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&lt;city&gt;Ann Arbor&lt;/city&gt;</w:t>
            </w:r>
          </w:p>
          <w:p w:rsidRPr="00D14360" w:rsidR="001B2929" w:rsidP="001B2929" w:rsidRDefault="001B2929" w14:paraId="5E18975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&lt;state&gt;MI&lt;/state&gt;</w:t>
            </w:r>
          </w:p>
          <w:p w:rsidRPr="00D14360" w:rsidR="001B2929" w:rsidP="001B2929" w:rsidRDefault="001B2929" w14:paraId="7073376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&lt;postalCode&gt;99099&lt;/postalCode&gt;</w:t>
            </w:r>
          </w:p>
          <w:p w:rsidRPr="00D14360" w:rsidR="001B2929" w:rsidP="001B2929" w:rsidRDefault="001B2929" w14:paraId="0F21CC4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&lt;country&gt;US&lt;/country&gt;</w:t>
            </w:r>
          </w:p>
          <w:p w:rsidRPr="00D14360" w:rsidR="001B2929" w:rsidP="001B2929" w:rsidRDefault="001B2929" w14:paraId="1EA59F1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&lt;/addr&gt;</w:t>
            </w:r>
          </w:p>
          <w:p w:rsidRPr="00D14360" w:rsidR="001B2929" w:rsidP="001B2929" w:rsidRDefault="001B2929" w14:paraId="52D45DF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&lt;telecom nullFlavor="UNK"/&gt;</w:t>
            </w:r>
          </w:p>
          <w:p w:rsidRPr="00D14360" w:rsidR="001B2929" w:rsidP="001B2929" w:rsidRDefault="001B2929" w14:paraId="382694B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&lt;assignedPerson&gt;</w:t>
            </w:r>
          </w:p>
          <w:p w:rsidRPr="00D14360" w:rsidR="001B2929" w:rsidP="001B2929" w:rsidRDefault="001B2929" w14:paraId="3B2325B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&lt;name&gt;</w:t>
            </w:r>
          </w:p>
          <w:p w:rsidRPr="00D14360" w:rsidR="001B2929" w:rsidP="001B2929" w:rsidRDefault="001B2929" w14:paraId="4E6AA80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&lt;given&gt;Amanda&lt;/given&gt;</w:t>
            </w:r>
          </w:p>
          <w:p w:rsidRPr="00D14360" w:rsidR="001B2929" w:rsidP="001B2929" w:rsidRDefault="001B2929" w14:paraId="6CBD30D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&lt;family&gt;Assigned&lt;/family&gt;</w:t>
            </w:r>
          </w:p>
          <w:p w:rsidRPr="00D14360" w:rsidR="001B2929" w:rsidP="001B2929" w:rsidRDefault="001B2929" w14:paraId="3107A49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&lt;/name&gt;</w:t>
            </w:r>
          </w:p>
          <w:p w:rsidRPr="00D14360" w:rsidR="001B2929" w:rsidP="001B2929" w:rsidRDefault="001B2929" w14:paraId="0D40F6E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&lt;/assignedPerson&gt;</w:t>
            </w:r>
          </w:p>
          <w:p w:rsidRPr="00D14360" w:rsidR="001B2929" w:rsidP="001B2929" w:rsidRDefault="001B2929" w14:paraId="104D373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&lt;representedOrganization&gt;</w:t>
            </w:r>
          </w:p>
          <w:p w:rsidRPr="00D14360" w:rsidR="001B2929" w:rsidP="001B2929" w:rsidRDefault="001B2929" w14:paraId="7D4CFCE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root="2.16.840.1.113883.19.5.9999.1394"/&gt;</w:t>
            </w:r>
          </w:p>
          <w:p w:rsidRPr="00D14360" w:rsidR="001B2929" w:rsidP="001B2929" w:rsidRDefault="001B2929" w14:paraId="0D8EBFF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&lt;name&gt;Good Health Clinic&lt;/name&gt;</w:t>
            </w:r>
          </w:p>
          <w:p w:rsidRPr="00D14360" w:rsidR="001B2929" w:rsidP="001B2929" w:rsidRDefault="001B2929" w14:paraId="3866905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&lt;telecom nullFlavor="UNK"/&gt;</w:t>
            </w:r>
          </w:p>
          <w:p w:rsidRPr="00D14360" w:rsidR="001B2929" w:rsidP="001B2929" w:rsidRDefault="001B2929" w14:paraId="51BC22E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&lt;addr nullFlavor="UNK"/&gt;</w:t>
            </w:r>
          </w:p>
          <w:p w:rsidRPr="00D14360" w:rsidR="001B2929" w:rsidP="001B2929" w:rsidRDefault="001B2929" w14:paraId="39932AA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&lt;/representedOrganization&gt;</w:t>
            </w:r>
          </w:p>
          <w:p w:rsidRPr="00D14360" w:rsidR="001B2929" w:rsidP="001B2929" w:rsidRDefault="001B2929" w14:paraId="5DD8B18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&lt;/assignedEntity&gt;</w:t>
            </w:r>
          </w:p>
          <w:p w:rsidRPr="00D14360" w:rsidR="001B2929" w:rsidP="001B2929" w:rsidRDefault="001B2929" w14:paraId="5D20100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&lt;/performer&gt; --&gt;</w:t>
            </w:r>
          </w:p>
          <w:p w:rsidRPr="00D14360" w:rsidR="001B2929" w:rsidP="001B2929" w:rsidRDefault="001B2929" w14:paraId="3213403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&lt;/substanceAdministration&gt;</w:t>
            </w:r>
          </w:p>
          <w:p w:rsidRPr="00D14360" w:rsidR="001B2929" w:rsidP="001B2929" w:rsidRDefault="001B2929" w14:paraId="27938B3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&lt;/entry&gt;</w:t>
            </w:r>
          </w:p>
          <w:p w:rsidRPr="00D14360" w:rsidR="001B2929" w:rsidP="001B2929" w:rsidRDefault="001B2929" w14:paraId="6250CC3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&lt;/section&gt;</w:t>
            </w:r>
          </w:p>
        </w:tc>
      </w:tr>
    </w:tbl>
    <w:p w:rsidRPr="00C64922" w:rsidR="001B2929" w:rsidP="001B2929" w:rsidRDefault="001B2929" w14:paraId="493EEDCD" w14:textId="77777777"/>
    <w:p w:rsidRPr="00C64922" w:rsidR="00DD51B1" w:rsidP="004C76D9" w:rsidRDefault="00DD51B1" w14:paraId="0E359E47" w14:textId="77777777">
      <w:pPr>
        <w:pStyle w:val="Heading4"/>
      </w:pPr>
      <w:bookmarkStart w:name="_ir73of7umvu5" w:colFirst="0" w:colLast="0" w:id="1916"/>
      <w:bookmarkStart w:name="_Toc11043672" w:id="1917"/>
      <w:bookmarkEnd w:id="1916"/>
      <w:r w:rsidRPr="00C64922">
        <w:t>Immunization Status Code</w:t>
      </w:r>
      <w:bookmarkEnd w:id="1917"/>
    </w:p>
    <w:p w:rsidRPr="00D14360" w:rsidR="00DD51B1" w:rsidP="00B505D2" w:rsidRDefault="00DD51B1" w14:paraId="3A05C43D" w14:textId="77777777">
      <w:pPr>
        <w:spacing w:after="120"/>
        <w:rPr>
          <w:rFonts w:eastAsia="Calibri" w:cs="Calibri"/>
        </w:rPr>
      </w:pPr>
      <w:r w:rsidRPr="00D14360">
        <w:rPr>
          <w:rFonts w:eastAsia="Calibri" w:cs="Calibri"/>
        </w:rPr>
        <w:t xml:space="preserve">When recording the immunization status code, the normal value would be </w:t>
      </w:r>
      <w:r w:rsidRPr="00D14360" w:rsidR="00A57126">
        <w:rPr>
          <w:rFonts w:eastAsia="Calibri" w:cs="Calibri"/>
        </w:rPr>
        <w:t>“</w:t>
      </w:r>
      <w:r w:rsidRPr="00D14360">
        <w:rPr>
          <w:rFonts w:eastAsia="Calibri" w:cs="Calibri"/>
        </w:rPr>
        <w:t>completed</w:t>
      </w:r>
      <w:r w:rsidRPr="00D14360" w:rsidR="00A57126">
        <w:rPr>
          <w:rFonts w:eastAsia="Calibri" w:cs="Calibri"/>
        </w:rPr>
        <w:t>”</w:t>
      </w:r>
      <w:r w:rsidRPr="00D14360">
        <w:rPr>
          <w:rFonts w:eastAsia="Calibri" w:cs="Calibri"/>
        </w:rPr>
        <w:t xml:space="preserve">, as this represents an immunization that has been completely given.  In extremely rare circumstances, a status of </w:t>
      </w:r>
      <w:r w:rsidRPr="00D14360" w:rsidR="00A57126">
        <w:rPr>
          <w:rFonts w:eastAsia="Calibri" w:cs="Calibri"/>
        </w:rPr>
        <w:t>“</w:t>
      </w:r>
      <w:r w:rsidRPr="00D14360">
        <w:rPr>
          <w:rFonts w:eastAsia="Calibri" w:cs="Calibri"/>
        </w:rPr>
        <w:t>active</w:t>
      </w:r>
      <w:r w:rsidRPr="00D14360" w:rsidR="00A57126">
        <w:rPr>
          <w:rFonts w:eastAsia="Calibri" w:cs="Calibri"/>
        </w:rPr>
        <w:t>”</w:t>
      </w:r>
      <w:r w:rsidRPr="00D14360">
        <w:rPr>
          <w:rFonts w:eastAsia="Calibri" w:cs="Calibri"/>
        </w:rPr>
        <w:t xml:space="preserve"> could be used.  The use of </w:t>
      </w:r>
      <w:r w:rsidRPr="00D14360" w:rsidR="00A57126">
        <w:rPr>
          <w:rFonts w:eastAsia="Calibri" w:cs="Calibri"/>
        </w:rPr>
        <w:t>”</w:t>
      </w:r>
      <w:r w:rsidRPr="00D14360">
        <w:rPr>
          <w:rFonts w:eastAsia="Calibri" w:cs="Calibri"/>
        </w:rPr>
        <w:t>active</w:t>
      </w:r>
      <w:r w:rsidRPr="00D14360" w:rsidR="00A57126">
        <w:rPr>
          <w:rFonts w:eastAsia="Calibri" w:cs="Calibri"/>
        </w:rPr>
        <w:t>”</w:t>
      </w:r>
      <w:r w:rsidRPr="00D14360">
        <w:rPr>
          <w:rFonts w:eastAsia="Calibri" w:cs="Calibri"/>
        </w:rPr>
        <w:t xml:space="preserve"> implies that a single immunization is still on-going.  This would not be appropriate for one shot in a series of immunizations.  Series immunizations should be represented with multiple Immunization Activity (3.41) entries, each with a status of </w:t>
      </w:r>
      <w:r w:rsidRPr="00D14360" w:rsidR="00A57126">
        <w:rPr>
          <w:rFonts w:eastAsia="Calibri" w:cs="Calibri"/>
        </w:rPr>
        <w:t>“</w:t>
      </w:r>
      <w:r w:rsidRPr="00D14360">
        <w:rPr>
          <w:rFonts w:eastAsia="Calibri" w:cs="Calibri"/>
        </w:rPr>
        <w:t>completed</w:t>
      </w:r>
      <w:r w:rsidRPr="00D14360" w:rsidR="00A57126">
        <w:rPr>
          <w:rFonts w:eastAsia="Calibri" w:cs="Calibri"/>
        </w:rPr>
        <w:t>.”</w:t>
      </w:r>
      <w:r w:rsidRPr="00D14360">
        <w:rPr>
          <w:rFonts w:eastAsia="Calibri" w:cs="Calibri"/>
        </w:rPr>
        <w:t xml:space="preserve"> </w:t>
      </w:r>
    </w:p>
    <w:p w:rsidRPr="00C64922" w:rsidR="00DD51B1" w:rsidP="00FD31AC" w:rsidRDefault="00DD51B1" w14:paraId="0A4625B7" w14:textId="15D455A3">
      <w:pPr>
        <w:pStyle w:val="Heading3"/>
      </w:pPr>
      <w:bookmarkStart w:name="_rdql11qorczb" w:colFirst="0" w:colLast="0" w:id="1918"/>
      <w:bookmarkStart w:name="_uyajiiw16owl" w:colFirst="0" w:colLast="0" w:id="1919"/>
      <w:bookmarkStart w:name="_Procedure" w:id="1920"/>
      <w:bookmarkStart w:name="_Toc10707525" w:id="1921"/>
      <w:bookmarkStart w:name="_Toc11043675" w:id="1922"/>
      <w:bookmarkStart w:name="_Toc11045638" w:id="1923"/>
      <w:bookmarkStart w:name="_Toc11391306" w:id="1924"/>
      <w:bookmarkStart w:name="_Ref98770828" w:id="1925"/>
      <w:bookmarkStart w:name="_Ref98770832" w:id="1926"/>
      <w:bookmarkStart w:name="_Toc119939876" w:id="1927"/>
      <w:bookmarkStart w:name="_Toc135312907" w:id="1928"/>
      <w:bookmarkEnd w:id="1918"/>
      <w:bookmarkEnd w:id="1919"/>
      <w:bookmarkEnd w:id="1920"/>
      <w:r w:rsidRPr="00C64922">
        <w:t>Procedure</w:t>
      </w:r>
      <w:bookmarkEnd w:id="1921"/>
      <w:bookmarkEnd w:id="1922"/>
      <w:bookmarkEnd w:id="1923"/>
      <w:bookmarkEnd w:id="1924"/>
      <w:bookmarkEnd w:id="1925"/>
      <w:bookmarkEnd w:id="1926"/>
      <w:bookmarkEnd w:id="1927"/>
      <w:bookmarkEnd w:id="1928"/>
    </w:p>
    <w:p w:rsidR="0007159E" w:rsidP="0007159E" w:rsidRDefault="0007159E" w14:paraId="1F6A2DFA" w14:textId="77777777">
      <w:pPr>
        <w:spacing w:after="120"/>
        <w:rPr>
          <w:rFonts w:cs="Calibri"/>
        </w:rPr>
      </w:pPr>
      <w:r>
        <w:rPr>
          <w:rFonts w:cs="Calibri"/>
        </w:rPr>
        <w:t>Historically, and in C-CDA R2.1, to align with the HL7 RIM definition of what constitutes a procedure; “</w:t>
      </w:r>
      <w:r w:rsidRPr="00C16EE8">
        <w:rPr>
          <w:rFonts w:cs="Calibri"/>
        </w:rPr>
        <w:t>An Act whose immediate and primary outcome (post-condition) is the alteration of the physical condition of the subject.</w:t>
      </w:r>
      <w:r>
        <w:rPr>
          <w:rFonts w:cs="Calibri"/>
        </w:rPr>
        <w:t>”, T</w:t>
      </w:r>
      <w:r w:rsidRPr="00D14360">
        <w:rPr>
          <w:rFonts w:cs="Calibri"/>
        </w:rPr>
        <w:t xml:space="preserve">hree templates for representing completed procedures </w:t>
      </w:r>
      <w:r>
        <w:rPr>
          <w:rFonts w:cs="Calibri"/>
        </w:rPr>
        <w:t xml:space="preserve">were defined. </w:t>
      </w:r>
      <w:r w:rsidRPr="00D14360">
        <w:rPr>
          <w:rFonts w:cs="Calibri"/>
        </w:rPr>
        <w:t xml:space="preserve">The Procedure template based on the Procedure Act </w:t>
      </w:r>
      <w:r>
        <w:rPr>
          <w:rFonts w:cs="Calibri"/>
        </w:rPr>
        <w:t>was defined</w:t>
      </w:r>
      <w:r w:rsidRPr="00D14360">
        <w:rPr>
          <w:rFonts w:cs="Calibri"/>
        </w:rPr>
        <w:t xml:space="preserve"> to represent procedures that alter the physical condition of a patient (</w:t>
      </w:r>
      <w:r w:rsidRPr="003A3D50">
        <w:rPr>
          <w:rFonts w:cs="Calibri"/>
          <w:i/>
          <w:iCs/>
        </w:rPr>
        <w:t>e.g</w:t>
      </w:r>
      <w:r w:rsidRPr="00D14360">
        <w:rPr>
          <w:rFonts w:cs="Calibri"/>
        </w:rPr>
        <w:t xml:space="preserve">., splenectomy). The Procedure template based on the Observation Act </w:t>
      </w:r>
      <w:r>
        <w:rPr>
          <w:rFonts w:cs="Calibri"/>
        </w:rPr>
        <w:t>was defined</w:t>
      </w:r>
      <w:r w:rsidRPr="00D14360">
        <w:rPr>
          <w:rFonts w:cs="Calibri"/>
        </w:rPr>
        <w:t xml:space="preserve"> to represent procedures that generate information about a patient’s condition but do not cause physical alteration (</w:t>
      </w:r>
      <w:r w:rsidRPr="003A3D50">
        <w:rPr>
          <w:rFonts w:cs="Calibri"/>
          <w:i/>
          <w:iCs/>
        </w:rPr>
        <w:t>e.g.,</w:t>
      </w:r>
      <w:r w:rsidRPr="00D14360">
        <w:rPr>
          <w:rFonts w:cs="Calibri"/>
        </w:rPr>
        <w:t xml:space="preserve"> a test like an EEG). The Procedure template based on the Act </w:t>
      </w:r>
      <w:r>
        <w:rPr>
          <w:rFonts w:cs="Calibri"/>
        </w:rPr>
        <w:t xml:space="preserve">was defined to represent </w:t>
      </w:r>
      <w:r w:rsidRPr="00D14360">
        <w:rPr>
          <w:rFonts w:cs="Calibri"/>
        </w:rPr>
        <w:t>all other types of procedures (</w:t>
      </w:r>
      <w:r w:rsidRPr="003A3D50">
        <w:rPr>
          <w:rFonts w:cs="Calibri"/>
          <w:i/>
          <w:iCs/>
        </w:rPr>
        <w:t>e.g.,</w:t>
      </w:r>
      <w:r w:rsidRPr="00D14360">
        <w:rPr>
          <w:rFonts w:cs="Calibri"/>
        </w:rPr>
        <w:t xml:space="preserve"> dressing change, patient education).</w:t>
      </w:r>
    </w:p>
    <w:p w:rsidRPr="00D14360" w:rsidR="0007159E" w:rsidP="0007159E" w:rsidRDefault="0007159E" w14:paraId="47729667" w14:textId="77777777">
      <w:pPr>
        <w:spacing w:after="120"/>
        <w:rPr>
          <w:rFonts w:cs="Calibri"/>
        </w:rPr>
      </w:pPr>
      <w:r>
        <w:rPr>
          <w:rFonts w:cs="Calibri"/>
        </w:rPr>
        <w:t>However, industry implementations have shown us that most vendors successfully and exclusively use the Procedure Act (</w:t>
      </w:r>
      <w:r w:rsidRPr="008A20A7">
        <w:rPr>
          <w:rFonts w:cs="Calibri"/>
        </w:rPr>
        <w:t>Procedure Activity Procedure [procedure, 2.16.840.1.113883.10.20.22.4.14]</w:t>
      </w:r>
      <w:r>
        <w:rPr>
          <w:rFonts w:cs="Calibri"/>
        </w:rPr>
        <w:t>) to communicate all 3 categories of procedure as the RIM definition differentiation is not made in EHRs or in the clinical workflow.</w:t>
      </w:r>
    </w:p>
    <w:p w:rsidRPr="00D14360" w:rsidR="00A61B88" w:rsidP="00B505D2" w:rsidRDefault="00986722" w14:paraId="62BFF8CE" w14:textId="5FE90A90">
      <w:pPr>
        <w:spacing w:after="120"/>
        <w:rPr>
          <w:rFonts w:cs="Calibri"/>
        </w:rPr>
      </w:pPr>
      <w:r w:rsidRPr="00D14360">
        <w:rPr>
          <w:rFonts w:cs="Calibri"/>
          <w:b/>
          <w:bCs/>
        </w:rPr>
        <w:t>Reference:</w:t>
      </w:r>
      <w:r w:rsidRPr="00AD08FB">
        <w:rPr>
          <w:rFonts w:cs="Calibri"/>
          <w:color w:val="000000"/>
        </w:rPr>
        <w:t xml:space="preserve"> </w:t>
      </w:r>
      <w:hyperlink w:history="1" w:anchor="_Plan/Planning_Information">
        <w:r w:rsidRPr="007770C6" w:rsidR="00225CAE">
          <w:rPr>
            <w:rStyle w:val="Hyperlink"/>
            <w:rFonts w:cs="Calibri"/>
          </w:rPr>
          <w:t>4.3.4 Plan/Planning</w:t>
        </w:r>
        <w:r w:rsidRPr="007770C6" w:rsidR="00264CAA">
          <w:rPr>
            <w:rStyle w:val="Hyperlink"/>
            <w:rFonts w:cs="Calibri"/>
          </w:rPr>
          <w:t xml:space="preserve"> Information</w:t>
        </w:r>
      </w:hyperlink>
    </w:p>
    <w:p w:rsidRPr="00C64922" w:rsidR="00DD51B1" w:rsidP="004C76D9" w:rsidRDefault="00DD51B1" w14:paraId="79B8D458" w14:textId="77777777">
      <w:pPr>
        <w:pStyle w:val="Heading4"/>
      </w:pPr>
      <w:bookmarkStart w:name="_ck33qz115w0n" w:colFirst="0" w:colLast="0" w:id="1929"/>
      <w:bookmarkStart w:name="_Toc11043676" w:id="1930"/>
      <w:bookmarkEnd w:id="1929"/>
      <w:r w:rsidRPr="00C64922">
        <w:t>Procedure</w:t>
      </w:r>
      <w:bookmarkEnd w:id="1930"/>
      <w:r w:rsidRPr="00C64922" w:rsidR="00A61B88">
        <w:t>, Observation, Act</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CD3D7C" w:rsidTr="004E29C8" w14:paraId="5605B0C9" w14:textId="77777777">
        <w:trPr>
          <w:trHeight w:val="576"/>
        </w:trPr>
        <w:tc>
          <w:tcPr>
            <w:tcW w:w="683" w:type="dxa"/>
            <w:tcBorders>
              <w:right w:val="nil"/>
            </w:tcBorders>
            <w:shd w:val="clear" w:color="auto" w:fill="C6D9F1"/>
          </w:tcPr>
          <w:p w:rsidRPr="00C64922" w:rsidR="00CD3D7C" w:rsidP="001104A1" w:rsidRDefault="00634398" w14:paraId="42B7282F" w14:textId="77777777">
            <w:pPr>
              <w:pStyle w:val="BodyText"/>
              <w:rPr>
                <w:noProof/>
              </w:rPr>
            </w:pPr>
            <w:r>
              <w:rPr>
                <w:noProof/>
              </w:rPr>
              <w:drawing>
                <wp:inline distT="0" distB="0" distL="0" distR="0" wp14:anchorId="71C8BACE" wp14:editId="0379D5C9">
                  <wp:extent cx="323215" cy="323215"/>
                  <wp:effectExtent l="0" t="0" r="0" b="635"/>
                  <wp:docPr id="11" name="Graphic 3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6"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7770C6" w:rsidR="00CD3D7C" w:rsidP="001104A1" w:rsidRDefault="00CD3D7C" w14:paraId="078D626D" w14:textId="77777777">
            <w:pPr>
              <w:pStyle w:val="Default"/>
              <w:rPr>
                <w:sz w:val="20"/>
              </w:rPr>
            </w:pPr>
            <w:r w:rsidRPr="007770C6">
              <w:rPr>
                <w:rFonts w:cs="Calibri Light"/>
                <w:sz w:val="20"/>
              </w:rPr>
              <w:t>When representing that a procedure was not performed, the Indication (V2) (identifier: urn:hl7ii:2.16.840.1.113883.10.20.22.4.19:2014-06-09 template MAY be used to represent the rationale for not performing the procedure. More than one indication template may be contained within a Procedure template</w:t>
            </w:r>
            <w:r w:rsidRPr="007770C6">
              <w:rPr>
                <w:rFonts w:cs="Calibri Light"/>
                <w:b/>
                <w:bCs/>
                <w:sz w:val="20"/>
              </w:rPr>
              <w:t>. [</w:t>
            </w:r>
            <w:r w:rsidRPr="007770C6" w:rsidR="00E83F3B">
              <w:rPr>
                <w:rFonts w:cs="Calibri Light"/>
                <w:b/>
                <w:bCs/>
                <w:sz w:val="20"/>
              </w:rPr>
              <w:t>BP-095</w:t>
            </w:r>
            <w:r w:rsidRPr="007770C6">
              <w:rPr>
                <w:rFonts w:cs="Calibri Light"/>
                <w:b/>
                <w:bCs/>
                <w:sz w:val="20"/>
              </w:rPr>
              <w:t>]</w:t>
            </w:r>
          </w:p>
        </w:tc>
      </w:tr>
    </w:tbl>
    <w:p w:rsidRPr="00D14360" w:rsidR="00A61B88" w:rsidP="000447CF" w:rsidRDefault="00A61B88" w14:paraId="15E42738" w14:textId="531BE359">
      <w:pPr>
        <w:pStyle w:val="Caption"/>
        <w:rPr>
          <w:rFonts w:cs="Calibri"/>
          <w:sz w:val="28"/>
          <w:szCs w:val="28"/>
        </w:rPr>
      </w:pPr>
    </w:p>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457"/>
        <w:gridCol w:w="7898"/>
      </w:tblGrid>
      <w:tr w:rsidRPr="00C64922" w:rsidR="004F6FF6" w:rsidTr="004E29C8" w14:paraId="3A965B13" w14:textId="77777777">
        <w:trPr>
          <w:cantSplit/>
          <w:tblHeader/>
        </w:trPr>
        <w:tc>
          <w:tcPr>
            <w:tcW w:w="1457" w:type="dxa"/>
            <w:tcBorders>
              <w:bottom w:val="nil"/>
              <w:right w:val="nil"/>
            </w:tcBorders>
            <w:shd w:val="clear" w:color="auto" w:fill="4F81BD"/>
          </w:tcPr>
          <w:p w:rsidRPr="00D14360" w:rsidR="00E42FA6" w:rsidP="00E42FA6" w:rsidRDefault="00E42FA6" w14:paraId="6CC15806" w14:textId="77777777">
            <w:pPr>
              <w:rPr>
                <w:rFonts w:cs="Calibri"/>
                <w:b/>
                <w:bCs/>
                <w:color w:val="FFFFFF"/>
              </w:rPr>
            </w:pPr>
            <w:r w:rsidRPr="00D14360">
              <w:rPr>
                <w:rFonts w:cs="Calibri"/>
                <w:b/>
                <w:bCs/>
                <w:color w:val="FFFFFF"/>
              </w:rPr>
              <w:t>Entry Template</w:t>
            </w:r>
          </w:p>
        </w:tc>
        <w:tc>
          <w:tcPr>
            <w:tcW w:w="7898" w:type="dxa"/>
            <w:shd w:val="clear" w:color="auto" w:fill="4F81BD"/>
          </w:tcPr>
          <w:p w:rsidRPr="00D14360" w:rsidR="00E42FA6" w:rsidP="00E42FA6" w:rsidRDefault="00E42FA6" w14:paraId="505ABF5C" w14:textId="1737B2C7">
            <w:pPr>
              <w:rPr>
                <w:rFonts w:cs="Calibri"/>
                <w:b/>
                <w:iCs/>
                <w:color w:val="FFFFFF"/>
              </w:rPr>
            </w:pPr>
            <w:r w:rsidRPr="00D14360">
              <w:rPr>
                <w:rFonts w:cs="Calibri"/>
                <w:b/>
                <w:iCs/>
                <w:color w:val="FFFFFF"/>
              </w:rPr>
              <w:t>Procedure Activity Procedure (V</w:t>
            </w:r>
            <w:r w:rsidR="004F44B5">
              <w:rPr>
                <w:rFonts w:cs="Calibri"/>
                <w:b/>
                <w:iCs/>
                <w:color w:val="FFFFFF"/>
              </w:rPr>
              <w:t>3</w:t>
            </w:r>
            <w:r w:rsidRPr="00D14360">
              <w:rPr>
                <w:rFonts w:cs="Calibri"/>
                <w:b/>
                <w:iCs/>
                <w:color w:val="FFFFFF"/>
              </w:rPr>
              <w:t xml:space="preserve">) </w:t>
            </w:r>
          </w:p>
          <w:p w:rsidRPr="00D14360" w:rsidR="00E42FA6" w:rsidP="00E42FA6" w:rsidRDefault="00E42FA6" w14:paraId="76A888D5" w14:textId="256AD274">
            <w:pPr>
              <w:rPr>
                <w:rFonts w:cs="Calibri"/>
                <w:bCs/>
                <w:color w:val="FFFFFF"/>
              </w:rPr>
            </w:pPr>
            <w:r w:rsidRPr="00D14360">
              <w:rPr>
                <w:rFonts w:cs="Calibri"/>
                <w:bCs/>
                <w:color w:val="FFFFFF"/>
                <w:sz w:val="18"/>
                <w:szCs w:val="18"/>
              </w:rPr>
              <w:t>[procedure: identifier urn:hl7ii:2.16.840.1.113883.10.20.22.4.14:20</w:t>
            </w:r>
            <w:r w:rsidR="004F44B5">
              <w:rPr>
                <w:rFonts w:cs="Calibri"/>
                <w:bCs/>
                <w:color w:val="FFFFFF"/>
                <w:sz w:val="18"/>
                <w:szCs w:val="18"/>
              </w:rPr>
              <w:t>22</w:t>
            </w:r>
            <w:r w:rsidRPr="00D14360">
              <w:rPr>
                <w:rFonts w:cs="Calibri"/>
                <w:bCs/>
                <w:color w:val="FFFFFF"/>
                <w:sz w:val="18"/>
                <w:szCs w:val="18"/>
              </w:rPr>
              <w:t>-06-0</w:t>
            </w:r>
            <w:r w:rsidR="004F44B5">
              <w:rPr>
                <w:rFonts w:cs="Calibri"/>
                <w:bCs/>
                <w:color w:val="FFFFFF"/>
                <w:sz w:val="18"/>
                <w:szCs w:val="18"/>
              </w:rPr>
              <w:t>1</w:t>
            </w:r>
            <w:r w:rsidRPr="00D14360">
              <w:rPr>
                <w:rFonts w:cs="Calibri"/>
                <w:bCs/>
                <w:color w:val="FFFFFF"/>
                <w:sz w:val="18"/>
                <w:szCs w:val="18"/>
              </w:rPr>
              <w:t xml:space="preserve"> (open)]</w:t>
            </w:r>
          </w:p>
        </w:tc>
      </w:tr>
      <w:tr w:rsidRPr="00C64922" w:rsidR="004F6FF6" w:rsidTr="004E29C8" w14:paraId="044E03AE" w14:textId="77777777">
        <w:trPr>
          <w:cantSplit/>
          <w:trHeight w:val="305"/>
        </w:trPr>
        <w:tc>
          <w:tcPr>
            <w:tcW w:w="1457" w:type="dxa"/>
            <w:tcBorders>
              <w:top w:val="single" w:color="4F81BD" w:sz="4" w:space="0"/>
              <w:bottom w:val="single" w:color="4F81BD" w:sz="4" w:space="0"/>
              <w:right w:val="nil"/>
            </w:tcBorders>
            <w:shd w:val="clear" w:color="auto" w:fill="FFFFFF"/>
          </w:tcPr>
          <w:p w:rsidRPr="00D14360" w:rsidR="00E42FA6" w:rsidP="00E42FA6" w:rsidRDefault="00E42FA6" w14:paraId="3530BFF2" w14:textId="77777777">
            <w:pPr>
              <w:rPr>
                <w:rFonts w:cs="Calibri"/>
                <w:b/>
                <w:bCs/>
              </w:rPr>
            </w:pPr>
            <w:r w:rsidRPr="00D14360">
              <w:rPr>
                <w:rFonts w:cs="Calibri"/>
                <w:b/>
                <w:bCs/>
              </w:rPr>
              <w:t>Reference Source</w:t>
            </w:r>
          </w:p>
        </w:tc>
        <w:tc>
          <w:tcPr>
            <w:tcW w:w="7898" w:type="dxa"/>
            <w:tcBorders>
              <w:top w:val="single" w:color="4F81BD" w:sz="4" w:space="0"/>
              <w:bottom w:val="single" w:color="4F81BD" w:sz="4" w:space="0"/>
            </w:tcBorders>
            <w:shd w:val="clear" w:color="auto" w:fill="auto"/>
          </w:tcPr>
          <w:p w:rsidRPr="00D14360" w:rsidR="00E42FA6" w:rsidP="00E42FA6" w:rsidRDefault="00E42FA6" w14:paraId="2A406ACD" w14:textId="653A5FB3">
            <w:pPr>
              <w:rPr>
                <w:rFonts w:ascii="Calibri Light" w:hAnsi="Calibri Light" w:cs="Calibri Light"/>
                <w:color w:val="000000"/>
              </w:rPr>
            </w:pPr>
            <w:r w:rsidRPr="00D14360">
              <w:rPr>
                <w:rFonts w:ascii="Calibri Light" w:hAnsi="Calibri Light" w:cs="Calibri Light"/>
                <w:color w:val="000000"/>
              </w:rPr>
              <w:t>HL7 C-CDA R2.1</w:t>
            </w:r>
            <w:r w:rsidR="004F44B5">
              <w:rPr>
                <w:rFonts w:ascii="Calibri Light" w:hAnsi="Calibri Light" w:cs="Calibri Light"/>
                <w:color w:val="000000"/>
              </w:rPr>
              <w:t xml:space="preserve">, </w:t>
            </w:r>
            <w:r w:rsidRPr="00D14360" w:rsidR="004F44B5">
              <w:rPr>
                <w:rFonts w:ascii="Calibri Light" w:hAnsi="Calibri Light" w:cs="Calibri Light"/>
                <w:szCs w:val="18"/>
              </w:rPr>
              <w:t>HL7 C-CDA R2.1 Companion Guide</w:t>
            </w:r>
            <w:r w:rsidR="004F44B5">
              <w:rPr>
                <w:rFonts w:ascii="Calibri Light" w:hAnsi="Calibri Light" w:cs="Calibri Light"/>
                <w:szCs w:val="18"/>
              </w:rPr>
              <w:t xml:space="preserve"> (Procedure Activity Procedure)</w:t>
            </w:r>
          </w:p>
        </w:tc>
      </w:tr>
      <w:tr w:rsidRPr="00C64922" w:rsidR="004F6FF6" w:rsidTr="004E29C8" w14:paraId="0D549427" w14:textId="77777777">
        <w:trPr>
          <w:cantSplit/>
          <w:trHeight w:val="890"/>
        </w:trPr>
        <w:tc>
          <w:tcPr>
            <w:tcW w:w="1457" w:type="dxa"/>
            <w:tcBorders>
              <w:right w:val="nil"/>
            </w:tcBorders>
            <w:shd w:val="clear" w:color="auto" w:fill="FFFFFF"/>
          </w:tcPr>
          <w:p w:rsidRPr="00D14360" w:rsidR="00E42FA6" w:rsidP="00E42FA6" w:rsidRDefault="00E42FA6" w14:paraId="3FEFEF72" w14:textId="77777777">
            <w:pPr>
              <w:rPr>
                <w:rFonts w:cs="Calibri"/>
                <w:b/>
                <w:bCs/>
              </w:rPr>
            </w:pPr>
            <w:r w:rsidRPr="00D14360">
              <w:rPr>
                <w:rFonts w:cs="Calibri"/>
                <w:b/>
                <w:bCs/>
              </w:rPr>
              <w:t>Purpose</w:t>
            </w:r>
          </w:p>
        </w:tc>
        <w:tc>
          <w:tcPr>
            <w:tcW w:w="7898" w:type="dxa"/>
            <w:shd w:val="clear" w:color="auto" w:fill="auto"/>
          </w:tcPr>
          <w:p w:rsidRPr="00D14360" w:rsidR="00E42FA6" w:rsidP="00D14360" w:rsidRDefault="0007159E" w14:paraId="72C1BBF5" w14:textId="4E654396">
            <w:pPr>
              <w:pStyle w:val="ListBullet"/>
              <w:numPr>
                <w:ilvl w:val="0"/>
                <w:numId w:val="0"/>
              </w:numPr>
              <w:spacing w:line="240" w:lineRule="auto"/>
              <w:rPr>
                <w:rFonts w:ascii="Calibri Light" w:hAnsi="Calibri Light" w:cs="Calibri Light"/>
                <w:color w:val="000000"/>
                <w:sz w:val="20"/>
                <w:szCs w:val="20"/>
              </w:rPr>
            </w:pPr>
            <w:r>
              <w:rPr>
                <w:rFonts w:ascii="Calibri Light" w:hAnsi="Calibri Light" w:cs="Calibri Light"/>
                <w:color w:val="000000"/>
                <w:sz w:val="20"/>
                <w:szCs w:val="20"/>
              </w:rPr>
              <w:t>This</w:t>
            </w:r>
            <w:r w:rsidRPr="00D14360">
              <w:rPr>
                <w:rFonts w:ascii="Calibri Light" w:hAnsi="Calibri Light" w:cs="Calibri Light"/>
                <w:color w:val="000000"/>
                <w:sz w:val="20"/>
                <w:szCs w:val="20"/>
              </w:rPr>
              <w:t xml:space="preserve"> </w:t>
            </w:r>
            <w:r w:rsidRPr="00D14360" w:rsidR="00E42FA6">
              <w:rPr>
                <w:rFonts w:ascii="Calibri Light" w:hAnsi="Calibri Light" w:cs="Calibri Light"/>
                <w:color w:val="000000"/>
                <w:sz w:val="20"/>
                <w:szCs w:val="20"/>
              </w:rPr>
              <w:t xml:space="preserve">template </w:t>
            </w:r>
            <w:r>
              <w:rPr>
                <w:rFonts w:ascii="Calibri Light" w:hAnsi="Calibri Light" w:cs="Calibri Light"/>
                <w:color w:val="000000"/>
                <w:sz w:val="20"/>
                <w:szCs w:val="20"/>
              </w:rPr>
              <w:t>is</w:t>
            </w:r>
            <w:r w:rsidRPr="00D14360">
              <w:rPr>
                <w:rFonts w:ascii="Calibri Light" w:hAnsi="Calibri Light" w:cs="Calibri Light"/>
                <w:color w:val="000000"/>
                <w:sz w:val="20"/>
                <w:szCs w:val="20"/>
              </w:rPr>
              <w:t xml:space="preserve"> </w:t>
            </w:r>
            <w:r w:rsidRPr="00D14360" w:rsidR="00E42FA6">
              <w:rPr>
                <w:rFonts w:ascii="Calibri Light" w:hAnsi="Calibri Light" w:cs="Calibri Light"/>
                <w:color w:val="000000"/>
                <w:sz w:val="20"/>
                <w:szCs w:val="20"/>
              </w:rPr>
              <w:t>used to describe all interventional,</w:t>
            </w:r>
            <w:r>
              <w:rPr>
                <w:rFonts w:ascii="Calibri Light" w:hAnsi="Calibri Light" w:cs="Calibri Light"/>
                <w:color w:val="000000"/>
                <w:sz w:val="20"/>
                <w:szCs w:val="20"/>
              </w:rPr>
              <w:t xml:space="preserve"> non-interventional,</w:t>
            </w:r>
            <w:r w:rsidRPr="00D14360" w:rsidR="00E42FA6">
              <w:rPr>
                <w:rFonts w:ascii="Calibri Light" w:hAnsi="Calibri Light" w:cs="Calibri Light"/>
                <w:color w:val="000000"/>
                <w:sz w:val="20"/>
                <w:szCs w:val="20"/>
              </w:rPr>
              <w:t xml:space="preserve"> surgical, diagnostic, or therapeutic procedures or treatments pertinent to the patient historically at the time the document is generated.</w:t>
            </w:r>
          </w:p>
        </w:tc>
      </w:tr>
      <w:tr w:rsidRPr="00C64922" w:rsidR="004F6FF6" w:rsidTr="004E29C8" w14:paraId="339D3EF1" w14:textId="77777777">
        <w:trPr>
          <w:cantSplit/>
          <w:trHeight w:val="2069"/>
        </w:trPr>
        <w:tc>
          <w:tcPr>
            <w:tcW w:w="1457" w:type="dxa"/>
            <w:tcBorders>
              <w:top w:val="single" w:color="4F81BD" w:sz="4" w:space="0"/>
              <w:bottom w:val="single" w:color="4F81BD" w:sz="4" w:space="0"/>
              <w:right w:val="nil"/>
            </w:tcBorders>
            <w:shd w:val="clear" w:color="auto" w:fill="FFFFFF"/>
          </w:tcPr>
          <w:p w:rsidRPr="00D14360" w:rsidR="00E42FA6" w:rsidP="00E42FA6" w:rsidRDefault="00E42FA6" w14:paraId="00C4503F" w14:textId="77777777">
            <w:pPr>
              <w:rPr>
                <w:rFonts w:cs="Calibri"/>
                <w:b/>
                <w:bCs/>
              </w:rPr>
            </w:pPr>
            <w:r w:rsidRPr="00D14360">
              <w:rPr>
                <w:rFonts w:cs="Calibri"/>
                <w:b/>
                <w:bCs/>
              </w:rPr>
              <w:t>ActStatus</w:t>
            </w:r>
          </w:p>
        </w:tc>
        <w:tc>
          <w:tcPr>
            <w:tcW w:w="7898" w:type="dxa"/>
            <w:tcBorders>
              <w:top w:val="single" w:color="4F81BD" w:sz="4" w:space="0"/>
              <w:bottom w:val="single" w:color="4F81BD" w:sz="4" w:space="0"/>
            </w:tcBorders>
            <w:shd w:val="clear" w:color="auto" w:fill="auto"/>
          </w:tcPr>
          <w:p w:rsidRPr="00D14360" w:rsidR="00E42FA6" w:rsidP="00E42FA6" w:rsidRDefault="00E42FA6" w14:paraId="06473D95" w14:textId="03E3BC19">
            <w:pPr>
              <w:rPr>
                <w:rFonts w:ascii="Calibri Light" w:hAnsi="Calibri Light" w:cs="Calibri Light"/>
                <w:color w:val="000000"/>
              </w:rPr>
            </w:pPr>
            <w:r w:rsidRPr="00D14360">
              <w:rPr>
                <w:rFonts w:ascii="Calibri Light" w:hAnsi="Calibri Light" w:cs="Calibri Light"/>
                <w:color w:val="000000"/>
              </w:rPr>
              <w:t>The template include</w:t>
            </w:r>
            <w:r w:rsidR="0007159E">
              <w:rPr>
                <w:rFonts w:ascii="Calibri Light" w:hAnsi="Calibri Light" w:cs="Calibri Light"/>
                <w:color w:val="000000"/>
              </w:rPr>
              <w:t>s</w:t>
            </w:r>
            <w:r w:rsidRPr="00D14360">
              <w:rPr>
                <w:rFonts w:ascii="Calibri Light" w:hAnsi="Calibri Light" w:cs="Calibri Light"/>
                <w:color w:val="000000"/>
              </w:rPr>
              <w:t xml:space="preserve"> a state model that includes active, completed, aborted, and cancelled. </w:t>
            </w:r>
          </w:p>
          <w:p w:rsidRPr="00D14360" w:rsidR="00E42FA6" w:rsidP="00E42FA6" w:rsidRDefault="00E42FA6" w14:paraId="7612358C" w14:textId="52B3AADA">
            <w:pPr>
              <w:rPr>
                <w:rFonts w:ascii="Calibri Light" w:hAnsi="Calibri Light" w:cs="Calibri Light"/>
                <w:color w:val="000000"/>
              </w:rPr>
            </w:pPr>
            <w:r w:rsidRPr="00D14360">
              <w:rPr>
                <w:rFonts w:ascii="Calibri Light" w:hAnsi="Calibri Light" w:cs="Calibri Light"/>
                <w:color w:val="000000"/>
              </w:rPr>
              <w:t>The effectiveTime, also referred to as the “</w:t>
            </w:r>
            <w:r w:rsidR="0088454D">
              <w:rPr>
                <w:rFonts w:ascii="Calibri Light" w:hAnsi="Calibri Light" w:cs="Calibri Light"/>
                <w:color w:val="000000"/>
              </w:rPr>
              <w:t>clinically</w:t>
            </w:r>
            <w:r w:rsidRPr="00D14360" w:rsidR="0088454D">
              <w:rPr>
                <w:rFonts w:ascii="Calibri Light" w:hAnsi="Calibri Light" w:cs="Calibri Light"/>
                <w:color w:val="000000"/>
              </w:rPr>
              <w:t xml:space="preserve"> </w:t>
            </w:r>
            <w:r w:rsidRPr="00D14360">
              <w:rPr>
                <w:rFonts w:ascii="Calibri Light" w:hAnsi="Calibri Light" w:cs="Calibri Light"/>
                <w:color w:val="000000"/>
              </w:rPr>
              <w:t xml:space="preserve">relevant time” is the time at which the procedure was performed. If the status of a procedure was active at the time a C-CDA document was created, the effectiveTime/low would indicate the date/time the procedure was started and the effectiveTime/high SHOULD not be present. If the status of a procedure was completed, aborted or cancelled, the effectiveTime/high SHOULD be populated. Implementer best practice would be use of the TS_IVL data type. For implementers who are not able to represent a time interval, effectiveTime/value MAY be populated </w:t>
            </w:r>
          </w:p>
        </w:tc>
      </w:tr>
      <w:tr w:rsidRPr="00C64922" w:rsidR="004F6FF6" w:rsidTr="004E29C8" w14:paraId="699733CC" w14:textId="77777777">
        <w:trPr>
          <w:cantSplit/>
          <w:trHeight w:val="530"/>
        </w:trPr>
        <w:tc>
          <w:tcPr>
            <w:tcW w:w="1457" w:type="dxa"/>
            <w:tcBorders>
              <w:top w:val="single" w:color="4F81BD" w:sz="4" w:space="0"/>
              <w:bottom w:val="single" w:color="4472C4" w:themeColor="accent1" w:sz="4" w:space="0"/>
              <w:right w:val="nil"/>
            </w:tcBorders>
            <w:shd w:val="clear" w:color="auto" w:fill="FFFFFF"/>
          </w:tcPr>
          <w:p w:rsidRPr="00D14360" w:rsidR="00E42FA6" w:rsidP="00E42FA6" w:rsidRDefault="00E42FA6" w14:paraId="3284808A" w14:textId="77777777">
            <w:pPr>
              <w:rPr>
                <w:rFonts w:cs="Calibri"/>
                <w:b/>
                <w:bCs/>
              </w:rPr>
            </w:pPr>
            <w:r w:rsidRPr="00D14360">
              <w:rPr>
                <w:rFonts w:cs="Calibri"/>
                <w:b/>
                <w:bCs/>
              </w:rPr>
              <w:t>Negation</w:t>
            </w:r>
          </w:p>
        </w:tc>
        <w:tc>
          <w:tcPr>
            <w:tcW w:w="7898" w:type="dxa"/>
            <w:tcBorders>
              <w:top w:val="single" w:color="4F81BD" w:sz="4" w:space="0"/>
              <w:bottom w:val="single" w:color="4472C4" w:themeColor="accent1" w:sz="4" w:space="0"/>
            </w:tcBorders>
            <w:shd w:val="clear" w:color="auto" w:fill="auto"/>
          </w:tcPr>
          <w:p w:rsidRPr="00D14360" w:rsidR="00E42FA6" w:rsidP="00D14360" w:rsidRDefault="00E42FA6" w14:paraId="2043F19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 xml:space="preserve">In this template, the negationInd attribute is used to indicate the procedure was not performed. </w:t>
            </w:r>
          </w:p>
        </w:tc>
      </w:tr>
      <w:tr w:rsidRPr="00C64922" w:rsidR="004F6FF6" w:rsidTr="004E29C8" w14:paraId="560F76E7" w14:textId="77777777">
        <w:trPr>
          <w:cantSplit/>
        </w:trPr>
        <w:tc>
          <w:tcPr>
            <w:tcW w:w="1457" w:type="dxa"/>
            <w:tcBorders>
              <w:top w:val="single" w:color="4472C4" w:themeColor="accent1" w:sz="4" w:space="0"/>
              <w:right w:val="nil"/>
            </w:tcBorders>
            <w:shd w:val="clear" w:color="auto" w:fill="FFFFFF"/>
          </w:tcPr>
          <w:p w:rsidRPr="00D14360" w:rsidR="00E42FA6" w:rsidP="00E42FA6" w:rsidRDefault="00E42FA6" w14:paraId="47000D80" w14:textId="77777777">
            <w:pPr>
              <w:rPr>
                <w:rFonts w:cs="Calibri"/>
                <w:b/>
                <w:bCs/>
              </w:rPr>
            </w:pPr>
            <w:r w:rsidRPr="00D14360">
              <w:rPr>
                <w:rFonts w:cs="Calibri"/>
                <w:b/>
                <w:bCs/>
              </w:rPr>
              <w:t>Other Considerations</w:t>
            </w:r>
          </w:p>
        </w:tc>
        <w:tc>
          <w:tcPr>
            <w:tcW w:w="7898" w:type="dxa"/>
            <w:tcBorders>
              <w:top w:val="single" w:color="4472C4" w:themeColor="accent1" w:sz="4" w:space="0"/>
            </w:tcBorders>
            <w:shd w:val="clear" w:color="auto" w:fill="auto"/>
          </w:tcPr>
          <w:p w:rsidRPr="00D14360" w:rsidR="00E42FA6" w:rsidP="00E42FA6" w:rsidRDefault="00E42FA6" w14:paraId="6812C861" w14:textId="77777777">
            <w:pPr>
              <w:pStyle w:val="Default"/>
              <w:rPr>
                <w:rFonts w:ascii="Calibri Light" w:hAnsi="Calibri Light" w:cs="Calibri Light"/>
                <w:sz w:val="20"/>
              </w:rPr>
            </w:pPr>
            <w:r w:rsidRPr="00D14360">
              <w:rPr>
                <w:rFonts w:ascii="Calibri Light" w:hAnsi="Calibri Light" w:cs="Calibri Light"/>
                <w:sz w:val="20"/>
              </w:rPr>
              <w:t xml:space="preserve">When representing that a procedure was not performed, the </w:t>
            </w:r>
          </w:p>
          <w:p w:rsidRPr="00D14360" w:rsidR="00E42FA6" w:rsidP="00E42FA6" w:rsidRDefault="00E42FA6" w14:paraId="339E2C1F" w14:textId="77777777">
            <w:pPr>
              <w:pStyle w:val="Default"/>
              <w:rPr>
                <w:rFonts w:ascii="Calibri Light" w:hAnsi="Calibri Light" w:cs="Calibri Light"/>
                <w:sz w:val="20"/>
              </w:rPr>
            </w:pPr>
            <w:r w:rsidRPr="00D14360">
              <w:rPr>
                <w:rFonts w:ascii="Calibri Light" w:hAnsi="Calibri Light" w:cs="Calibri Light"/>
                <w:sz w:val="20"/>
              </w:rPr>
              <w:t>Indication (V2) (identifier: urn:hl7ii:2.16.840.1.113883.10.20.22.4.19:2014-06-09 template MAY be used to represent the rationale for not performing the procedure. More than one indication template may be contained within a Procedure template.</w:t>
            </w:r>
          </w:p>
        </w:tc>
      </w:tr>
      <w:tr w:rsidRPr="00C64922" w:rsidR="004F6FF6" w:rsidTr="004E29C8" w14:paraId="126367C2" w14:textId="77777777">
        <w:trPr>
          <w:cantSplit/>
        </w:trPr>
        <w:tc>
          <w:tcPr>
            <w:tcW w:w="1457" w:type="dxa"/>
            <w:tcBorders>
              <w:top w:val="single" w:color="4F81BD" w:sz="4" w:space="0"/>
              <w:bottom w:val="single" w:color="4F81BD" w:sz="4" w:space="0"/>
              <w:right w:val="nil"/>
            </w:tcBorders>
            <w:shd w:val="clear" w:color="auto" w:fill="FFFFFF"/>
          </w:tcPr>
          <w:p w:rsidRPr="00D14360" w:rsidR="00BD7D6F" w:rsidP="00BD7D6F" w:rsidRDefault="00BD7D6F" w14:paraId="2A516D5C" w14:textId="77777777">
            <w:pPr>
              <w:rPr>
                <w:rFonts w:cs="Calibri"/>
                <w:b/>
                <w:bCs/>
              </w:rPr>
            </w:pPr>
            <w:r w:rsidRPr="00D14360">
              <w:rPr>
                <w:rFonts w:cs="Calibri"/>
                <w:b/>
                <w:bCs/>
              </w:rPr>
              <w:t>Reference</w:t>
            </w:r>
          </w:p>
        </w:tc>
        <w:tc>
          <w:tcPr>
            <w:tcW w:w="7898" w:type="dxa"/>
            <w:tcBorders>
              <w:top w:val="single" w:color="4F81BD" w:sz="4" w:space="0"/>
              <w:bottom w:val="single" w:color="4F81BD" w:sz="4" w:space="0"/>
            </w:tcBorders>
            <w:shd w:val="clear" w:color="auto" w:fill="auto"/>
          </w:tcPr>
          <w:p w:rsidRPr="00D14360" w:rsidR="00BD7D6F" w:rsidP="00BD7D6F" w:rsidRDefault="003709A6" w14:paraId="10DD3C6A" w14:textId="0A472702">
            <w:pPr>
              <w:pStyle w:val="Default"/>
              <w:rPr>
                <w:rFonts w:ascii="Calibri Light" w:hAnsi="Calibri Light" w:cs="Calibri Light"/>
                <w:sz w:val="20"/>
              </w:rPr>
            </w:pPr>
            <w:r w:rsidRPr="00D14360">
              <w:rPr>
                <w:rFonts w:ascii="Calibri Light" w:hAnsi="Calibri Light" w:cs="Calibri Light"/>
                <w:sz w:val="20"/>
              </w:rPr>
              <w:t xml:space="preserve">Visit </w:t>
            </w:r>
            <w:hyperlink w:history="1" r:id="rId62">
              <w:r w:rsidRPr="00D14360">
                <w:rPr>
                  <w:rStyle w:val="Hyperlink"/>
                  <w:rFonts w:ascii="Calibri Light" w:hAnsi="Calibri Light" w:cs="Calibri Light"/>
                  <w:sz w:val="20"/>
                </w:rPr>
                <w:t>HL7 CDA Example Search</w:t>
              </w:r>
            </w:hyperlink>
          </w:p>
        </w:tc>
      </w:tr>
      <w:tr w:rsidRPr="00C64922" w:rsidR="004F6FF6" w:rsidTr="004E29C8" w14:paraId="67532522" w14:textId="77777777">
        <w:trPr>
          <w:cantSplit/>
        </w:trPr>
        <w:tc>
          <w:tcPr>
            <w:tcW w:w="1457" w:type="dxa"/>
            <w:tcBorders>
              <w:right w:val="nil"/>
            </w:tcBorders>
            <w:shd w:val="clear" w:color="auto" w:fill="FFFFFF"/>
          </w:tcPr>
          <w:p w:rsidRPr="00D14360" w:rsidR="00BD7D6F" w:rsidP="00BD7D6F" w:rsidRDefault="00BD7D6F" w14:paraId="0A902844" w14:textId="77777777">
            <w:pPr>
              <w:rPr>
                <w:rFonts w:cs="Calibri"/>
                <w:b/>
                <w:bCs/>
              </w:rPr>
            </w:pPr>
            <w:r w:rsidRPr="00D14360">
              <w:rPr>
                <w:rFonts w:cs="Calibri"/>
                <w:b/>
                <w:bCs/>
              </w:rPr>
              <w:t>Example</w:t>
            </w:r>
          </w:p>
        </w:tc>
        <w:tc>
          <w:tcPr>
            <w:tcW w:w="7898" w:type="dxa"/>
            <w:shd w:val="clear" w:color="auto" w:fill="auto"/>
          </w:tcPr>
          <w:p w:rsidRPr="000E7E95" w:rsidR="00BD7D6F" w:rsidP="00BD7D6F" w:rsidRDefault="000E7E95" w14:paraId="57656150" w14:textId="66B03265">
            <w:pPr>
              <w:pStyle w:val="Default"/>
              <w:rPr>
                <w:rFonts w:ascii="Calibri Light" w:hAnsi="Calibri Light" w:cs="Calibri Light"/>
                <w:sz w:val="20"/>
              </w:rPr>
            </w:pPr>
            <w:r w:rsidRPr="007770C6">
              <w:t>How to represent “</w:t>
            </w:r>
            <w:hyperlink w:history="1" r:id="rId63">
              <w:r w:rsidRPr="000E7E95">
                <w:rPr>
                  <w:rStyle w:val="Hyperlink"/>
                  <w:rFonts w:ascii="Calibri Light" w:hAnsi="Calibri Light" w:cs="Calibri Light"/>
                  <w:sz w:val="20"/>
                </w:rPr>
                <w:t>Procedure A</w:t>
              </w:r>
              <w:r w:rsidRPr="007770C6">
                <w:rPr>
                  <w:rStyle w:val="Hyperlink"/>
                  <w:rFonts w:ascii="Calibri Light" w:hAnsi="Calibri Light" w:cs="Calibri Light"/>
                  <w:sz w:val="20"/>
                </w:rPr>
                <w:t>ctivity</w:t>
              </w:r>
              <w:r w:rsidRPr="000E7E95">
                <w:rPr>
                  <w:rStyle w:val="Hyperlink"/>
                  <w:rFonts w:ascii="Calibri Light" w:hAnsi="Calibri Light" w:cs="Calibri Light"/>
                  <w:sz w:val="20"/>
                </w:rPr>
                <w:t xml:space="preserve"> </w:t>
              </w:r>
              <w:r w:rsidRPr="007770C6">
                <w:rPr>
                  <w:rStyle w:val="Hyperlink"/>
                  <w:rFonts w:ascii="Calibri Light" w:hAnsi="Calibri Light" w:cs="Calibri Light"/>
                  <w:sz w:val="20"/>
                </w:rPr>
                <w:t>Procedure</w:t>
              </w:r>
            </w:hyperlink>
            <w:r w:rsidRPr="000E7E95" w:rsidR="000A1C87">
              <w:rPr>
                <w:rFonts w:ascii="Calibri Light" w:hAnsi="Calibri Light" w:cs="Calibri Light"/>
                <w:sz w:val="20"/>
              </w:rPr>
              <w:t>”</w:t>
            </w:r>
            <w:r w:rsidRPr="000E7E95" w:rsidR="00BD7D6F">
              <w:rPr>
                <w:rFonts w:ascii="Calibri Light" w:hAnsi="Calibri Light" w:cs="Calibri Light"/>
                <w:sz w:val="20"/>
              </w:rPr>
              <w:t xml:space="preserve"> </w:t>
            </w:r>
          </w:p>
        </w:tc>
      </w:tr>
    </w:tbl>
    <w:p w:rsidR="00F9202A" w:rsidP="000447CF" w:rsidRDefault="000816FD" w14:paraId="7BC478D7" w14:textId="4959B5C3">
      <w:pPr>
        <w:pStyle w:val="Caption"/>
      </w:pPr>
      <w:r>
        <w:t xml:space="preserve">  </w:t>
      </w:r>
      <w:bookmarkStart w:name="_Toc118898849" w:id="1931"/>
      <w:bookmarkStart w:name="_Toc119940053" w:id="1932"/>
      <w:bookmarkStart w:name="_Toc135313084" w:id="1933"/>
      <w:r w:rsidRPr="00C64922" w:rsidR="000447CF">
        <w:t xml:space="preserve">Table </w:t>
      </w:r>
      <w:r>
        <w:fldChar w:fldCharType="begin"/>
      </w:r>
      <w:r>
        <w:instrText>SEQ Table \* ARABIC</w:instrText>
      </w:r>
      <w:r>
        <w:fldChar w:fldCharType="separate"/>
      </w:r>
      <w:r w:rsidR="00DC1072">
        <w:rPr>
          <w:noProof/>
        </w:rPr>
        <w:t>63</w:t>
      </w:r>
      <w:r>
        <w:fldChar w:fldCharType="end"/>
      </w:r>
      <w:r w:rsidRPr="00C64922" w:rsidR="000447CF">
        <w:t>: Procedure, Observation, Act</w:t>
      </w:r>
      <w:r w:rsidR="00852DED">
        <w:t xml:space="preserve"> Template</w:t>
      </w:r>
      <w:bookmarkEnd w:id="1931"/>
      <w:bookmarkEnd w:id="1932"/>
      <w:bookmarkEnd w:id="1933"/>
    </w:p>
    <w:p w:rsidRPr="00C64922" w:rsidR="003B4A08" w:rsidP="00FD31AC" w:rsidRDefault="00BD7D6F" w14:paraId="3B5CDB19" w14:textId="77777777">
      <w:pPr>
        <w:pStyle w:val="Heading3"/>
      </w:pPr>
      <w:bookmarkStart w:name="_Toc20481022" w:id="1934"/>
      <w:bookmarkStart w:name="_Toc21529553" w:id="1935"/>
      <w:bookmarkStart w:name="_Toc21691606" w:id="1936"/>
      <w:bookmarkStart w:name="_Toc21845790" w:id="1937"/>
      <w:bookmarkStart w:name="_Toc21852031" w:id="1938"/>
      <w:bookmarkStart w:name="_Toc21871998" w:id="1939"/>
      <w:bookmarkStart w:name="_Toc21872454" w:id="1940"/>
      <w:bookmarkStart w:name="_Toc21880226" w:id="1941"/>
      <w:bookmarkStart w:name="_Toc21890056" w:id="1942"/>
      <w:bookmarkStart w:name="_Toc21894200" w:id="1943"/>
      <w:bookmarkStart w:name="_Toc21898126" w:id="1944"/>
      <w:bookmarkStart w:name="_Toc21926874" w:id="1945"/>
      <w:bookmarkStart w:name="_Toc20481023" w:id="1946"/>
      <w:bookmarkStart w:name="_Toc21529554" w:id="1947"/>
      <w:bookmarkStart w:name="_Toc21691607" w:id="1948"/>
      <w:bookmarkStart w:name="_Toc21845791" w:id="1949"/>
      <w:bookmarkStart w:name="_Toc21852032" w:id="1950"/>
      <w:bookmarkStart w:name="_Toc21871999" w:id="1951"/>
      <w:bookmarkStart w:name="_Toc21872455" w:id="1952"/>
      <w:bookmarkStart w:name="_Toc21880227" w:id="1953"/>
      <w:bookmarkStart w:name="_Toc21890057" w:id="1954"/>
      <w:bookmarkStart w:name="_Toc21894201" w:id="1955"/>
      <w:bookmarkStart w:name="_Toc21898127" w:id="1956"/>
      <w:bookmarkStart w:name="_Toc21926875" w:id="1957"/>
      <w:bookmarkStart w:name="_Toc119939877" w:id="1958"/>
      <w:bookmarkStart w:name="_Toc135312908" w:id="1959"/>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r>
        <w:t>A</w:t>
      </w:r>
      <w:r w:rsidRPr="00C64922" w:rsidR="003B4A08">
        <w:t>ssessment</w:t>
      </w:r>
      <w:r w:rsidR="003B4A08">
        <w:t xml:space="preserve"> </w:t>
      </w:r>
      <w:r w:rsidRPr="00C64922" w:rsidR="003B4A08">
        <w:t>(the noun)</w:t>
      </w:r>
      <w:bookmarkEnd w:id="1958"/>
      <w:bookmarkEnd w:id="1959"/>
    </w:p>
    <w:p w:rsidRPr="00D14360" w:rsidR="003B4A08" w:rsidP="003B4A08" w:rsidRDefault="003B4A08" w14:paraId="744E25D2" w14:textId="77777777">
      <w:pPr>
        <w:spacing w:after="120"/>
        <w:rPr>
          <w:rFonts w:cs="Calibri"/>
        </w:rPr>
      </w:pPr>
      <w:r w:rsidRPr="00D14360">
        <w:rPr>
          <w:rFonts w:cs="Calibri"/>
        </w:rPr>
        <w:t>An assessment is a collection of observations that together yield a summary evaluation of a particular condition. Examples include the Braden Scale (assesses pressure ulcer risk), APACHE Score (estimates mortality in critically ill patients), Mini-Mental Status Exam (assesses cognitive function), APGAR Score (assesses the health of a newborn), and Glasgow Coma Scale (assesses coma and impaired consciousness). Assessments should be included in the “status section” such as the Functional Status Section, Mental Status Section, or the Health Status Evaluations and Outcomes Section. The selection should be based on the content assessed by the assessment. This template is designed to represent both the question or type of information assessed as well as the associated answer/result.</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BD7D6F" w:rsidR="002E7E6E" w:rsidTr="004E29C8" w14:paraId="46155D59" w14:textId="77777777">
        <w:trPr>
          <w:trHeight w:val="458"/>
        </w:trPr>
        <w:tc>
          <w:tcPr>
            <w:tcW w:w="683" w:type="dxa"/>
            <w:tcBorders>
              <w:right w:val="nil"/>
            </w:tcBorders>
            <w:shd w:val="clear" w:color="auto" w:fill="C6D9F1"/>
          </w:tcPr>
          <w:p w:rsidRPr="00BD7D6F" w:rsidR="002E7E6E" w:rsidP="00900EAD" w:rsidRDefault="00634398" w14:paraId="750DDE06" w14:textId="77777777">
            <w:pPr>
              <w:pStyle w:val="BodyText"/>
              <w:rPr>
                <w:noProof/>
              </w:rPr>
            </w:pPr>
            <w:r>
              <w:rPr>
                <w:noProof/>
              </w:rPr>
              <w:drawing>
                <wp:inline distT="0" distB="0" distL="0" distR="0" wp14:anchorId="4BFB9342" wp14:editId="57986AE8">
                  <wp:extent cx="323215" cy="323215"/>
                  <wp:effectExtent l="0" t="0" r="0" b="635"/>
                  <wp:docPr id="10" name="Graphic 3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7770C6" w:rsidR="002E7E6E" w:rsidP="00900EAD" w:rsidRDefault="002E7E6E" w14:paraId="300B8C62" w14:textId="41064711">
            <w:pPr>
              <w:pStyle w:val="Default"/>
              <w:rPr>
                <w:sz w:val="20"/>
              </w:rPr>
            </w:pPr>
            <w:r w:rsidRPr="007770C6">
              <w:rPr>
                <w:sz w:val="20"/>
              </w:rPr>
              <w:t xml:space="preserve">The Assessment Scale Observation Template SHOULD be used to represent the content of the Assessment.  </w:t>
            </w:r>
            <w:r w:rsidRPr="007770C6">
              <w:rPr>
                <w:rFonts w:cs="Calibri Light"/>
                <w:b/>
                <w:bCs/>
                <w:sz w:val="20"/>
              </w:rPr>
              <w:t>[</w:t>
            </w:r>
            <w:r w:rsidRPr="007770C6" w:rsidR="00E83F3B">
              <w:rPr>
                <w:rFonts w:cs="Calibri Light"/>
                <w:b/>
                <w:bCs/>
                <w:sz w:val="20"/>
              </w:rPr>
              <w:t>BP-096</w:t>
            </w:r>
            <w:r w:rsidRPr="007770C6">
              <w:rPr>
                <w:rFonts w:cs="Calibri Light"/>
                <w:b/>
                <w:bCs/>
                <w:sz w:val="20"/>
              </w:rPr>
              <w:t>]</w:t>
            </w:r>
          </w:p>
        </w:tc>
      </w:tr>
    </w:tbl>
    <w:p w:rsidR="002E7E6E" w:rsidP="003B4A08" w:rsidRDefault="002E7E6E" w14:paraId="3CAAFFB1" w14:textId="4CA7678A">
      <w:pPr>
        <w:spacing w:after="120"/>
        <w:rPr>
          <w:rFonts w:cs="Calibri"/>
        </w:rPr>
      </w:pPr>
    </w:p>
    <w:p w:rsidRPr="00D14360" w:rsidR="005C79A1" w:rsidP="003B4A08" w:rsidRDefault="005C79A1" w14:paraId="4D3C0328" w14:textId="77777777">
      <w:pPr>
        <w:spacing w:after="120"/>
        <w:rPr>
          <w:rFonts w:cs="Calibri"/>
        </w:rPr>
      </w:pPr>
    </w:p>
    <w:p w:rsidRPr="00C64922" w:rsidR="003B4A08" w:rsidP="004C76D9" w:rsidRDefault="003B4A08" w14:paraId="071FF369" w14:textId="77777777">
      <w:pPr>
        <w:pStyle w:val="Heading4"/>
      </w:pPr>
      <w:bookmarkStart w:name="_gtqsb6qk34m" w:colFirst="0" w:colLast="0" w:id="1960"/>
      <w:bookmarkStart w:name="_Toc11043700" w:id="1961"/>
      <w:bookmarkEnd w:id="1960"/>
      <w:r w:rsidRPr="00C64922">
        <w:t>Assessment</w:t>
      </w:r>
      <w:bookmarkEnd w:id="1961"/>
      <w:r w:rsidRPr="00C64922">
        <w:t xml:space="preserve"> Scale Observation</w:t>
      </w:r>
    </w:p>
    <w:tbl>
      <w:tblPr>
        <w:tblW w:w="944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457"/>
        <w:gridCol w:w="7988"/>
      </w:tblGrid>
      <w:tr w:rsidRPr="00C64922" w:rsidR="002954CE" w:rsidTr="004E29C8" w14:paraId="394C8F79" w14:textId="77777777">
        <w:trPr>
          <w:cantSplit/>
          <w:tblHeader/>
        </w:trPr>
        <w:tc>
          <w:tcPr>
            <w:tcW w:w="1457" w:type="dxa"/>
            <w:tcBorders>
              <w:bottom w:val="nil"/>
              <w:right w:val="nil"/>
            </w:tcBorders>
            <w:shd w:val="clear" w:color="auto" w:fill="4F81BD"/>
          </w:tcPr>
          <w:p w:rsidRPr="00D14360" w:rsidR="00E42FA6" w:rsidP="00E42FA6" w:rsidRDefault="00E42FA6" w14:paraId="6FC9A8E8" w14:textId="77777777">
            <w:pPr>
              <w:rPr>
                <w:rFonts w:cs="Calibri"/>
                <w:b/>
                <w:bCs/>
                <w:color w:val="FFFFFF"/>
              </w:rPr>
            </w:pPr>
            <w:r w:rsidRPr="00D14360">
              <w:rPr>
                <w:rFonts w:cs="Calibri"/>
                <w:b/>
                <w:bCs/>
                <w:color w:val="FFFFFF"/>
              </w:rPr>
              <w:t>Entry Template</w:t>
            </w:r>
          </w:p>
        </w:tc>
        <w:tc>
          <w:tcPr>
            <w:tcW w:w="7988" w:type="dxa"/>
            <w:shd w:val="clear" w:color="auto" w:fill="4F81BD"/>
          </w:tcPr>
          <w:p w:rsidRPr="00D14360" w:rsidR="00E42FA6" w:rsidP="00E42FA6" w:rsidRDefault="00E42FA6" w14:paraId="2661BB1A" w14:textId="7CADA17C">
            <w:pPr>
              <w:rPr>
                <w:rFonts w:cs="Calibri"/>
                <w:b/>
                <w:bCs/>
                <w:iCs/>
                <w:color w:val="FFFFFF"/>
              </w:rPr>
            </w:pPr>
            <w:r w:rsidRPr="00D14360">
              <w:rPr>
                <w:rFonts w:cs="Calibri"/>
                <w:b/>
                <w:iCs/>
                <w:color w:val="FFFFFF"/>
              </w:rPr>
              <w:t>Assessment Scale Observation</w:t>
            </w:r>
            <w:r w:rsidR="004F44B5">
              <w:rPr>
                <w:rFonts w:cs="Calibri"/>
                <w:b/>
                <w:iCs/>
                <w:color w:val="FFFFFF"/>
              </w:rPr>
              <w:t xml:space="preserve"> (V2)</w:t>
            </w:r>
          </w:p>
          <w:p w:rsidRPr="00D14360" w:rsidR="00E42FA6" w:rsidP="00E42FA6" w:rsidRDefault="00E42FA6" w14:paraId="0E53A0CD" w14:textId="12AF335E">
            <w:pPr>
              <w:rPr>
                <w:rFonts w:cs="Calibri"/>
                <w:b/>
                <w:bCs/>
                <w:color w:val="FFFFFF"/>
              </w:rPr>
            </w:pPr>
            <w:r w:rsidRPr="00D14360">
              <w:rPr>
                <w:rFonts w:cs="Calibri"/>
                <w:bCs/>
                <w:color w:val="FFFFFF"/>
                <w:sz w:val="18"/>
              </w:rPr>
              <w:t>[observation: identifier urn:oid:2.16.840.1.113883.10.20.22.4.69</w:t>
            </w:r>
            <w:r w:rsidR="004F44B5">
              <w:rPr>
                <w:rFonts w:cs="Calibri"/>
                <w:bCs/>
                <w:color w:val="FFFFFF"/>
                <w:sz w:val="18"/>
              </w:rPr>
              <w:t>:2022-06-01</w:t>
            </w:r>
            <w:r w:rsidRPr="00D14360">
              <w:rPr>
                <w:rFonts w:cs="Calibri"/>
                <w:bCs/>
                <w:color w:val="FFFFFF"/>
                <w:sz w:val="18"/>
              </w:rPr>
              <w:t xml:space="preserve"> (open)]</w:t>
            </w:r>
          </w:p>
        </w:tc>
      </w:tr>
      <w:tr w:rsidRPr="00C64922" w:rsidR="002954CE" w:rsidTr="004E29C8" w14:paraId="1A4D88E1" w14:textId="77777777">
        <w:trPr>
          <w:cantSplit/>
        </w:trPr>
        <w:tc>
          <w:tcPr>
            <w:tcW w:w="1457" w:type="dxa"/>
            <w:tcBorders>
              <w:top w:val="single" w:color="4F81BD" w:sz="4" w:space="0"/>
              <w:bottom w:val="single" w:color="4F81BD" w:sz="4" w:space="0"/>
              <w:right w:val="nil"/>
            </w:tcBorders>
            <w:shd w:val="clear" w:color="auto" w:fill="FFFFFF"/>
          </w:tcPr>
          <w:p w:rsidRPr="00D14360" w:rsidR="00E42FA6" w:rsidP="00E42FA6" w:rsidRDefault="00E42FA6" w14:paraId="4928D4DF" w14:textId="77777777">
            <w:pPr>
              <w:rPr>
                <w:rFonts w:cs="Calibri"/>
                <w:b/>
                <w:bCs/>
              </w:rPr>
            </w:pPr>
            <w:r w:rsidRPr="00D14360">
              <w:rPr>
                <w:rFonts w:cs="Calibri"/>
                <w:b/>
                <w:bCs/>
              </w:rPr>
              <w:t>Reference Source</w:t>
            </w:r>
          </w:p>
        </w:tc>
        <w:tc>
          <w:tcPr>
            <w:tcW w:w="7988" w:type="dxa"/>
            <w:tcBorders>
              <w:top w:val="single" w:color="4F81BD" w:sz="4" w:space="0"/>
              <w:bottom w:val="single" w:color="4F81BD" w:sz="4" w:space="0"/>
            </w:tcBorders>
            <w:shd w:val="clear" w:color="auto" w:fill="auto"/>
          </w:tcPr>
          <w:p w:rsidRPr="00D14360" w:rsidR="00E42FA6" w:rsidP="00E42FA6" w:rsidRDefault="004F44B5" w14:paraId="3E7B4687" w14:textId="0210B797">
            <w:pPr>
              <w:rPr>
                <w:rFonts w:ascii="Calibri Light" w:hAnsi="Calibri Light" w:cs="Calibri Light"/>
                <w:szCs w:val="18"/>
              </w:rPr>
            </w:pPr>
            <w:r w:rsidRPr="00D14360">
              <w:rPr>
                <w:rFonts w:ascii="Calibri Light" w:hAnsi="Calibri Light" w:cs="Calibri Light"/>
                <w:szCs w:val="18"/>
              </w:rPr>
              <w:t>HL7 C-CDA R2.1 Companion Guide</w:t>
            </w:r>
          </w:p>
        </w:tc>
      </w:tr>
      <w:tr w:rsidRPr="00C64922" w:rsidR="002954CE" w:rsidTr="004E29C8" w14:paraId="68106A3C" w14:textId="77777777">
        <w:trPr>
          <w:cantSplit/>
        </w:trPr>
        <w:tc>
          <w:tcPr>
            <w:tcW w:w="1457" w:type="dxa"/>
            <w:tcBorders>
              <w:right w:val="nil"/>
            </w:tcBorders>
            <w:shd w:val="clear" w:color="auto" w:fill="FFFFFF"/>
          </w:tcPr>
          <w:p w:rsidRPr="00D14360" w:rsidR="00E42FA6" w:rsidP="00E42FA6" w:rsidRDefault="00E42FA6" w14:paraId="2B88DF6E" w14:textId="77777777">
            <w:pPr>
              <w:rPr>
                <w:rFonts w:cs="Calibri"/>
                <w:b/>
                <w:bCs/>
              </w:rPr>
            </w:pPr>
            <w:r w:rsidRPr="00D14360">
              <w:rPr>
                <w:rFonts w:cs="Calibri"/>
                <w:b/>
                <w:bCs/>
              </w:rPr>
              <w:t>Purpose</w:t>
            </w:r>
          </w:p>
        </w:tc>
        <w:tc>
          <w:tcPr>
            <w:tcW w:w="7988" w:type="dxa"/>
            <w:shd w:val="clear" w:color="auto" w:fill="auto"/>
          </w:tcPr>
          <w:p w:rsidRPr="00D14360" w:rsidR="00E42FA6" w:rsidP="00D14360" w:rsidRDefault="00E42FA6" w14:paraId="3CF04193" w14:textId="77777777">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An assessment scale is a collection of observations that together yield a summary evaluation of a particular condition.</w:t>
            </w:r>
          </w:p>
        </w:tc>
      </w:tr>
      <w:tr w:rsidRPr="00C64922" w:rsidR="002954CE" w:rsidTr="004E29C8" w14:paraId="0595B1CC" w14:textId="77777777">
        <w:trPr>
          <w:cantSplit/>
          <w:trHeight w:val="1088"/>
        </w:trPr>
        <w:tc>
          <w:tcPr>
            <w:tcW w:w="1457" w:type="dxa"/>
            <w:tcBorders>
              <w:top w:val="single" w:color="4F81BD" w:sz="4" w:space="0"/>
              <w:bottom w:val="single" w:color="4F81BD" w:sz="4" w:space="0"/>
              <w:right w:val="nil"/>
            </w:tcBorders>
            <w:shd w:val="clear" w:color="auto" w:fill="FFFFFF"/>
          </w:tcPr>
          <w:p w:rsidRPr="00D14360" w:rsidR="00E42FA6" w:rsidP="00E42FA6" w:rsidRDefault="00E42FA6" w14:paraId="58C864B9" w14:textId="77777777">
            <w:pPr>
              <w:rPr>
                <w:rFonts w:cs="Calibri"/>
                <w:b/>
                <w:bCs/>
              </w:rPr>
            </w:pPr>
            <w:r w:rsidRPr="00D14360">
              <w:rPr>
                <w:rFonts w:cs="Calibri"/>
                <w:b/>
                <w:bCs/>
              </w:rPr>
              <w:t>ActStatus</w:t>
            </w:r>
          </w:p>
        </w:tc>
        <w:tc>
          <w:tcPr>
            <w:tcW w:w="7988" w:type="dxa"/>
            <w:tcBorders>
              <w:top w:val="single" w:color="4F81BD" w:sz="4" w:space="0"/>
              <w:bottom w:val="single" w:color="4F81BD" w:sz="4" w:space="0"/>
            </w:tcBorders>
            <w:shd w:val="clear" w:color="auto" w:fill="auto"/>
          </w:tcPr>
          <w:p w:rsidRPr="00D14360" w:rsidR="00E42FA6" w:rsidP="00E42FA6" w:rsidRDefault="00E42FA6" w14:paraId="1ACD00C0" w14:textId="77777777">
            <w:pPr>
              <w:rPr>
                <w:rFonts w:ascii="Calibri Light" w:hAnsi="Calibri Light" w:cs="Calibri Light"/>
                <w:szCs w:val="18"/>
              </w:rPr>
            </w:pPr>
            <w:r w:rsidRPr="00D14360">
              <w:rPr>
                <w:rFonts w:ascii="Calibri Light" w:hAnsi="Calibri Light" w:cs="Calibri Light"/>
                <w:szCs w:val="18"/>
              </w:rPr>
              <w:t>This is a discrete observation that has been made in order for it to be documented. Therefore, it always has a statusCode of “completed”.</w:t>
            </w:r>
          </w:p>
          <w:p w:rsidRPr="00D14360" w:rsidR="00E42FA6" w:rsidP="00D14360" w:rsidRDefault="00E42FA6" w14:paraId="45A27CAC" w14:textId="77777777">
            <w:pPr>
              <w:autoSpaceDE w:val="0"/>
              <w:autoSpaceDN w:val="0"/>
              <w:adjustRightInd w:val="0"/>
              <w:rPr>
                <w:rFonts w:ascii="Calibri Light" w:hAnsi="Calibri Light" w:cs="Calibri Light"/>
                <w:szCs w:val="18"/>
              </w:rPr>
            </w:pPr>
            <w:r w:rsidRPr="00D14360">
              <w:rPr>
                <w:rFonts w:ascii="Calibri Light" w:hAnsi="Calibri Light" w:cs="Calibri Light"/>
                <w:szCs w:val="18"/>
              </w:rPr>
              <w:t>The effectiveTime represents the clinically relevant time of the measurement, which may be when the assessment was performed.</w:t>
            </w:r>
          </w:p>
        </w:tc>
      </w:tr>
      <w:tr w:rsidRPr="00C64922" w:rsidR="002954CE" w:rsidTr="004E29C8" w14:paraId="3DE65006" w14:textId="77777777">
        <w:trPr>
          <w:cantSplit/>
          <w:trHeight w:val="350"/>
        </w:trPr>
        <w:tc>
          <w:tcPr>
            <w:tcW w:w="1457" w:type="dxa"/>
            <w:tcBorders>
              <w:top w:val="single" w:color="4F81BD" w:sz="4" w:space="0"/>
              <w:bottom w:val="single" w:color="4472C4" w:themeColor="accent1" w:sz="4" w:space="0"/>
              <w:right w:val="nil"/>
            </w:tcBorders>
            <w:shd w:val="clear" w:color="auto" w:fill="FFFFFF"/>
          </w:tcPr>
          <w:p w:rsidRPr="00D14360" w:rsidR="00E42FA6" w:rsidP="00E42FA6" w:rsidRDefault="00E42FA6" w14:paraId="5AD29462" w14:textId="77777777">
            <w:pPr>
              <w:rPr>
                <w:rFonts w:cs="Calibri"/>
                <w:b/>
                <w:bCs/>
                <w:color w:val="000000"/>
              </w:rPr>
            </w:pPr>
            <w:r w:rsidRPr="00D14360">
              <w:rPr>
                <w:rFonts w:cs="Calibri"/>
                <w:b/>
                <w:bCs/>
                <w:color w:val="000000"/>
              </w:rPr>
              <w:t>Negation</w:t>
            </w:r>
          </w:p>
        </w:tc>
        <w:tc>
          <w:tcPr>
            <w:tcW w:w="7988" w:type="dxa"/>
            <w:tcBorders>
              <w:top w:val="single" w:color="4F81BD" w:sz="4" w:space="0"/>
              <w:bottom w:val="single" w:color="4472C4" w:themeColor="accent1" w:sz="4" w:space="0"/>
            </w:tcBorders>
            <w:shd w:val="clear" w:color="auto" w:fill="auto"/>
          </w:tcPr>
          <w:p w:rsidRPr="00D14360" w:rsidR="00E42FA6" w:rsidP="00D14360" w:rsidRDefault="00E42FA6" w14:paraId="5B93530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w:t>
            </w:r>
          </w:p>
        </w:tc>
      </w:tr>
      <w:tr w:rsidRPr="00C64922" w:rsidR="002954CE" w:rsidTr="004E29C8" w14:paraId="21030FE9" w14:textId="77777777">
        <w:trPr>
          <w:cantSplit/>
        </w:trPr>
        <w:tc>
          <w:tcPr>
            <w:tcW w:w="1457" w:type="dxa"/>
            <w:tcBorders>
              <w:top w:val="single" w:color="4472C4" w:themeColor="accent1" w:sz="4" w:space="0"/>
              <w:bottom w:val="single" w:color="4472C4" w:themeColor="accent1" w:sz="4" w:space="0"/>
              <w:right w:val="nil"/>
            </w:tcBorders>
            <w:shd w:val="clear" w:color="auto" w:fill="FFFFFF"/>
          </w:tcPr>
          <w:p w:rsidRPr="00D14360" w:rsidR="00E42FA6" w:rsidP="00E42FA6" w:rsidRDefault="00E42FA6" w14:paraId="5B5D3C9A" w14:textId="77777777">
            <w:pPr>
              <w:rPr>
                <w:rFonts w:cs="Calibri"/>
                <w:b/>
                <w:bCs/>
              </w:rPr>
            </w:pPr>
            <w:r w:rsidRPr="00D14360">
              <w:rPr>
                <w:rFonts w:cs="Calibri"/>
                <w:b/>
                <w:bCs/>
              </w:rPr>
              <w:t>Other Considerations</w:t>
            </w:r>
          </w:p>
        </w:tc>
        <w:tc>
          <w:tcPr>
            <w:tcW w:w="7988" w:type="dxa"/>
            <w:tcBorders>
              <w:top w:val="single" w:color="4472C4" w:themeColor="accent1" w:sz="4" w:space="0"/>
              <w:bottom w:val="single" w:color="4472C4" w:themeColor="accent1" w:sz="4" w:space="0"/>
            </w:tcBorders>
            <w:shd w:val="clear" w:color="auto" w:fill="auto"/>
          </w:tcPr>
          <w:p w:rsidRPr="00D14360" w:rsidR="00E42FA6" w:rsidP="00D14360" w:rsidRDefault="00E42FA6" w14:paraId="22EAB3DE" w14:textId="77777777">
            <w:pPr>
              <w:pStyle w:val="Default"/>
              <w:keepNext/>
              <w:rPr>
                <w:rFonts w:ascii="Calibri Light" w:hAnsi="Calibri Light" w:cs="Calibri Light"/>
                <w:sz w:val="20"/>
                <w:szCs w:val="18"/>
              </w:rPr>
            </w:pPr>
            <w:r w:rsidRPr="00D14360">
              <w:rPr>
                <w:rFonts w:ascii="Calibri Light" w:hAnsi="Calibri Light" w:cs="Calibri Light"/>
                <w:sz w:val="20"/>
                <w:szCs w:val="18"/>
              </w:rPr>
              <w:t>The observation/value element represents the “answer” or result for the assessed “question” or measurement.  The clinical statement may also include an interpretation and may include multiple reference ranges. Additionally, each assessment scale observation may contain zero or more Assessment Scale Supporting Observations.  This structure allows the Assessment Scale Observation to mirror the format of many assessment tools. An Assessment Scale Supporting Observation represents the components of a scale used in an Assessment Scale Observation. The individual parts that make up the component may be a group of cognitive or functional status observations.</w:t>
            </w:r>
          </w:p>
        </w:tc>
      </w:tr>
      <w:tr w:rsidRPr="00C64922" w:rsidR="00AF424B" w:rsidTr="004E29C8" w14:paraId="11689B26" w14:textId="77777777">
        <w:trPr>
          <w:cantSplit/>
        </w:trPr>
        <w:tc>
          <w:tcPr>
            <w:tcW w:w="1457" w:type="dxa"/>
            <w:tcBorders>
              <w:top w:val="single" w:color="4472C4" w:themeColor="accent1" w:sz="4" w:space="0"/>
              <w:bottom w:val="single" w:color="4472C4" w:themeColor="accent1" w:sz="4" w:space="0"/>
              <w:right w:val="nil"/>
            </w:tcBorders>
            <w:shd w:val="clear" w:color="auto" w:fill="FFFFFF"/>
          </w:tcPr>
          <w:p w:rsidRPr="00D14360" w:rsidR="00AF424B" w:rsidP="00AF424B" w:rsidRDefault="00AF424B" w14:paraId="31B1EC39" w14:textId="73C74F3F">
            <w:pPr>
              <w:rPr>
                <w:rFonts w:cs="Calibri"/>
                <w:b/>
                <w:bCs/>
              </w:rPr>
            </w:pPr>
            <w:r w:rsidRPr="00D14360">
              <w:rPr>
                <w:rFonts w:cs="Calibri"/>
                <w:b/>
                <w:bCs/>
              </w:rPr>
              <w:t>Example</w:t>
            </w:r>
          </w:p>
        </w:tc>
        <w:tc>
          <w:tcPr>
            <w:tcW w:w="7988" w:type="dxa"/>
            <w:tcBorders>
              <w:top w:val="single" w:color="4472C4" w:themeColor="accent1" w:sz="4" w:space="0"/>
              <w:bottom w:val="single" w:color="4472C4" w:themeColor="accent1" w:sz="4" w:space="0"/>
            </w:tcBorders>
            <w:shd w:val="clear" w:color="auto" w:fill="auto"/>
          </w:tcPr>
          <w:p w:rsidRPr="00D14360" w:rsidR="00AF424B" w:rsidP="00AF424B" w:rsidRDefault="00000000" w14:paraId="11C01815" w14:textId="05DF3B2B">
            <w:pPr>
              <w:pStyle w:val="Default"/>
              <w:keepNext/>
              <w:rPr>
                <w:rFonts w:ascii="Calibri Light" w:hAnsi="Calibri Light" w:cs="Calibri Light"/>
                <w:sz w:val="20"/>
                <w:szCs w:val="18"/>
              </w:rPr>
            </w:pPr>
            <w:hyperlink w:history="1" r:id="rId64">
              <w:r w:rsidRPr="00AF424B" w:rsidR="00AF424B">
                <w:rPr>
                  <w:rStyle w:val="Hyperlink"/>
                  <w:sz w:val="20"/>
                </w:rPr>
                <w:t>PHQ-9</w:t>
              </w:r>
            </w:hyperlink>
          </w:p>
        </w:tc>
      </w:tr>
      <w:tr w:rsidRPr="00C64922" w:rsidR="00AF424B" w:rsidTr="004E29C8" w14:paraId="6D33B48F" w14:textId="77777777">
        <w:trPr>
          <w:cantSplit/>
        </w:trPr>
        <w:tc>
          <w:tcPr>
            <w:tcW w:w="1457" w:type="dxa"/>
            <w:tcBorders>
              <w:top w:val="single" w:color="4472C4" w:themeColor="accent1" w:sz="4" w:space="0"/>
              <w:bottom w:val="single" w:color="4472C4" w:themeColor="accent1" w:sz="4" w:space="0"/>
              <w:right w:val="nil"/>
            </w:tcBorders>
            <w:shd w:val="clear" w:color="auto" w:fill="FFFFFF"/>
          </w:tcPr>
          <w:p w:rsidRPr="00D14360" w:rsidR="00AF424B" w:rsidP="00AF424B" w:rsidRDefault="00AF424B" w14:paraId="791CB6DE" w14:textId="1D4E0850">
            <w:pPr>
              <w:rPr>
                <w:rFonts w:cs="Calibri"/>
                <w:b/>
                <w:bCs/>
              </w:rPr>
            </w:pPr>
            <w:r w:rsidRPr="00D14360">
              <w:rPr>
                <w:rFonts w:cs="Calibri"/>
                <w:b/>
                <w:bCs/>
              </w:rPr>
              <w:t>Example</w:t>
            </w:r>
          </w:p>
        </w:tc>
        <w:tc>
          <w:tcPr>
            <w:tcW w:w="7988" w:type="dxa"/>
            <w:tcBorders>
              <w:top w:val="single" w:color="4472C4" w:themeColor="accent1" w:sz="4" w:space="0"/>
              <w:bottom w:val="single" w:color="4472C4" w:themeColor="accent1" w:sz="4" w:space="0"/>
            </w:tcBorders>
            <w:shd w:val="clear" w:color="auto" w:fill="auto"/>
          </w:tcPr>
          <w:p w:rsidRPr="0013370F" w:rsidR="00AF424B" w:rsidP="00AF424B" w:rsidRDefault="00000000" w14:paraId="5DA06446" w14:textId="5D61DB81">
            <w:pPr>
              <w:pStyle w:val="Default"/>
              <w:keepNext/>
              <w:rPr>
                <w:sz w:val="20"/>
              </w:rPr>
            </w:pPr>
            <w:hyperlink w:history="1" r:id="rId65">
              <w:r w:rsidRPr="00683EAC" w:rsidR="00AF424B">
                <w:rPr>
                  <w:rStyle w:val="Hyperlink"/>
                  <w:sz w:val="20"/>
                </w:rPr>
                <w:t>WE CARE</w:t>
              </w:r>
            </w:hyperlink>
          </w:p>
        </w:tc>
      </w:tr>
      <w:tr w:rsidRPr="00C64922" w:rsidR="00AF424B" w:rsidTr="004E29C8" w14:paraId="5C45A294" w14:textId="77777777">
        <w:trPr>
          <w:cantSplit/>
        </w:trPr>
        <w:tc>
          <w:tcPr>
            <w:tcW w:w="1457" w:type="dxa"/>
            <w:tcBorders>
              <w:top w:val="single" w:color="4472C4" w:themeColor="accent1" w:sz="4" w:space="0"/>
              <w:right w:val="nil"/>
            </w:tcBorders>
            <w:shd w:val="clear" w:color="auto" w:fill="FFFFFF"/>
          </w:tcPr>
          <w:p w:rsidRPr="00D14360" w:rsidR="00AF424B" w:rsidP="00AF424B" w:rsidRDefault="00AF424B" w14:paraId="54D914E8" w14:textId="0033536A">
            <w:pPr>
              <w:rPr>
                <w:rFonts w:cs="Calibri"/>
                <w:b/>
                <w:bCs/>
              </w:rPr>
            </w:pPr>
            <w:r w:rsidRPr="00D14360">
              <w:rPr>
                <w:rFonts w:cs="Calibri"/>
                <w:b/>
                <w:bCs/>
              </w:rPr>
              <w:t>Example</w:t>
            </w:r>
          </w:p>
        </w:tc>
        <w:tc>
          <w:tcPr>
            <w:tcW w:w="7988" w:type="dxa"/>
            <w:tcBorders>
              <w:top w:val="single" w:color="4472C4" w:themeColor="accent1" w:sz="4" w:space="0"/>
            </w:tcBorders>
            <w:shd w:val="clear" w:color="auto" w:fill="auto"/>
          </w:tcPr>
          <w:p w:rsidRPr="0013370F" w:rsidR="00AF424B" w:rsidP="00AF424B" w:rsidRDefault="00000000" w14:paraId="2703EA70" w14:textId="08BB2933">
            <w:pPr>
              <w:pStyle w:val="Default"/>
              <w:keepNext/>
              <w:rPr>
                <w:sz w:val="20"/>
              </w:rPr>
            </w:pPr>
            <w:hyperlink w:history="1" r:id="rId66">
              <w:r w:rsidRPr="005F2710" w:rsidR="00AF424B">
                <w:rPr>
                  <w:rStyle w:val="Hyperlink"/>
                  <w:sz w:val="20"/>
                </w:rPr>
                <w:t>Glasgow Coma</w:t>
              </w:r>
            </w:hyperlink>
          </w:p>
        </w:tc>
      </w:tr>
    </w:tbl>
    <w:p w:rsidRPr="00D14360" w:rsidR="003B4A08" w:rsidP="00295A8B" w:rsidRDefault="000816FD" w14:paraId="0D862355" w14:textId="118B28BA">
      <w:pPr>
        <w:pStyle w:val="Caption"/>
        <w:rPr>
          <w:rFonts w:cs="Calibri"/>
          <w:sz w:val="24"/>
          <w:szCs w:val="24"/>
        </w:rPr>
      </w:pPr>
      <w:r>
        <w:t xml:space="preserve">  </w:t>
      </w:r>
      <w:bookmarkStart w:name="_Toc118898850" w:id="1962"/>
      <w:bookmarkStart w:name="_Toc119940054" w:id="1963"/>
      <w:bookmarkStart w:name="_Toc135313085" w:id="1964"/>
      <w:r w:rsidR="00295A8B">
        <w:t xml:space="preserve">Table </w:t>
      </w:r>
      <w:r>
        <w:fldChar w:fldCharType="begin"/>
      </w:r>
      <w:r>
        <w:instrText>SEQ Table \* ARABIC</w:instrText>
      </w:r>
      <w:r>
        <w:fldChar w:fldCharType="separate"/>
      </w:r>
      <w:r w:rsidR="00DC1072">
        <w:rPr>
          <w:noProof/>
        </w:rPr>
        <w:t>64</w:t>
      </w:r>
      <w:r>
        <w:fldChar w:fldCharType="end"/>
      </w:r>
      <w:r w:rsidR="00295A8B">
        <w:t>: Assessment Scale Observation</w:t>
      </w:r>
      <w:r w:rsidR="00852DED">
        <w:t xml:space="preserve"> Template</w:t>
      </w:r>
      <w:bookmarkEnd w:id="1962"/>
      <w:bookmarkEnd w:id="1963"/>
      <w:bookmarkEnd w:id="1964"/>
    </w:p>
    <w:p w:rsidRPr="00C64922" w:rsidR="009A427D" w:rsidP="00FD31AC" w:rsidRDefault="009A427D" w14:paraId="6E062481" w14:textId="0DE60285">
      <w:pPr>
        <w:pStyle w:val="Heading3"/>
      </w:pPr>
      <w:bookmarkStart w:name="_Plan_of_Treatment" w:id="1965"/>
      <w:bookmarkStart w:name="_Toc10707529" w:id="1966"/>
      <w:bookmarkStart w:name="_Toc11043703" w:id="1967"/>
      <w:bookmarkStart w:name="_Toc11045642" w:id="1968"/>
      <w:bookmarkStart w:name="_Toc11219055" w:id="1969"/>
      <w:bookmarkStart w:name="_Toc11391310" w:id="1970"/>
      <w:bookmarkStart w:name="_Toc119939878" w:id="1971"/>
      <w:bookmarkStart w:name="_Toc135312909" w:id="1972"/>
      <w:bookmarkEnd w:id="1965"/>
      <w:r w:rsidRPr="00C64922">
        <w:t>Plan of Treatment</w:t>
      </w:r>
      <w:bookmarkEnd w:id="1966"/>
      <w:bookmarkEnd w:id="1967"/>
      <w:bookmarkEnd w:id="1968"/>
      <w:bookmarkEnd w:id="1969"/>
      <w:bookmarkEnd w:id="1970"/>
      <w:bookmarkEnd w:id="1971"/>
      <w:bookmarkEnd w:id="1972"/>
    </w:p>
    <w:p w:rsidRPr="00D14360" w:rsidR="009A427D" w:rsidP="009A427D" w:rsidRDefault="009A427D" w14:paraId="7CB364A4" w14:textId="77777777">
      <w:pPr>
        <w:spacing w:after="120"/>
        <w:rPr>
          <w:rFonts w:cs="Calibri"/>
        </w:rPr>
      </w:pPr>
      <w:r w:rsidRPr="00D14360">
        <w:rPr>
          <w:rFonts w:cs="Calibri"/>
        </w:rPr>
        <w:t>Plan of treatment information encompasses data that define pending orders, interventions, encounters, services, and procedures for the patient. It is limited to prospective, unfulfilled, or incomplete orders and requests only. These are indicated by the @moodCode of the entries within this section. All active, incomplete, or pending orders, appointments, referrals, procedures, services, or any other pending event of clinical significance to the current care of the patient should be listed. The plan of treatment is typically developed to address a set of goals set by the patient, provider or jointly set together.</w:t>
      </w:r>
    </w:p>
    <w:p w:rsidRPr="00D14360" w:rsidR="009A427D" w:rsidP="009A427D" w:rsidRDefault="00E42FA6" w14:paraId="0928EA7B" w14:textId="7CB12C52">
      <w:pPr>
        <w:spacing w:after="120"/>
        <w:rPr>
          <w:rFonts w:cs="Calibri"/>
        </w:rPr>
      </w:pPr>
      <w:r w:rsidRPr="00D14360">
        <w:rPr>
          <w:rFonts w:cs="Calibri"/>
          <w:b/>
          <w:bCs/>
        </w:rPr>
        <w:t>Reference:</w:t>
      </w:r>
      <w:r w:rsidRPr="00D14360">
        <w:rPr>
          <w:rFonts w:cs="Calibri"/>
        </w:rPr>
        <w:t xml:space="preserve"> </w:t>
      </w:r>
      <w:hyperlink w:history="1" w:anchor="_C-CDA_R2.1_Document">
        <w:r w:rsidRPr="007770C6" w:rsidR="00986722">
          <w:rPr>
            <w:rStyle w:val="Hyperlink"/>
            <w:rFonts w:cs="Calibri"/>
          </w:rPr>
          <w:t>3.2.8 C-CDA R2.1 Document Templates</w:t>
        </w:r>
      </w:hyperlink>
      <w:r w:rsidRPr="00AD08FB" w:rsidR="00295A8B">
        <w:rPr>
          <w:rFonts w:cs="Calibri"/>
          <w:color w:val="000000"/>
        </w:rPr>
        <w:t>;</w:t>
      </w:r>
      <w:r w:rsidRPr="00AD08FB" w:rsidR="009A427D">
        <w:rPr>
          <w:rFonts w:cs="Calibri"/>
          <w:color w:val="000000"/>
        </w:rPr>
        <w:t xml:space="preserve"> </w:t>
      </w:r>
      <w:hyperlink w:history="1" w:anchor="_Goal">
        <w:r w:rsidRPr="007770C6" w:rsidR="00295A8B">
          <w:rPr>
            <w:rStyle w:val="Hyperlink"/>
            <w:rFonts w:cs="Calibri"/>
          </w:rPr>
          <w:t>5.2.9 Goal</w:t>
        </w:r>
      </w:hyperlink>
      <w:r w:rsidRPr="00D14360" w:rsidR="009A427D">
        <w:rPr>
          <w:rFonts w:cs="Calibri"/>
        </w:rPr>
        <w:t xml:space="preserve"> </w:t>
      </w:r>
    </w:p>
    <w:p w:rsidRPr="00C64922" w:rsidR="009A427D" w:rsidP="00FD31AC" w:rsidRDefault="009A427D" w14:paraId="01B830C0" w14:textId="4BFB538D">
      <w:pPr>
        <w:pStyle w:val="Heading3"/>
      </w:pPr>
      <w:bookmarkStart w:name="_dh29ks4qqo5r" w:colFirst="0" w:colLast="0" w:id="1973"/>
      <w:bookmarkStart w:name="_vdjse3a1lbw5" w:colFirst="0" w:colLast="0" w:id="1974"/>
      <w:bookmarkStart w:name="_Clinical_Note" w:id="1975"/>
      <w:bookmarkStart w:name="_Toc11391311" w:id="1976"/>
      <w:bookmarkStart w:name="_Ref21851354" w:id="1977"/>
      <w:bookmarkStart w:name="_Ref21851361" w:id="1978"/>
      <w:bookmarkStart w:name="_Toc119939879" w:id="1979"/>
      <w:bookmarkStart w:name="_Toc135312910" w:id="1980"/>
      <w:bookmarkEnd w:id="1973"/>
      <w:bookmarkEnd w:id="1974"/>
      <w:bookmarkEnd w:id="1975"/>
      <w:r w:rsidRPr="00C64922">
        <w:t>Clinical Note</w:t>
      </w:r>
      <w:bookmarkEnd w:id="1976"/>
      <w:bookmarkEnd w:id="1977"/>
      <w:bookmarkEnd w:id="1978"/>
      <w:bookmarkEnd w:id="1979"/>
      <w:bookmarkEnd w:id="1980"/>
    </w:p>
    <w:p w:rsidRPr="00D14360" w:rsidR="009A427D" w:rsidP="009A427D" w:rsidRDefault="009A427D" w14:paraId="1232F4D8" w14:textId="77777777">
      <w:r w:rsidRPr="00D14360">
        <w:t>Note Activity entries contain structured information about the note information contained in a Notes Section or in one of the sections defined for exchanging structured clinical note documents. A Note Activity entry allows the corresponding human readable narrative note information to be more machine processable.</w:t>
      </w:r>
    </w:p>
    <w:p w:rsidR="009A427D" w:rsidP="004C76D9" w:rsidRDefault="009A427D" w14:paraId="47E7B3B3" w14:textId="77777777">
      <w:pPr>
        <w:pStyle w:val="Heading4"/>
      </w:pPr>
      <w:r w:rsidRPr="00C64922">
        <w:t>Note Activity</w:t>
      </w:r>
    </w:p>
    <w:p w:rsidR="00CD3D7C" w:rsidP="00CD3D7C" w:rsidRDefault="00CD3D7C" w14:paraId="1EE5B179" w14:textId="77777777"/>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CD3D7C" w:rsidTr="004E29C8" w14:paraId="239F2886" w14:textId="77777777">
        <w:trPr>
          <w:trHeight w:val="576"/>
        </w:trPr>
        <w:tc>
          <w:tcPr>
            <w:tcW w:w="683" w:type="dxa"/>
            <w:tcBorders>
              <w:right w:val="nil"/>
            </w:tcBorders>
            <w:shd w:val="clear" w:color="auto" w:fill="C6D9F1"/>
          </w:tcPr>
          <w:p w:rsidRPr="00804CC8" w:rsidR="00CD3D7C" w:rsidP="001104A1" w:rsidRDefault="00634398" w14:paraId="6CD62175" w14:textId="77777777">
            <w:pPr>
              <w:pStyle w:val="BodyText"/>
              <w:rPr>
                <w:noProof/>
              </w:rPr>
            </w:pPr>
            <w:r w:rsidRPr="00CC7455">
              <w:rPr>
                <w:noProof/>
              </w:rPr>
              <w:drawing>
                <wp:inline distT="0" distB="0" distL="0" distR="0" wp14:anchorId="63259C1F" wp14:editId="5C0BA642">
                  <wp:extent cx="323215" cy="323215"/>
                  <wp:effectExtent l="0" t="0" r="0" b="635"/>
                  <wp:docPr id="9" name="Graphic 6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0"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7770C6" w:rsidR="00CD3D7C" w:rsidP="001104A1" w:rsidRDefault="00CD3D7C" w14:paraId="6DCE6FAD" w14:textId="77777777">
            <w:pPr>
              <w:pStyle w:val="Default"/>
              <w:rPr>
                <w:sz w:val="20"/>
              </w:rPr>
            </w:pPr>
            <w:r w:rsidRPr="007770C6">
              <w:rPr>
                <w:bCs/>
                <w:sz w:val="20"/>
              </w:rPr>
              <w:t xml:space="preserve">C-CDA Content Creators </w:t>
            </w:r>
            <w:r w:rsidRPr="007770C6">
              <w:rPr>
                <w:rFonts w:cs="Calibri Light"/>
                <w:bCs/>
                <w:sz w:val="20"/>
              </w:rPr>
              <w:t>SHOULD NOT use the Note Activity template in place of a more specific C-CDA entry template.</w:t>
            </w:r>
            <w:r w:rsidRPr="007770C6">
              <w:rPr>
                <w:bCs/>
                <w:sz w:val="20"/>
              </w:rPr>
              <w:t xml:space="preserve"> </w:t>
            </w:r>
            <w:r w:rsidRPr="007770C6">
              <w:rPr>
                <w:b/>
                <w:sz w:val="20"/>
              </w:rPr>
              <w:t>[</w:t>
            </w:r>
            <w:r w:rsidRPr="007770C6" w:rsidR="00B42460">
              <w:rPr>
                <w:b/>
                <w:sz w:val="20"/>
              </w:rPr>
              <w:t>BP</w:t>
            </w:r>
            <w:r w:rsidRPr="007770C6">
              <w:rPr>
                <w:b/>
                <w:sz w:val="20"/>
              </w:rPr>
              <w:t>-</w:t>
            </w:r>
            <w:r w:rsidRPr="007770C6" w:rsidR="00E83F3B">
              <w:rPr>
                <w:b/>
                <w:sz w:val="20"/>
              </w:rPr>
              <w:t>097</w:t>
            </w:r>
            <w:r w:rsidRPr="007770C6">
              <w:rPr>
                <w:b/>
                <w:sz w:val="20"/>
              </w:rPr>
              <w:t>]</w:t>
            </w:r>
          </w:p>
        </w:tc>
      </w:tr>
    </w:tbl>
    <w:p w:rsidRPr="00CD3D7C" w:rsidR="00CD3D7C" w:rsidP="003A3D50" w:rsidRDefault="00CD3D7C" w14:paraId="2BE26D14" w14:textId="77777777"/>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457"/>
        <w:gridCol w:w="7898"/>
      </w:tblGrid>
      <w:tr w:rsidRPr="00C64922" w:rsidR="002954CE" w:rsidTr="004E29C8" w14:paraId="59DC93C9" w14:textId="77777777">
        <w:trPr>
          <w:cantSplit/>
          <w:tblHeader/>
        </w:trPr>
        <w:tc>
          <w:tcPr>
            <w:tcW w:w="1457" w:type="dxa"/>
            <w:tcBorders>
              <w:bottom w:val="nil"/>
              <w:right w:val="nil"/>
            </w:tcBorders>
            <w:shd w:val="clear" w:color="auto" w:fill="4F81BD"/>
          </w:tcPr>
          <w:p w:rsidRPr="00D14360" w:rsidR="00295A8B" w:rsidP="000B6222" w:rsidRDefault="00295A8B" w14:paraId="287F6E49" w14:textId="77777777">
            <w:pPr>
              <w:rPr>
                <w:rFonts w:cs="Calibri"/>
                <w:b/>
                <w:bCs/>
                <w:color w:val="FFFFFF"/>
              </w:rPr>
            </w:pPr>
            <w:r w:rsidRPr="00D14360">
              <w:rPr>
                <w:rFonts w:cs="Calibri"/>
                <w:b/>
                <w:bCs/>
                <w:color w:val="FFFFFF"/>
              </w:rPr>
              <w:t>Entry Template</w:t>
            </w:r>
          </w:p>
        </w:tc>
        <w:tc>
          <w:tcPr>
            <w:tcW w:w="7898" w:type="dxa"/>
            <w:shd w:val="clear" w:color="auto" w:fill="4F81BD"/>
          </w:tcPr>
          <w:p w:rsidRPr="00D14360" w:rsidR="00295A8B" w:rsidP="000B6222" w:rsidRDefault="00295A8B" w14:paraId="3BB6AE14" w14:textId="77777777">
            <w:pPr>
              <w:rPr>
                <w:rFonts w:cs="Calibri"/>
                <w:b/>
                <w:bCs/>
                <w:iCs/>
                <w:color w:val="FFFFFF"/>
              </w:rPr>
            </w:pPr>
            <w:r w:rsidRPr="00D14360">
              <w:rPr>
                <w:rFonts w:cs="Calibri"/>
                <w:b/>
                <w:iCs/>
                <w:color w:val="FFFFFF"/>
              </w:rPr>
              <w:t>Note Activity</w:t>
            </w:r>
          </w:p>
          <w:p w:rsidRPr="00D14360" w:rsidR="00295A8B" w:rsidP="000B6222" w:rsidRDefault="00295A8B" w14:paraId="6A40FAA6" w14:textId="77777777">
            <w:pPr>
              <w:rPr>
                <w:rFonts w:cs="Calibri"/>
                <w:bCs/>
                <w:color w:val="FFFFFF"/>
              </w:rPr>
            </w:pPr>
            <w:r w:rsidRPr="00D14360">
              <w:rPr>
                <w:bCs/>
                <w:color w:val="FFFFFF"/>
                <w:sz w:val="18"/>
              </w:rPr>
              <w:t>[act: identifier urn:hl7ii:2.16.840.1.113883.10.20.22.4.202:2016-11-01 (open)]</w:t>
            </w:r>
          </w:p>
        </w:tc>
      </w:tr>
      <w:tr w:rsidRPr="00C64922" w:rsidR="002954CE" w:rsidTr="004E29C8" w14:paraId="73DFD514" w14:textId="77777777">
        <w:trPr>
          <w:cantSplit/>
        </w:trPr>
        <w:tc>
          <w:tcPr>
            <w:tcW w:w="1457" w:type="dxa"/>
            <w:tcBorders>
              <w:top w:val="single" w:color="4F81BD" w:sz="4" w:space="0"/>
              <w:bottom w:val="single" w:color="4F81BD" w:sz="4" w:space="0"/>
              <w:right w:val="nil"/>
            </w:tcBorders>
            <w:shd w:val="clear" w:color="auto" w:fill="FFFFFF"/>
          </w:tcPr>
          <w:p w:rsidRPr="00D14360" w:rsidR="00295A8B" w:rsidP="000B6222" w:rsidRDefault="00295A8B" w14:paraId="7E1E6BEB" w14:textId="77777777">
            <w:pPr>
              <w:rPr>
                <w:rFonts w:cs="Calibri"/>
                <w:b/>
                <w:bCs/>
              </w:rPr>
            </w:pPr>
            <w:r w:rsidRPr="00D14360">
              <w:rPr>
                <w:rFonts w:cs="Calibri"/>
                <w:b/>
                <w:bCs/>
              </w:rPr>
              <w:t>Reference Source</w:t>
            </w:r>
          </w:p>
        </w:tc>
        <w:tc>
          <w:tcPr>
            <w:tcW w:w="7898" w:type="dxa"/>
            <w:tcBorders>
              <w:top w:val="single" w:color="4F81BD" w:sz="4" w:space="0"/>
              <w:bottom w:val="single" w:color="4F81BD" w:sz="4" w:space="0"/>
            </w:tcBorders>
            <w:shd w:val="clear" w:color="auto" w:fill="auto"/>
          </w:tcPr>
          <w:p w:rsidRPr="00D14360" w:rsidR="00295A8B" w:rsidP="000B6222" w:rsidRDefault="00295A8B" w14:paraId="701F17C5" w14:textId="77777777">
            <w:pPr>
              <w:rPr>
                <w:rFonts w:ascii="Calibri Light" w:hAnsi="Calibri Light" w:cs="Calibri Light"/>
                <w:szCs w:val="18"/>
              </w:rPr>
            </w:pPr>
            <w:r w:rsidRPr="00D14360">
              <w:rPr>
                <w:rFonts w:ascii="Calibri Light" w:hAnsi="Calibri Light" w:cs="Calibri Light"/>
                <w:szCs w:val="18"/>
              </w:rPr>
              <w:t>HL7 C-CDA R2.1 Companion Guide</w:t>
            </w:r>
          </w:p>
        </w:tc>
      </w:tr>
      <w:tr w:rsidRPr="00C64922" w:rsidR="002954CE" w:rsidTr="004E29C8" w14:paraId="6B4DF1A6" w14:textId="77777777">
        <w:trPr>
          <w:cantSplit/>
        </w:trPr>
        <w:tc>
          <w:tcPr>
            <w:tcW w:w="1457" w:type="dxa"/>
            <w:tcBorders>
              <w:right w:val="nil"/>
            </w:tcBorders>
            <w:shd w:val="clear" w:color="auto" w:fill="FFFFFF"/>
          </w:tcPr>
          <w:p w:rsidRPr="00D14360" w:rsidR="00295A8B" w:rsidP="000B6222" w:rsidRDefault="00295A8B" w14:paraId="6CFE4B7C" w14:textId="77777777">
            <w:pPr>
              <w:rPr>
                <w:rFonts w:cs="Calibri"/>
                <w:b/>
                <w:bCs/>
              </w:rPr>
            </w:pPr>
            <w:r w:rsidRPr="00D14360">
              <w:rPr>
                <w:rFonts w:cs="Calibri"/>
                <w:b/>
                <w:bCs/>
              </w:rPr>
              <w:t>Purpose</w:t>
            </w:r>
          </w:p>
        </w:tc>
        <w:tc>
          <w:tcPr>
            <w:tcW w:w="7898" w:type="dxa"/>
            <w:shd w:val="clear" w:color="auto" w:fill="auto"/>
          </w:tcPr>
          <w:p w:rsidRPr="00D14360" w:rsidR="00295A8B" w:rsidP="000B6222" w:rsidRDefault="00295A8B" w14:paraId="72A2D18D" w14:textId="77777777">
            <w:pPr>
              <w:rPr>
                <w:rFonts w:ascii="Calibri Light" w:hAnsi="Calibri Light" w:cs="Calibri Light"/>
                <w:szCs w:val="18"/>
              </w:rPr>
            </w:pPr>
            <w:r w:rsidRPr="00D14360">
              <w:rPr>
                <w:rFonts w:ascii="Calibri Light" w:hAnsi="Calibri Light" w:cs="Calibri Light"/>
                <w:szCs w:val="18"/>
              </w:rPr>
              <w:t>The Note Activity represents a clinical note.</w:t>
            </w:r>
          </w:p>
        </w:tc>
      </w:tr>
      <w:tr w:rsidRPr="00C64922" w:rsidR="002954CE" w:rsidTr="004E29C8" w14:paraId="72D62769" w14:textId="77777777">
        <w:trPr>
          <w:cantSplit/>
        </w:trPr>
        <w:tc>
          <w:tcPr>
            <w:tcW w:w="1457" w:type="dxa"/>
            <w:tcBorders>
              <w:top w:val="single" w:color="4F81BD" w:sz="4" w:space="0"/>
              <w:bottom w:val="single" w:color="4F81BD" w:sz="4" w:space="0"/>
              <w:right w:val="nil"/>
            </w:tcBorders>
            <w:shd w:val="clear" w:color="auto" w:fill="FFFFFF"/>
          </w:tcPr>
          <w:p w:rsidRPr="00D14360" w:rsidR="00295A8B" w:rsidP="000B6222" w:rsidRDefault="00295A8B" w14:paraId="283C6F02" w14:textId="77777777">
            <w:pPr>
              <w:rPr>
                <w:rFonts w:cs="Calibri"/>
                <w:b/>
                <w:bCs/>
              </w:rPr>
            </w:pPr>
            <w:r w:rsidRPr="00D14360">
              <w:rPr>
                <w:rFonts w:cs="Calibri"/>
                <w:b/>
                <w:bCs/>
              </w:rPr>
              <w:t>ActStatus</w:t>
            </w:r>
          </w:p>
        </w:tc>
        <w:tc>
          <w:tcPr>
            <w:tcW w:w="7898" w:type="dxa"/>
            <w:tcBorders>
              <w:top w:val="single" w:color="4F81BD" w:sz="4" w:space="0"/>
              <w:bottom w:val="single" w:color="4F81BD" w:sz="4" w:space="0"/>
            </w:tcBorders>
            <w:shd w:val="clear" w:color="auto" w:fill="auto"/>
          </w:tcPr>
          <w:p w:rsidRPr="00D14360" w:rsidR="00295A8B" w:rsidP="000B6222" w:rsidRDefault="00295A8B" w14:paraId="317B6363" w14:textId="77777777">
            <w:pPr>
              <w:rPr>
                <w:rFonts w:ascii="Calibri Light" w:hAnsi="Calibri Light" w:cs="Calibri Light"/>
                <w:szCs w:val="18"/>
              </w:rPr>
            </w:pPr>
            <w:r w:rsidRPr="00D14360">
              <w:rPr>
                <w:rFonts w:ascii="Calibri Light" w:hAnsi="Calibri Light" w:cs="Calibri Light"/>
                <w:szCs w:val="18"/>
              </w:rPr>
              <w:t>This is a discrete observation that has been made in order for it to be documented. Therefore, it always has a statusCode of “completed</w:t>
            </w:r>
            <w:r w:rsidRPr="00D14360" w:rsidR="00B41DE9">
              <w:rPr>
                <w:rFonts w:ascii="Calibri Light" w:hAnsi="Calibri Light" w:cs="Calibri Light"/>
                <w:szCs w:val="18"/>
              </w:rPr>
              <w:t>.</w:t>
            </w:r>
            <w:r w:rsidRPr="00D14360">
              <w:rPr>
                <w:rFonts w:ascii="Calibri Light" w:hAnsi="Calibri Light" w:cs="Calibri Light"/>
                <w:szCs w:val="18"/>
              </w:rPr>
              <w:t>”</w:t>
            </w:r>
          </w:p>
          <w:p w:rsidR="00852DED" w:rsidP="00D14360" w:rsidRDefault="00852DED" w14:paraId="65A0A7A0" w14:textId="77777777">
            <w:pPr>
              <w:autoSpaceDE w:val="0"/>
              <w:autoSpaceDN w:val="0"/>
              <w:adjustRightInd w:val="0"/>
              <w:rPr>
                <w:rFonts w:ascii="Calibri Light" w:hAnsi="Calibri Light" w:cs="Calibri Light"/>
                <w:szCs w:val="18"/>
              </w:rPr>
            </w:pPr>
          </w:p>
          <w:p w:rsidRPr="00D14360" w:rsidR="00295A8B" w:rsidP="00D14360" w:rsidRDefault="00295A8B" w14:paraId="5F4B9D15" w14:textId="77777777">
            <w:pPr>
              <w:autoSpaceDE w:val="0"/>
              <w:autoSpaceDN w:val="0"/>
              <w:adjustRightInd w:val="0"/>
              <w:rPr>
                <w:rFonts w:ascii="Calibri Light" w:hAnsi="Calibri Light" w:cs="Calibri Light"/>
                <w:szCs w:val="18"/>
              </w:rPr>
            </w:pPr>
            <w:r w:rsidRPr="00D14360">
              <w:rPr>
                <w:rFonts w:ascii="Calibri Light" w:hAnsi="Calibri Light" w:cs="Calibri Light"/>
                <w:szCs w:val="18"/>
              </w:rPr>
              <w:t>The effectiveTime represents the clinically relevant time of note, which may be when the note was written.</w:t>
            </w:r>
          </w:p>
        </w:tc>
      </w:tr>
      <w:tr w:rsidRPr="00C64922" w:rsidR="002954CE" w:rsidTr="004E29C8" w14:paraId="3801698F" w14:textId="77777777">
        <w:trPr>
          <w:cantSplit/>
        </w:trPr>
        <w:tc>
          <w:tcPr>
            <w:tcW w:w="1457" w:type="dxa"/>
            <w:tcBorders>
              <w:top w:val="single" w:color="4F81BD" w:sz="4" w:space="0"/>
              <w:bottom w:val="single" w:color="4472C4" w:themeColor="accent1" w:sz="4" w:space="0"/>
              <w:right w:val="nil"/>
            </w:tcBorders>
            <w:shd w:val="clear" w:color="auto" w:fill="FFFFFF"/>
          </w:tcPr>
          <w:p w:rsidRPr="00D14360" w:rsidR="00295A8B" w:rsidP="000B6222" w:rsidRDefault="00295A8B" w14:paraId="1CB2DFDB" w14:textId="77777777">
            <w:pPr>
              <w:rPr>
                <w:rFonts w:cs="Calibri"/>
                <w:b/>
                <w:bCs/>
                <w:color w:val="000000"/>
              </w:rPr>
            </w:pPr>
            <w:r w:rsidRPr="00D14360">
              <w:rPr>
                <w:rFonts w:cs="Calibri"/>
                <w:b/>
                <w:bCs/>
                <w:color w:val="000000"/>
              </w:rPr>
              <w:t>Negation</w:t>
            </w:r>
          </w:p>
        </w:tc>
        <w:tc>
          <w:tcPr>
            <w:tcW w:w="7898" w:type="dxa"/>
            <w:tcBorders>
              <w:top w:val="single" w:color="4F81BD" w:sz="4" w:space="0"/>
              <w:bottom w:val="single" w:color="4472C4" w:themeColor="accent1" w:sz="4" w:space="0"/>
            </w:tcBorders>
            <w:shd w:val="clear" w:color="auto" w:fill="auto"/>
          </w:tcPr>
          <w:p w:rsidRPr="00D14360" w:rsidR="00295A8B" w:rsidP="00D14360" w:rsidRDefault="00295A8B" w14:paraId="1542A00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w:t>
            </w:r>
          </w:p>
        </w:tc>
      </w:tr>
      <w:tr w:rsidRPr="00C64922" w:rsidR="002954CE" w:rsidTr="004E29C8" w14:paraId="10F72333" w14:textId="77777777">
        <w:trPr>
          <w:trHeight w:val="4994"/>
        </w:trPr>
        <w:tc>
          <w:tcPr>
            <w:tcW w:w="1457" w:type="dxa"/>
            <w:tcBorders>
              <w:top w:val="single" w:color="4472C4" w:themeColor="accent1" w:sz="4" w:space="0"/>
              <w:right w:val="nil"/>
            </w:tcBorders>
            <w:shd w:val="clear" w:color="auto" w:fill="FFFFFF"/>
          </w:tcPr>
          <w:p w:rsidRPr="00D14360" w:rsidR="00295A8B" w:rsidP="000B6222" w:rsidRDefault="00295A8B" w14:paraId="26CC2366" w14:textId="77777777">
            <w:pPr>
              <w:rPr>
                <w:rFonts w:cs="Calibri"/>
                <w:b/>
                <w:bCs/>
              </w:rPr>
            </w:pPr>
            <w:r w:rsidRPr="00D14360">
              <w:rPr>
                <w:rFonts w:cs="Calibri"/>
                <w:b/>
                <w:bCs/>
              </w:rPr>
              <w:t>Other Considerations</w:t>
            </w:r>
          </w:p>
        </w:tc>
        <w:tc>
          <w:tcPr>
            <w:tcW w:w="7898" w:type="dxa"/>
            <w:tcBorders>
              <w:top w:val="single" w:color="4472C4" w:themeColor="accent1" w:sz="4" w:space="0"/>
            </w:tcBorders>
            <w:shd w:val="clear" w:color="auto" w:fill="auto"/>
          </w:tcPr>
          <w:p w:rsidRPr="00D14360" w:rsidR="00295A8B" w:rsidP="000B6222" w:rsidRDefault="00295A8B" w14:paraId="0076D28E" w14:textId="77777777">
            <w:pPr>
              <w:rPr>
                <w:rFonts w:ascii="Calibri Light" w:hAnsi="Calibri Light" w:cs="Calibri Light"/>
                <w:szCs w:val="18"/>
              </w:rPr>
            </w:pPr>
            <w:r w:rsidRPr="00D14360">
              <w:rPr>
                <w:rFonts w:ascii="Calibri Light" w:hAnsi="Calibri Light" w:cs="Calibri Light"/>
                <w:szCs w:val="18"/>
              </w:rPr>
              <w:t xml:space="preserve">Similar to the Comment Activity, the Note Activity permits a more specific code to characterize the type of information available in the note. Note information included needs to be relevant and pertinent to the information being communicated in the document. </w:t>
            </w:r>
          </w:p>
          <w:p w:rsidR="005C79A1" w:rsidP="000B6222" w:rsidRDefault="005C79A1" w14:paraId="025516FB" w14:textId="77777777">
            <w:pPr>
              <w:rPr>
                <w:rFonts w:ascii="Calibri Light" w:hAnsi="Calibri Light" w:cs="Calibri Light"/>
                <w:szCs w:val="18"/>
              </w:rPr>
            </w:pPr>
          </w:p>
          <w:p w:rsidRPr="00D14360" w:rsidR="00295A8B" w:rsidP="000B6222" w:rsidRDefault="00295A8B" w14:paraId="69784489" w14:textId="1C91040D">
            <w:pPr>
              <w:rPr>
                <w:rFonts w:ascii="Calibri Light" w:hAnsi="Calibri Light" w:cs="Calibri Light"/>
                <w:szCs w:val="18"/>
              </w:rPr>
            </w:pPr>
            <w:r w:rsidRPr="00D14360">
              <w:rPr>
                <w:rFonts w:ascii="Calibri Light" w:hAnsi="Calibri Light" w:cs="Calibri Light"/>
                <w:szCs w:val="18"/>
              </w:rPr>
              <w:t>When the note information augments data represented in a more specific entry template, the Note Activity can be used in an entryRelationship to the associated standard C-CDA entry. For example, a Note Activity template can be added as an entryRelationship to a Procedure Activity Procedure entry. Or for example, a Note Activity template can be as an entryRelationship to an Encounter Activity entry in the Encounters Section.</w:t>
            </w:r>
          </w:p>
          <w:p w:rsidR="00852DED" w:rsidP="00D14360" w:rsidRDefault="00852DED" w14:paraId="45EA2964" w14:textId="77777777">
            <w:pPr>
              <w:autoSpaceDE w:val="0"/>
              <w:autoSpaceDN w:val="0"/>
              <w:adjustRightInd w:val="0"/>
              <w:rPr>
                <w:rFonts w:ascii="Calibri Light" w:hAnsi="Calibri Light" w:cs="Calibri Light"/>
                <w:szCs w:val="18"/>
              </w:rPr>
            </w:pPr>
          </w:p>
          <w:p w:rsidRPr="00D14360" w:rsidR="00295A8B" w:rsidP="00D14360" w:rsidRDefault="00295A8B" w14:paraId="4342BCAA" w14:textId="77777777">
            <w:pPr>
              <w:autoSpaceDE w:val="0"/>
              <w:autoSpaceDN w:val="0"/>
              <w:adjustRightInd w:val="0"/>
              <w:rPr>
                <w:rFonts w:ascii="Calibri Light" w:hAnsi="Calibri Light" w:cs="Calibri Light"/>
                <w:szCs w:val="18"/>
              </w:rPr>
            </w:pPr>
            <w:r w:rsidRPr="00D14360">
              <w:rPr>
                <w:rFonts w:ascii="Calibri Light" w:hAnsi="Calibri Light" w:cs="Calibri Light"/>
                <w:szCs w:val="18"/>
              </w:rPr>
              <w:t xml:space="preserve">The Note Activity template also can be used as a standalone entry within a standard C-CDA section (e.g. a note about various procedures which have occurred during a visit as an entry in the Procedures Section) when it does not augment another standard entry. It may also be used to provide additional data about the source of a currently narrative-only section, such as Hospital Course. </w:t>
            </w:r>
          </w:p>
          <w:p w:rsidR="00852DED" w:rsidP="000B6222" w:rsidRDefault="00852DED" w14:paraId="724CAFB4" w14:textId="77777777">
            <w:pPr>
              <w:rPr>
                <w:rFonts w:ascii="Calibri Light" w:hAnsi="Calibri Light" w:cs="Calibri Light"/>
                <w:szCs w:val="18"/>
              </w:rPr>
            </w:pPr>
          </w:p>
          <w:p w:rsidRPr="00D14360" w:rsidR="00295A8B" w:rsidP="000B6222" w:rsidRDefault="00295A8B" w14:paraId="02FD8674" w14:textId="77777777">
            <w:pPr>
              <w:rPr>
                <w:rFonts w:ascii="Calibri Light" w:hAnsi="Calibri Light" w:cs="Calibri Light"/>
                <w:szCs w:val="18"/>
              </w:rPr>
            </w:pPr>
            <w:r w:rsidRPr="00D14360">
              <w:rPr>
                <w:rFonts w:ascii="Calibri Light" w:hAnsi="Calibri Light" w:cs="Calibri Light"/>
                <w:szCs w:val="18"/>
              </w:rPr>
              <w:t>Finally, if the type of data in the note is not known or no single C-CDA section is appropriate enough, the Note Activity should be placed in a general Notes Section. (</w:t>
            </w:r>
            <w:r w:rsidRPr="00AE350D">
              <w:rPr>
                <w:rFonts w:ascii="Calibri Light" w:hAnsi="Calibri Light" w:cs="Calibri Light"/>
                <w:i/>
                <w:iCs/>
                <w:szCs w:val="18"/>
              </w:rPr>
              <w:t>e.g.</w:t>
            </w:r>
            <w:r w:rsidRPr="00D14360">
              <w:rPr>
                <w:rFonts w:ascii="Calibri Light" w:hAnsi="Calibri Light" w:cs="Calibri Light"/>
                <w:szCs w:val="18"/>
              </w:rPr>
              <w:t xml:space="preserve"> a free-text consultation note or a note which includes subjective, objective, assessment, and plan information combined). </w:t>
            </w:r>
          </w:p>
          <w:p w:rsidR="00852DED" w:rsidP="00D14360" w:rsidRDefault="00852DED" w14:paraId="531BBF92" w14:textId="77777777">
            <w:pPr>
              <w:keepNext/>
              <w:rPr>
                <w:rFonts w:ascii="Calibri Light" w:hAnsi="Calibri Light" w:cs="Calibri Light"/>
                <w:szCs w:val="18"/>
              </w:rPr>
            </w:pPr>
          </w:p>
          <w:p w:rsidR="00B41DE9" w:rsidP="00D14360" w:rsidRDefault="00263D8F" w14:paraId="6A911D0E" w14:textId="77777777">
            <w:pPr>
              <w:keepNext/>
              <w:rPr>
                <w:rFonts w:ascii="Calibri Light" w:hAnsi="Calibri Light" w:cs="Calibri Light"/>
                <w:szCs w:val="18"/>
              </w:rPr>
            </w:pPr>
            <w:r w:rsidRPr="00D14360">
              <w:rPr>
                <w:rFonts w:ascii="Calibri Light" w:hAnsi="Calibri Light" w:cs="Calibri Light"/>
                <w:szCs w:val="18"/>
              </w:rPr>
              <w:t xml:space="preserve">The </w:t>
            </w:r>
            <w:r w:rsidR="00455D1A">
              <w:rPr>
                <w:rFonts w:ascii="Calibri Light" w:hAnsi="Calibri Light" w:cs="Calibri Light"/>
                <w:szCs w:val="18"/>
              </w:rPr>
              <w:t>e</w:t>
            </w:r>
            <w:r w:rsidRPr="00D14360" w:rsidR="00295A8B">
              <w:rPr>
                <w:rFonts w:ascii="Calibri Light" w:hAnsi="Calibri Light" w:cs="Calibri Light"/>
                <w:szCs w:val="18"/>
              </w:rPr>
              <w:t>xample</w:t>
            </w:r>
            <w:r w:rsidR="00BF62C7">
              <w:rPr>
                <w:rFonts w:ascii="Calibri Light" w:hAnsi="Calibri Light" w:cs="Calibri Light"/>
                <w:szCs w:val="18"/>
              </w:rPr>
              <w:t>s</w:t>
            </w:r>
            <w:r w:rsidRPr="00D14360" w:rsidR="00295A8B">
              <w:rPr>
                <w:rFonts w:ascii="Calibri Light" w:hAnsi="Calibri Light" w:cs="Calibri Light"/>
                <w:szCs w:val="18"/>
              </w:rPr>
              <w:t xml:space="preserve"> </w:t>
            </w:r>
            <w:r w:rsidRPr="00D14360" w:rsidR="006F7B7D">
              <w:rPr>
                <w:rFonts w:ascii="Calibri Light" w:hAnsi="Calibri Light" w:cs="Calibri Light"/>
                <w:szCs w:val="18"/>
              </w:rPr>
              <w:t>below</w:t>
            </w:r>
            <w:r w:rsidRPr="00D14360" w:rsidR="00295A8B">
              <w:rPr>
                <w:rFonts w:ascii="Calibri Light" w:hAnsi="Calibri Light" w:cs="Calibri Light"/>
                <w:szCs w:val="18"/>
              </w:rPr>
              <w:t xml:space="preserve"> show </w:t>
            </w:r>
            <w:r w:rsidR="00BF62C7">
              <w:rPr>
                <w:rFonts w:ascii="Calibri Light" w:hAnsi="Calibri Light" w:cs="Calibri Light"/>
                <w:szCs w:val="18"/>
              </w:rPr>
              <w:t xml:space="preserve">a variety of clinical note representations that can be used with the </w:t>
            </w:r>
            <w:r w:rsidRPr="00D14360" w:rsidR="00295A8B">
              <w:rPr>
                <w:rFonts w:ascii="Calibri Light" w:hAnsi="Calibri Light" w:cs="Calibri Light"/>
                <w:szCs w:val="18"/>
              </w:rPr>
              <w:t xml:space="preserve">Note Activity entry template. </w:t>
            </w:r>
          </w:p>
          <w:p w:rsidRPr="00D14360" w:rsidR="00E83F3B" w:rsidP="00D14360" w:rsidRDefault="00E83F3B" w14:paraId="5C148AD6" w14:textId="77777777">
            <w:pPr>
              <w:keepNext/>
              <w:rPr>
                <w:rFonts w:ascii="Calibri Light" w:hAnsi="Calibri Light" w:cs="Calibri Light"/>
                <w:szCs w:val="18"/>
              </w:rPr>
            </w:pPr>
          </w:p>
          <w:p w:rsidRPr="00D14360" w:rsidR="00295A8B" w:rsidP="00D14360" w:rsidRDefault="00295A8B" w14:paraId="1B1F0B09" w14:textId="0704F497">
            <w:pPr>
              <w:keepNext/>
              <w:rPr>
                <w:rFonts w:ascii="Calibri Light" w:hAnsi="Calibri Light" w:cs="Calibri Light"/>
                <w:szCs w:val="18"/>
              </w:rPr>
            </w:pPr>
            <w:r w:rsidRPr="00D14360">
              <w:rPr>
                <w:rFonts w:ascii="Calibri Light" w:hAnsi="Calibri Light" w:cs="Calibri Light"/>
                <w:b/>
                <w:bCs/>
                <w:szCs w:val="18"/>
              </w:rPr>
              <w:t>Reference:</w:t>
            </w:r>
            <w:r w:rsidRPr="00D14360">
              <w:rPr>
                <w:rFonts w:ascii="Calibri Light" w:hAnsi="Calibri Light" w:cs="Calibri Light"/>
                <w:szCs w:val="18"/>
              </w:rPr>
              <w:t xml:space="preserve"> </w:t>
            </w:r>
            <w:hyperlink w:history="1" w:anchor="_Sections_Defined_in">
              <w:r w:rsidRPr="007770C6">
                <w:rPr>
                  <w:rStyle w:val="Hyperlink"/>
                  <w:rFonts w:ascii="Calibri Light" w:hAnsi="Calibri Light" w:cs="Calibri Light"/>
                </w:rPr>
                <w:t>4.3 Sections Defined in C-CDA</w:t>
              </w:r>
            </w:hyperlink>
            <w:r w:rsidRPr="00AD08FB" w:rsidR="00BF62C7">
              <w:rPr>
                <w:rStyle w:val="Hyperlink"/>
                <w:rFonts w:ascii="Calibri Light" w:hAnsi="Calibri Light" w:cs="Calibri Light"/>
                <w:color w:val="000000"/>
                <w:u w:val="none"/>
              </w:rPr>
              <w:t xml:space="preserve">, </w:t>
            </w:r>
            <w:r w:rsidRPr="00AD08FB" w:rsidR="00852DED">
              <w:rPr>
                <w:rStyle w:val="Hyperlink"/>
                <w:rFonts w:ascii="Calibri Light" w:hAnsi="Calibri Light" w:cs="Calibri Light"/>
              </w:rPr>
              <w:fldChar w:fldCharType="begin"/>
            </w:r>
            <w:r w:rsidRPr="00AD08FB" w:rsidR="00852DED">
              <w:rPr>
                <w:rStyle w:val="Hyperlink"/>
                <w:rFonts w:ascii="Calibri Light" w:hAnsi="Calibri Light" w:cs="Calibri Light"/>
              </w:rPr>
              <w:instrText xml:space="preserve"> REF _Ref21889308 \h  \* MERGEFORMAT </w:instrText>
            </w:r>
            <w:r w:rsidRPr="00AD08FB" w:rsidR="00852DED">
              <w:rPr>
                <w:rStyle w:val="Hyperlink"/>
                <w:rFonts w:ascii="Calibri Light" w:hAnsi="Calibri Light" w:cs="Calibri Light"/>
              </w:rPr>
            </w:r>
            <w:r w:rsidRPr="00AD08FB" w:rsidR="00852DED">
              <w:rPr>
                <w:rStyle w:val="Hyperlink"/>
                <w:rFonts w:ascii="Calibri Light" w:hAnsi="Calibri Light" w:cs="Calibri Light"/>
              </w:rPr>
              <w:fldChar w:fldCharType="separate"/>
            </w:r>
            <w:r w:rsidRPr="00254B4A" w:rsidR="00DC1072">
              <w:rPr>
                <w:rFonts w:ascii="Calibri Light" w:hAnsi="Calibri Light" w:cs="Calibri Light"/>
              </w:rPr>
              <w:t xml:space="preserve">  </w:t>
            </w:r>
            <w:r w:rsidRPr="00254B4A" w:rsidR="00DC1072">
              <w:rPr>
                <w:rFonts w:ascii="Calibri Light" w:hAnsi="Calibri Light" w:cs="Calibri Light"/>
                <w:color w:val="0000FF"/>
                <w:u w:val="single"/>
              </w:rPr>
              <w:t>Table</w:t>
            </w:r>
            <w:r w:rsidRPr="00254B4A" w:rsidR="00DC1072">
              <w:rPr>
                <w:rFonts w:ascii="Calibri Light" w:hAnsi="Calibri Light" w:cs="Calibri Light"/>
                <w:noProof/>
                <w:color w:val="0000FF"/>
                <w:u w:val="single"/>
              </w:rPr>
              <w:t xml:space="preserve"> </w:t>
            </w:r>
            <w:r w:rsidRPr="00254B4A" w:rsidR="00DC1072">
              <w:rPr>
                <w:rFonts w:ascii="Calibri Light" w:hAnsi="Calibri Light" w:cs="Calibri Light"/>
                <w:color w:val="0000FF"/>
                <w:u w:val="single"/>
              </w:rPr>
              <w:t>9: LOINC Codes for section- and entry- level clinical</w:t>
            </w:r>
            <w:r w:rsidRPr="00254B4A" w:rsidR="00DC1072">
              <w:rPr>
                <w:rFonts w:asciiTheme="majorHAnsi" w:hAnsiTheme="majorHAnsi" w:cstheme="majorHAnsi"/>
                <w:color w:val="0000FF"/>
                <w:u w:val="single"/>
              </w:rPr>
              <w:t xml:space="preserve"> notes</w:t>
            </w:r>
            <w:r w:rsidRPr="00AD08FB" w:rsidR="00852DED">
              <w:rPr>
                <w:rStyle w:val="Hyperlink"/>
                <w:rFonts w:ascii="Calibri Light" w:hAnsi="Calibri Light" w:cs="Calibri Light"/>
              </w:rPr>
              <w:fldChar w:fldCharType="end"/>
            </w:r>
          </w:p>
        </w:tc>
      </w:tr>
    </w:tbl>
    <w:p w:rsidRPr="00D14360" w:rsidR="009A427D" w:rsidP="00295A8B" w:rsidRDefault="000816FD" w14:paraId="740E2794" w14:textId="5D83FEEA">
      <w:pPr>
        <w:pStyle w:val="Caption"/>
        <w:rPr>
          <w:rFonts w:cs="Calibri"/>
        </w:rPr>
      </w:pPr>
      <w:r>
        <w:t xml:space="preserve">  </w:t>
      </w:r>
      <w:bookmarkStart w:name="_Toc118898851" w:id="1981"/>
      <w:bookmarkStart w:name="_Toc119940055" w:id="1982"/>
      <w:bookmarkStart w:name="_Toc135313086" w:id="1983"/>
      <w:r w:rsidR="00295A8B">
        <w:t xml:space="preserve">Table </w:t>
      </w:r>
      <w:r>
        <w:fldChar w:fldCharType="begin"/>
      </w:r>
      <w:r>
        <w:instrText>SEQ Table \* ARABIC</w:instrText>
      </w:r>
      <w:r>
        <w:fldChar w:fldCharType="separate"/>
      </w:r>
      <w:r w:rsidR="00DC1072">
        <w:rPr>
          <w:noProof/>
        </w:rPr>
        <w:t>65</w:t>
      </w:r>
      <w:r>
        <w:fldChar w:fldCharType="end"/>
      </w:r>
      <w:r w:rsidR="00295A8B">
        <w:t>: Note Activity</w:t>
      </w:r>
      <w:r w:rsidR="00852DED">
        <w:t xml:space="preserve"> Template</w:t>
      </w:r>
      <w:bookmarkEnd w:id="1981"/>
      <w:bookmarkEnd w:id="1982"/>
      <w:bookmarkEnd w:id="1983"/>
    </w:p>
    <w:p w:rsidRPr="00C64922" w:rsidR="00F96CD3" w:rsidP="00F96CD3" w:rsidRDefault="00F96CD3" w14:paraId="5E11409D" w14:textId="77777777">
      <w:pPr>
        <w:pStyle w:val="NormalWeb"/>
        <w:spacing w:before="0" w:beforeAutospacing="0" w:after="120" w:afterAutospacing="0"/>
        <w:ind w:hanging="475"/>
      </w:pPr>
      <w:r w:rsidRPr="00D14360">
        <w:rPr>
          <w:rFonts w:cs="Calibri"/>
          <w:b/>
          <w:bCs/>
          <w:color w:val="000000"/>
          <w:sz w:val="22"/>
          <w:szCs w:val="22"/>
        </w:rPr>
        <w:t xml:space="preserve"> </w:t>
      </w:r>
    </w:p>
    <w:p w:rsidRPr="00D14360" w:rsidR="00F96CD3" w:rsidP="00295A8B" w:rsidRDefault="000816FD" w14:paraId="56E8BDF2" w14:textId="4310ED5B">
      <w:pPr>
        <w:pStyle w:val="Caption"/>
        <w:spacing w:after="0"/>
        <w:rPr>
          <w:rFonts w:cs="Calibri"/>
        </w:rPr>
      </w:pPr>
      <w:r>
        <w:t xml:space="preserve">  </w:t>
      </w:r>
      <w:bookmarkStart w:name="_Toc118898783" w:id="1984"/>
      <w:bookmarkStart w:name="_Toc119939986" w:id="1985"/>
      <w:bookmarkStart w:name="_Toc135313018" w:id="1986"/>
      <w:r w:rsidRPr="00C64922" w:rsidR="00F96CD3">
        <w:t xml:space="preserve">Example </w:t>
      </w:r>
      <w:r>
        <w:fldChar w:fldCharType="begin"/>
      </w:r>
      <w:r>
        <w:instrText>SEQ Example \* ARABIC</w:instrText>
      </w:r>
      <w:r>
        <w:fldChar w:fldCharType="separate"/>
      </w:r>
      <w:r w:rsidR="00DC1072">
        <w:rPr>
          <w:noProof/>
        </w:rPr>
        <w:t>63</w:t>
      </w:r>
      <w:r>
        <w:fldChar w:fldCharType="end"/>
      </w:r>
      <w:r w:rsidRPr="00C64922" w:rsidR="00F96CD3">
        <w:t>: Note Activity as entryRelationship to C-CDA Entry.</w:t>
      </w:r>
      <w:bookmarkEnd w:id="1984"/>
      <w:bookmarkEnd w:id="1985"/>
      <w:bookmarkEnd w:id="1986"/>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9A427D" w:rsidTr="004E29C8" w14:paraId="695F6106" w14:textId="77777777">
        <w:tc>
          <w:tcPr>
            <w:tcW w:w="9350" w:type="dxa"/>
            <w:shd w:val="clear" w:color="auto" w:fill="auto"/>
          </w:tcPr>
          <w:p w:rsidRPr="00D14360" w:rsidR="00455D1A" w:rsidP="00455D1A" w:rsidRDefault="00455D1A" w14:paraId="39CBD0DE"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&lt;?xml version="1.0" encoding="UTF-8"?&gt; </w:t>
            </w:r>
          </w:p>
          <w:p w:rsidRPr="00D14360" w:rsidR="00455D1A" w:rsidP="00455D1A" w:rsidRDefault="00455D1A" w14:paraId="5B18BA53"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&lt;section&gt; </w:t>
            </w:r>
          </w:p>
          <w:p w:rsidRPr="00D14360" w:rsidR="00455D1A" w:rsidP="00455D1A" w:rsidRDefault="00455D1A" w14:paraId="5EB0EEA6"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C-CDA 2.1 Procedures Section --&gt; </w:t>
            </w:r>
          </w:p>
          <w:p w:rsidRPr="00D14360" w:rsidR="00455D1A" w:rsidP="00455D1A" w:rsidRDefault="00455D1A" w14:paraId="44C030BE"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root="2.16.840.1.113883.10.20.22.2.7.1"/&gt; </w:t>
            </w:r>
          </w:p>
          <w:p w:rsidRPr="00D14360" w:rsidR="00455D1A" w:rsidP="00455D1A" w:rsidRDefault="00455D1A" w14:paraId="1C1ACC15"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root="2.16.840.1.113883.10.20.22.2.7.1" extension="2014-06-09"/&gt; </w:t>
            </w:r>
          </w:p>
          <w:p w:rsidRPr="00D14360" w:rsidR="00455D1A" w:rsidP="00455D1A" w:rsidRDefault="00455D1A" w14:paraId="4B13FA0D"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 code="47519-4" codeSystem="2.16.840.1.113883.6.1" codeSystemName="LOINC" </w:t>
            </w: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displayName="HISTORY OF PROCEDURES"/&gt; </w:t>
            </w:r>
          </w:p>
          <w:p w:rsidRPr="00D14360" w:rsidR="00455D1A" w:rsidP="00455D1A" w:rsidRDefault="00455D1A" w14:paraId="586C95F2"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&lt;title&gt;Procedures&lt;/title&gt; </w:t>
            </w:r>
          </w:p>
          <w:p w:rsidRPr="00D14360" w:rsidR="00455D1A" w:rsidP="00455D1A" w:rsidRDefault="00455D1A" w14:paraId="58C13ADB"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rsidRPr="00D14360" w:rsidR="00455D1A" w:rsidP="00455D1A" w:rsidRDefault="00455D1A" w14:paraId="07FBCA84"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&lt;table&gt; </w:t>
            </w:r>
          </w:p>
          <w:p w:rsidRPr="00D14360" w:rsidR="00455D1A" w:rsidP="00455D1A" w:rsidRDefault="00455D1A" w14:paraId="6194CD18"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&lt;thead&gt; </w:t>
            </w:r>
          </w:p>
          <w:p w:rsidRPr="00D14360" w:rsidR="00455D1A" w:rsidP="00455D1A" w:rsidRDefault="00455D1A" w14:paraId="248CF2D4"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&lt;tr&gt; </w:t>
            </w:r>
          </w:p>
          <w:p w:rsidRPr="00D14360" w:rsidR="00455D1A" w:rsidP="00455D1A" w:rsidRDefault="00455D1A" w14:paraId="4E4C7213"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&lt;th&gt;Description&lt;/th&gt; </w:t>
            </w:r>
          </w:p>
          <w:p w:rsidRPr="00D14360" w:rsidR="00455D1A" w:rsidP="00455D1A" w:rsidRDefault="00455D1A" w14:paraId="65C1328B"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&lt;th&gt;Date and Time (Range)&lt;/th&gt; </w:t>
            </w:r>
          </w:p>
          <w:p w:rsidRPr="00D14360" w:rsidR="00455D1A" w:rsidP="00455D1A" w:rsidRDefault="00455D1A" w14:paraId="3FBCF110"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&lt;th&gt;Status&lt;/th&gt; </w:t>
            </w:r>
          </w:p>
          <w:p w:rsidRPr="00D14360" w:rsidR="00455D1A" w:rsidP="00455D1A" w:rsidRDefault="00455D1A" w14:paraId="4E78C23C"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&lt;th&gt;Notes&lt;/th&gt; </w:t>
            </w:r>
          </w:p>
          <w:p w:rsidRPr="00D14360" w:rsidR="00455D1A" w:rsidP="00455D1A" w:rsidRDefault="00455D1A" w14:paraId="09C06652"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&lt;/tr&gt; </w:t>
            </w:r>
          </w:p>
          <w:p w:rsidRPr="00D14360" w:rsidR="00455D1A" w:rsidP="00455D1A" w:rsidRDefault="00455D1A" w14:paraId="35220832"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&lt;/thead&gt; </w:t>
            </w:r>
          </w:p>
          <w:p w:rsidRPr="00D14360" w:rsidR="00455D1A" w:rsidP="00455D1A" w:rsidRDefault="00455D1A" w14:paraId="75A126AD"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&lt;tbody&gt; </w:t>
            </w:r>
          </w:p>
          <w:p w:rsidRPr="00D14360" w:rsidR="00455D1A" w:rsidP="00455D1A" w:rsidRDefault="00455D1A" w14:paraId="4255A3BF"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 ID="Procedure1"&gt; </w:t>
            </w:r>
          </w:p>
          <w:p w:rsidRPr="00D14360" w:rsidR="00455D1A" w:rsidP="00455D1A" w:rsidRDefault="00455D1A" w14:paraId="6A77BB9D"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 ID="ProcedureDesc1"&gt;Laparoscopic appendectomy&lt;/td&gt; </w:t>
            </w:r>
          </w:p>
          <w:p w:rsidRPr="00D14360" w:rsidR="00455D1A" w:rsidP="00455D1A" w:rsidRDefault="00455D1A" w14:paraId="0E655F17"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&lt;td&gt;(03 Feb 2014 09:22am- 03 Feb 2014 11:15am)&lt;/td&gt; </w:t>
            </w:r>
          </w:p>
          <w:p w:rsidRPr="00D14360" w:rsidR="00455D1A" w:rsidP="00455D1A" w:rsidRDefault="00455D1A" w14:paraId="61FD9BCB" w14:textId="77777777">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&lt;td&gt;Completed&lt;/td&gt;</w:t>
            </w:r>
          </w:p>
          <w:p w:rsidRPr="00D14360" w:rsidR="00455D1A" w:rsidP="00455D1A" w:rsidRDefault="00455D1A" w14:paraId="594E9B8D"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 ID="ProcedureNote1"&gt; </w:t>
            </w:r>
          </w:p>
          <w:p w:rsidRPr="00D14360" w:rsidR="00455D1A" w:rsidP="00455D1A" w:rsidRDefault="00455D1A" w14:paraId="37B26423"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&lt;paragraph&gt;Dr. Physician - 03 Feb 2014&lt;/paragraph&gt; </w:t>
            </w:r>
          </w:p>
          <w:p w:rsidRPr="00D14360" w:rsidR="00455D1A" w:rsidP="00455D1A" w:rsidRDefault="00455D1A" w14:paraId="51B86C7A"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&lt;paragraph&gt;Free-text note about the procedure.&lt;/paragraph&gt; </w:t>
            </w:r>
          </w:p>
          <w:p w:rsidRPr="00D14360" w:rsidR="00455D1A" w:rsidP="00455D1A" w:rsidRDefault="00455D1A" w14:paraId="2B267564"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&lt;/td&gt; </w:t>
            </w:r>
          </w:p>
          <w:p w:rsidRPr="00D14360" w:rsidR="00455D1A" w:rsidP="00455D1A" w:rsidRDefault="00455D1A" w14:paraId="7D723479"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&lt;/tr&gt; </w:t>
            </w:r>
          </w:p>
          <w:p w:rsidRPr="00D14360" w:rsidR="00455D1A" w:rsidP="00455D1A" w:rsidRDefault="00455D1A" w14:paraId="2153FA2C"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&lt;/tbody&gt; </w:t>
            </w:r>
          </w:p>
          <w:p w:rsidRPr="00D14360" w:rsidR="00455D1A" w:rsidP="00455D1A" w:rsidRDefault="00455D1A" w14:paraId="2DB13956"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&lt;/table&gt; </w:t>
            </w:r>
          </w:p>
          <w:p w:rsidRPr="00D14360" w:rsidR="00455D1A" w:rsidP="00455D1A" w:rsidRDefault="00455D1A" w14:paraId="02F1596F"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rsidRPr="00D14360" w:rsidR="00455D1A" w:rsidP="00455D1A" w:rsidRDefault="00455D1A" w14:paraId="0000ABDA"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 typeCode="DRIV"&gt; </w:t>
            </w:r>
          </w:p>
          <w:p w:rsidRPr="00D14360" w:rsidR="00455D1A" w:rsidP="00455D1A" w:rsidRDefault="00455D1A" w14:paraId="34CD8A56"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Procedures should be used for care that directly changes the patient's physical state.--&gt; </w:t>
            </w:r>
          </w:p>
          <w:p w:rsidRPr="00D14360" w:rsidR="00455D1A" w:rsidP="00455D1A" w:rsidRDefault="00455D1A" w14:paraId="4C40E24C"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&lt;procedure moodCode="EVN" classCode="PROC"&gt; </w:t>
            </w:r>
          </w:p>
          <w:p w:rsidRPr="00D14360" w:rsidR="00455D1A" w:rsidP="00455D1A" w:rsidRDefault="00455D1A" w14:paraId="70365D8D"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root="2.16.840.1.113883.10.20.22.4.14" /&gt; </w:t>
            </w:r>
          </w:p>
          <w:p w:rsidRPr="00D14360" w:rsidR="00455D1A" w:rsidP="00455D1A" w:rsidRDefault="00455D1A" w14:paraId="70AFEDF2"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root="64af26d5-88ef-4169-ba16-c6ef16a1824f"/&gt; </w:t>
            </w:r>
          </w:p>
          <w:p w:rsidRPr="00D14360" w:rsidR="00455D1A" w:rsidP="00455D1A" w:rsidRDefault="00455D1A" w14:paraId="28484358"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 code="6025007" displayName="Laparoscopic appendectomy" codeSystem="2.16.840.1.113883.6.96" codeSystemName="SNOMED-CT"&gt; </w:t>
            </w:r>
          </w:p>
          <w:p w:rsidRPr="00D14360" w:rsidR="00455D1A" w:rsidP="00455D1A" w:rsidRDefault="00455D1A" w14:paraId="774C4621"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&lt;originalText&gt; </w:t>
            </w:r>
          </w:p>
          <w:p w:rsidRPr="00D14360" w:rsidR="00455D1A" w:rsidP="00455D1A" w:rsidRDefault="00455D1A" w14:paraId="442B64E9"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value="#ProcedureDesc1" /&gt; </w:t>
            </w:r>
          </w:p>
          <w:p w:rsidRPr="00D14360" w:rsidR="00455D1A" w:rsidP="00455D1A" w:rsidRDefault="00455D1A" w14:paraId="4FCB2179"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&lt;/originalText&gt; </w:t>
            </w:r>
          </w:p>
          <w:p w:rsidRPr="00D14360" w:rsidR="00455D1A" w:rsidP="00455D1A" w:rsidRDefault="00455D1A" w14:paraId="3ED00F33"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 </w:t>
            </w:r>
          </w:p>
          <w:p w:rsidRPr="00D14360" w:rsidR="00455D1A" w:rsidP="00455D1A" w:rsidRDefault="00455D1A" w14:paraId="4EE3F51D"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rsidRPr="00D14360" w:rsidR="00455D1A" w:rsidP="00455D1A" w:rsidRDefault="00455D1A" w14:paraId="1A3F2E5B"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value="#Procedure1" /&gt; </w:t>
            </w:r>
          </w:p>
          <w:p w:rsidRPr="00D14360" w:rsidR="00455D1A" w:rsidP="00455D1A" w:rsidRDefault="00455D1A" w14:paraId="04E22437"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rsidRPr="00D14360" w:rsidR="00455D1A" w:rsidP="00455D1A" w:rsidRDefault="00455D1A" w14:paraId="72940C92"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&lt;statusCode code="completed" /&gt; </w:t>
            </w:r>
          </w:p>
          <w:p w:rsidRPr="00D14360" w:rsidR="00455D1A" w:rsidP="00455D1A" w:rsidRDefault="00455D1A" w14:paraId="34B33EE4"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&lt;effectiveTime&gt; </w:t>
            </w:r>
          </w:p>
          <w:p w:rsidRPr="00D14360" w:rsidR="00455D1A" w:rsidP="00455D1A" w:rsidRDefault="00455D1A" w14:paraId="5B80826C"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&lt;low value="20140203092205-0700" /&gt; </w:t>
            </w:r>
          </w:p>
          <w:p w:rsidRPr="00D14360" w:rsidR="00455D1A" w:rsidP="00455D1A" w:rsidRDefault="00455D1A" w14:paraId="6C186204"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&lt;high value="20140203111514-0700" /&gt; </w:t>
            </w:r>
          </w:p>
          <w:p w:rsidRPr="00D14360" w:rsidR="00455D1A" w:rsidP="00455D1A" w:rsidRDefault="00455D1A" w14:paraId="7E752C29"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&lt;/effectiveTime&gt; </w:t>
            </w:r>
          </w:p>
          <w:p w:rsidRPr="00D14360" w:rsidR="00455D1A" w:rsidP="00455D1A" w:rsidRDefault="00455D1A" w14:paraId="702C12B5"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Note Activity entry --&gt; </w:t>
            </w:r>
          </w:p>
          <w:p w:rsidRPr="00D14360" w:rsidR="00455D1A" w:rsidP="00455D1A" w:rsidRDefault="00455D1A" w14:paraId="65D6A6A8"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&lt;entryRelationship typeCode="COMP"&gt; </w:t>
            </w:r>
          </w:p>
          <w:p w:rsidRPr="00D14360" w:rsidR="00455D1A" w:rsidP="00455D1A" w:rsidRDefault="00455D1A" w14:paraId="76C47370"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 classCode="ACT" moodCode="EVN"&gt; </w:t>
            </w:r>
          </w:p>
          <w:p w:rsidRPr="00D14360" w:rsidR="00455D1A" w:rsidP="00455D1A" w:rsidRDefault="00455D1A" w14:paraId="698D8BEB"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root="2.16.840.1.113883.10.20.22.4.202" extension="2016-11-01"/&gt; </w:t>
            </w:r>
          </w:p>
          <w:p w:rsidRPr="00D14360" w:rsidR="00455D1A" w:rsidP="00455D1A" w:rsidRDefault="00455D1A" w14:paraId="763D9680" w14:textId="38D10206">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&lt;code code="34109-9" codeSystem="2.16.840.1.113883.6.1" codeSystemName="LOINC" displayName</w:t>
            </w:r>
            <w:r w:rsidRPr="00D14360" w:rsidR="00626814">
              <w:rPr>
                <w:rFonts w:ascii="Courier New" w:hAnsi="Courier New" w:cs="Courier New"/>
                <w:color w:val="000000"/>
                <w:sz w:val="16"/>
                <w:szCs w:val="16"/>
              </w:rPr>
              <w:t>=</w:t>
            </w:r>
            <w:r w:rsidR="00626814">
              <w:rPr>
                <w:rFonts w:ascii="Courier New" w:hAnsi="Courier New" w:cs="Courier New"/>
                <w:color w:val="000000"/>
                <w:sz w:val="16"/>
                <w:szCs w:val="16"/>
              </w:rPr>
              <w:t>"</w:t>
            </w:r>
            <w:r w:rsidRPr="00D14360">
              <w:rPr>
                <w:rFonts w:ascii="Courier New" w:hAnsi="Courier New" w:cs="Courier New"/>
                <w:color w:val="000000"/>
                <w:sz w:val="16"/>
                <w:szCs w:val="16"/>
              </w:rPr>
              <w:t>Note</w:t>
            </w:r>
            <w:r w:rsidR="00626814">
              <w:rPr>
                <w:rFonts w:ascii="Courier New" w:hAnsi="Courier New" w:cs="Courier New"/>
                <w:color w:val="000000"/>
                <w:sz w:val="16"/>
                <w:szCs w:val="16"/>
              </w:rPr>
              <w:t>"</w:t>
            </w:r>
            <w:r w:rsidRPr="00D14360" w:rsidR="00626814">
              <w:rPr>
                <w:rFonts w:ascii="Courier New" w:hAnsi="Courier New" w:cs="Courier New"/>
                <w:color w:val="000000"/>
                <w:sz w:val="16"/>
                <w:szCs w:val="16"/>
              </w:rPr>
              <w:t xml:space="preserve">&gt; </w:t>
            </w:r>
          </w:p>
          <w:p w:rsidRPr="00D14360" w:rsidR="00455D1A" w:rsidP="00455D1A" w:rsidRDefault="00455D1A" w14:paraId="33C3AE6D"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&lt;translation code="28570-0" codeSystem="2.16.840.1.113883.6.1" codeSystemName="LOINC" displayName="Procedure note" /&gt; </w:t>
            </w:r>
          </w:p>
          <w:p w:rsidRPr="00D14360" w:rsidR="00455D1A" w:rsidP="00455D1A" w:rsidRDefault="00455D1A" w14:paraId="7507643C"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 </w:t>
            </w:r>
          </w:p>
          <w:p w:rsidRPr="00D14360" w:rsidR="00455D1A" w:rsidP="00455D1A" w:rsidRDefault="00455D1A" w14:paraId="379D4D6E"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rsidRPr="00D14360" w:rsidR="00455D1A" w:rsidP="00455D1A" w:rsidRDefault="00455D1A" w14:paraId="28B043B6"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value="#ProcedureNote1" /&gt; </w:t>
            </w:r>
          </w:p>
          <w:p w:rsidRPr="00D14360" w:rsidR="00455D1A" w:rsidP="00455D1A" w:rsidRDefault="00455D1A" w14:paraId="0D22734A"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rsidRPr="00D14360" w:rsidR="00455D1A" w:rsidP="00455D1A" w:rsidRDefault="00455D1A" w14:paraId="7DAD8D02"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&lt;statusCode code="completed"/&gt; </w:t>
            </w:r>
          </w:p>
          <w:p w:rsidRPr="00D14360" w:rsidR="00455D1A" w:rsidP="00455D1A" w:rsidRDefault="00455D1A" w14:paraId="06078F99"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Clinically-relevant time of the note --&gt; </w:t>
            </w:r>
          </w:p>
          <w:p w:rsidRPr="00D14360" w:rsidR="00455D1A" w:rsidP="00455D1A" w:rsidRDefault="00455D1A" w14:paraId="6B1C9C73"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&lt;effectiveTime value="20140203" /&gt; </w:t>
            </w:r>
          </w:p>
          <w:p w:rsidRPr="00D14360" w:rsidR="00455D1A" w:rsidP="00455D1A" w:rsidRDefault="00455D1A" w14:paraId="43AAC6A3"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Author Participation --&gt; </w:t>
            </w:r>
          </w:p>
          <w:p w:rsidRPr="00D14360" w:rsidR="00455D1A" w:rsidP="00455D1A" w:rsidRDefault="00455D1A" w14:paraId="0993338F"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r>
              <w:rPr>
                <w:rFonts w:ascii="Courier New" w:hAnsi="Courier New" w:cs="Courier New"/>
                <w:color w:val="000000"/>
                <w:sz w:val="16"/>
                <w:szCs w:val="16"/>
              </w:rPr>
              <w:t xml:space="preserve"> </w:t>
            </w:r>
          </w:p>
          <w:p w:rsidRPr="00D14360" w:rsidR="00455D1A" w:rsidP="00455D1A" w:rsidRDefault="00455D1A" w14:paraId="6F2DAE57"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root="2.16.840.1.113883.10.20.22.4.119" /&gt; </w:t>
            </w:r>
          </w:p>
          <w:p w:rsidRPr="00D14360" w:rsidR="00455D1A" w:rsidP="00455D1A" w:rsidRDefault="00455D1A" w14:paraId="4686450D"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Time note was actually written --&gt; </w:t>
            </w:r>
          </w:p>
          <w:p w:rsidRPr="00D14360" w:rsidR="00455D1A" w:rsidP="00455D1A" w:rsidRDefault="00455D1A" w14:paraId="2813F0E5"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&lt;time value="20140204083215-0500" /&gt; </w:t>
            </w:r>
          </w:p>
          <w:p w:rsidRPr="00D14360" w:rsidR="00455D1A" w:rsidP="00455D1A" w:rsidRDefault="00455D1A" w14:paraId="200D4D9F"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&lt;assignedAuthor&gt; </w:t>
            </w:r>
          </w:p>
          <w:p w:rsidRPr="00D14360" w:rsidR="00455D1A" w:rsidP="00455D1A" w:rsidRDefault="00455D1A" w14:paraId="39678ABA"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root="20cf14fb-b65c-4c8c-a54d-b0cca834c18c" /&gt; </w:t>
            </w:r>
          </w:p>
          <w:p w:rsidRPr="00D14360" w:rsidR="00455D1A" w:rsidP="00455D1A" w:rsidRDefault="00455D1A" w14:paraId="5441E3BA"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&lt;name&gt;Dr. Physician&lt;/name&gt; </w:t>
            </w:r>
          </w:p>
          <w:p w:rsidRPr="00D14360" w:rsidR="00455D1A" w:rsidP="00455D1A" w:rsidRDefault="00455D1A" w14:paraId="7ECA2E75"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&lt;/assignedAuthor&gt; </w:t>
            </w:r>
          </w:p>
          <w:p w:rsidRPr="00D14360" w:rsidR="00455D1A" w:rsidP="00455D1A" w:rsidRDefault="00455D1A" w14:paraId="2D65412E"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p>
          <w:p w:rsidRPr="00D14360" w:rsidR="00455D1A" w:rsidP="00455D1A" w:rsidRDefault="00455D1A" w14:paraId="20825329"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Reference to encounter --&gt; </w:t>
            </w:r>
          </w:p>
          <w:p w:rsidRPr="00D14360" w:rsidR="00455D1A" w:rsidP="00455D1A" w:rsidRDefault="00455D1A" w14:paraId="42BD1061"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&lt;entryRelationship typeCode="COMP" inversionInd="true"&gt; </w:t>
            </w:r>
          </w:p>
          <w:p w:rsidRPr="00D14360" w:rsidR="00455D1A" w:rsidP="00455D1A" w:rsidRDefault="00455D1A" w14:paraId="6A2A33D3"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rsidRPr="00D14360" w:rsidR="00455D1A" w:rsidP="00455D1A" w:rsidRDefault="00455D1A" w14:paraId="701316A4"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Encounter ID matches an encounter in the Encounters Section --&gt; </w:t>
            </w:r>
          </w:p>
          <w:p w:rsidRPr="00D14360" w:rsidR="00455D1A" w:rsidP="00455D1A" w:rsidRDefault="00455D1A" w14:paraId="27588E7C"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root="1.2.3.4" /&gt; </w:t>
            </w:r>
          </w:p>
          <w:p w:rsidRPr="00D14360" w:rsidR="00455D1A" w:rsidP="00455D1A" w:rsidRDefault="00455D1A" w14:paraId="0B5EFD19"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rsidRPr="00D14360" w:rsidR="00455D1A" w:rsidP="00455D1A" w:rsidRDefault="00455D1A" w14:paraId="56205796"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&lt;/entryRelationship&gt; </w:t>
            </w:r>
          </w:p>
          <w:p w:rsidRPr="00D14360" w:rsidR="00455D1A" w:rsidP="00455D1A" w:rsidRDefault="00455D1A" w14:paraId="31CCF57A"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r>
              <w:rPr>
                <w:rFonts w:ascii="Courier New" w:hAnsi="Courier New" w:cs="Courier New"/>
                <w:color w:val="000000"/>
                <w:sz w:val="16"/>
                <w:szCs w:val="16"/>
              </w:rPr>
              <w:t xml:space="preserve"> </w:t>
            </w:r>
          </w:p>
          <w:p w:rsidRPr="00D14360" w:rsidR="00455D1A" w:rsidP="00455D1A" w:rsidRDefault="00455D1A" w14:paraId="1EF216F3" w14:textId="77777777">
            <w:pPr>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&lt;/entryRelationship&gt;</w:t>
            </w:r>
          </w:p>
          <w:p w:rsidRPr="00D14360" w:rsidR="00455D1A" w:rsidP="00455D1A" w:rsidRDefault="00455D1A" w14:paraId="486722A5" w14:textId="77777777">
            <w:pPr>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&lt;/procedure&gt; </w:t>
            </w:r>
          </w:p>
          <w:p w:rsidRPr="00D14360" w:rsidR="00455D1A" w:rsidP="00455D1A" w:rsidRDefault="00455D1A" w14:paraId="37A900E3"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&lt;/entry&gt; </w:t>
            </w:r>
          </w:p>
          <w:p w:rsidRPr="00D14360" w:rsidR="009A427D" w:rsidP="00455D1A" w:rsidRDefault="00455D1A" w14:paraId="6993E259" w14:textId="77777777">
            <w:pPr>
              <w:keepNext/>
              <w:rPr>
                <w:rFonts w:cs="Calibri"/>
              </w:rPr>
            </w:pPr>
            <w:r w:rsidRPr="00D14360">
              <w:rPr>
                <w:rFonts w:ascii="Courier New" w:hAnsi="Courier New" w:cs="Courier New"/>
                <w:color w:val="000000"/>
                <w:sz w:val="16"/>
                <w:szCs w:val="16"/>
              </w:rPr>
              <w:t>&lt;/section&gt;</w:t>
            </w:r>
          </w:p>
        </w:tc>
      </w:tr>
    </w:tbl>
    <w:p w:rsidR="00F96CD3" w:rsidP="00F96CD3" w:rsidRDefault="00F96CD3" w14:paraId="0B1A0437" w14:textId="77777777">
      <w:pPr>
        <w:pStyle w:val="Caption"/>
        <w:keepNext/>
      </w:pPr>
    </w:p>
    <w:p w:rsidRPr="000816FD" w:rsidR="000816FD" w:rsidP="000816FD" w:rsidRDefault="000816FD" w14:paraId="00206E14" w14:textId="77777777"/>
    <w:p w:rsidRPr="00C64922" w:rsidR="00F96CD3" w:rsidP="00295A8B" w:rsidRDefault="000816FD" w14:paraId="772B9C4D" w14:textId="6075A4CE">
      <w:pPr>
        <w:pStyle w:val="Caption"/>
        <w:keepNext/>
        <w:spacing w:after="0"/>
      </w:pPr>
      <w:r>
        <w:t xml:space="preserve">  </w:t>
      </w:r>
      <w:bookmarkStart w:name="_Toc118898784" w:id="1987"/>
      <w:bookmarkStart w:name="_Toc119939987" w:id="1988"/>
      <w:bookmarkStart w:name="_Toc135313019" w:id="1989"/>
      <w:r w:rsidRPr="00C64922" w:rsidR="00F96CD3">
        <w:t xml:space="preserve">Example </w:t>
      </w:r>
      <w:r>
        <w:fldChar w:fldCharType="begin"/>
      </w:r>
      <w:r>
        <w:instrText>SEQ Example \* ARABIC</w:instrText>
      </w:r>
      <w:r>
        <w:fldChar w:fldCharType="separate"/>
      </w:r>
      <w:r w:rsidR="00DC1072">
        <w:rPr>
          <w:noProof/>
        </w:rPr>
        <w:t>64</w:t>
      </w:r>
      <w:r>
        <w:fldChar w:fldCharType="end"/>
      </w:r>
      <w:r w:rsidRPr="00C64922" w:rsidR="00F96CD3">
        <w:t>: Note Activity as Standalone Entry</w:t>
      </w:r>
      <w:bookmarkEnd w:id="1987"/>
      <w:bookmarkEnd w:id="1988"/>
      <w:bookmarkEnd w:id="1989"/>
    </w:p>
    <w:tbl>
      <w:tblPr>
        <w:tblW w:w="935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0816FD" w:rsidTr="004E29C8" w14:paraId="72E4E159" w14:textId="77777777">
        <w:tc>
          <w:tcPr>
            <w:tcW w:w="9350" w:type="dxa"/>
          </w:tcPr>
          <w:p w:rsidRPr="00D14360" w:rsidR="000816FD" w:rsidP="00455D1A" w:rsidRDefault="000816FD" w14:paraId="5F18282A"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&lt;section&gt; </w:t>
            </w:r>
          </w:p>
          <w:p w:rsidRPr="00D14360" w:rsidR="000816FD" w:rsidP="00455D1A" w:rsidRDefault="000816FD" w14:paraId="3CC9B497"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C-CDA 2.1 Procedures Section, entries optional --&gt; </w:t>
            </w:r>
          </w:p>
          <w:p w:rsidRPr="00D14360" w:rsidR="000816FD" w:rsidP="00455D1A" w:rsidRDefault="000816FD" w14:paraId="2121DCD3"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root="2.16.840.1.113883.10.20.22.2.7"/&gt; </w:t>
            </w:r>
          </w:p>
          <w:p w:rsidRPr="00D14360" w:rsidR="000816FD" w:rsidP="00455D1A" w:rsidRDefault="000816FD" w14:paraId="2B214792"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root="2.16.840.1.113883.10.20.22.2.7" extension="2014-06-09"/&gt; </w:t>
            </w:r>
          </w:p>
          <w:p w:rsidRPr="00D14360" w:rsidR="000816FD" w:rsidP="00455D1A" w:rsidRDefault="000816FD" w14:paraId="36C3795E"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 code="47519-4" codeSystem="2.16.840.1.113883.6.1" codeSystemName="LOINC" </w:t>
            </w:r>
            <w:r w:rsidRPr="00D14360">
              <w:rPr>
                <w:rFonts w:ascii="Courier New" w:hAnsi="Courier New" w:cs="Courier New"/>
                <w:color w:val="000000"/>
                <w:sz w:val="16"/>
                <w:szCs w:val="16"/>
              </w:rPr>
              <w:t xml:space="preserve">displayName="HISTORY OF PROCEDURES"/&gt; </w:t>
            </w:r>
          </w:p>
          <w:p w:rsidRPr="00D14360" w:rsidR="000816FD" w:rsidP="00455D1A" w:rsidRDefault="000816FD" w14:paraId="0413D003"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&lt;title&gt;Procedures&lt;/title&gt; </w:t>
            </w:r>
          </w:p>
          <w:p w:rsidRPr="00D14360" w:rsidR="000816FD" w:rsidP="00455D1A" w:rsidRDefault="000816FD" w14:paraId="071FB3CC"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rsidRPr="00D14360" w:rsidR="000816FD" w:rsidP="00455D1A" w:rsidRDefault="000816FD" w14:paraId="66414F21"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rsidRPr="00D14360" w:rsidR="000816FD" w:rsidP="00455D1A" w:rsidRDefault="000816FD" w14:paraId="7285A3C4"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 ID="ProcedureNote1"&gt; </w:t>
            </w:r>
          </w:p>
          <w:p w:rsidRPr="00D14360" w:rsidR="000816FD" w:rsidP="00455D1A" w:rsidRDefault="000816FD" w14:paraId="0BE87CEF"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&lt;paragraph&gt;Dr. Physician - 03 Feb 2014&lt;/paragraph&gt; </w:t>
            </w:r>
          </w:p>
          <w:p w:rsidRPr="00D14360" w:rsidR="000816FD" w:rsidP="00455D1A" w:rsidRDefault="000816FD" w14:paraId="710D917F"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&lt;paragraph&gt;Free-text note about procedures which have occurred during this </w:t>
            </w: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visit.&lt;/paragraph&gt; </w:t>
            </w:r>
          </w:p>
          <w:p w:rsidRPr="00D14360" w:rsidR="000816FD" w:rsidP="00455D1A" w:rsidRDefault="000816FD" w14:paraId="3093A994"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&lt;/item&gt; </w:t>
            </w:r>
          </w:p>
          <w:p w:rsidRPr="00D14360" w:rsidR="000816FD" w:rsidP="00455D1A" w:rsidRDefault="000816FD" w14:paraId="2BDD50BC"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rsidRPr="00D14360" w:rsidR="000816FD" w:rsidP="00455D1A" w:rsidRDefault="000816FD" w14:paraId="646EF816"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rsidRPr="00D14360" w:rsidR="000816FD" w:rsidP="00455D1A" w:rsidRDefault="000816FD" w14:paraId="10306240"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If section were entries required, an additional &lt;entry nullFlavor="NI"&gt; would be required for a Procedure Activity --&gt; </w:t>
            </w:r>
          </w:p>
          <w:p w:rsidRPr="00D14360" w:rsidR="000816FD" w:rsidP="00455D1A" w:rsidRDefault="000816FD" w14:paraId="2B35E733"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Note Activity entry --&gt; </w:t>
            </w:r>
          </w:p>
          <w:p w:rsidRPr="00D14360" w:rsidR="000816FD" w:rsidP="00455D1A" w:rsidRDefault="000816FD" w14:paraId="4DF360F9"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&lt;entry&gt; </w:t>
            </w:r>
          </w:p>
          <w:p w:rsidRPr="00D14360" w:rsidR="000816FD" w:rsidP="00455D1A" w:rsidRDefault="000816FD" w14:paraId="0CDC1B4F"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 classCode="ACT" moodCode="EVN"&gt; </w:t>
            </w:r>
          </w:p>
          <w:p w:rsidRPr="00D14360" w:rsidR="000816FD" w:rsidP="00455D1A" w:rsidRDefault="000816FD" w14:paraId="731059EC"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root="2.16.840.1.113883.10.20.22.4.202" extension="2016-11-01"/&gt; </w:t>
            </w:r>
          </w:p>
          <w:p w:rsidRPr="00D14360" w:rsidR="000816FD" w:rsidP="00455D1A" w:rsidRDefault="000816FD" w14:paraId="5556A3BA" w14:textId="615D6C48">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&lt;code code="34109-9" codeSystem="2.16.840.1.113883.6.1" codeSystemName="LOINC" displayName</w:t>
            </w:r>
            <w:r w:rsidRPr="00D14360" w:rsidR="007829D5">
              <w:rPr>
                <w:rFonts w:ascii="Courier New" w:hAnsi="Courier New" w:cs="Courier New"/>
                <w:color w:val="000000"/>
                <w:sz w:val="16"/>
                <w:szCs w:val="16"/>
              </w:rPr>
              <w:t>=</w:t>
            </w:r>
            <w:r w:rsidR="007829D5">
              <w:rPr>
                <w:rFonts w:ascii="Courier New" w:hAnsi="Courier New" w:cs="Courier New"/>
                <w:color w:val="000000"/>
                <w:sz w:val="16"/>
                <w:szCs w:val="16"/>
              </w:rPr>
              <w:t>"</w:t>
            </w:r>
            <w:r w:rsidRPr="00D14360">
              <w:rPr>
                <w:rFonts w:ascii="Courier New" w:hAnsi="Courier New" w:cs="Courier New"/>
                <w:color w:val="000000"/>
                <w:sz w:val="16"/>
                <w:szCs w:val="16"/>
              </w:rPr>
              <w:t>Note</w:t>
            </w:r>
            <w:r w:rsidR="007829D5">
              <w:rPr>
                <w:rFonts w:ascii="Courier New" w:hAnsi="Courier New" w:cs="Courier New"/>
                <w:color w:val="000000"/>
                <w:sz w:val="16"/>
                <w:szCs w:val="16"/>
              </w:rPr>
              <w:t>"</w:t>
            </w:r>
            <w:r w:rsidRPr="00D14360" w:rsidR="007829D5">
              <w:rPr>
                <w:rFonts w:ascii="Courier New" w:hAnsi="Courier New" w:cs="Courier New"/>
                <w:color w:val="000000"/>
                <w:sz w:val="16"/>
                <w:szCs w:val="16"/>
              </w:rPr>
              <w:t xml:space="preserve">&gt; </w:t>
            </w:r>
          </w:p>
          <w:p w:rsidRPr="00D14360" w:rsidR="000816FD" w:rsidP="00455D1A" w:rsidRDefault="000816FD" w14:paraId="77D3ED1C"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&lt;translation code="28570-0" codeSystem="2.16.840.1.113883.6.1" codeSystemName="LOINC" displayName="Procedure note" /&gt; </w:t>
            </w:r>
          </w:p>
          <w:p w:rsidRPr="00D14360" w:rsidR="000816FD" w:rsidP="00455D1A" w:rsidRDefault="000816FD" w14:paraId="183C4382"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 </w:t>
            </w:r>
          </w:p>
          <w:p w:rsidRPr="00D14360" w:rsidR="000816FD" w:rsidP="00455D1A" w:rsidRDefault="000816FD" w14:paraId="5AF6A146"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rsidRPr="00D14360" w:rsidR="000816FD" w:rsidP="00455D1A" w:rsidRDefault="000816FD" w14:paraId="4295EC79"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value="#ProcedureNote1" /&gt; </w:t>
            </w:r>
          </w:p>
          <w:p w:rsidRPr="00D14360" w:rsidR="000816FD" w:rsidP="00455D1A" w:rsidRDefault="000816FD" w14:paraId="0C9DA2F8"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rsidRPr="00D14360" w:rsidR="000816FD" w:rsidP="00455D1A" w:rsidRDefault="000816FD" w14:paraId="1681C2BD"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&lt;statusCode code="completed"/&gt; </w:t>
            </w:r>
          </w:p>
          <w:p w:rsidRPr="00D14360" w:rsidR="000816FD" w:rsidP="00455D1A" w:rsidRDefault="000816FD" w14:paraId="0B187A72"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Clinically-relevant time of the note --&gt; </w:t>
            </w:r>
          </w:p>
          <w:p w:rsidRPr="00D14360" w:rsidR="000816FD" w:rsidP="00455D1A" w:rsidRDefault="000816FD" w14:paraId="451E1A37"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&lt;effectiveTime value="20140203" /&gt; </w:t>
            </w:r>
          </w:p>
          <w:p w:rsidRPr="00D14360" w:rsidR="000816FD" w:rsidP="00455D1A" w:rsidRDefault="000816FD" w14:paraId="2EE08FAA"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Author Participation --&gt; </w:t>
            </w:r>
          </w:p>
          <w:p w:rsidRPr="00D14360" w:rsidR="000816FD" w:rsidP="00455D1A" w:rsidRDefault="000816FD" w14:paraId="77F444DF"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p>
          <w:p w:rsidRPr="00D14360" w:rsidR="000816FD" w:rsidP="00455D1A" w:rsidRDefault="000816FD" w14:paraId="7103103A"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root="2.16.840.1.113883.10.20.22.4.119" /&gt; </w:t>
            </w:r>
          </w:p>
          <w:p w:rsidRPr="00D14360" w:rsidR="000816FD" w:rsidP="00455D1A" w:rsidRDefault="000816FD" w14:paraId="1D926C98"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Time note was actually written --&gt; </w:t>
            </w:r>
          </w:p>
          <w:p w:rsidRPr="00D14360" w:rsidR="000816FD" w:rsidP="00455D1A" w:rsidRDefault="000816FD" w14:paraId="155CCFE0"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&lt;time value="20140204083215-0500" /&gt; </w:t>
            </w:r>
          </w:p>
          <w:p w:rsidRPr="00D14360" w:rsidR="000816FD" w:rsidP="00455D1A" w:rsidRDefault="000816FD" w14:paraId="249F70E2"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&lt;assignedAuthor&gt; </w:t>
            </w:r>
          </w:p>
          <w:p w:rsidRPr="00D14360" w:rsidR="000816FD" w:rsidP="00455D1A" w:rsidRDefault="000816FD" w14:paraId="13BA63E6"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root="20cf14fb-b65c-4c8c-a54d-b0cca834c18c" /&gt; </w:t>
            </w:r>
          </w:p>
          <w:p w:rsidRPr="00D14360" w:rsidR="000816FD" w:rsidP="00455D1A" w:rsidRDefault="000816FD" w14:paraId="70972134"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&lt;name&gt;Dr. Physician&lt;/name&gt; </w:t>
            </w:r>
          </w:p>
          <w:p w:rsidRPr="00D14360" w:rsidR="000816FD" w:rsidP="00455D1A" w:rsidRDefault="000816FD" w14:paraId="70E1BFFF"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&lt;/assignedAuthor&gt; </w:t>
            </w:r>
          </w:p>
          <w:p w:rsidRPr="00D14360" w:rsidR="000816FD" w:rsidP="00455D1A" w:rsidRDefault="000816FD" w14:paraId="1F8FA06F"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p>
          <w:p w:rsidRPr="00D14360" w:rsidR="000816FD" w:rsidP="00455D1A" w:rsidRDefault="000816FD" w14:paraId="640A9378"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Reference to encounter --&gt; </w:t>
            </w:r>
          </w:p>
          <w:p w:rsidRPr="00D14360" w:rsidR="000816FD" w:rsidP="00455D1A" w:rsidRDefault="000816FD" w14:paraId="04C857EF"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&lt;entryRelationship typeCode="COMP" inversionInd="true"&gt; </w:t>
            </w:r>
          </w:p>
          <w:p w:rsidRPr="00D14360" w:rsidR="000816FD" w:rsidP="00455D1A" w:rsidRDefault="000816FD" w14:paraId="14E23089"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rsidRPr="00D14360" w:rsidR="000816FD" w:rsidP="00455D1A" w:rsidRDefault="000816FD" w14:paraId="446CC0E6"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Encounter ID matches an encounter in the Encounters Section --&gt; </w:t>
            </w:r>
          </w:p>
          <w:p w:rsidRPr="00D14360" w:rsidR="000816FD" w:rsidP="00455D1A" w:rsidRDefault="000816FD" w14:paraId="1B311C30"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root="1.2.3.4" /&gt; </w:t>
            </w:r>
          </w:p>
          <w:p w:rsidRPr="00D14360" w:rsidR="000816FD" w:rsidP="00455D1A" w:rsidRDefault="000816FD" w14:paraId="46130EBE"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rsidRPr="00D14360" w:rsidR="000816FD" w:rsidP="00455D1A" w:rsidRDefault="000816FD" w14:paraId="6429566E"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&lt;/entryRelationship&gt; </w:t>
            </w:r>
          </w:p>
          <w:p w:rsidRPr="00D14360" w:rsidR="000816FD" w:rsidP="00455D1A" w:rsidRDefault="000816FD" w14:paraId="20E597C6"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p>
          <w:p w:rsidRPr="00D14360" w:rsidR="000816FD" w:rsidP="00455D1A" w:rsidRDefault="000816FD" w14:paraId="22FC4A4B"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&lt;/entry&gt; </w:t>
            </w:r>
          </w:p>
          <w:p w:rsidRPr="00D14360" w:rsidR="000816FD" w:rsidDel="00455D1A" w:rsidP="00455D1A" w:rsidRDefault="000816FD" w14:paraId="43BADE09" w14:textId="77777777">
            <w:pPr>
              <w:spacing w:after="120"/>
              <w:rPr>
                <w:rFonts w:ascii="Courier New" w:hAnsi="Courier New" w:cs="Courier New"/>
                <w:color w:val="000000"/>
                <w:sz w:val="16"/>
                <w:szCs w:val="16"/>
              </w:rPr>
            </w:pPr>
            <w:r w:rsidRPr="00D14360">
              <w:rPr>
                <w:rFonts w:ascii="Courier New" w:hAnsi="Courier New" w:cs="Courier New"/>
                <w:color w:val="000000"/>
                <w:sz w:val="16"/>
                <w:szCs w:val="16"/>
              </w:rPr>
              <w:t>&lt;/section&gt;</w:t>
            </w:r>
          </w:p>
        </w:tc>
      </w:tr>
    </w:tbl>
    <w:p w:rsidR="009A427D" w:rsidP="009A427D" w:rsidRDefault="009A427D" w14:paraId="51A60A9E" w14:textId="77777777">
      <w:pPr>
        <w:spacing w:after="120"/>
        <w:rPr>
          <w:rFonts w:cs="Calibri"/>
        </w:rPr>
      </w:pPr>
    </w:p>
    <w:p w:rsidRPr="00D14360" w:rsidR="000816FD" w:rsidP="009A427D" w:rsidRDefault="000816FD" w14:paraId="69F22FD4" w14:textId="77777777">
      <w:pPr>
        <w:spacing w:after="120"/>
        <w:rPr>
          <w:rFonts w:cs="Calibri"/>
        </w:rPr>
      </w:pPr>
    </w:p>
    <w:p w:rsidRPr="00C64922" w:rsidR="00F96CD3" w:rsidP="00295A8B" w:rsidRDefault="000816FD" w14:paraId="0B21CF74" w14:textId="27C58FEE">
      <w:pPr>
        <w:pStyle w:val="Caption"/>
        <w:keepNext/>
        <w:spacing w:after="0"/>
      </w:pPr>
      <w:r>
        <w:t xml:space="preserve">  </w:t>
      </w:r>
      <w:bookmarkStart w:name="_Toc118898785" w:id="1990"/>
      <w:bookmarkStart w:name="_Toc119939988" w:id="1991"/>
      <w:bookmarkStart w:name="_Toc135313020" w:id="1992"/>
      <w:r w:rsidRPr="00C64922" w:rsidR="00F96CD3">
        <w:t xml:space="preserve">Example </w:t>
      </w:r>
      <w:r>
        <w:fldChar w:fldCharType="begin"/>
      </w:r>
      <w:r>
        <w:instrText>SEQ Example \* ARABIC</w:instrText>
      </w:r>
      <w:r>
        <w:fldChar w:fldCharType="separate"/>
      </w:r>
      <w:r w:rsidR="00DC1072">
        <w:rPr>
          <w:noProof/>
        </w:rPr>
        <w:t>65</w:t>
      </w:r>
      <w:r>
        <w:fldChar w:fldCharType="end"/>
      </w:r>
      <w:r w:rsidRPr="00C64922" w:rsidR="00F96CD3">
        <w:t>: Rich Text Format (RT</w:t>
      </w:r>
      <w:r w:rsidR="00665C2A">
        <w:t>F</w:t>
      </w:r>
      <w:r w:rsidRPr="00C64922" w:rsidR="00F96CD3">
        <w:t>) Example</w:t>
      </w:r>
      <w:bookmarkEnd w:id="1990"/>
      <w:bookmarkEnd w:id="1991"/>
      <w:bookmarkEnd w:id="1992"/>
    </w:p>
    <w:tbl>
      <w:tblPr>
        <w:tblW w:w="9337"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37"/>
      </w:tblGrid>
      <w:tr w:rsidRPr="00C64922" w:rsidR="00A104FF" w:rsidTr="004E29C8" w14:paraId="5AEE1DB7" w14:textId="77777777">
        <w:tc>
          <w:tcPr>
            <w:tcW w:w="9337" w:type="dxa"/>
            <w:shd w:val="clear" w:color="auto" w:fill="auto"/>
          </w:tcPr>
          <w:p w:rsidRPr="00D14360" w:rsidR="00455D1A" w:rsidP="00455D1A" w:rsidRDefault="00455D1A" w14:paraId="2B205D26"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&lt;section&gt; </w:t>
            </w:r>
          </w:p>
          <w:p w:rsidRPr="00D14360" w:rsidR="00455D1A" w:rsidP="00455D1A" w:rsidRDefault="00455D1A" w14:paraId="13A243A3"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--&gt; </w:t>
            </w:r>
          </w:p>
          <w:p w:rsidRPr="00D14360" w:rsidR="00455D1A" w:rsidP="00455D1A" w:rsidRDefault="00455D1A" w14:paraId="53098CF8"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rsidRPr="00D14360" w:rsidR="00455D1A" w:rsidP="00455D1A" w:rsidRDefault="00455D1A" w14:paraId="3071EE3F"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rsidRPr="00D14360" w:rsidR="00455D1A" w:rsidP="00455D1A" w:rsidRDefault="00455D1A" w14:paraId="1DCDACCC"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 ID="note1"&gt; </w:t>
            </w:r>
          </w:p>
          <w:p w:rsidRPr="00D14360" w:rsidR="00455D1A" w:rsidP="00455D1A" w:rsidRDefault="00455D1A" w14:paraId="766AD3A4"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&lt;caption&gt;Nursing Note written by Nick Nurse&lt;/caption&gt; </w:t>
            </w:r>
          </w:p>
          <w:p w:rsidRPr="00D14360" w:rsidR="00455D1A" w:rsidP="00455D1A" w:rsidRDefault="00455D1A" w14:paraId="7B4629FE"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&lt;paragraph&gt;Completed rounds; no incident&lt;/paragraph&gt; </w:t>
            </w:r>
          </w:p>
          <w:p w:rsidRPr="00D14360" w:rsidR="00455D1A" w:rsidP="00455D1A" w:rsidRDefault="00455D1A" w14:paraId="4DC5F95F"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&lt;/item&gt; </w:t>
            </w:r>
          </w:p>
          <w:p w:rsidRPr="00D14360" w:rsidR="00455D1A" w:rsidP="00455D1A" w:rsidRDefault="00455D1A" w14:paraId="3EFC9458"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rsidRPr="00D14360" w:rsidR="00455D1A" w:rsidP="00455D1A" w:rsidRDefault="00455D1A" w14:paraId="7AD3BDD8"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rsidRPr="00D14360" w:rsidR="00455D1A" w:rsidP="00455D1A" w:rsidRDefault="00455D1A" w14:paraId="28270B6B"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Note Activity (extra markup removed to focus on &lt;text&gt;) --&gt; </w:t>
            </w:r>
          </w:p>
          <w:p w:rsidRPr="00D14360" w:rsidR="00455D1A" w:rsidP="00455D1A" w:rsidRDefault="00455D1A" w14:paraId="7CEDDCC3"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&lt;entry&gt; </w:t>
            </w:r>
          </w:p>
          <w:p w:rsidRPr="00D14360" w:rsidR="00455D1A" w:rsidP="00455D1A" w:rsidRDefault="00455D1A" w14:paraId="4C3B1D53"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p>
          <w:p w:rsidRPr="00D14360" w:rsidR="00455D1A" w:rsidP="00455D1A" w:rsidRDefault="00455D1A" w14:paraId="12E0D5FE"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&lt;code&gt;...&lt;/code&gt; </w:t>
            </w:r>
          </w:p>
          <w:p w:rsidRPr="00D14360" w:rsidR="00455D1A" w:rsidP="00455D1A" w:rsidRDefault="00455D1A" w14:paraId="567E26C5" w14:textId="77777777">
            <w:pPr>
              <w:autoSpaceDE w:val="0"/>
              <w:autoSpaceDN w:val="0"/>
              <w:adjustRightInd w:val="0"/>
              <w:rPr>
                <w:rFonts w:ascii="Courier New" w:hAnsi="Courier New" w:cs="Courier New"/>
                <w:color w:val="000000"/>
                <w:sz w:val="15"/>
                <w:szCs w:val="15"/>
              </w:rPr>
            </w:pPr>
            <w:r>
              <w:rPr>
                <w:rFonts w:ascii="Courier New" w:hAnsi="Courier New" w:cs="Courier New"/>
                <w:color w:val="000000"/>
                <w:sz w:val="15"/>
                <w:szCs w:val="15"/>
              </w:rPr>
              <w:t xml:space="preserve">      </w:t>
            </w:r>
            <w:r w:rsidRPr="00D14360">
              <w:rPr>
                <w:rFonts w:ascii="Courier New" w:hAnsi="Courier New" w:cs="Courier New"/>
                <w:color w:val="000000"/>
                <w:sz w:val="15"/>
                <w:szCs w:val="15"/>
              </w:rPr>
              <w:t>&lt;text mediaType="text/rtf" representation="B64"&gt;</w:t>
            </w:r>
            <w:r w:rsidRPr="00D14360" w:rsidDel="00A104FF">
              <w:rPr>
                <w:rFonts w:ascii="Courier New" w:hAnsi="Courier New" w:cs="Courier New"/>
                <w:color w:val="000000"/>
                <w:sz w:val="15"/>
                <w:szCs w:val="15"/>
              </w:rPr>
              <w:t xml:space="preserve"> </w:t>
            </w:r>
          </w:p>
          <w:p w:rsidRPr="00D14360" w:rsidR="00455D1A" w:rsidP="00455D1A" w:rsidRDefault="00455D1A" w14:paraId="40A247EE"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value="#note1"/&gt; </w:t>
            </w:r>
          </w:p>
          <w:p w:rsidRPr="00D14360" w:rsidR="00455D1A" w:rsidP="00455D1A" w:rsidRDefault="00455D1A" w14:paraId="2CAE52AC"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rsidRPr="00D14360" w:rsidR="00455D1A" w:rsidP="00455D1A" w:rsidRDefault="00455D1A" w14:paraId="36A668D3"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&lt;!--...--&gt; </w:t>
            </w:r>
          </w:p>
          <w:p w:rsidRPr="00D14360" w:rsidR="00455D1A" w:rsidP="00455D1A" w:rsidRDefault="00455D1A" w14:paraId="2910466A"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p>
          <w:p w:rsidR="00455D1A" w:rsidP="00455D1A" w:rsidRDefault="00455D1A" w14:paraId="706A093A" w14:textId="77777777">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&lt;/entry&gt;</w:t>
            </w:r>
          </w:p>
          <w:p w:rsidR="00455D1A" w:rsidP="00455D1A" w:rsidRDefault="00455D1A" w14:paraId="2EF0E32B" w14:textId="77777777">
            <w:pPr>
              <w:spacing w:after="120"/>
              <w:rPr>
                <w:rFonts w:cs="Calibri"/>
              </w:rPr>
            </w:pPr>
            <w:r>
              <w:rPr>
                <w:rFonts w:cs="Calibri"/>
              </w:rPr>
              <w:t>…</w:t>
            </w:r>
          </w:p>
          <w:p w:rsidRPr="00D14360" w:rsidR="009A427D" w:rsidP="00D14360" w:rsidRDefault="00455D1A" w14:paraId="6A47AE14" w14:textId="77777777">
            <w:pPr>
              <w:spacing w:after="120"/>
              <w:rPr>
                <w:rFonts w:cs="Calibri"/>
              </w:rPr>
            </w:pPr>
            <w:r w:rsidRPr="003A3D50">
              <w:rPr>
                <w:rFonts w:ascii="Courier New" w:hAnsi="Courier New" w:cs="Courier New"/>
                <w:sz w:val="16"/>
                <w:szCs w:val="16"/>
              </w:rPr>
              <w:t>&lt;/section&gt;</w:t>
            </w:r>
          </w:p>
        </w:tc>
      </w:tr>
    </w:tbl>
    <w:p w:rsidRPr="00D14360" w:rsidR="009A427D" w:rsidP="009A427D" w:rsidRDefault="009A427D" w14:paraId="7BF6D742" w14:textId="77777777">
      <w:pPr>
        <w:spacing w:after="120"/>
        <w:rPr>
          <w:rFonts w:cs="Calibri"/>
        </w:rPr>
      </w:pPr>
    </w:p>
    <w:p w:rsidRPr="00C64922" w:rsidR="009A427D" w:rsidP="00FD31AC" w:rsidRDefault="009A427D" w14:paraId="47AD00C1" w14:textId="03C11AA6">
      <w:pPr>
        <w:pStyle w:val="Heading3"/>
      </w:pPr>
      <w:bookmarkStart w:name="_ax4pb1g7pwpf" w:colFirst="0" w:colLast="0" w:id="1993"/>
      <w:bookmarkStart w:name="_825ma334lmp3" w:colFirst="0" w:colLast="0" w:id="1994"/>
      <w:bookmarkStart w:name="_8ft1ys70lpfx" w:colFirst="0" w:colLast="0" w:id="1995"/>
      <w:bookmarkStart w:name="_Toc11043718" w:id="1996"/>
      <w:bookmarkStart w:name="_Toc11219058" w:id="1997"/>
      <w:bookmarkStart w:name="_Toc11391313" w:id="1998"/>
      <w:bookmarkStart w:name="_Toc119939880" w:id="1999"/>
      <w:bookmarkStart w:name="_Toc135312911" w:id="2000"/>
      <w:bookmarkEnd w:id="1993"/>
      <w:bookmarkEnd w:id="1994"/>
      <w:bookmarkEnd w:id="1995"/>
      <w:r w:rsidRPr="00C64922">
        <w:t>Advance Directive</w:t>
      </w:r>
      <w:bookmarkEnd w:id="1996"/>
      <w:bookmarkEnd w:id="1997"/>
      <w:bookmarkEnd w:id="1998"/>
      <w:bookmarkEnd w:id="1999"/>
      <w:bookmarkEnd w:id="2000"/>
    </w:p>
    <w:p w:rsidRPr="00C64922" w:rsidR="009A427D" w:rsidP="009A427D" w:rsidRDefault="009A427D" w14:paraId="5302B6AB" w14:textId="77777777">
      <w:r w:rsidRPr="00C64922">
        <w:t>New versions of previously defined entry templates for representing advance care planning interventions and for documenting information about a person’s Advance Directives are now available for use. The templates are backward compatible with current version.</w:t>
      </w:r>
      <w:r w:rsidR="00424FFA">
        <w:t xml:space="preserve"> </w:t>
      </w:r>
    </w:p>
    <w:p w:rsidRPr="00C64922" w:rsidR="009A427D" w:rsidP="009A427D" w:rsidRDefault="009A427D" w14:paraId="2A268DB2" w14:textId="77777777"/>
    <w:p w:rsidR="009A427D" w:rsidP="00424FFA" w:rsidRDefault="009A427D" w14:paraId="2416BBC2" w14:textId="77777777">
      <w:r w:rsidRPr="00C64922">
        <w:t xml:space="preserve">Two new entry templates have been added to represent obligation instructions and prohibition instructions a patient makes about the care her or she wants or does not want to be performed. </w:t>
      </w:r>
      <w:r w:rsidR="00424FFA">
        <w:t>The table</w:t>
      </w:r>
      <w:r w:rsidRPr="00C64922" w:rsidR="00424FFA">
        <w:t xml:space="preserve"> below summarizes the improvements in the new version</w:t>
      </w:r>
      <w:r w:rsidR="00424FFA">
        <w:t xml:space="preserve"> and</w:t>
      </w:r>
      <w:r w:rsidRPr="00C64922">
        <w:t xml:space="preserve"> describes the information that can be represented in these supplemental templates.</w:t>
      </w:r>
    </w:p>
    <w:p w:rsidR="00CD3D7C" w:rsidP="00424FFA" w:rsidRDefault="00CD3D7C" w14:paraId="172DD001" w14:textId="77777777"/>
    <w:tbl>
      <w:tblPr>
        <w:tblW w:w="93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CD3D7C" w:rsidTr="004E29C8" w14:paraId="3B297D91" w14:textId="77777777">
        <w:trPr>
          <w:trHeight w:val="576"/>
        </w:trPr>
        <w:tc>
          <w:tcPr>
            <w:tcW w:w="683" w:type="dxa"/>
            <w:tcBorders>
              <w:right w:val="nil"/>
            </w:tcBorders>
            <w:shd w:val="clear" w:color="auto" w:fill="C6D9F1"/>
          </w:tcPr>
          <w:p w:rsidRPr="00C64922" w:rsidR="00CD3D7C" w:rsidP="001104A1" w:rsidRDefault="00634398" w14:paraId="539177A0" w14:textId="77777777">
            <w:pPr>
              <w:pStyle w:val="BodyText"/>
              <w:rPr>
                <w:noProof/>
              </w:rPr>
            </w:pPr>
            <w:r>
              <w:rPr>
                <w:noProof/>
              </w:rPr>
              <w:drawing>
                <wp:inline distT="0" distB="0" distL="0" distR="0" wp14:anchorId="0E464497" wp14:editId="62BF5FAC">
                  <wp:extent cx="323215" cy="323215"/>
                  <wp:effectExtent l="0" t="0" r="0" b="635"/>
                  <wp:docPr id="8" name="Graphic 6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2"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7770C6" w:rsidR="00CD3D7C" w:rsidP="001104A1" w:rsidRDefault="00CD3D7C" w14:paraId="0EA716FC" w14:textId="77777777">
            <w:pPr>
              <w:pStyle w:val="Default"/>
              <w:rPr>
                <w:sz w:val="20"/>
              </w:rPr>
            </w:pPr>
            <w:r w:rsidRPr="007770C6">
              <w:rPr>
                <w:bCs/>
                <w:sz w:val="20"/>
              </w:rPr>
              <w:t>C-CDA Content Creators MAY use the new templates and template versions for representing Advance Directive information.</w:t>
            </w:r>
            <w:r w:rsidRPr="007770C6">
              <w:rPr>
                <w:b/>
                <w:sz w:val="20"/>
              </w:rPr>
              <w:t xml:space="preserve"> [</w:t>
            </w:r>
            <w:r w:rsidRPr="007770C6" w:rsidR="00E83F3B">
              <w:rPr>
                <w:b/>
                <w:sz w:val="20"/>
              </w:rPr>
              <w:t>BP-098</w:t>
            </w:r>
            <w:r w:rsidRPr="007770C6">
              <w:rPr>
                <w:b/>
                <w:sz w:val="20"/>
              </w:rPr>
              <w:t>]</w:t>
            </w:r>
          </w:p>
        </w:tc>
      </w:tr>
    </w:tbl>
    <w:p w:rsidR="00424FFA" w:rsidP="00424FFA" w:rsidRDefault="00424FFA" w14:paraId="41C2EA1C" w14:textId="77777777"/>
    <w:p w:rsidRPr="00C64922" w:rsidR="000816FD" w:rsidP="00424FFA" w:rsidRDefault="000816FD" w14:paraId="6D9C041E" w14:textId="77777777"/>
    <w:tbl>
      <w:tblPr>
        <w:tblW w:w="9360" w:type="dxa"/>
        <w:tblInd w:w="-5" w:type="dxa"/>
        <w:tblBorders>
          <w:top w:val="single" w:color="4F81BD" w:sz="4" w:space="0"/>
          <w:left w:val="single" w:color="4F81BD" w:sz="4" w:space="0"/>
          <w:bottom w:val="single" w:color="4F81BD" w:sz="4" w:space="0"/>
          <w:right w:val="single" w:color="4F81BD" w:sz="4" w:space="0"/>
        </w:tblBorders>
        <w:tblLayout w:type="fixed"/>
        <w:tblLook w:val="00A0" w:firstRow="1" w:lastRow="0" w:firstColumn="1" w:lastColumn="0" w:noHBand="0" w:noVBand="0"/>
      </w:tblPr>
      <w:tblGrid>
        <w:gridCol w:w="3690"/>
        <w:gridCol w:w="5670"/>
      </w:tblGrid>
      <w:tr w:rsidRPr="00C64922" w:rsidR="00D14360" w:rsidTr="004E29C8" w14:paraId="42A22AD0" w14:textId="77777777">
        <w:trPr>
          <w:cantSplit/>
          <w:tblHeader/>
        </w:trPr>
        <w:tc>
          <w:tcPr>
            <w:tcW w:w="9360" w:type="dxa"/>
            <w:gridSpan w:val="2"/>
            <w:tcBorders>
              <w:bottom w:val="nil"/>
              <w:right w:val="nil"/>
            </w:tcBorders>
            <w:shd w:val="clear" w:color="auto" w:fill="4F81BD"/>
          </w:tcPr>
          <w:p w:rsidRPr="00D14360" w:rsidR="00295A8B" w:rsidP="00D14360" w:rsidRDefault="00295A8B" w14:paraId="1556EBD6" w14:textId="77777777">
            <w:pPr>
              <w:ind w:left="887" w:right="-105" w:hanging="887"/>
              <w:rPr>
                <w:rFonts w:ascii="Calibri Light" w:hAnsi="Calibri Light" w:cs="Calibri Light"/>
                <w:b/>
                <w:bCs/>
                <w:color w:val="FFFFFF"/>
              </w:rPr>
            </w:pPr>
            <w:r w:rsidRPr="00D14360">
              <w:rPr>
                <w:rFonts w:cs="Calibri"/>
                <w:b/>
                <w:bCs/>
                <w:color w:val="FFFFFF"/>
              </w:rPr>
              <w:t>Summary of C-CDA Supplemental Templates for Advance Directives</w:t>
            </w:r>
          </w:p>
        </w:tc>
      </w:tr>
      <w:tr w:rsidRPr="00C64922" w:rsidR="00254B4A" w:rsidTr="00D14360" w14:paraId="59479CB0" w14:textId="77777777">
        <w:trPr>
          <w:cantSplit/>
          <w:trHeight w:val="1943"/>
        </w:trPr>
        <w:tc>
          <w:tcPr>
            <w:tcW w:w="3690" w:type="dxa"/>
            <w:tcBorders>
              <w:top w:val="single" w:color="4F81BD" w:sz="4" w:space="0"/>
              <w:bottom w:val="single" w:color="4F81BD" w:sz="4" w:space="0"/>
              <w:right w:val="nil"/>
            </w:tcBorders>
            <w:shd w:val="clear" w:color="auto" w:fill="FFFFFF"/>
          </w:tcPr>
          <w:p w:rsidRPr="00D14360" w:rsidR="00295A8B" w:rsidP="00D14360" w:rsidRDefault="00295A8B" w14:paraId="62513EA2" w14:textId="77777777">
            <w:pPr>
              <w:ind w:left="-13" w:firstLine="13"/>
              <w:rPr>
                <w:rFonts w:cs="Calibri Light"/>
                <w:b/>
                <w:bCs/>
              </w:rPr>
            </w:pPr>
            <w:r w:rsidRPr="00D14360">
              <w:rPr>
                <w:rFonts w:cs="Calibri Light"/>
                <w:b/>
                <w:bCs/>
              </w:rPr>
              <w:t>Advance Care Planning Intervention (V1)</w:t>
            </w:r>
          </w:p>
          <w:p w:rsidRPr="00D14360" w:rsidR="00295A8B" w:rsidP="000B6222" w:rsidRDefault="00295A8B" w14:paraId="61DCBB38" w14:textId="77777777">
            <w:pPr>
              <w:rPr>
                <w:rFonts w:ascii="Calibri Light" w:hAnsi="Calibri Light" w:cs="Calibri Light"/>
                <w:b/>
                <w:bCs/>
              </w:rPr>
            </w:pPr>
            <w:r w:rsidRPr="00D14360">
              <w:rPr>
                <w:rFonts w:ascii="Calibri Light" w:hAnsi="Calibri Light" w:cs="Calibri Light"/>
                <w:bCs/>
              </w:rPr>
              <w:t>New Version:</w:t>
            </w:r>
          </w:p>
          <w:p w:rsidRPr="00D14360" w:rsidR="00295A8B" w:rsidP="00D14360" w:rsidRDefault="00295A8B" w14:paraId="6C074289" w14:textId="77777777">
            <w:pPr>
              <w:ind w:right="-107"/>
              <w:rPr>
                <w:rFonts w:ascii="Calibri Light" w:hAnsi="Calibri Light" w:cs="Calibri Light"/>
                <w:b/>
                <w:bCs/>
              </w:rPr>
            </w:pPr>
            <w:r w:rsidRPr="00D14360">
              <w:rPr>
                <w:rFonts w:ascii="Calibri Light" w:hAnsi="Calibri Light" w:cs="Calibri Light"/>
                <w:bCs/>
              </w:rPr>
              <w:t>[procedure: identifier urn:hl7ii:2.16.840.1.113883.10.20.22.4.204:2017-05-01 (open)]</w:t>
            </w:r>
          </w:p>
        </w:tc>
        <w:tc>
          <w:tcPr>
            <w:tcW w:w="5670" w:type="dxa"/>
            <w:tcBorders>
              <w:top w:val="single" w:color="4F81BD" w:sz="4" w:space="0"/>
              <w:left w:val="single" w:color="4F81BD" w:sz="4" w:space="0"/>
              <w:bottom w:val="single" w:color="4F81BD" w:sz="4" w:space="0"/>
              <w:right w:val="single" w:color="4F81BD" w:sz="4" w:space="0"/>
            </w:tcBorders>
            <w:shd w:val="clear" w:color="auto" w:fill="auto"/>
          </w:tcPr>
          <w:p w:rsidRPr="00D14360" w:rsidR="00295A8B" w:rsidP="00D14360" w:rsidRDefault="00295A8B" w14:paraId="6D9070E3" w14:textId="77777777">
            <w:pPr>
              <w:ind w:left="-25" w:right="-12" w:firstLine="7"/>
              <w:rPr>
                <w:rFonts w:ascii="Calibri Light" w:hAnsi="Calibri Light" w:cs="Calibri Light"/>
              </w:rPr>
            </w:pPr>
            <w:r w:rsidRPr="00D14360">
              <w:rPr>
                <w:rFonts w:ascii="Calibri Light" w:hAnsi="Calibri Light" w:cs="Calibri Light"/>
              </w:rPr>
              <w:t>The Advance Care Planning Intervention template is used to record a planned intervention that will involve reviewing and verifying a person’s directives or will involve educating and supporting a person on establishing or modifying his or her advance directives. It also can be used to record when the activity of reviewing and verifying a person’s directives has been completed or when educating and supporting a person to establish or update his or her advance directives has been completed.</w:t>
            </w:r>
          </w:p>
        </w:tc>
      </w:tr>
      <w:tr w:rsidRPr="00C64922" w:rsidR="00D14360" w:rsidTr="004E29C8" w14:paraId="6B73009E" w14:textId="77777777">
        <w:trPr>
          <w:cantSplit/>
          <w:trHeight w:val="1610"/>
        </w:trPr>
        <w:tc>
          <w:tcPr>
            <w:tcW w:w="3690" w:type="dxa"/>
            <w:tcBorders>
              <w:right w:val="nil"/>
            </w:tcBorders>
            <w:shd w:val="clear" w:color="auto" w:fill="FFFFFF"/>
          </w:tcPr>
          <w:p w:rsidRPr="00D14360" w:rsidR="00295A8B" w:rsidP="000B6222" w:rsidRDefault="00295A8B" w14:paraId="2B52FF41" w14:textId="77777777">
            <w:pPr>
              <w:rPr>
                <w:rFonts w:cs="Calibri Light"/>
                <w:b/>
                <w:bCs/>
              </w:rPr>
            </w:pPr>
            <w:r w:rsidRPr="00D14360">
              <w:rPr>
                <w:rFonts w:cs="Calibri Light"/>
                <w:b/>
                <w:bCs/>
              </w:rPr>
              <w:t>Advance Directive Observation (V4)</w:t>
            </w:r>
          </w:p>
          <w:p w:rsidRPr="00D14360" w:rsidR="00295A8B" w:rsidP="000B6222" w:rsidRDefault="00295A8B" w14:paraId="2A1728FF" w14:textId="77777777">
            <w:pPr>
              <w:rPr>
                <w:rFonts w:ascii="Calibri Light" w:hAnsi="Calibri Light" w:cs="Calibri Light"/>
                <w:b/>
                <w:bCs/>
              </w:rPr>
            </w:pPr>
            <w:r w:rsidRPr="00D14360">
              <w:rPr>
                <w:rFonts w:ascii="Calibri Light" w:hAnsi="Calibri Light" w:cs="Calibri Light"/>
                <w:bCs/>
              </w:rPr>
              <w:t>New Version:</w:t>
            </w:r>
          </w:p>
          <w:p w:rsidRPr="00D14360" w:rsidR="00295A8B" w:rsidP="000B6222" w:rsidRDefault="00295A8B" w14:paraId="558C83F2" w14:textId="77777777">
            <w:pPr>
              <w:rPr>
                <w:rFonts w:ascii="Calibri Light" w:hAnsi="Calibri Light" w:cs="Calibri Light"/>
                <w:b/>
                <w:bCs/>
              </w:rPr>
            </w:pPr>
            <w:r w:rsidRPr="00D14360">
              <w:rPr>
                <w:rFonts w:ascii="Calibri Light" w:hAnsi="Calibri Light" w:cs="Calibri Light"/>
                <w:bCs/>
              </w:rPr>
              <w:t>[observation: identifier urn:hl7ii:2.16.840.1.113883.10.20.22.4.48:2017-05-01 (open)]</w:t>
            </w:r>
          </w:p>
        </w:tc>
        <w:tc>
          <w:tcPr>
            <w:tcW w:w="5670" w:type="dxa"/>
            <w:tcBorders>
              <w:left w:val="single" w:color="4F81BD" w:sz="4" w:space="0"/>
              <w:right w:val="single" w:color="4F81BD" w:sz="4" w:space="0"/>
            </w:tcBorders>
            <w:shd w:val="clear" w:color="auto" w:fill="auto"/>
          </w:tcPr>
          <w:p w:rsidRPr="00D14360" w:rsidR="00295A8B" w:rsidP="000B6222" w:rsidRDefault="00295A8B" w14:paraId="0AAEB56E" w14:textId="77777777">
            <w:pPr>
              <w:rPr>
                <w:rFonts w:ascii="Calibri Light" w:hAnsi="Calibri Light" w:cs="Calibri Light"/>
              </w:rPr>
            </w:pPr>
            <w:r w:rsidRPr="00D14360">
              <w:rPr>
                <w:rFonts w:ascii="Calibri Light" w:hAnsi="Calibri Light" w:cs="Calibri Light"/>
              </w:rPr>
              <w:t>An Advance Directive Observation template is used to record information about a document authored by the person and containing goals, preferences, and priorities for care. The observation records that the document was available and may have been reviewed (verified). It records the kind (category) of advance directive document, where the document can be accessed, who verified it, and the type of content that was determined to be present. When a person has more than one advance directive document, each document is recorded using an Advance Directive Observation template. A set of Advance Directive Observations are grouped together using an Advance Directive Organizer.</w:t>
            </w:r>
          </w:p>
        </w:tc>
      </w:tr>
      <w:tr w:rsidRPr="00C64922" w:rsidR="00254B4A" w:rsidTr="00D14360" w14:paraId="1E5E3328" w14:textId="77777777">
        <w:trPr>
          <w:cantSplit/>
        </w:trPr>
        <w:tc>
          <w:tcPr>
            <w:tcW w:w="3690" w:type="dxa"/>
            <w:tcBorders>
              <w:top w:val="single" w:color="4F81BD" w:sz="4" w:space="0"/>
              <w:bottom w:val="single" w:color="4F81BD" w:sz="4" w:space="0"/>
              <w:right w:val="nil"/>
            </w:tcBorders>
            <w:shd w:val="clear" w:color="auto" w:fill="FFFFFF"/>
          </w:tcPr>
          <w:p w:rsidRPr="00D14360" w:rsidR="00295A8B" w:rsidP="000B6222" w:rsidRDefault="00295A8B" w14:paraId="35EBAE6D" w14:textId="77777777">
            <w:pPr>
              <w:rPr>
                <w:rFonts w:cs="Calibri Light"/>
                <w:b/>
                <w:bCs/>
              </w:rPr>
            </w:pPr>
            <w:r w:rsidRPr="00D14360">
              <w:rPr>
                <w:rFonts w:cs="Calibri Light"/>
                <w:b/>
                <w:bCs/>
              </w:rPr>
              <w:t>Advance Directive Organizer (V3)</w:t>
            </w:r>
          </w:p>
          <w:p w:rsidRPr="00D14360" w:rsidR="00295A8B" w:rsidP="000B6222" w:rsidRDefault="00295A8B" w14:paraId="2D8F5D59" w14:textId="77777777">
            <w:pPr>
              <w:rPr>
                <w:rFonts w:ascii="Calibri Light" w:hAnsi="Calibri Light" w:cs="Calibri Light"/>
                <w:b/>
                <w:bCs/>
              </w:rPr>
            </w:pPr>
            <w:r w:rsidRPr="00D14360">
              <w:rPr>
                <w:rFonts w:ascii="Calibri Light" w:hAnsi="Calibri Light" w:cs="Calibri Light"/>
                <w:bCs/>
              </w:rPr>
              <w:t>New Version:</w:t>
            </w:r>
          </w:p>
          <w:p w:rsidRPr="00D14360" w:rsidR="00295A8B" w:rsidP="000B6222" w:rsidRDefault="00295A8B" w14:paraId="6FFCD953" w14:textId="77777777">
            <w:pPr>
              <w:rPr>
                <w:rFonts w:ascii="Calibri Light" w:hAnsi="Calibri Light" w:cs="Calibri Light"/>
                <w:b/>
                <w:bCs/>
              </w:rPr>
            </w:pPr>
            <w:r w:rsidRPr="00D14360">
              <w:rPr>
                <w:rFonts w:ascii="Calibri Light" w:hAnsi="Calibri Light" w:cs="Calibri Light"/>
                <w:bCs/>
              </w:rPr>
              <w:t>[organizer: identifier urn:hl7ii:2.16.840.1.113883.10.20.22.4.108:2017-05-01 (open)]</w:t>
            </w:r>
          </w:p>
        </w:tc>
        <w:tc>
          <w:tcPr>
            <w:tcW w:w="5670" w:type="dxa"/>
            <w:tcBorders>
              <w:top w:val="single" w:color="4F81BD" w:sz="4" w:space="0"/>
              <w:left w:val="single" w:color="4F81BD" w:sz="4" w:space="0"/>
              <w:bottom w:val="single" w:color="4F81BD" w:sz="4" w:space="0"/>
              <w:right w:val="single" w:color="4F81BD" w:sz="4" w:space="0"/>
            </w:tcBorders>
            <w:shd w:val="clear" w:color="auto" w:fill="auto"/>
          </w:tcPr>
          <w:p w:rsidRPr="00D14360" w:rsidR="00295A8B" w:rsidP="000B6222" w:rsidRDefault="00295A8B" w14:paraId="522A359E" w14:textId="77777777">
            <w:pPr>
              <w:rPr>
                <w:rFonts w:ascii="Calibri Light" w:hAnsi="Calibri Light" w:cs="Calibri Light"/>
              </w:rPr>
            </w:pPr>
            <w:r w:rsidRPr="00D14360">
              <w:rPr>
                <w:rFonts w:ascii="Calibri Light" w:hAnsi="Calibri Light" w:cs="Calibri Light"/>
              </w:rPr>
              <w:t>This clinical statement groups a set of advance directive observations documented together at a single point in time, and relevant during the episode of care being documented.</w:t>
            </w:r>
          </w:p>
          <w:p w:rsidRPr="00D14360" w:rsidR="00295A8B" w:rsidP="000B6222" w:rsidRDefault="00295A8B" w14:paraId="3857E0F7" w14:textId="77777777">
            <w:pPr>
              <w:rPr>
                <w:rFonts w:ascii="Calibri Light" w:hAnsi="Calibri Light" w:cs="Calibri Light"/>
              </w:rPr>
            </w:pPr>
          </w:p>
        </w:tc>
      </w:tr>
      <w:tr w:rsidRPr="00C64922" w:rsidR="00D14360" w:rsidTr="004E29C8" w14:paraId="67F5609A" w14:textId="77777777">
        <w:trPr>
          <w:cantSplit/>
        </w:trPr>
        <w:tc>
          <w:tcPr>
            <w:tcW w:w="3690" w:type="dxa"/>
            <w:tcBorders>
              <w:right w:val="nil"/>
            </w:tcBorders>
            <w:shd w:val="clear" w:color="auto" w:fill="FFFFFF"/>
          </w:tcPr>
          <w:p w:rsidRPr="00D14360" w:rsidR="00295A8B" w:rsidP="000B6222" w:rsidRDefault="00295A8B" w14:paraId="1EDD4DB1" w14:textId="77777777">
            <w:pPr>
              <w:rPr>
                <w:rFonts w:cs="Calibri Light"/>
                <w:b/>
                <w:iCs/>
              </w:rPr>
            </w:pPr>
            <w:r w:rsidRPr="00D14360">
              <w:rPr>
                <w:rFonts w:cs="Calibri Light"/>
                <w:b/>
                <w:iCs/>
              </w:rPr>
              <w:t>Obligation Instruction</w:t>
            </w:r>
          </w:p>
          <w:p w:rsidRPr="00D14360" w:rsidR="00295A8B" w:rsidP="000B6222" w:rsidRDefault="00295A8B" w14:paraId="2AFA2FB5" w14:textId="77777777">
            <w:pPr>
              <w:rPr>
                <w:rFonts w:ascii="Calibri Light" w:hAnsi="Calibri Light" w:cs="Calibri Light"/>
                <w:b/>
                <w:bCs/>
              </w:rPr>
            </w:pPr>
            <w:r w:rsidRPr="00D14360">
              <w:rPr>
                <w:rFonts w:ascii="Calibri Light" w:hAnsi="Calibri Light" w:cs="Calibri Light"/>
                <w:bCs/>
              </w:rPr>
              <w:t>[act: identifier urn:hl7ii:2.16.840.1.113883.10.20.22.4.205:2018-01-01 (open)]</w:t>
            </w:r>
          </w:p>
        </w:tc>
        <w:tc>
          <w:tcPr>
            <w:tcW w:w="5670" w:type="dxa"/>
            <w:tcBorders>
              <w:left w:val="single" w:color="4F81BD" w:sz="4" w:space="0"/>
              <w:right w:val="single" w:color="4F81BD" w:sz="4" w:space="0"/>
            </w:tcBorders>
            <w:shd w:val="clear" w:color="auto" w:fill="auto"/>
          </w:tcPr>
          <w:p w:rsidRPr="00D14360" w:rsidR="00295A8B" w:rsidP="000B6222" w:rsidRDefault="00295A8B" w14:paraId="5B04F344" w14:textId="77777777">
            <w:pPr>
              <w:rPr>
                <w:rFonts w:ascii="Calibri Light" w:hAnsi="Calibri Light" w:cs="Calibri Light"/>
              </w:rPr>
            </w:pPr>
            <w:r w:rsidRPr="00D14360">
              <w:rPr>
                <w:rFonts w:ascii="Calibri Light" w:hAnsi="Calibri Light" w:cs="Calibri Light"/>
              </w:rPr>
              <w:t>The Obligation Instruction template represents a statement made by a patient regarding care services he or she wants to be performed.</w:t>
            </w:r>
          </w:p>
        </w:tc>
      </w:tr>
      <w:tr w:rsidRPr="00C64922" w:rsidR="00254B4A" w:rsidTr="00D14360" w14:paraId="6693E758" w14:textId="77777777">
        <w:trPr>
          <w:cantSplit/>
        </w:trPr>
        <w:tc>
          <w:tcPr>
            <w:tcW w:w="3690" w:type="dxa"/>
            <w:tcBorders>
              <w:top w:val="single" w:color="4F81BD" w:sz="4" w:space="0"/>
              <w:bottom w:val="single" w:color="4F81BD" w:sz="4" w:space="0"/>
              <w:right w:val="nil"/>
            </w:tcBorders>
            <w:shd w:val="clear" w:color="auto" w:fill="FFFFFF"/>
          </w:tcPr>
          <w:p w:rsidRPr="00D14360" w:rsidR="00295A8B" w:rsidP="000B6222" w:rsidRDefault="00295A8B" w14:paraId="4B87D92C" w14:textId="77777777">
            <w:pPr>
              <w:rPr>
                <w:rFonts w:cs="Calibri Light"/>
                <w:b/>
                <w:bCs/>
              </w:rPr>
            </w:pPr>
            <w:r w:rsidRPr="00D14360">
              <w:rPr>
                <w:rFonts w:cs="Calibri Light"/>
                <w:b/>
                <w:bCs/>
              </w:rPr>
              <w:t>Prohibition Instruction</w:t>
            </w:r>
          </w:p>
          <w:p w:rsidRPr="00D14360" w:rsidR="00295A8B" w:rsidP="000B6222" w:rsidRDefault="00295A8B" w14:paraId="35A35609" w14:textId="77777777">
            <w:pPr>
              <w:rPr>
                <w:rFonts w:ascii="Calibri Light" w:hAnsi="Calibri Light" w:cs="Calibri Light"/>
                <w:b/>
                <w:bCs/>
              </w:rPr>
            </w:pPr>
            <w:r w:rsidRPr="00D14360">
              <w:rPr>
                <w:rFonts w:ascii="Calibri Light" w:hAnsi="Calibri Light" w:cs="Calibri Light"/>
                <w:bCs/>
              </w:rPr>
              <w:t>[act: identifier urn:hl7ii:2.16.840.1.113883.10.20.22.4.206:2018-01-01 (open)]</w:t>
            </w:r>
          </w:p>
        </w:tc>
        <w:tc>
          <w:tcPr>
            <w:tcW w:w="5670" w:type="dxa"/>
            <w:tcBorders>
              <w:top w:val="single" w:color="4F81BD" w:sz="4" w:space="0"/>
              <w:left w:val="single" w:color="4F81BD" w:sz="4" w:space="0"/>
              <w:bottom w:val="single" w:color="4F81BD" w:sz="4" w:space="0"/>
              <w:right w:val="single" w:color="4F81BD" w:sz="4" w:space="0"/>
            </w:tcBorders>
            <w:shd w:val="clear" w:color="auto" w:fill="auto"/>
          </w:tcPr>
          <w:p w:rsidRPr="00D14360" w:rsidR="00295A8B" w:rsidP="00D14360" w:rsidRDefault="00295A8B" w14:paraId="56286412" w14:textId="77777777">
            <w:pPr>
              <w:keepNext/>
              <w:rPr>
                <w:rFonts w:ascii="Calibri Light" w:hAnsi="Calibri Light" w:cs="Calibri Light"/>
              </w:rPr>
            </w:pPr>
            <w:r w:rsidRPr="00D14360">
              <w:rPr>
                <w:rFonts w:ascii="Calibri Light" w:hAnsi="Calibri Light" w:cs="Calibri Light"/>
              </w:rPr>
              <w:t>The Prohibition Instruction template represents a statement made by a patient regarding care services he or she does not want to be performed.</w:t>
            </w:r>
          </w:p>
        </w:tc>
      </w:tr>
    </w:tbl>
    <w:p w:rsidRPr="00C64922" w:rsidR="009A427D" w:rsidP="001B2929" w:rsidRDefault="001B2929" w14:paraId="531F0EE2" w14:textId="144015EF">
      <w:pPr>
        <w:pStyle w:val="Caption"/>
      </w:pPr>
      <w:bookmarkStart w:name="_Toc118898852" w:id="2001"/>
      <w:bookmarkStart w:name="_Toc119940056" w:id="2002"/>
      <w:bookmarkStart w:name="_Toc135313087" w:id="2003"/>
      <w:r w:rsidRPr="00C64922">
        <w:t xml:space="preserve">Table </w:t>
      </w:r>
      <w:r>
        <w:fldChar w:fldCharType="begin"/>
      </w:r>
      <w:r>
        <w:instrText>SEQ Table \* ARABIC</w:instrText>
      </w:r>
      <w:r>
        <w:fldChar w:fldCharType="separate"/>
      </w:r>
      <w:r w:rsidR="00DC1072">
        <w:rPr>
          <w:noProof/>
        </w:rPr>
        <w:t>66</w:t>
      </w:r>
      <w:r>
        <w:fldChar w:fldCharType="end"/>
      </w:r>
      <w:r w:rsidRPr="00C64922">
        <w:t>: Summary of C-CDA Supplemental Templates for Advance Directives</w:t>
      </w:r>
      <w:r w:rsidRPr="00C64922">
        <w:rPr>
          <w:rStyle w:val="FootnoteReference"/>
        </w:rPr>
        <w:footnoteReference w:id="136"/>
      </w:r>
      <w:bookmarkEnd w:id="2001"/>
      <w:bookmarkEnd w:id="2002"/>
      <w:bookmarkEnd w:id="2003"/>
    </w:p>
    <w:p w:rsidRPr="00D14360" w:rsidR="009A427D" w:rsidP="007770C6" w:rsidRDefault="009A427D" w14:paraId="698ACDDD" w14:textId="4C2E6B96">
      <w:pPr>
        <w:pStyle w:val="NormalWeb"/>
        <w:spacing w:before="0" w:beforeAutospacing="0" w:after="120" w:afterAutospacing="0"/>
        <w:rPr>
          <w:rFonts w:cs="Calibri"/>
        </w:rPr>
      </w:pPr>
      <w:r w:rsidRPr="00D14360">
        <w:rPr>
          <w:rFonts w:cs="Calibri"/>
        </w:rPr>
        <w:t xml:space="preserve">Refer to the C-CDA Supplemental Implementation Guide titled </w:t>
      </w:r>
      <w:r w:rsidRPr="00D14360">
        <w:t>HL7 Implementation Guide: C-CDA R2.1; Advance Directives Templates, Release 1 – US Realm for more information, examples, and template definitions.</w:t>
      </w:r>
      <w:r w:rsidRPr="005C79A1" w:rsidR="005C79A1">
        <w:rPr>
          <w:rStyle w:val="FootnoteReference"/>
        </w:rPr>
        <w:t xml:space="preserve"> </w:t>
      </w:r>
      <w:r w:rsidRPr="003B0179" w:rsidR="005C79A1">
        <w:rPr>
          <w:rStyle w:val="FootnoteReference"/>
          <w:rFonts w:asciiTheme="minorHAnsi" w:hAnsiTheme="minorHAnsi" w:cstheme="minorHAnsi"/>
          <w:sz w:val="21"/>
          <w:szCs w:val="21"/>
        </w:rPr>
        <w:footnoteReference w:id="137"/>
      </w:r>
    </w:p>
    <w:p w:rsidR="009A427D" w:rsidP="00FD31AC" w:rsidRDefault="009A427D" w14:paraId="0D08885B" w14:textId="2227FE4A">
      <w:pPr>
        <w:pStyle w:val="Heading3"/>
      </w:pPr>
      <w:bookmarkStart w:name="_1b18vdo1j32p" w:colFirst="0" w:colLast="0" w:id="2004"/>
      <w:bookmarkStart w:name="_Toc10707530" w:id="2005"/>
      <w:bookmarkStart w:name="_Toc11043719" w:id="2006"/>
      <w:bookmarkStart w:name="_Toc11045643" w:id="2007"/>
      <w:bookmarkStart w:name="_Toc11219059" w:id="2008"/>
      <w:bookmarkStart w:name="_Toc11391314" w:id="2009"/>
      <w:bookmarkStart w:name="_Toc119939881" w:id="2010"/>
      <w:bookmarkStart w:name="_Toc135312912" w:id="2011"/>
      <w:bookmarkEnd w:id="2004"/>
      <w:r w:rsidRPr="00C64922">
        <w:t xml:space="preserve">Quality </w:t>
      </w:r>
      <w:r w:rsidR="00F96C65">
        <w:t>Measure</w:t>
      </w:r>
      <w:bookmarkEnd w:id="2005"/>
      <w:bookmarkEnd w:id="2006"/>
      <w:bookmarkEnd w:id="2007"/>
      <w:bookmarkEnd w:id="2008"/>
      <w:bookmarkEnd w:id="2009"/>
      <w:bookmarkEnd w:id="2010"/>
      <w:bookmarkEnd w:id="2011"/>
    </w:p>
    <w:p w:rsidRPr="00D14360" w:rsidR="006C03C8" w:rsidP="006C03C8" w:rsidRDefault="006C03C8" w14:paraId="1B63C235" w14:textId="77777777">
      <w:pPr>
        <w:rPr>
          <w:rFonts w:cs="Calibri"/>
          <w:color w:val="000000"/>
        </w:rPr>
      </w:pPr>
      <w:r w:rsidRPr="00D14360">
        <w:rPr>
          <w:rFonts w:cs="Calibri"/>
          <w:color w:val="000000"/>
        </w:rPr>
        <w:t>As the focus on exchange of quality measure information increases, new possibilities have emerged for sharing quality care gap information in C-CDA documents.  Quality reporting CDA templates, compatible with C-CDA R2.1, are defined by the Clinical Quality Information Workgroup in the HL7 Quality Reporting Document Architecture standard.</w:t>
      </w:r>
      <w:r w:rsidRPr="00D14360">
        <w:rPr>
          <w:rStyle w:val="FootnoteReference"/>
          <w:rFonts w:cs="Calibri"/>
          <w:color w:val="000000"/>
        </w:rPr>
        <w:footnoteReference w:id="138"/>
      </w:r>
      <w:r w:rsidRPr="00D14360">
        <w:rPr>
          <w:rFonts w:cs="Calibri"/>
          <w:color w:val="000000"/>
        </w:rPr>
        <w:t xml:space="preserve"> </w:t>
      </w:r>
      <w:r w:rsidRPr="00D14360">
        <w:rPr>
          <w:rFonts w:cs="Calibri"/>
          <w:color w:val="000000"/>
          <w:shd w:val="clear" w:color="auto" w:fill="FFFFFF"/>
        </w:rPr>
        <w:t>QRDA is a document format that provides a standard structure with which to report quality measure data to organizations that will analyze and interpret the data. Although the initial use case for the QRDA Cat I templates was to share information from EHR systems to organizations administering quality programs, it has recently become apparent that same templates can be used to share patient-focused quality measure information in the opposite direction. Organizations with visibility to a patient’s compliance to a set of applicable quality measures can share this information with the care deliver organizations who can help to close the gap. The Measure Section (</w:t>
      </w:r>
      <w:r w:rsidRPr="00D14360">
        <w:rPr>
          <w:rFonts w:cs="Calibri"/>
          <w:color w:val="000000"/>
        </w:rPr>
        <w:t xml:space="preserve">2.16.840.1.113883.10.20.24.2.2) </w:t>
      </w:r>
      <w:r w:rsidRPr="00D14360">
        <w:rPr>
          <w:rFonts w:cs="Calibri"/>
          <w:color w:val="000000"/>
          <w:shd w:val="clear" w:color="auto" w:fill="FFFFFF"/>
        </w:rPr>
        <w:t xml:space="preserve">template </w:t>
      </w:r>
      <w:r w:rsidRPr="00D14360">
        <w:rPr>
          <w:rFonts w:cs="Calibri"/>
          <w:color w:val="000000"/>
        </w:rPr>
        <w:t>contains information about the measure or measures being reported.</w:t>
      </w:r>
    </w:p>
    <w:p w:rsidR="006C03C8" w:rsidP="004C76D9" w:rsidRDefault="006C03C8" w14:paraId="5D1E391A" w14:textId="77777777">
      <w:pPr>
        <w:pStyle w:val="Heading4"/>
      </w:pPr>
      <w:r>
        <w:t>Measure Reference</w:t>
      </w:r>
    </w:p>
    <w:tbl>
      <w:tblPr>
        <w:tblW w:w="9355"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457"/>
        <w:gridCol w:w="7898"/>
      </w:tblGrid>
      <w:tr w:rsidRPr="000447CF" w:rsidR="00295A8B" w:rsidTr="004E29C8" w14:paraId="1E53A420" w14:textId="77777777">
        <w:trPr>
          <w:cantSplit/>
          <w:tblHeader/>
        </w:trPr>
        <w:tc>
          <w:tcPr>
            <w:tcW w:w="1457" w:type="dxa"/>
            <w:tcBorders>
              <w:bottom w:val="nil"/>
              <w:right w:val="nil"/>
            </w:tcBorders>
            <w:shd w:val="clear" w:color="auto" w:fill="4F81BD"/>
          </w:tcPr>
          <w:p w:rsidRPr="00D14360" w:rsidR="00295A8B" w:rsidP="000B6222" w:rsidRDefault="00295A8B" w14:paraId="6B819015" w14:textId="77777777">
            <w:pPr>
              <w:rPr>
                <w:rFonts w:cs="Calibri"/>
                <w:b/>
                <w:bCs/>
                <w:color w:val="FFFFFF"/>
              </w:rPr>
            </w:pPr>
            <w:r w:rsidRPr="00D14360">
              <w:rPr>
                <w:rFonts w:cs="Calibri"/>
                <w:b/>
                <w:bCs/>
                <w:color w:val="FFFFFF"/>
              </w:rPr>
              <w:t>Entry Template</w:t>
            </w:r>
          </w:p>
        </w:tc>
        <w:tc>
          <w:tcPr>
            <w:tcW w:w="7898" w:type="dxa"/>
            <w:shd w:val="clear" w:color="auto" w:fill="4F81BD"/>
          </w:tcPr>
          <w:p w:rsidRPr="00D14360" w:rsidR="00295A8B" w:rsidP="000B6222" w:rsidRDefault="00295A8B" w14:paraId="64815636" w14:textId="77777777">
            <w:pPr>
              <w:rPr>
                <w:rFonts w:cs="Calibri"/>
                <w:b/>
                <w:bCs/>
                <w:color w:val="FFFFFF"/>
              </w:rPr>
            </w:pPr>
            <w:r w:rsidRPr="00D14360">
              <w:rPr>
                <w:rFonts w:cs="Calibri"/>
                <w:b/>
                <w:bCs/>
                <w:color w:val="FFFFFF"/>
              </w:rPr>
              <w:t xml:space="preserve">Measure Reference </w:t>
            </w:r>
          </w:p>
          <w:p w:rsidRPr="00D14360" w:rsidR="00295A8B" w:rsidP="000B6222" w:rsidRDefault="00295A8B" w14:paraId="50D534B3" w14:textId="77777777">
            <w:pPr>
              <w:rPr>
                <w:rFonts w:ascii="Calibri Light" w:hAnsi="Calibri Light" w:cs="Calibri Light"/>
                <w:color w:val="000000"/>
                <w:sz w:val="18"/>
                <w:szCs w:val="18"/>
              </w:rPr>
            </w:pPr>
            <w:r w:rsidRPr="00D14360">
              <w:rPr>
                <w:rFonts w:ascii="Calibri Light" w:hAnsi="Calibri Light" w:cs="Calibri Light"/>
                <w:color w:val="FFFFFF"/>
                <w:sz w:val="18"/>
                <w:szCs w:val="18"/>
              </w:rPr>
              <w:t>[organizer: identifier urn:oid:2.16.840.1.113883.10.20.24.3.98 (open)]</w:t>
            </w:r>
          </w:p>
        </w:tc>
      </w:tr>
      <w:tr w:rsidRPr="000447CF" w:rsidR="00295A8B" w:rsidTr="004E29C8" w14:paraId="5593040C" w14:textId="77777777">
        <w:trPr>
          <w:cantSplit/>
          <w:trHeight w:val="305"/>
        </w:trPr>
        <w:tc>
          <w:tcPr>
            <w:tcW w:w="1457" w:type="dxa"/>
            <w:tcBorders>
              <w:top w:val="single" w:color="4F81BD" w:sz="4" w:space="0"/>
              <w:bottom w:val="single" w:color="4F81BD" w:sz="4" w:space="0"/>
              <w:right w:val="nil"/>
            </w:tcBorders>
            <w:shd w:val="clear" w:color="auto" w:fill="FFFFFF"/>
          </w:tcPr>
          <w:p w:rsidRPr="00D14360" w:rsidR="00295A8B" w:rsidP="000B6222" w:rsidRDefault="00295A8B" w14:paraId="09CC2516" w14:textId="77777777">
            <w:pPr>
              <w:rPr>
                <w:rFonts w:cs="Calibri"/>
                <w:b/>
                <w:bCs/>
              </w:rPr>
            </w:pPr>
            <w:r w:rsidRPr="00D14360">
              <w:rPr>
                <w:rFonts w:cs="Calibri"/>
                <w:b/>
                <w:bCs/>
              </w:rPr>
              <w:t>Reference Source</w:t>
            </w:r>
          </w:p>
        </w:tc>
        <w:tc>
          <w:tcPr>
            <w:tcW w:w="7898" w:type="dxa"/>
            <w:tcBorders>
              <w:top w:val="single" w:color="4F81BD" w:sz="4" w:space="0"/>
              <w:bottom w:val="single" w:color="4F81BD" w:sz="4" w:space="0"/>
            </w:tcBorders>
            <w:shd w:val="clear" w:color="auto" w:fill="auto"/>
          </w:tcPr>
          <w:p w:rsidRPr="00D14360" w:rsidR="00295A8B" w:rsidP="000B6222" w:rsidRDefault="00295A8B" w14:paraId="77B77F13" w14:textId="77777777">
            <w:pPr>
              <w:rPr>
                <w:rFonts w:ascii="Calibri Light" w:hAnsi="Calibri Light" w:cs="Calibri Light"/>
                <w:color w:val="000000"/>
              </w:rPr>
            </w:pPr>
            <w:r w:rsidRPr="00D14360">
              <w:rPr>
                <w:rFonts w:ascii="Calibri Light" w:hAnsi="Calibri Light" w:cs="Calibri Light"/>
                <w:color w:val="000000"/>
              </w:rPr>
              <w:t>HL7 QRDA Cat I, STU R5.1</w:t>
            </w:r>
          </w:p>
        </w:tc>
      </w:tr>
      <w:tr w:rsidRPr="000447CF" w:rsidR="00295A8B" w:rsidTr="004E29C8" w14:paraId="31086A3D" w14:textId="77777777">
        <w:trPr>
          <w:cantSplit/>
          <w:trHeight w:val="1826"/>
        </w:trPr>
        <w:tc>
          <w:tcPr>
            <w:tcW w:w="1457" w:type="dxa"/>
            <w:tcBorders>
              <w:right w:val="nil"/>
            </w:tcBorders>
            <w:shd w:val="clear" w:color="auto" w:fill="FFFFFF"/>
          </w:tcPr>
          <w:p w:rsidRPr="00D14360" w:rsidR="00295A8B" w:rsidP="000B6222" w:rsidRDefault="00295A8B" w14:paraId="040F1BDA" w14:textId="77777777">
            <w:pPr>
              <w:rPr>
                <w:rFonts w:cs="Calibri"/>
                <w:b/>
                <w:bCs/>
              </w:rPr>
            </w:pPr>
            <w:r w:rsidRPr="00D14360">
              <w:rPr>
                <w:rFonts w:cs="Calibri"/>
                <w:b/>
                <w:bCs/>
              </w:rPr>
              <w:t>Purpose</w:t>
            </w:r>
          </w:p>
        </w:tc>
        <w:tc>
          <w:tcPr>
            <w:tcW w:w="7898" w:type="dxa"/>
            <w:shd w:val="clear" w:color="auto" w:fill="auto"/>
          </w:tcPr>
          <w:p w:rsidRPr="00D14360" w:rsidR="00295A8B" w:rsidP="00D14360" w:rsidRDefault="00295A8B" w14:paraId="52AC255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The template represents measure logic (i.e. denominators, numerators) by using negationInd in conjunction with the measure component observations to show if a patient is compliant with one or more quality measures or not.</w:t>
            </w:r>
          </w:p>
          <w:p w:rsidR="002B7F06" w:rsidP="00D14360" w:rsidRDefault="002B7F06" w14:paraId="3121DF8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p>
          <w:p w:rsidRPr="00D14360" w:rsidR="00295A8B" w:rsidP="00D14360" w:rsidRDefault="00295A8B" w14:paraId="7B887B0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 xml:space="preserve">This example complies with QRDA1 measure section but may not suitable for formal quality reporting. Refer to QRDA1 and QRDA3 implementation guidance for more details. </w:t>
            </w:r>
          </w:p>
          <w:p w:rsidRPr="00D14360" w:rsidR="00295A8B" w:rsidP="00D14360" w:rsidRDefault="00295A8B" w14:paraId="3DE5B97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Per discussions with clinical quality improvement CQI workgroup, this template aligns with how the Joint Commission encourage patient level reporting in QRDA1 documents.</w:t>
            </w:r>
          </w:p>
        </w:tc>
      </w:tr>
      <w:tr w:rsidRPr="000447CF" w:rsidR="00295A8B" w:rsidTr="004E29C8" w14:paraId="5E01D18E" w14:textId="77777777">
        <w:trPr>
          <w:cantSplit/>
          <w:trHeight w:val="881"/>
        </w:trPr>
        <w:tc>
          <w:tcPr>
            <w:tcW w:w="1457" w:type="dxa"/>
            <w:tcBorders>
              <w:top w:val="single" w:color="4F81BD" w:sz="4" w:space="0"/>
              <w:bottom w:val="single" w:color="4F81BD" w:sz="4" w:space="0"/>
              <w:right w:val="nil"/>
            </w:tcBorders>
            <w:shd w:val="clear" w:color="auto" w:fill="FFFFFF"/>
          </w:tcPr>
          <w:p w:rsidRPr="00D14360" w:rsidR="00295A8B" w:rsidP="000B6222" w:rsidRDefault="00295A8B" w14:paraId="2AE06A7F" w14:textId="77777777">
            <w:pPr>
              <w:rPr>
                <w:rFonts w:cs="Calibri"/>
                <w:b/>
                <w:bCs/>
              </w:rPr>
            </w:pPr>
            <w:r w:rsidRPr="00D14360">
              <w:rPr>
                <w:rFonts w:cs="Calibri"/>
                <w:b/>
                <w:bCs/>
              </w:rPr>
              <w:t>ActStatus</w:t>
            </w:r>
          </w:p>
        </w:tc>
        <w:tc>
          <w:tcPr>
            <w:tcW w:w="7898" w:type="dxa"/>
            <w:tcBorders>
              <w:top w:val="single" w:color="4F81BD" w:sz="4" w:space="0"/>
              <w:bottom w:val="single" w:color="4F81BD" w:sz="4" w:space="0"/>
            </w:tcBorders>
            <w:shd w:val="clear" w:color="auto" w:fill="auto"/>
          </w:tcPr>
          <w:p w:rsidRPr="00D14360" w:rsidR="00295A8B" w:rsidP="000B6222" w:rsidRDefault="00295A8B" w14:paraId="7E6256C9" w14:textId="77777777">
            <w:pPr>
              <w:rPr>
                <w:rFonts w:ascii="Calibri Light" w:hAnsi="Calibri Light" w:cs="Calibri Light"/>
                <w:color w:val="000000"/>
              </w:rPr>
            </w:pPr>
            <w:r w:rsidRPr="00D14360">
              <w:rPr>
                <w:rFonts w:ascii="Calibri Light" w:hAnsi="Calibri Light" w:cs="Calibri Light"/>
                <w:color w:val="000000"/>
              </w:rPr>
              <w:t>This is a discrete observation that has been made in order for it to be documented. Therefore, it always has a statusCode of “completed”.</w:t>
            </w:r>
          </w:p>
          <w:p w:rsidRPr="00D14360" w:rsidR="00295A8B" w:rsidP="00D14360" w:rsidRDefault="00295A8B" w14:paraId="1DA85642" w14:textId="77777777">
            <w:pPr>
              <w:autoSpaceDE w:val="0"/>
              <w:autoSpaceDN w:val="0"/>
              <w:adjustRightInd w:val="0"/>
              <w:rPr>
                <w:rFonts w:ascii="Calibri Light" w:hAnsi="Calibri Light" w:cs="Calibri Light"/>
                <w:color w:val="000000"/>
              </w:rPr>
            </w:pPr>
            <w:r w:rsidRPr="00D14360">
              <w:rPr>
                <w:rFonts w:ascii="Calibri Light" w:hAnsi="Calibri Light" w:cs="Calibri Light"/>
                <w:color w:val="000000"/>
              </w:rPr>
              <w:t>This template does not include an effectiveTime element. See other considerations below.</w:t>
            </w:r>
          </w:p>
        </w:tc>
      </w:tr>
      <w:tr w:rsidRPr="000447CF" w:rsidR="00295A8B" w:rsidTr="004E29C8" w14:paraId="4E14BC52" w14:textId="77777777">
        <w:trPr>
          <w:cantSplit/>
          <w:trHeight w:val="359"/>
        </w:trPr>
        <w:tc>
          <w:tcPr>
            <w:tcW w:w="1457" w:type="dxa"/>
            <w:tcBorders>
              <w:top w:val="single" w:color="4F81BD" w:sz="4" w:space="0"/>
              <w:bottom w:val="single" w:color="4472C4" w:themeColor="accent1" w:sz="4" w:space="0"/>
              <w:right w:val="nil"/>
            </w:tcBorders>
            <w:shd w:val="clear" w:color="auto" w:fill="FFFFFF"/>
          </w:tcPr>
          <w:p w:rsidRPr="00D14360" w:rsidR="00295A8B" w:rsidP="000B6222" w:rsidRDefault="00295A8B" w14:paraId="06D11B8B" w14:textId="77777777">
            <w:pPr>
              <w:rPr>
                <w:rFonts w:cs="Calibri"/>
                <w:b/>
                <w:bCs/>
                <w:color w:val="000000"/>
              </w:rPr>
            </w:pPr>
            <w:r w:rsidRPr="00D14360">
              <w:rPr>
                <w:rFonts w:cs="Calibri"/>
                <w:b/>
                <w:bCs/>
                <w:color w:val="000000"/>
              </w:rPr>
              <w:t>Negation</w:t>
            </w:r>
          </w:p>
        </w:tc>
        <w:tc>
          <w:tcPr>
            <w:tcW w:w="7898" w:type="dxa"/>
            <w:tcBorders>
              <w:top w:val="single" w:color="4F81BD" w:sz="4" w:space="0"/>
              <w:bottom w:val="single" w:color="4472C4" w:themeColor="accent1" w:sz="4" w:space="0"/>
            </w:tcBorders>
            <w:shd w:val="clear" w:color="auto" w:fill="auto"/>
          </w:tcPr>
          <w:p w:rsidRPr="00D14360" w:rsidR="00295A8B" w:rsidP="00D14360" w:rsidRDefault="00295A8B" w14:paraId="1F1A46A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 xml:space="preserve">Not specified. </w:t>
            </w:r>
          </w:p>
        </w:tc>
      </w:tr>
      <w:tr w:rsidRPr="000447CF" w:rsidR="00295A8B" w:rsidTr="004E29C8" w14:paraId="6020667F" w14:textId="77777777">
        <w:trPr>
          <w:cantSplit/>
        </w:trPr>
        <w:tc>
          <w:tcPr>
            <w:tcW w:w="1457" w:type="dxa"/>
            <w:tcBorders>
              <w:top w:val="single" w:color="4472C4" w:themeColor="accent1" w:sz="4" w:space="0"/>
              <w:bottom w:val="single" w:color="4472C4" w:sz="4" w:space="0"/>
              <w:right w:val="nil"/>
            </w:tcBorders>
            <w:shd w:val="clear" w:color="auto" w:fill="FFFFFF"/>
          </w:tcPr>
          <w:p w:rsidRPr="00D14360" w:rsidR="00295A8B" w:rsidP="000B6222" w:rsidRDefault="00295A8B" w14:paraId="2FC65BEC" w14:textId="77777777">
            <w:pPr>
              <w:rPr>
                <w:rFonts w:cs="Calibri"/>
                <w:b/>
                <w:bCs/>
              </w:rPr>
            </w:pPr>
            <w:r w:rsidRPr="00D14360">
              <w:rPr>
                <w:rFonts w:cs="Calibri"/>
                <w:b/>
                <w:bCs/>
              </w:rPr>
              <w:t>Other Considerations</w:t>
            </w:r>
          </w:p>
        </w:tc>
        <w:tc>
          <w:tcPr>
            <w:tcW w:w="7898" w:type="dxa"/>
            <w:tcBorders>
              <w:top w:val="single" w:color="4472C4" w:themeColor="accent1" w:sz="4" w:space="0"/>
              <w:bottom w:val="single" w:color="4472C4" w:sz="4" w:space="0"/>
            </w:tcBorders>
            <w:shd w:val="clear" w:color="auto" w:fill="auto"/>
          </w:tcPr>
          <w:p w:rsidR="00295A8B" w:rsidP="00D14360" w:rsidRDefault="00295A8B" w14:paraId="67C134E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The template enables patient-level quality measure information (i.e. reported outcome) to be included in a C-CDA document.</w:t>
            </w:r>
          </w:p>
          <w:p w:rsidRPr="00D14360" w:rsidR="004F33E9" w:rsidP="00D14360" w:rsidRDefault="004F33E9" w14:paraId="7A16E59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p>
          <w:p w:rsidRPr="00D14360" w:rsidR="00295A8B" w:rsidP="00D14360" w:rsidRDefault="00295A8B" w14:paraId="5B72DF1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Measures are referenced through externalAct reference to an externalDocument. The externalDocument/ids and version numbers are used to reference the measure.</w:t>
            </w:r>
          </w:p>
          <w:p w:rsidRPr="00D14360" w:rsidR="00295A8B" w:rsidP="00D14360" w:rsidRDefault="00295A8B" w14:paraId="60E584B1" w14:textId="77777777">
            <w:pPr>
              <w:pStyle w:val="HTMLPreformatted"/>
              <w:keepNext/>
              <w:shd w:val="clear" w:color="auto" w:fill="FFFFFF"/>
              <w:spacing w:line="225" w:lineRule="atLeast"/>
              <w:rPr>
                <w:rFonts w:ascii="Calibri Light" w:hAnsi="Calibri Light" w:cs="Calibri Light"/>
                <w:color w:val="000000"/>
              </w:rPr>
            </w:pPr>
            <w:r w:rsidRPr="00D14360">
              <w:rPr>
                <w:rFonts w:ascii="Calibri Light" w:hAnsi="Calibri Light" w:cs="Calibri Light"/>
                <w:color w:val="000000"/>
              </w:rPr>
              <w:t>The Reporting Parameter Act</w:t>
            </w:r>
            <w:r w:rsidRPr="00D14360" w:rsidR="00BF2DC6">
              <w:rPr>
                <w:rFonts w:ascii="Calibri Light" w:hAnsi="Calibri Light" w:cs="Calibri Light"/>
                <w:color w:val="000000"/>
              </w:rPr>
              <w:t xml:space="preserve"> (2.16.840.1.113883.10.20.17.3.8)</w:t>
            </w:r>
            <w:r w:rsidRPr="00D14360">
              <w:rPr>
                <w:rFonts w:ascii="Calibri Light" w:hAnsi="Calibri Light" w:cs="Calibri Light"/>
                <w:color w:val="000000"/>
              </w:rPr>
              <w:t xml:space="preserve"> template is used to record the relevant reporting period for the reported quality care gap or compliance information. </w:t>
            </w:r>
          </w:p>
        </w:tc>
      </w:tr>
      <w:tr w:rsidRPr="000447CF" w:rsidR="00E83F3B" w:rsidTr="004E29C8" w14:paraId="2A3FC1FC" w14:textId="77777777">
        <w:trPr>
          <w:cantSplit/>
        </w:trPr>
        <w:tc>
          <w:tcPr>
            <w:tcW w:w="1457" w:type="dxa"/>
            <w:tcBorders>
              <w:top w:val="single" w:color="4472C4" w:sz="4" w:space="0"/>
              <w:bottom w:val="single" w:color="4472C4" w:sz="4" w:space="0"/>
              <w:right w:val="nil"/>
            </w:tcBorders>
            <w:shd w:val="clear" w:color="auto" w:fill="FFFFFF"/>
          </w:tcPr>
          <w:p w:rsidR="00E83F3B" w:rsidP="000B6222" w:rsidRDefault="00E83F3B" w14:paraId="5608FB10" w14:textId="77777777">
            <w:pPr>
              <w:rPr>
                <w:rFonts w:cs="Calibri"/>
                <w:b/>
                <w:bCs/>
              </w:rPr>
            </w:pPr>
            <w:r>
              <w:rPr>
                <w:rFonts w:cs="Calibri"/>
                <w:b/>
                <w:bCs/>
              </w:rPr>
              <w:t>Example</w:t>
            </w:r>
          </w:p>
        </w:tc>
        <w:tc>
          <w:tcPr>
            <w:tcW w:w="7898" w:type="dxa"/>
            <w:tcBorders>
              <w:top w:val="single" w:color="4472C4" w:sz="4" w:space="0"/>
              <w:bottom w:val="single" w:color="4472C4" w:sz="4" w:space="0"/>
            </w:tcBorders>
            <w:shd w:val="clear" w:color="auto" w:fill="auto"/>
          </w:tcPr>
          <w:p w:rsidRPr="00AD08FB" w:rsidR="00E83F3B" w:rsidP="00D14360" w:rsidRDefault="00E83F3B" w14:paraId="3194885A" w14:textId="17FB62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_Ref21925533 \h  \* MERGEFORMAT </w:instrText>
            </w:r>
            <w:r w:rsidRPr="00AD08FB">
              <w:rPr>
                <w:rFonts w:ascii="Calibri Light" w:hAnsi="Calibri Light" w:cs="Calibri Light"/>
              </w:rPr>
            </w:r>
            <w:r w:rsidRPr="00AD08FB">
              <w:rPr>
                <w:rFonts w:ascii="Calibri Light" w:hAnsi="Calibri Light" w:cs="Calibri Light"/>
              </w:rPr>
              <w:fldChar w:fldCharType="separate"/>
            </w:r>
            <w:r w:rsidRPr="00254B4A" w:rsidR="00DC1072">
              <w:rPr>
                <w:rFonts w:ascii="Calibri Light" w:hAnsi="Calibri Light" w:cs="Calibri Light"/>
              </w:rPr>
              <w:t xml:space="preserve">Example </w:t>
            </w:r>
            <w:r w:rsidRPr="00254B4A" w:rsidR="00DC1072">
              <w:rPr>
                <w:rFonts w:ascii="Calibri Light" w:hAnsi="Calibri Light" w:cs="Calibri Light"/>
                <w:noProof/>
              </w:rPr>
              <w:t>66</w:t>
            </w:r>
            <w:r w:rsidRPr="00254B4A" w:rsidR="00DC1072">
              <w:rPr>
                <w:rFonts w:ascii="Calibri Light" w:hAnsi="Calibri Light" w:cs="Calibri Light"/>
              </w:rPr>
              <w:t>: QRDA1 measure section</w:t>
            </w:r>
            <w:r w:rsidRPr="00AD08FB">
              <w:rPr>
                <w:rFonts w:ascii="Calibri Light" w:hAnsi="Calibri Light" w:cs="Calibri Light"/>
              </w:rPr>
              <w:fldChar w:fldCharType="end"/>
            </w:r>
          </w:p>
        </w:tc>
      </w:tr>
      <w:tr w:rsidRPr="000447CF" w:rsidR="002517F2" w:rsidTr="004E29C8" w14:paraId="04E865AF" w14:textId="77777777">
        <w:trPr>
          <w:cantSplit/>
        </w:trPr>
        <w:tc>
          <w:tcPr>
            <w:tcW w:w="1457" w:type="dxa"/>
            <w:tcBorders>
              <w:top w:val="single" w:color="4472C4" w:sz="4" w:space="0"/>
              <w:bottom w:val="single" w:color="4472C4" w:sz="4" w:space="0"/>
              <w:right w:val="nil"/>
            </w:tcBorders>
            <w:shd w:val="clear" w:color="auto" w:fill="FFFFFF"/>
          </w:tcPr>
          <w:p w:rsidRPr="00D14360" w:rsidR="002517F2" w:rsidP="000B6222" w:rsidRDefault="002517F2" w14:paraId="6B01997D" w14:textId="77777777">
            <w:pPr>
              <w:rPr>
                <w:rFonts w:cs="Calibri"/>
                <w:b/>
                <w:bCs/>
              </w:rPr>
            </w:pPr>
            <w:r>
              <w:rPr>
                <w:rFonts w:cs="Calibri"/>
                <w:b/>
                <w:bCs/>
              </w:rPr>
              <w:t>Reference</w:t>
            </w:r>
          </w:p>
        </w:tc>
        <w:tc>
          <w:tcPr>
            <w:tcW w:w="7898" w:type="dxa"/>
            <w:tcBorders>
              <w:top w:val="single" w:color="4472C4" w:sz="4" w:space="0"/>
              <w:bottom w:val="single" w:color="4472C4" w:sz="4" w:space="0"/>
            </w:tcBorders>
            <w:shd w:val="clear" w:color="auto" w:fill="auto"/>
          </w:tcPr>
          <w:p w:rsidRPr="00D14360" w:rsidR="002517F2" w:rsidP="00D14360" w:rsidRDefault="003709A6" w14:paraId="376A5269" w14:textId="6FC19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rPr>
              <w:t xml:space="preserve">Visit </w:t>
            </w:r>
            <w:hyperlink w:history="1" r:id="rId67">
              <w:r w:rsidRPr="00D14360">
                <w:rPr>
                  <w:rStyle w:val="Hyperlink"/>
                  <w:rFonts w:ascii="Calibri Light" w:hAnsi="Calibri Light" w:cs="Calibri Light"/>
                </w:rPr>
                <w:t>HL7 CDA Example Search</w:t>
              </w:r>
            </w:hyperlink>
          </w:p>
        </w:tc>
      </w:tr>
      <w:tr w:rsidRPr="000447CF" w:rsidR="004E29C8" w:rsidTr="004E29C8" w14:paraId="610FCAEE" w14:textId="77777777">
        <w:trPr>
          <w:cantSplit/>
        </w:trPr>
        <w:tc>
          <w:tcPr>
            <w:tcW w:w="1457" w:type="dxa"/>
            <w:tcBorders>
              <w:top w:val="single" w:color="4472C4" w:sz="4" w:space="0"/>
              <w:bottom w:val="single" w:color="auto" w:sz="4" w:space="0"/>
              <w:right w:val="nil"/>
            </w:tcBorders>
            <w:shd w:val="clear" w:color="auto" w:fill="FFFFFF"/>
          </w:tcPr>
          <w:p w:rsidRPr="00D14360" w:rsidR="002517F2" w:rsidP="000B6222" w:rsidRDefault="002517F2" w14:paraId="62918E63" w14:textId="77777777">
            <w:pPr>
              <w:rPr>
                <w:rFonts w:cs="Calibri"/>
                <w:b/>
                <w:bCs/>
              </w:rPr>
            </w:pPr>
            <w:r>
              <w:rPr>
                <w:rFonts w:cs="Calibri"/>
                <w:b/>
                <w:bCs/>
              </w:rPr>
              <w:t>Example</w:t>
            </w:r>
          </w:p>
        </w:tc>
        <w:tc>
          <w:tcPr>
            <w:tcW w:w="7898" w:type="dxa"/>
            <w:tcBorders>
              <w:top w:val="single" w:color="4472C4" w:sz="4" w:space="0"/>
              <w:bottom w:val="single" w:color="4472C4" w:sz="4" w:space="0"/>
            </w:tcBorders>
            <w:shd w:val="clear" w:color="auto" w:fill="auto"/>
          </w:tcPr>
          <w:p w:rsidRPr="00D14360" w:rsidR="002517F2" w:rsidP="00D14360" w:rsidRDefault="00000000" w14:paraId="0510656D" w14:textId="71B89D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hyperlink w:history="1" r:id="rId68">
              <w:r w:rsidRPr="00AD08FB" w:rsidR="002517F2">
                <w:rPr>
                  <w:rStyle w:val="Hyperlink"/>
                  <w:rFonts w:ascii="Calibri Light" w:hAnsi="Calibri Light" w:cs="Calibri Light"/>
                  <w:color w:val="000000"/>
                  <w:u w:val="none"/>
                </w:rPr>
                <w:t xml:space="preserve">How to represent </w:t>
              </w:r>
              <w:r w:rsidRPr="002517F2" w:rsidR="002517F2">
                <w:rPr>
                  <w:rStyle w:val="Hyperlink"/>
                  <w:rFonts w:ascii="Calibri Light" w:hAnsi="Calibri Light" w:cs="Calibri Light"/>
                </w:rPr>
                <w:t>“Quality Section”</w:t>
              </w:r>
            </w:hyperlink>
          </w:p>
        </w:tc>
      </w:tr>
    </w:tbl>
    <w:p w:rsidR="00295A8B" w:rsidRDefault="00295A8B" w14:paraId="35E8FF7A" w14:textId="29522FA8">
      <w:pPr>
        <w:pStyle w:val="Caption"/>
      </w:pPr>
      <w:bookmarkStart w:name="_Toc118898853" w:id="2012"/>
      <w:bookmarkStart w:name="_Toc119940057" w:id="2013"/>
      <w:bookmarkStart w:name="_Toc135313088" w:id="2014"/>
      <w:r>
        <w:t xml:space="preserve">Table </w:t>
      </w:r>
      <w:r>
        <w:fldChar w:fldCharType="begin"/>
      </w:r>
      <w:r>
        <w:instrText>SEQ Table \* ARABIC</w:instrText>
      </w:r>
      <w:r>
        <w:fldChar w:fldCharType="separate"/>
      </w:r>
      <w:r w:rsidR="00DC1072">
        <w:rPr>
          <w:noProof/>
        </w:rPr>
        <w:t>67</w:t>
      </w:r>
      <w:r>
        <w:fldChar w:fldCharType="end"/>
      </w:r>
      <w:r>
        <w:t>: Measure Reference</w:t>
      </w:r>
      <w:r w:rsidR="00852DED">
        <w:t xml:space="preserve"> Template</w:t>
      </w:r>
      <w:bookmarkEnd w:id="2012"/>
      <w:bookmarkEnd w:id="2013"/>
      <w:bookmarkEnd w:id="2014"/>
    </w:p>
    <w:p w:rsidRPr="00D14360" w:rsidR="006C03C8" w:rsidP="006C03C8" w:rsidRDefault="006C03C8" w14:paraId="469DBE3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cs="Calibri"/>
          <w:color w:val="000000"/>
        </w:rPr>
      </w:pPr>
      <w:r w:rsidRPr="00D14360">
        <w:rPr>
          <w:rFonts w:cs="Calibri"/>
          <w:color w:val="000000"/>
        </w:rPr>
        <w:t xml:space="preserve">This example complies with QRDA1 measure section but may not suitable for formal quality reporting. Refer to QRDA1 and QRDA3 implementation guidance for more details. </w:t>
      </w:r>
    </w:p>
    <w:p w:rsidRPr="00D14360" w:rsidR="006C03C8" w:rsidP="006C03C8" w:rsidRDefault="006C03C8" w14:paraId="2C96339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cs="Calibri"/>
          <w:color w:val="000000"/>
        </w:rPr>
      </w:pPr>
      <w:r w:rsidRPr="00D14360">
        <w:rPr>
          <w:rFonts w:cs="Calibri"/>
          <w:color w:val="000000"/>
        </w:rPr>
        <w:t>Per discussions with clinical quality improvement CQI workgroup, this template aligns with how the Joint Commission encourage patient level reporting in QRDA1 documents.</w:t>
      </w:r>
    </w:p>
    <w:p w:rsidRPr="00EC014D" w:rsidR="006C03C8" w:rsidP="006C03C8" w:rsidRDefault="006C03C8" w14:paraId="1946273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hAnsi="Consolas" w:cs="Courier New"/>
          <w:color w:val="212529"/>
          <w:sz w:val="18"/>
          <w:szCs w:val="18"/>
        </w:rPr>
      </w:pPr>
    </w:p>
    <w:p w:rsidR="00B157E2" w:rsidP="00295A8B" w:rsidRDefault="00B157E2" w14:paraId="335BFA8B" w14:textId="07D823CE">
      <w:pPr>
        <w:pStyle w:val="Caption"/>
        <w:keepNext/>
        <w:spacing w:after="0"/>
      </w:pPr>
      <w:bookmarkStart w:name="_Ref21925533" w:id="2015"/>
      <w:bookmarkStart w:name="_Toc118898786" w:id="2016"/>
      <w:bookmarkStart w:name="_Toc119939989" w:id="2017"/>
      <w:bookmarkStart w:name="_Toc135313021" w:id="2018"/>
      <w:r>
        <w:t xml:space="preserve">Example </w:t>
      </w:r>
      <w:r>
        <w:fldChar w:fldCharType="begin"/>
      </w:r>
      <w:r>
        <w:instrText>SEQ Example \* ARABIC</w:instrText>
      </w:r>
      <w:r>
        <w:fldChar w:fldCharType="separate"/>
      </w:r>
      <w:r w:rsidR="00DC1072">
        <w:rPr>
          <w:noProof/>
        </w:rPr>
        <w:t>66</w:t>
      </w:r>
      <w:r>
        <w:fldChar w:fldCharType="end"/>
      </w:r>
      <w:r>
        <w:t xml:space="preserve">: </w:t>
      </w:r>
      <w:r w:rsidRPr="009C04C6">
        <w:t>QRDA1 measure section</w:t>
      </w:r>
      <w:bookmarkEnd w:id="2015"/>
      <w:bookmarkEnd w:id="2016"/>
      <w:bookmarkEnd w:id="2017"/>
      <w:bookmarkEnd w:id="2018"/>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006C03C8" w:rsidTr="00A34190" w14:paraId="6836A74A" w14:textId="77777777">
        <w:tc>
          <w:tcPr>
            <w:tcW w:w="9576" w:type="dxa"/>
            <w:shd w:val="clear" w:color="auto" w:fill="auto"/>
          </w:tcPr>
          <w:p w:rsidRPr="00D14360" w:rsidR="006C03C8" w:rsidP="003A3D50" w:rsidRDefault="006C03C8" w14:paraId="6AA786D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bookmarkStart w:name="_Hlk88141157" w:id="2019"/>
            <w:r w:rsidRPr="00D14360">
              <w:rPr>
                <w:rFonts w:ascii="Courier New" w:hAnsi="Courier New" w:cs="Courier New"/>
                <w:color w:val="000000"/>
                <w:sz w:val="16"/>
                <w:szCs w:val="16"/>
              </w:rPr>
              <w:t>&lt;section&gt;</w:t>
            </w:r>
          </w:p>
          <w:p w:rsidRPr="00D14360" w:rsidR="006C03C8" w:rsidP="003A3D50" w:rsidRDefault="006C03C8" w14:paraId="37ED49A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Templates use QRDA1 1.1 (current reporting standard as of 2018)--&gt;</w:t>
            </w:r>
          </w:p>
          <w:p w:rsidRPr="00D14360" w:rsidR="006C03C8" w:rsidP="003A3D50" w:rsidRDefault="006C03C8" w14:paraId="252FCAE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is the templateId for Measure Section --&gt;</w:t>
            </w:r>
          </w:p>
          <w:p w:rsidRPr="00D14360" w:rsidR="006C03C8" w:rsidP="003A3D50" w:rsidRDefault="006C03C8" w14:paraId="35872EEC" w14:textId="6A2DBA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Pr="00D14360" w:rsidR="00F7391D">
              <w:rPr>
                <w:rFonts w:ascii="Courier New" w:hAnsi="Courier New" w:cs="Courier New"/>
                <w:color w:val="000000"/>
                <w:sz w:val="16"/>
                <w:szCs w:val="16"/>
              </w:rPr>
              <w:t>=</w:t>
            </w:r>
            <w:r w:rsidR="00F7391D">
              <w:rPr>
                <w:rFonts w:ascii="Courier New" w:hAnsi="Courier New" w:cs="Courier New"/>
                <w:color w:val="000000"/>
                <w:sz w:val="16"/>
                <w:szCs w:val="16"/>
              </w:rPr>
              <w:t>"</w:t>
            </w:r>
            <w:r w:rsidRPr="00D14360" w:rsidR="00900EAD">
              <w:rPr>
                <w:rFonts w:ascii="Courier New" w:hAnsi="Courier New" w:cs="Courier New"/>
                <w:color w:val="000000"/>
                <w:sz w:val="16"/>
                <w:szCs w:val="16"/>
              </w:rPr>
              <w:t>2.16.840.1.113883.10.20.24.2.2</w:t>
            </w:r>
            <w:r w:rsidR="00F7391D">
              <w:rPr>
                <w:rFonts w:ascii="Courier New" w:hAnsi="Courier New" w:cs="Courier New"/>
                <w:color w:val="000000"/>
                <w:sz w:val="16"/>
                <w:szCs w:val="16"/>
              </w:rPr>
              <w:t>"</w:t>
            </w:r>
            <w:r w:rsidRPr="00D14360" w:rsidR="00F7391D">
              <w:rPr>
                <w:rFonts w:ascii="Courier New" w:hAnsi="Courier New" w:cs="Courier New"/>
                <w:color w:val="000000"/>
                <w:sz w:val="16"/>
                <w:szCs w:val="16"/>
              </w:rPr>
              <w:t>/&gt;</w:t>
            </w:r>
          </w:p>
          <w:p w:rsidRPr="00D14360" w:rsidR="006C03C8" w:rsidP="003A3D50" w:rsidRDefault="006C03C8" w14:paraId="1E1FE00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is the templateId for Measure Section QDM --&gt;</w:t>
            </w:r>
          </w:p>
          <w:p w:rsidRPr="00D14360" w:rsidR="006C03C8" w:rsidP="003A3D50" w:rsidRDefault="006C03C8" w14:paraId="47E1A97B" w14:textId="6054BF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Pr="00D14360" w:rsidR="00F7391D">
              <w:rPr>
                <w:rFonts w:ascii="Courier New" w:hAnsi="Courier New" w:cs="Courier New"/>
                <w:color w:val="000000"/>
                <w:sz w:val="16"/>
                <w:szCs w:val="16"/>
              </w:rPr>
              <w:t>=</w:t>
            </w:r>
            <w:r w:rsidR="00F7391D">
              <w:rPr>
                <w:rFonts w:ascii="Courier New" w:hAnsi="Courier New" w:cs="Courier New"/>
                <w:color w:val="000000"/>
                <w:sz w:val="16"/>
                <w:szCs w:val="16"/>
              </w:rPr>
              <w:t>"</w:t>
            </w:r>
            <w:r w:rsidRPr="00D14360" w:rsidR="00900EAD">
              <w:rPr>
                <w:rFonts w:ascii="Courier New" w:hAnsi="Courier New" w:cs="Courier New"/>
                <w:color w:val="000000"/>
                <w:sz w:val="16"/>
                <w:szCs w:val="16"/>
              </w:rPr>
              <w:t>2.16.840.1.113883.10.20.24.2.3</w:t>
            </w:r>
            <w:r w:rsidR="00F7391D">
              <w:rPr>
                <w:rFonts w:ascii="Courier New" w:hAnsi="Courier New" w:cs="Courier New"/>
                <w:color w:val="000000"/>
                <w:sz w:val="16"/>
                <w:szCs w:val="16"/>
              </w:rPr>
              <w:t>"</w:t>
            </w:r>
            <w:r w:rsidRPr="00D14360" w:rsidR="00F7391D">
              <w:rPr>
                <w:rFonts w:ascii="Courier New" w:hAnsi="Courier New" w:cs="Courier New"/>
                <w:color w:val="000000"/>
                <w:sz w:val="16"/>
                <w:szCs w:val="16"/>
              </w:rPr>
              <w:t>/&gt;</w:t>
            </w:r>
          </w:p>
          <w:p w:rsidRPr="00D14360" w:rsidR="006C03C8" w:rsidP="003A3D50" w:rsidRDefault="006C03C8" w14:paraId="372FBE15" w14:textId="07869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Pr="00D14360" w:rsidR="00F7391D">
              <w:rPr>
                <w:rFonts w:ascii="Courier New" w:hAnsi="Courier New" w:cs="Courier New"/>
                <w:color w:val="000000"/>
                <w:sz w:val="16"/>
                <w:szCs w:val="16"/>
              </w:rPr>
              <w:t>=</w:t>
            </w:r>
            <w:r w:rsidR="00F7391D">
              <w:rPr>
                <w:rFonts w:ascii="Courier New" w:hAnsi="Courier New" w:cs="Courier New"/>
                <w:color w:val="000000"/>
                <w:sz w:val="16"/>
                <w:szCs w:val="16"/>
              </w:rPr>
              <w:t>"</w:t>
            </w:r>
            <w:r w:rsidRPr="00D14360" w:rsidR="00900EAD">
              <w:rPr>
                <w:rFonts w:ascii="Courier New" w:hAnsi="Courier New" w:cs="Courier New"/>
                <w:color w:val="000000"/>
                <w:sz w:val="16"/>
                <w:szCs w:val="16"/>
              </w:rPr>
              <w:t>55186-1</w:t>
            </w:r>
            <w:r w:rsidR="00F7391D">
              <w:rPr>
                <w:rFonts w:ascii="Courier New" w:hAnsi="Courier New" w:cs="Courier New"/>
                <w:color w:val="000000"/>
                <w:sz w:val="16"/>
                <w:szCs w:val="16"/>
              </w:rPr>
              <w:t>"</w:t>
            </w:r>
            <w:r w:rsidRPr="00D14360" w:rsidR="00F7391D">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r w:rsidRPr="00D14360" w:rsidR="00F7391D">
              <w:rPr>
                <w:rFonts w:ascii="Courier New" w:hAnsi="Courier New" w:cs="Courier New"/>
                <w:color w:val="000000"/>
                <w:sz w:val="16"/>
                <w:szCs w:val="16"/>
              </w:rPr>
              <w:t>=</w:t>
            </w:r>
            <w:r w:rsidR="00F7391D">
              <w:rPr>
                <w:rFonts w:ascii="Courier New" w:hAnsi="Courier New" w:cs="Courier New"/>
                <w:color w:val="000000"/>
                <w:sz w:val="16"/>
                <w:szCs w:val="16"/>
              </w:rPr>
              <w:t>"</w:t>
            </w:r>
            <w:r w:rsidRPr="00D14360" w:rsidR="00900EAD">
              <w:rPr>
                <w:rFonts w:ascii="Courier New" w:hAnsi="Courier New" w:cs="Courier New"/>
                <w:color w:val="000000"/>
                <w:sz w:val="16"/>
                <w:szCs w:val="16"/>
              </w:rPr>
              <w:t>2.16.840.1.113883.6.1</w:t>
            </w:r>
            <w:r w:rsidR="00F7391D">
              <w:rPr>
                <w:rFonts w:ascii="Courier New" w:hAnsi="Courier New" w:cs="Courier New"/>
                <w:color w:val="000000"/>
                <w:sz w:val="16"/>
                <w:szCs w:val="16"/>
              </w:rPr>
              <w:t>"</w:t>
            </w:r>
            <w:r w:rsidRPr="00D14360" w:rsidR="00F7391D">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codeSystemName=</w:t>
            </w:r>
            <w:r w:rsidR="00F7391D">
              <w:rPr>
                <w:rFonts w:ascii="Courier New" w:hAnsi="Courier New" w:cs="Courier New"/>
                <w:color w:val="000000"/>
                <w:sz w:val="16"/>
                <w:szCs w:val="16"/>
              </w:rPr>
              <w:t>"</w:t>
            </w:r>
            <w:r w:rsidRPr="00D14360" w:rsidR="00900EAD">
              <w:rPr>
                <w:rFonts w:ascii="Courier New" w:hAnsi="Courier New" w:cs="Courier New"/>
                <w:color w:val="000000"/>
                <w:sz w:val="16"/>
                <w:szCs w:val="16"/>
              </w:rPr>
              <w:t>LOINC</w:t>
            </w:r>
            <w:r w:rsidR="00F7391D">
              <w:rPr>
                <w:rFonts w:ascii="Courier New" w:hAnsi="Courier New" w:cs="Courier New"/>
                <w:color w:val="000000"/>
                <w:sz w:val="16"/>
                <w:szCs w:val="16"/>
              </w:rPr>
              <w:t>"</w:t>
            </w:r>
          </w:p>
          <w:p w:rsidRPr="00D14360" w:rsidR="006C03C8" w:rsidP="003A3D50" w:rsidRDefault="006C03C8" w14:paraId="3D9C02C5" w14:textId="78395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displayName</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Measure Document</w:t>
            </w:r>
            <w:r w:rsidR="009A0DD6">
              <w:rPr>
                <w:rFonts w:ascii="Courier New" w:hAnsi="Courier New" w:cs="Courier New"/>
                <w:color w:val="000000"/>
                <w:sz w:val="16"/>
                <w:szCs w:val="16"/>
              </w:rPr>
              <w:t>"</w:t>
            </w:r>
            <w:r w:rsidRPr="00D14360" w:rsidR="009A0DD6">
              <w:rPr>
                <w:rFonts w:ascii="Courier New" w:hAnsi="Courier New" w:cs="Courier New"/>
                <w:color w:val="000000"/>
                <w:sz w:val="16"/>
                <w:szCs w:val="16"/>
              </w:rPr>
              <w:t>/&gt;</w:t>
            </w:r>
          </w:p>
          <w:p w:rsidRPr="00D14360" w:rsidR="006C03C8" w:rsidP="003A3D50" w:rsidRDefault="006C03C8" w14:paraId="252322E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&lt;title&gt;Measure Section&lt;/title&gt;</w:t>
            </w:r>
          </w:p>
          <w:p w:rsidRPr="00D14360" w:rsidR="006C03C8" w:rsidP="003A3D50" w:rsidRDefault="006C03C8" w14:paraId="4FFF8C0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rsidRPr="00D14360" w:rsidR="006C03C8" w:rsidP="003A3D50" w:rsidRDefault="006C03C8" w14:paraId="19ABCFA6" w14:textId="4DA911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&lt;table border</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1</w:t>
            </w:r>
            <w:r w:rsidR="009A0DD6">
              <w:rPr>
                <w:rFonts w:ascii="Courier New" w:hAnsi="Courier New" w:cs="Courier New"/>
                <w:color w:val="000000"/>
                <w:sz w:val="16"/>
                <w:szCs w:val="16"/>
              </w:rPr>
              <w:t>"</w:t>
            </w:r>
            <w:r w:rsidRPr="00D14360" w:rsidR="009A0DD6">
              <w:rPr>
                <w:rFonts w:ascii="Courier New" w:hAnsi="Courier New" w:cs="Courier New"/>
                <w:color w:val="000000"/>
                <w:sz w:val="16"/>
                <w:szCs w:val="16"/>
              </w:rPr>
              <w:t xml:space="preserve"> </w:t>
            </w:r>
            <w:r w:rsidRPr="00D14360">
              <w:rPr>
                <w:rFonts w:ascii="Courier New" w:hAnsi="Courier New" w:cs="Courier New"/>
                <w:color w:val="000000"/>
                <w:sz w:val="16"/>
                <w:szCs w:val="16"/>
              </w:rPr>
              <w:t>width</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100</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A0DD6">
              <w:rPr>
                <w:rFonts w:ascii="Courier New" w:hAnsi="Courier New" w:cs="Courier New"/>
                <w:color w:val="000000"/>
                <w:sz w:val="16"/>
                <w:szCs w:val="16"/>
              </w:rPr>
              <w:t>&gt;</w:t>
            </w:r>
          </w:p>
          <w:p w:rsidRPr="00D14360" w:rsidR="006C03C8" w:rsidP="003A3D50" w:rsidRDefault="006C03C8" w14:paraId="6F49C46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&lt;thead&gt;</w:t>
            </w:r>
          </w:p>
          <w:p w:rsidRPr="00D14360" w:rsidR="006C03C8" w:rsidP="003A3D50" w:rsidRDefault="006C03C8" w14:paraId="7BFFBC7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rsidRPr="00D14360" w:rsidR="006C03C8" w:rsidP="003A3D50" w:rsidRDefault="006C03C8" w14:paraId="1CEE0B8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Note that this table is an illustrative format that could be used to show human readable measure, but others are possible --&gt;</w:t>
            </w:r>
          </w:p>
          <w:p w:rsidRPr="00D14360" w:rsidR="006C03C8" w:rsidP="003A3D50" w:rsidRDefault="006C03C8" w14:paraId="733E16D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Each of the fields in this table will be represented in machine readable as well as human readable --&gt;</w:t>
            </w:r>
          </w:p>
          <w:p w:rsidRPr="00D14360" w:rsidR="006C03C8" w:rsidP="003A3D50" w:rsidRDefault="006C03C8" w14:paraId="2FFED7D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For each of the measures we provide a descriptive name and an identifier --&gt;</w:t>
            </w:r>
          </w:p>
          <w:p w:rsidRPr="00D14360" w:rsidR="006C03C8" w:rsidP="003A3D50" w:rsidRDefault="006C03C8" w14:paraId="5EAA899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The machine-readable entries will have the unique GUID reference to this measure, if available --&gt;</w:t>
            </w:r>
          </w:p>
          <w:p w:rsidRPr="00D14360" w:rsidR="006C03C8" w:rsidP="003A3D50" w:rsidRDefault="006C03C8" w14:paraId="4F6DAB8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An alternative option would be to include additional description of measure logic or a link in the human-readable --&gt;</w:t>
            </w:r>
          </w:p>
          <w:p w:rsidRPr="00D14360" w:rsidR="006C03C8" w:rsidP="003A3D50" w:rsidRDefault="006C03C8" w14:paraId="3D59C73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aligns with what may be typically included from QRDA1 document --&gt;</w:t>
            </w:r>
          </w:p>
          <w:p w:rsidRPr="00D14360" w:rsidR="006C03C8" w:rsidP="003A3D50" w:rsidRDefault="006C03C8" w14:paraId="383D324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&lt;th&gt;Measure&lt;/th&gt;</w:t>
            </w:r>
          </w:p>
          <w:p w:rsidRPr="00D14360" w:rsidR="006C03C8" w:rsidP="003A3D50" w:rsidRDefault="006C03C8" w14:paraId="1EBF5DD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&lt;th&gt;Compliance Period&lt;/th&gt;</w:t>
            </w:r>
          </w:p>
          <w:p w:rsidRPr="00D14360" w:rsidR="006C03C8" w:rsidP="003A3D50" w:rsidRDefault="006C03C8" w14:paraId="2E80890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&lt;th&gt;Denominator&lt;/th&gt;</w:t>
            </w:r>
          </w:p>
          <w:p w:rsidRPr="00D14360" w:rsidR="006C03C8" w:rsidP="003A3D50" w:rsidRDefault="006C03C8" w14:paraId="1414BB2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&lt;th&gt;Numerator&lt;/th&gt;</w:t>
            </w:r>
          </w:p>
          <w:p w:rsidRPr="00D14360" w:rsidR="006C03C8" w:rsidP="003A3D50" w:rsidRDefault="006C03C8" w14:paraId="7A5CFEE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&lt;th&gt;Exclusion&lt;/th&gt;</w:t>
            </w:r>
          </w:p>
          <w:p w:rsidRPr="00D14360" w:rsidR="006C03C8" w:rsidP="003A3D50" w:rsidRDefault="006C03C8" w14:paraId="5CAB595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&lt;th&gt;Outcome&lt;/th&gt;</w:t>
            </w:r>
          </w:p>
          <w:p w:rsidRPr="00D14360" w:rsidR="006C03C8" w:rsidP="003A3D50" w:rsidRDefault="006C03C8" w14:paraId="348FBA8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rsidRPr="00D14360" w:rsidR="006C03C8" w:rsidP="003A3D50" w:rsidRDefault="006C03C8" w14:paraId="08F35E9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&lt;/thead&gt;</w:t>
            </w:r>
          </w:p>
          <w:p w:rsidRPr="00D14360" w:rsidR="006C03C8" w:rsidP="003A3D50" w:rsidRDefault="006C03C8" w14:paraId="7B801A9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&lt;tbody&gt;</w:t>
            </w:r>
          </w:p>
          <w:p w:rsidRPr="00D14360" w:rsidR="006C03C8" w:rsidP="003A3D50" w:rsidRDefault="006C03C8" w14:paraId="7C8845D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rsidRPr="00D14360" w:rsidR="006C03C8" w:rsidP="003A3D50" w:rsidRDefault="006C03C8" w14:paraId="12EBBA5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&lt;td&gt;Diabetes Hemoglobin A1c Poor Control (CMS 122v5)&lt;/td&gt;</w:t>
            </w:r>
          </w:p>
          <w:p w:rsidRPr="00D14360" w:rsidR="006C03C8" w:rsidP="003A3D50" w:rsidRDefault="006C03C8" w14:paraId="7858A43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&lt;td&gt;Jan 1 2017 - Dec 31 2017&lt;/td&gt;</w:t>
            </w:r>
          </w:p>
          <w:p w:rsidRPr="00D14360" w:rsidR="006C03C8" w:rsidP="003A3D50" w:rsidRDefault="006C03C8" w14:paraId="7BA0176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&lt;td&gt;yes&lt;/td&gt;</w:t>
            </w:r>
          </w:p>
          <w:p w:rsidRPr="00D14360" w:rsidR="006C03C8" w:rsidP="003A3D50" w:rsidRDefault="006C03C8" w14:paraId="47AE094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&lt;td&gt;no&lt;/td&gt;</w:t>
            </w:r>
          </w:p>
          <w:p w:rsidRPr="00D14360" w:rsidR="006C03C8" w:rsidP="003A3D50" w:rsidRDefault="006C03C8" w14:paraId="7AA7D52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&lt;td&gt;no&lt;/td&gt;</w:t>
            </w:r>
          </w:p>
          <w:p w:rsidRPr="00D14360" w:rsidR="006C03C8" w:rsidP="003A3D50" w:rsidRDefault="006C03C8" w14:paraId="13A9B8A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Compliance here is based on  the measure "Improvement Notation" from the Measure Definition--&gt;</w:t>
            </w:r>
          </w:p>
          <w:p w:rsidRPr="00D14360" w:rsidR="006C03C8" w:rsidP="003A3D50" w:rsidRDefault="006C03C8" w14:paraId="711E879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Since lower = better for CMS 122v5, a false numerator means </w:t>
            </w:r>
            <w:r w:rsidRPr="00D14360" w:rsidR="00863460">
              <w:rPr>
                <w:rFonts w:ascii="Courier New" w:hAnsi="Courier New" w:cs="Courier New"/>
                <w:color w:val="000000"/>
                <w:sz w:val="16"/>
                <w:szCs w:val="16"/>
              </w:rPr>
              <w:t>compliance</w:t>
            </w:r>
            <w:r w:rsidRPr="00D14360">
              <w:rPr>
                <w:rFonts w:ascii="Courier New" w:hAnsi="Courier New" w:cs="Courier New"/>
                <w:color w:val="000000"/>
                <w:sz w:val="16"/>
                <w:szCs w:val="16"/>
              </w:rPr>
              <w:t>--&gt;</w:t>
            </w:r>
          </w:p>
          <w:p w:rsidRPr="00D14360" w:rsidR="006C03C8" w:rsidP="003A3D50" w:rsidRDefault="006C03C8" w14:paraId="3B453F7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&lt;td&gt;Compliant&lt;/td&gt;</w:t>
            </w:r>
          </w:p>
          <w:p w:rsidRPr="00D14360" w:rsidR="006C03C8" w:rsidP="003A3D50" w:rsidRDefault="006C03C8" w14:paraId="6A9FAEE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rsidRPr="00D14360" w:rsidR="006C03C8" w:rsidP="0076112D" w:rsidRDefault="006C03C8" w14:paraId="0B051655"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
          <w:p w:rsidRPr="00D14360" w:rsidR="006C03C8" w:rsidP="00992A23" w:rsidRDefault="006C03C8" w14:paraId="5D366284" w14:textId="77777777">
            <w:pPr>
              <w:rPr>
                <w:rFonts w:ascii="Courier New" w:hAnsi="Courier New" w:cs="Courier New"/>
                <w:color w:val="000000"/>
                <w:sz w:val="16"/>
                <w:szCs w:val="16"/>
              </w:rPr>
            </w:pPr>
          </w:p>
          <w:p w:rsidRPr="00D14360" w:rsidR="006C03C8" w:rsidP="003A3D50" w:rsidRDefault="006C03C8" w14:paraId="0A6E3F2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&lt;/tbody&gt;</w:t>
            </w:r>
          </w:p>
          <w:p w:rsidRPr="00D14360" w:rsidR="006C03C8" w:rsidP="003A3D50" w:rsidRDefault="006C03C8" w14:paraId="427A069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&lt;/table&gt;</w:t>
            </w:r>
          </w:p>
          <w:p w:rsidRPr="00D14360" w:rsidR="006C03C8" w:rsidP="003A3D50" w:rsidRDefault="006C03C8" w14:paraId="5E5BFB5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rsidRPr="00D14360" w:rsidR="006C03C8" w:rsidP="003A3D50" w:rsidRDefault="006C03C8" w14:paraId="09C617B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&lt;entry&gt;</w:t>
            </w:r>
          </w:p>
          <w:p w:rsidRPr="00D14360" w:rsidR="006C03C8" w:rsidP="003A3D50" w:rsidRDefault="006C03C8" w14:paraId="0F87A809" w14:textId="4741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&lt;organizer classCode</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CLUSTER</w:t>
            </w:r>
            <w:r w:rsidR="009A0DD6">
              <w:rPr>
                <w:rFonts w:ascii="Courier New" w:hAnsi="Courier New" w:cs="Courier New"/>
                <w:color w:val="000000"/>
                <w:sz w:val="16"/>
                <w:szCs w:val="16"/>
              </w:rPr>
              <w:t>"</w:t>
            </w:r>
            <w:r w:rsidRPr="00D14360" w:rsidR="009A0DD6">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EVN</w:t>
            </w:r>
            <w:r w:rsidR="009A0DD6">
              <w:rPr>
                <w:rFonts w:ascii="Courier New" w:hAnsi="Courier New" w:cs="Courier New"/>
                <w:color w:val="000000"/>
                <w:sz w:val="16"/>
                <w:szCs w:val="16"/>
              </w:rPr>
              <w:t>"</w:t>
            </w:r>
            <w:r w:rsidRPr="00D14360" w:rsidR="009A0DD6">
              <w:rPr>
                <w:rFonts w:ascii="Courier New" w:hAnsi="Courier New" w:cs="Courier New"/>
                <w:color w:val="000000"/>
                <w:sz w:val="16"/>
                <w:szCs w:val="16"/>
              </w:rPr>
              <w:t>&gt;</w:t>
            </w:r>
          </w:p>
          <w:p w:rsidRPr="00D14360" w:rsidR="006C03C8" w:rsidP="003A3D50" w:rsidRDefault="006C03C8" w14:paraId="624626BA" w14:textId="1B4303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2.16.840.1.113883.10.20.24.3.98</w:t>
            </w:r>
            <w:r w:rsidR="009A0DD6">
              <w:rPr>
                <w:rFonts w:ascii="Courier New" w:hAnsi="Courier New" w:cs="Courier New"/>
                <w:color w:val="000000"/>
                <w:sz w:val="16"/>
                <w:szCs w:val="16"/>
              </w:rPr>
              <w:t>"</w:t>
            </w:r>
            <w:r w:rsidRPr="00D14360" w:rsidR="009A0DD6">
              <w:rPr>
                <w:rFonts w:ascii="Courier New" w:hAnsi="Courier New" w:cs="Courier New"/>
                <w:color w:val="000000"/>
                <w:sz w:val="16"/>
                <w:szCs w:val="16"/>
              </w:rPr>
              <w:t>/&gt;</w:t>
            </w:r>
          </w:p>
          <w:p w:rsidRPr="00D14360" w:rsidR="006C03C8" w:rsidP="003A3D50" w:rsidRDefault="006C03C8" w14:paraId="38489605" w14:textId="7533E1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2.16.840.1.11.3883.10.20.24.3.97</w:t>
            </w:r>
            <w:r w:rsidR="009A0DD6">
              <w:rPr>
                <w:rFonts w:ascii="Courier New" w:hAnsi="Courier New" w:cs="Courier New"/>
                <w:color w:val="000000"/>
                <w:sz w:val="16"/>
                <w:szCs w:val="16"/>
              </w:rPr>
              <w:t>"</w:t>
            </w:r>
            <w:r w:rsidRPr="00D14360" w:rsidR="009A0DD6">
              <w:rPr>
                <w:rFonts w:ascii="Courier New" w:hAnsi="Courier New" w:cs="Courier New"/>
                <w:color w:val="000000"/>
                <w:sz w:val="16"/>
                <w:szCs w:val="16"/>
              </w:rPr>
              <w:t>/&gt;</w:t>
            </w:r>
          </w:p>
          <w:p w:rsidRPr="00D14360" w:rsidR="006C03C8" w:rsidP="003A3D50" w:rsidRDefault="006C03C8" w14:paraId="53B01F99" w14:textId="779616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d7345481-b3b5-41e0-a8ae-03dabcd4a0cc</w:t>
            </w:r>
            <w:r w:rsidR="009A0DD6">
              <w:rPr>
                <w:rFonts w:ascii="Courier New" w:hAnsi="Courier New" w:cs="Courier New"/>
                <w:color w:val="000000"/>
                <w:sz w:val="16"/>
                <w:szCs w:val="16"/>
              </w:rPr>
              <w:t>"</w:t>
            </w:r>
            <w:r w:rsidRPr="00D14360" w:rsidR="009A0DD6">
              <w:rPr>
                <w:rFonts w:ascii="Courier New" w:hAnsi="Courier New" w:cs="Courier New"/>
                <w:color w:val="000000"/>
                <w:sz w:val="16"/>
                <w:szCs w:val="16"/>
              </w:rPr>
              <w:t>/&gt;</w:t>
            </w:r>
          </w:p>
          <w:p w:rsidRPr="00D14360" w:rsidR="006C03C8" w:rsidP="003A3D50" w:rsidRDefault="006C03C8" w14:paraId="26B90BF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A code element could be added to make organizer type more specific, although was not in the original QRDA1 template --&gt;</w:t>
            </w:r>
          </w:p>
          <w:p w:rsidRPr="00D14360" w:rsidR="006C03C8" w:rsidP="003A3D50" w:rsidRDefault="006C03C8" w14:paraId="240E0031" w14:textId="389C71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&lt;statusCode code</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completed</w:t>
            </w:r>
            <w:r w:rsidR="009A0DD6">
              <w:rPr>
                <w:rFonts w:ascii="Courier New" w:hAnsi="Courier New" w:cs="Courier New"/>
                <w:color w:val="000000"/>
                <w:sz w:val="16"/>
                <w:szCs w:val="16"/>
              </w:rPr>
              <w:t>"</w:t>
            </w:r>
            <w:r w:rsidRPr="00D14360" w:rsidR="009A0DD6">
              <w:rPr>
                <w:rFonts w:ascii="Courier New" w:hAnsi="Courier New" w:cs="Courier New"/>
                <w:color w:val="000000"/>
                <w:sz w:val="16"/>
                <w:szCs w:val="16"/>
              </w:rPr>
              <w:t>/&gt;</w:t>
            </w:r>
          </w:p>
          <w:p w:rsidRPr="00D14360" w:rsidR="006C03C8" w:rsidP="003A3D50" w:rsidRDefault="006C03C8" w14:paraId="482A276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reference contains the version specific identifier of the measure--&gt;</w:t>
            </w:r>
          </w:p>
          <w:p w:rsidRPr="00D14360" w:rsidR="006C03C8" w:rsidP="003A3D50" w:rsidRDefault="006C03C8" w14:paraId="143563F8" w14:textId="4CD48A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typeCode</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REFR</w:t>
            </w:r>
            <w:r w:rsidR="009A0DD6">
              <w:rPr>
                <w:rFonts w:ascii="Courier New" w:hAnsi="Courier New" w:cs="Courier New"/>
                <w:color w:val="000000"/>
                <w:sz w:val="16"/>
                <w:szCs w:val="16"/>
              </w:rPr>
              <w:t>"</w:t>
            </w:r>
            <w:r w:rsidRPr="00D14360" w:rsidR="009A0DD6">
              <w:rPr>
                <w:rFonts w:ascii="Courier New" w:hAnsi="Courier New" w:cs="Courier New"/>
                <w:color w:val="000000"/>
                <w:sz w:val="16"/>
                <w:szCs w:val="16"/>
              </w:rPr>
              <w:t>&gt;</w:t>
            </w:r>
          </w:p>
          <w:p w:rsidRPr="00D14360" w:rsidR="006C03C8" w:rsidP="003A3D50" w:rsidRDefault="006C03C8" w14:paraId="5F48EF9E" w14:textId="132929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&lt;externalDocument classCode</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DOC</w:t>
            </w:r>
            <w:r w:rsidR="009A0DD6">
              <w:rPr>
                <w:rFonts w:ascii="Courier New" w:hAnsi="Courier New" w:cs="Courier New"/>
                <w:color w:val="000000"/>
                <w:sz w:val="16"/>
                <w:szCs w:val="16"/>
              </w:rPr>
              <w:t>"</w:t>
            </w:r>
            <w:r w:rsidRPr="00D14360">
              <w:rPr>
                <w:rFonts w:ascii="Courier New" w:hAnsi="Courier New" w:cs="Courier New"/>
                <w:color w:val="000000"/>
                <w:sz w:val="16"/>
                <w:szCs w:val="16"/>
              </w:rPr>
              <w:t xml:space="preserve"> moodCode</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EVN</w:t>
            </w:r>
            <w:r w:rsidR="009A0DD6">
              <w:rPr>
                <w:rFonts w:ascii="Courier New" w:hAnsi="Courier New" w:cs="Courier New"/>
                <w:color w:val="000000"/>
                <w:sz w:val="16"/>
                <w:szCs w:val="16"/>
              </w:rPr>
              <w:t>"</w:t>
            </w:r>
            <w:r w:rsidRPr="00D14360" w:rsidR="009A0DD6">
              <w:rPr>
                <w:rFonts w:ascii="Courier New" w:hAnsi="Courier New" w:cs="Courier New"/>
                <w:color w:val="000000"/>
                <w:sz w:val="16"/>
                <w:szCs w:val="16"/>
              </w:rPr>
              <w:t>&gt;</w:t>
            </w:r>
          </w:p>
          <w:p w:rsidRPr="00D14360" w:rsidR="006C03C8" w:rsidP="003A3D50" w:rsidRDefault="006C03C8" w14:paraId="0C1D680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includes an uuid identifier of the measure logic, For this example, --&gt;</w:t>
            </w:r>
          </w:p>
          <w:p w:rsidRPr="00D14360" w:rsidR="006C03C8" w:rsidP="003A3D50" w:rsidRDefault="006C03C8" w14:paraId="5F2C900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see https://ecqi.healthit.gov/system/files/ecqm/measures/CMS122v5_SimpleXML_2.xml --&gt;</w:t>
            </w:r>
          </w:p>
          <w:p w:rsidRPr="00D14360" w:rsidR="006C03C8" w:rsidP="003A3D50" w:rsidRDefault="006C03C8" w14:paraId="4B9E8BA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If no GUID available, the measure would at least be described using the text field --&gt;</w:t>
            </w:r>
          </w:p>
          <w:p w:rsidRPr="00D14360" w:rsidR="006C03C8" w:rsidP="003A3D50" w:rsidRDefault="006C03C8" w14:paraId="1C604C1A" w14:textId="48B549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2.16.840.1.113883.4.738</w:t>
            </w:r>
            <w:r w:rsidR="009A0DD6">
              <w:rPr>
                <w:rFonts w:ascii="Courier New" w:hAnsi="Courier New" w:cs="Courier New"/>
                <w:color w:val="000000"/>
                <w:sz w:val="16"/>
                <w:szCs w:val="16"/>
              </w:rPr>
              <w:t>"</w:t>
            </w:r>
          </w:p>
          <w:p w:rsidRPr="00D14360" w:rsidR="006C03C8" w:rsidP="003A3D50" w:rsidRDefault="006C03C8" w14:paraId="35545165" w14:textId="067A95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extension</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40280381-51f0-825b-0152-229afff616ee</w:t>
            </w:r>
            <w:r w:rsidR="009A0DD6">
              <w:rPr>
                <w:rFonts w:ascii="Courier New" w:hAnsi="Courier New" w:cs="Courier New"/>
                <w:color w:val="000000"/>
                <w:sz w:val="16"/>
                <w:szCs w:val="16"/>
              </w:rPr>
              <w:t>"</w:t>
            </w:r>
            <w:r w:rsidRPr="00D14360" w:rsidR="009A0DD6">
              <w:rPr>
                <w:rFonts w:ascii="Courier New" w:hAnsi="Courier New" w:cs="Courier New"/>
                <w:color w:val="000000"/>
                <w:sz w:val="16"/>
                <w:szCs w:val="16"/>
              </w:rPr>
              <w:t>/&gt;</w:t>
            </w:r>
          </w:p>
          <w:p w:rsidRPr="00D14360" w:rsidR="006C03C8" w:rsidP="003A3D50" w:rsidRDefault="006C03C8" w14:paraId="7EC36242" w14:textId="67AB03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57024-2</w:t>
            </w:r>
            <w:r w:rsidR="009A0DD6">
              <w:rPr>
                <w:rFonts w:ascii="Courier New" w:hAnsi="Courier New" w:cs="Courier New"/>
                <w:color w:val="000000"/>
                <w:sz w:val="16"/>
                <w:szCs w:val="16"/>
              </w:rPr>
              <w:t>"</w:t>
            </w:r>
            <w:r w:rsidRPr="00D14360" w:rsidR="009A0DD6">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2.16.840.1.113883.6.1</w:t>
            </w:r>
            <w:r w:rsidR="009A0DD6">
              <w:rPr>
                <w:rFonts w:ascii="Courier New" w:hAnsi="Courier New" w:cs="Courier New"/>
                <w:color w:val="000000"/>
                <w:sz w:val="16"/>
                <w:szCs w:val="16"/>
              </w:rPr>
              <w:t>"</w:t>
            </w:r>
            <w:r w:rsidRPr="00D14360" w:rsidR="009A0DD6">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codeSystemName</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LOINC</w:t>
            </w:r>
            <w:r w:rsidR="009A0DD6">
              <w:rPr>
                <w:rFonts w:ascii="Courier New" w:hAnsi="Courier New" w:cs="Courier New"/>
                <w:color w:val="000000"/>
                <w:sz w:val="16"/>
                <w:szCs w:val="16"/>
              </w:rPr>
              <w:t>"</w:t>
            </w:r>
          </w:p>
          <w:p w:rsidRPr="00D14360" w:rsidR="006C03C8" w:rsidP="003A3D50" w:rsidRDefault="006C03C8" w14:paraId="289D84A0" w14:textId="7323E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displayName</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Health Quality Measure Document</w:t>
            </w:r>
            <w:r w:rsidR="009A0DD6">
              <w:rPr>
                <w:rFonts w:ascii="Courier New" w:hAnsi="Courier New" w:cs="Courier New"/>
                <w:color w:val="000000"/>
                <w:sz w:val="16"/>
                <w:szCs w:val="16"/>
              </w:rPr>
              <w:t>"</w:t>
            </w:r>
            <w:r w:rsidRPr="00D14360" w:rsidR="009A0DD6">
              <w:rPr>
                <w:rFonts w:ascii="Courier New" w:hAnsi="Courier New" w:cs="Courier New"/>
                <w:color w:val="000000"/>
                <w:sz w:val="16"/>
                <w:szCs w:val="16"/>
              </w:rPr>
              <w:t>/&gt;</w:t>
            </w:r>
          </w:p>
          <w:p w:rsidRPr="00D14360" w:rsidR="006C03C8" w:rsidP="003A3D50" w:rsidRDefault="006C03C8" w14:paraId="3DF5B15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&lt;text&gt;Diabetes: Hemoglobin A1c Poor Control&lt;/text&gt;</w:t>
            </w:r>
          </w:p>
          <w:p w:rsidRPr="00D14360" w:rsidR="006C03C8" w:rsidP="003A3D50" w:rsidRDefault="006C03C8" w14:paraId="15A10776" w14:textId="252D98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&lt;versionNumber value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900EAD">
              <w:rPr>
                <w:rFonts w:ascii="Courier New" w:hAnsi="Courier New" w:cs="Courier New"/>
                <w:color w:val="000000"/>
                <w:sz w:val="16"/>
                <w:szCs w:val="16"/>
              </w:rPr>
              <w:t>5</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5DA7FDD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&lt;/externalDocument&gt;</w:t>
            </w:r>
          </w:p>
          <w:p w:rsidRPr="00D14360" w:rsidR="006C03C8" w:rsidP="003A3D50" w:rsidRDefault="006C03C8" w14:paraId="10C17E3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&lt;/reference&gt;</w:t>
            </w:r>
          </w:p>
          <w:p w:rsidRPr="00D14360" w:rsidR="006C03C8" w:rsidP="003A3D50" w:rsidRDefault="006C03C8" w14:paraId="6A12DEE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To specify the time period, a component has been added with the appropriate QRDA1 template (Reporting Parameters Act) --&gt;</w:t>
            </w:r>
          </w:p>
          <w:p w:rsidRPr="00D14360" w:rsidR="006C03C8" w:rsidP="003A3D50" w:rsidRDefault="006C03C8" w14:paraId="70FE8AE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rsidRPr="00D14360" w:rsidR="006C03C8" w:rsidP="003A3D50" w:rsidRDefault="006C03C8" w14:paraId="702490B8" w14:textId="2D0FC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&lt;act classCode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900EAD">
              <w:rPr>
                <w:rFonts w:ascii="Courier New" w:hAnsi="Courier New" w:cs="Courier New"/>
                <w:color w:val="000000"/>
                <w:sz w:val="16"/>
                <w:szCs w:val="16"/>
              </w:rPr>
              <w:t>ACT</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r w:rsidR="00947B4B">
              <w:rPr>
                <w:rFonts w:ascii="Courier New" w:hAnsi="Courier New" w:cs="Courier New"/>
                <w:color w:val="000000"/>
                <w:sz w:val="16"/>
                <w:szCs w:val="16"/>
              </w:rPr>
              <w:t>"</w:t>
            </w:r>
            <w:r w:rsidRPr="00D14360" w:rsidR="00900EAD">
              <w:rPr>
                <w:rFonts w:ascii="Courier New" w:hAnsi="Courier New" w:cs="Courier New"/>
                <w:color w:val="000000"/>
                <w:sz w:val="16"/>
                <w:szCs w:val="16"/>
              </w:rPr>
              <w:t>EVN</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45D0CEF7" w14:textId="43DC55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900EAD">
              <w:rPr>
                <w:rFonts w:ascii="Courier New" w:hAnsi="Courier New" w:cs="Courier New"/>
                <w:color w:val="000000"/>
                <w:sz w:val="16"/>
                <w:szCs w:val="16"/>
              </w:rPr>
              <w:t>2.16.840.1.113883.10.20.17.3.8</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76A0B7C3" w14:textId="1833F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900EAD">
              <w:rPr>
                <w:rFonts w:ascii="Courier New" w:hAnsi="Courier New" w:cs="Courier New"/>
                <w:color w:val="000000"/>
                <w:sz w:val="16"/>
                <w:szCs w:val="16"/>
              </w:rPr>
              <w:t>55a43e20-6463-46eb-81c3-9a3a1ad41225</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0EB6B279" w14:textId="66CE3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900EAD">
              <w:rPr>
                <w:rFonts w:ascii="Courier New" w:hAnsi="Courier New" w:cs="Courier New"/>
                <w:color w:val="000000"/>
                <w:sz w:val="16"/>
                <w:szCs w:val="16"/>
              </w:rPr>
              <w:t>252116004</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900EAD">
              <w:rPr>
                <w:rFonts w:ascii="Courier New" w:hAnsi="Courier New" w:cs="Courier New"/>
                <w:color w:val="000000"/>
                <w:sz w:val="16"/>
                <w:szCs w:val="16"/>
              </w:rPr>
              <w:t>2.16.840.1.113883.6.96</w:t>
            </w:r>
            <w:r w:rsidR="00947B4B">
              <w:rPr>
                <w:rFonts w:ascii="Courier New" w:hAnsi="Courier New" w:cs="Courier New"/>
                <w:color w:val="000000"/>
                <w:sz w:val="16"/>
                <w:szCs w:val="16"/>
              </w:rPr>
              <w:t>"</w:t>
            </w:r>
          </w:p>
          <w:p w:rsidRPr="00D14360" w:rsidR="006C03C8" w:rsidP="003A3D50" w:rsidRDefault="006C03C8" w14:paraId="11E97E89" w14:textId="765B3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displayName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900EAD">
              <w:rPr>
                <w:rFonts w:ascii="Courier New" w:hAnsi="Courier New" w:cs="Courier New"/>
                <w:color w:val="000000"/>
                <w:sz w:val="16"/>
                <w:szCs w:val="16"/>
              </w:rPr>
              <w:t>Observation Parameters</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45A8188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&lt;effectiveTime&gt;</w:t>
            </w:r>
          </w:p>
          <w:p w:rsidRPr="00D14360" w:rsidR="006C03C8" w:rsidP="003A3D50" w:rsidRDefault="006C03C8" w14:paraId="5CC2975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The beginning of the reporting period. --&gt;</w:t>
            </w:r>
          </w:p>
          <w:p w:rsidRPr="00D14360" w:rsidR="006C03C8" w:rsidP="003A3D50" w:rsidRDefault="006C03C8" w14:paraId="3034AE56" w14:textId="4AFA1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&lt;low value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900EAD">
              <w:rPr>
                <w:rFonts w:ascii="Courier New" w:hAnsi="Courier New" w:cs="Courier New"/>
                <w:color w:val="000000"/>
                <w:sz w:val="16"/>
                <w:szCs w:val="16"/>
              </w:rPr>
              <w:t>20170101</w:t>
            </w:r>
            <w:r w:rsidRPr="00D14360" w:rsidR="001F7B83">
              <w:rPr>
                <w:rFonts w:ascii="Courier New" w:hAnsi="Courier New" w:cs="Courier New"/>
                <w:color w:val="000000"/>
                <w:sz w:val="16"/>
                <w:szCs w:val="16"/>
              </w:rPr>
              <w:t>000000-0500</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7010E8E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The ending of the reporting period. --&gt;</w:t>
            </w:r>
          </w:p>
          <w:p w:rsidRPr="00D14360" w:rsidR="006C03C8" w:rsidP="003A3D50" w:rsidRDefault="006C03C8" w14:paraId="53C34FE3" w14:textId="2065EF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&lt;high value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20171231235959-0500</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06DCA86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&lt;/effectiveTime&gt;</w:t>
            </w:r>
          </w:p>
          <w:p w:rsidRPr="00D14360" w:rsidR="006C03C8" w:rsidP="003A3D50" w:rsidRDefault="006C03C8" w14:paraId="5A34872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&lt;/act&gt;</w:t>
            </w:r>
          </w:p>
          <w:p w:rsidRPr="00D14360" w:rsidR="006C03C8" w:rsidP="003A3D50" w:rsidRDefault="006C03C8" w14:paraId="2C329F7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rsidRPr="00D14360" w:rsidR="006C03C8" w:rsidP="003A3D50" w:rsidRDefault="006C03C8" w14:paraId="2D1B809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rsidRPr="00D14360" w:rsidR="006C03C8" w:rsidP="003A3D50" w:rsidRDefault="006C03C8" w14:paraId="13206F0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Set negationInd="false" to assert that the criteria are met by the included data. </w:t>
            </w:r>
          </w:p>
          <w:p w:rsidRPr="00D14360" w:rsidR="006C03C8" w:rsidP="003A3D50" w:rsidRDefault="006C03C8" w14:paraId="5E50416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 xml:space="preserve">Set negationInd="true" to assert that the criteria are NOT met by the included data. </w:t>
            </w:r>
          </w:p>
          <w:p w:rsidRPr="00D14360" w:rsidR="006C03C8" w:rsidP="003A3D50" w:rsidRDefault="006C03C8" w14:paraId="47E9C86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Since this patient is in the denominator, negationInd is set to false --&gt;</w:t>
            </w:r>
          </w:p>
          <w:p w:rsidRPr="00D14360" w:rsidR="006C03C8" w:rsidP="003A3D50" w:rsidRDefault="006C03C8" w14:paraId="6EBB371E" w14:textId="128707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 classCode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OBS</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EVN</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negationInd</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false</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1F3E7036" w14:textId="5381BD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ASSERTION</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2.16.840.1.113883.5.4</w:t>
            </w:r>
            <w:r w:rsidR="00947B4B">
              <w:rPr>
                <w:rFonts w:ascii="Courier New" w:hAnsi="Courier New" w:cs="Courier New"/>
                <w:color w:val="000000"/>
                <w:sz w:val="16"/>
                <w:szCs w:val="16"/>
                <w:shd w:val="clear" w:color="auto" w:fill="FFF0F0"/>
              </w:rPr>
              <w:t>"</w:t>
            </w:r>
          </w:p>
          <w:p w:rsidRPr="00D14360" w:rsidR="006C03C8" w:rsidP="003A3D50" w:rsidRDefault="006C03C8" w14:paraId="39639A44" w14:textId="24C7A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ActCode</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displayName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Assertion</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3D21E397" w14:textId="5AC9D8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&lt;value xsi:type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CD</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code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DENOM</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2.16.840.1.113883.5.4</w:t>
            </w:r>
            <w:r w:rsidR="00947B4B">
              <w:rPr>
                <w:rFonts w:ascii="Courier New" w:hAnsi="Courier New" w:cs="Courier New"/>
                <w:color w:val="000000"/>
                <w:sz w:val="16"/>
                <w:szCs w:val="16"/>
              </w:rPr>
              <w:t>"</w:t>
            </w:r>
          </w:p>
          <w:p w:rsidRPr="00D14360" w:rsidR="006C03C8" w:rsidP="003A3D50" w:rsidRDefault="006C03C8" w14:paraId="5824FD3B" w14:textId="61273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ObservationValue</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displayName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denominator</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1E13B76C" w14:textId="66BA8F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typeCode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REFER</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75706ECA" w14:textId="7A8D3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&lt;externalObservation classCode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OBS</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EVN</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7557434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includes </w:t>
            </w:r>
            <w:r w:rsidRPr="00D14360" w:rsidR="00863460">
              <w:rPr>
                <w:rFonts w:ascii="Courier New" w:hAnsi="Courier New" w:cs="Courier New"/>
                <w:color w:val="000000"/>
                <w:sz w:val="16"/>
                <w:szCs w:val="16"/>
              </w:rPr>
              <w:t>a</w:t>
            </w:r>
            <w:r w:rsidRPr="00D14360">
              <w:rPr>
                <w:rFonts w:ascii="Courier New" w:hAnsi="Courier New" w:cs="Courier New"/>
                <w:color w:val="000000"/>
                <w:sz w:val="16"/>
                <w:szCs w:val="16"/>
              </w:rPr>
              <w:t xml:space="preserve"> version specific uuid identifier of the specific measure component, (denominator in this example) --&gt;</w:t>
            </w:r>
          </w:p>
          <w:p w:rsidRPr="00D14360" w:rsidR="006C03C8" w:rsidP="003A3D50" w:rsidRDefault="006C03C8" w14:paraId="2FBDCDF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For example, see https://ecqi.healthit.gov/system/files/2017_CMS_QRDA_III_Eligible_Clinicians_and_EP_IG_final_0703_508.pdf --&gt;</w:t>
            </w:r>
          </w:p>
          <w:p w:rsidRPr="00D14360" w:rsidR="006C03C8" w:rsidP="003A3D50" w:rsidRDefault="006C03C8" w14:paraId="1F946E34" w14:textId="61FBA1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D346DA74-F16E-4159-DEDF-331BA28837FB</w:t>
            </w:r>
            <w:r w:rsidR="00947B4B">
              <w:rPr>
                <w:rFonts w:ascii="Courier New" w:hAnsi="Courier New" w:cs="Courier New"/>
                <w:color w:val="000000"/>
                <w:sz w:val="16"/>
                <w:szCs w:val="16"/>
              </w:rPr>
              <w:t>"</w:t>
            </w:r>
            <w:r w:rsidRPr="00D14360">
              <w:rPr>
                <w:rFonts w:ascii="Courier New" w:hAnsi="Courier New" w:cs="Courier New"/>
                <w:color w:val="000000"/>
                <w:sz w:val="16"/>
                <w:szCs w:val="16"/>
              </w:rPr>
              <w:t>/&gt;</w:t>
            </w:r>
          </w:p>
          <w:p w:rsidRPr="00D14360" w:rsidR="006C03C8" w:rsidP="003A3D50" w:rsidRDefault="006C03C8" w14:paraId="1C548E1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&lt;/externalObservation&gt;</w:t>
            </w:r>
          </w:p>
          <w:p w:rsidRPr="00D14360" w:rsidR="006C03C8" w:rsidP="003A3D50" w:rsidRDefault="006C03C8" w14:paraId="72DAFF7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&lt;/reference&gt;</w:t>
            </w:r>
          </w:p>
          <w:p w:rsidRPr="00D14360" w:rsidR="006C03C8" w:rsidP="003A3D50" w:rsidRDefault="006C03C8" w14:paraId="5687312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&lt;/observation&gt;</w:t>
            </w:r>
          </w:p>
          <w:p w:rsidRPr="00D14360" w:rsidR="006C03C8" w:rsidP="003A3D50" w:rsidRDefault="006C03C8" w14:paraId="1B7666F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rsidRPr="00D14360" w:rsidR="006C03C8" w:rsidP="003A3D50" w:rsidRDefault="006C03C8" w14:paraId="2859B10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rsidRPr="00D14360" w:rsidR="006C03C8" w:rsidP="003A3D50" w:rsidRDefault="006C03C8" w14:paraId="13E85CF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Since this patient is NOT in the numerator, negationInd is set to true --&gt;</w:t>
            </w:r>
          </w:p>
          <w:p w:rsidRPr="00D14360" w:rsidR="006C03C8" w:rsidP="003A3D50" w:rsidRDefault="006C03C8" w14:paraId="54423A6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Note that this measure has inverted numerator logic (i.e. numerator events are non-compliant)--&gt;</w:t>
            </w:r>
          </w:p>
          <w:p w:rsidRPr="00D14360" w:rsidR="006C03C8" w:rsidP="003A3D50" w:rsidRDefault="006C03C8" w14:paraId="0BC76BBF" w14:textId="07092F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 classCode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OBS</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EVN</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negationInd</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true</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7C7D2831" w14:textId="1EAC3E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ASSERTION</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2.16.840.1.113883.5.4</w:t>
            </w:r>
            <w:r w:rsidR="00947B4B">
              <w:rPr>
                <w:rFonts w:ascii="Courier New" w:hAnsi="Courier New" w:cs="Courier New"/>
                <w:color w:val="000000"/>
                <w:sz w:val="16"/>
                <w:szCs w:val="16"/>
              </w:rPr>
              <w:t>"</w:t>
            </w:r>
          </w:p>
          <w:p w:rsidRPr="00D14360" w:rsidR="006C03C8" w:rsidP="003A3D50" w:rsidRDefault="006C03C8" w14:paraId="687BEDA3" w14:textId="2991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ActCode</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displayName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Assertion</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75588092" w14:textId="7864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&lt;value xsi:type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CD</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code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NUMER</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2.16.840.1.113883.5.4</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codeSystemName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ObservationValue</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displayName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numerator</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5F4952A1" w14:textId="3C622A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typeCode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REFR</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1AF3D26B" w14:textId="72DAE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&lt;externalObservation classCode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OBS</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2A6DFE">
              <w:rPr>
                <w:rFonts w:ascii="Courier New" w:hAnsi="Courier New" w:cs="Courier New"/>
                <w:color w:val="000000"/>
                <w:sz w:val="16"/>
                <w:szCs w:val="16"/>
              </w:rPr>
              <w:t>EVN</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16DC03E1" w14:textId="6C5C2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2A6DFE">
              <w:rPr>
                <w:rFonts w:ascii="Courier New" w:hAnsi="Courier New" w:cs="Courier New"/>
                <w:color w:val="000000"/>
                <w:sz w:val="16"/>
                <w:szCs w:val="16"/>
              </w:rPr>
              <w:t>6D01A564-58CC-4CF5-929-F-B83583701BFE</w:t>
            </w:r>
            <w:r w:rsidR="00947B4B">
              <w:rPr>
                <w:rFonts w:ascii="Courier New" w:hAnsi="Courier New" w:cs="Courier New"/>
                <w:color w:val="000000"/>
                <w:sz w:val="16"/>
                <w:szCs w:val="16"/>
              </w:rPr>
              <w:t>"</w:t>
            </w:r>
            <w:r w:rsidRPr="00D14360">
              <w:rPr>
                <w:rFonts w:ascii="Courier New" w:hAnsi="Courier New" w:cs="Courier New"/>
                <w:color w:val="000000"/>
                <w:sz w:val="16"/>
                <w:szCs w:val="16"/>
              </w:rPr>
              <w:t>/&gt;</w:t>
            </w:r>
          </w:p>
          <w:p w:rsidRPr="00D14360" w:rsidR="006C03C8" w:rsidP="003A3D50" w:rsidRDefault="006C03C8" w14:paraId="118D7A4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&lt;/externalObservation&gt;</w:t>
            </w:r>
          </w:p>
          <w:p w:rsidRPr="00D14360" w:rsidR="006C03C8" w:rsidP="003A3D50" w:rsidRDefault="006C03C8" w14:paraId="7B98975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&lt;/reference&gt;</w:t>
            </w:r>
          </w:p>
          <w:p w:rsidRPr="00D14360" w:rsidR="006C03C8" w:rsidP="003A3D50" w:rsidRDefault="006C03C8" w14:paraId="27F38CA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&lt;/observation&gt;</w:t>
            </w:r>
          </w:p>
          <w:p w:rsidRPr="00D14360" w:rsidR="006C03C8" w:rsidP="003A3D50" w:rsidRDefault="006C03C8" w14:paraId="4567894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rsidRPr="00D14360" w:rsidR="006C03C8" w:rsidP="003A3D50" w:rsidRDefault="006C03C8" w14:paraId="3009715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no denominator exclusion criteria available for this measure so omitted --&gt;</w:t>
            </w:r>
          </w:p>
          <w:p w:rsidRPr="00D14360" w:rsidR="006C03C8" w:rsidP="003A3D50" w:rsidRDefault="006C03C8" w14:paraId="754E9BB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&lt;/organizer&gt;</w:t>
            </w:r>
          </w:p>
          <w:p w:rsidRPr="00D14360" w:rsidR="006C03C8" w:rsidP="003A3D50" w:rsidRDefault="006C03C8" w14:paraId="63B92F7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rsidRPr="00D14360" w:rsidR="006C03C8" w:rsidP="003A3D50" w:rsidRDefault="006C03C8" w14:paraId="525E127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w:t>
            </w:r>
          </w:p>
          <w:p w:rsidRPr="00D14360" w:rsidR="006C03C8" w:rsidP="003A3D50" w:rsidRDefault="006C03C8" w14:paraId="7DF62D5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&lt;/section&gt;</w:t>
            </w:r>
          </w:p>
        </w:tc>
      </w:tr>
    </w:tbl>
    <w:p w:rsidRPr="00991360" w:rsidR="00894F9B" w:rsidP="00FD31AC" w:rsidRDefault="00A34190" w14:paraId="13BCBABF" w14:textId="777303E4">
      <w:pPr>
        <w:pStyle w:val="Heading3"/>
      </w:pPr>
      <w:bookmarkStart w:name="_qp8tez6rxgxy" w:colFirst="0" w:colLast="0" w:id="2020"/>
      <w:bookmarkStart w:name="_Toc129175356" w:id="2021"/>
      <w:bookmarkStart w:name="_Toc135312913" w:id="2022"/>
      <w:bookmarkEnd w:id="2019"/>
      <w:bookmarkEnd w:id="2020"/>
      <w:r w:rsidRPr="00991360">
        <w:t>Use of Indication Versus Reason Templates</w:t>
      </w:r>
      <w:bookmarkEnd w:id="2021"/>
      <w:bookmarkEnd w:id="2022"/>
    </w:p>
    <w:p w:rsidR="00A34190" w:rsidP="00A34190" w:rsidRDefault="00A34190" w14:paraId="6515B534" w14:textId="7C016029">
      <w:pPr>
        <w:ind w:left="360"/>
      </w:pPr>
      <w:r w:rsidRPr="000671C7">
        <w:t>In certain situations, clinicians need to record</w:t>
      </w:r>
      <w:r>
        <w:t xml:space="preserve"> why </w:t>
      </w:r>
      <w:r w:rsidRPr="000671C7">
        <w:t xml:space="preserve">something was or was not done. C-CDA provides three methods to record this information: </w:t>
      </w:r>
    </w:p>
    <w:p w:rsidR="00A34190" w:rsidP="00A34190" w:rsidRDefault="00A34190" w14:paraId="0CD56A3B" w14:textId="77777777">
      <w:pPr>
        <w:pStyle w:val="ListParagraph"/>
        <w:numPr>
          <w:ilvl w:val="0"/>
          <w:numId w:val="73"/>
        </w:numPr>
      </w:pPr>
      <w:r w:rsidRPr="00170BB3">
        <w:t>Indication (V3) observation2.16.840.1.113883.10.20.22.4.19</w:t>
      </w:r>
      <w:r>
        <w:t xml:space="preserve"> template is used to describe the problem or diagnosis that is the reason for an action, such as an encounter order or occurrence, a medication administration, or an ordered or performed procedure. </w:t>
      </w:r>
    </w:p>
    <w:p w:rsidR="00A34190" w:rsidP="00A34190" w:rsidRDefault="00A34190" w14:paraId="725900D8" w14:textId="77777777">
      <w:pPr>
        <w:pStyle w:val="ListParagraph"/>
        <w:numPr>
          <w:ilvl w:val="0"/>
          <w:numId w:val="73"/>
        </w:numPr>
      </w:pPr>
      <w:r>
        <w:t>The Reason 2.16.840.1.113883.10.20.24.3.88 template is used to represent the justification for an action or for not performing an action such as a patient refusal, system malfunction or change, or other non-problem/diagnosis medical-related reasons.</w:t>
      </w:r>
    </w:p>
    <w:p w:rsidR="00A34190" w:rsidP="00A34190" w:rsidRDefault="00A34190" w14:paraId="5B824D23" w14:textId="77777777">
      <w:pPr>
        <w:pStyle w:val="ListParagraph"/>
        <w:numPr>
          <w:ilvl w:val="0"/>
          <w:numId w:val="73"/>
        </w:numPr>
      </w:pPr>
      <w:r>
        <w:t>The Immunization Refusal Reason 2.16.840.1.113883.10.20.22.4.53 template is used to represent the rationale for the patient declining an immunization as the value set is crafted for the immunization use case.</w:t>
      </w:r>
    </w:p>
    <w:p w:rsidRPr="00D14360" w:rsidR="00894F9B" w:rsidRDefault="00894F9B" w14:paraId="4A54E456" w14:textId="77777777">
      <w:pPr>
        <w:spacing w:line="276" w:lineRule="auto"/>
        <w:rPr>
          <w:rFonts w:cs="Calibri"/>
        </w:rPr>
      </w:pPr>
      <w:r w:rsidRPr="00D14360">
        <w:rPr>
          <w:rFonts w:cs="Calibri"/>
        </w:rPr>
        <w:br w:type="page"/>
      </w:r>
    </w:p>
    <w:p w:rsidRPr="00A61A3F" w:rsidR="001E7AE2" w:rsidP="001E7AE2" w:rsidRDefault="001E7AE2" w14:paraId="727C1B55" w14:textId="5CB749C7">
      <w:pPr>
        <w:pStyle w:val="Heading1"/>
      </w:pPr>
      <w:bookmarkStart w:name="_Toc15469475" w:id="2023"/>
      <w:bookmarkStart w:name="_Toc15479923" w:id="2024"/>
      <w:bookmarkStart w:name="_Toc18495106" w:id="2025"/>
      <w:bookmarkStart w:name="_Toc19870337" w:id="2026"/>
      <w:bookmarkStart w:name="_Toc20481029" w:id="2027"/>
      <w:bookmarkStart w:name="_Toc21529560" w:id="2028"/>
      <w:bookmarkStart w:name="_Toc21691613" w:id="2029"/>
      <w:bookmarkStart w:name="_Toc21845797" w:id="2030"/>
      <w:bookmarkStart w:name="_Toc21852038" w:id="2031"/>
      <w:bookmarkStart w:name="_Toc21872005" w:id="2032"/>
      <w:bookmarkStart w:name="_Toc21872461" w:id="2033"/>
      <w:bookmarkStart w:name="_Toc21880233" w:id="2034"/>
      <w:bookmarkStart w:name="_Toc21890063" w:id="2035"/>
      <w:bookmarkStart w:name="_Toc21894207" w:id="2036"/>
      <w:bookmarkStart w:name="_Toc21898133" w:id="2037"/>
      <w:bookmarkStart w:name="_Toc21926881" w:id="2038"/>
      <w:bookmarkStart w:name="_r1vdx1jpblbb" w:colFirst="0" w:colLast="0" w:id="2039"/>
      <w:bookmarkStart w:name="_yazntvt0rv2h" w:colFirst="0" w:colLast="0" w:id="2040"/>
      <w:bookmarkStart w:name="_rjefff" w:colFirst="0" w:colLast="0" w:id="2041"/>
      <w:bookmarkStart w:name="_Resources" w:id="2042"/>
      <w:bookmarkStart w:name="_Toc119939882" w:id="2043"/>
      <w:bookmarkStart w:name="_Toc135312914" w:id="2044"/>
      <w:bookmarkStart w:name="_Toc11043723" w:id="2045"/>
      <w:bookmarkStart w:name="_Toc11045646" w:id="2046"/>
      <w:bookmarkStart w:name="_Toc11219062" w:id="2047"/>
      <w:bookmarkStart w:name="_Toc11391316" w:id="2048"/>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r w:rsidRPr="00A61A3F">
        <w:t>USCDI Guidance</w:t>
      </w:r>
      <w:bookmarkEnd w:id="2043"/>
      <w:bookmarkEnd w:id="2044"/>
    </w:p>
    <w:p w:rsidR="0061472A" w:rsidP="0061472A" w:rsidRDefault="0061472A" w14:paraId="7E963B05" w14:textId="75A8CF25">
      <w:pPr>
        <w:rPr>
          <w:rFonts w:asciiTheme="minorHAnsi" w:hAnsiTheme="minorHAnsi" w:cstheme="minorHAnsi"/>
        </w:rPr>
      </w:pPr>
      <w:r w:rsidRPr="00907779">
        <w:rPr>
          <w:rFonts w:asciiTheme="minorHAnsi" w:hAnsiTheme="minorHAnsi" w:cstheme="minorHAnsi"/>
        </w:rPr>
        <w:t>The U</w:t>
      </w:r>
      <w:r>
        <w:rPr>
          <w:rFonts w:asciiTheme="minorHAnsi" w:hAnsiTheme="minorHAnsi" w:cstheme="minorHAnsi"/>
        </w:rPr>
        <w:t>nited States Core Data for Interoperability (USCDI)</w:t>
      </w:r>
      <w:r>
        <w:rPr>
          <w:rStyle w:val="FootnoteReference"/>
          <w:rFonts w:asciiTheme="minorHAnsi" w:hAnsiTheme="minorHAnsi" w:cstheme="minorHAnsi"/>
        </w:rPr>
        <w:footnoteReference w:id="139"/>
      </w:r>
      <w:r w:rsidRPr="00907779">
        <w:rPr>
          <w:rFonts w:asciiTheme="minorHAnsi" w:hAnsiTheme="minorHAnsi" w:cstheme="minorHAnsi"/>
        </w:rPr>
        <w:t xml:space="preserve"> is a standardized set of health data classes</w:t>
      </w:r>
      <w:r>
        <w:rPr>
          <w:rFonts w:asciiTheme="minorHAnsi" w:hAnsiTheme="minorHAnsi" w:cstheme="minorHAnsi"/>
        </w:rPr>
        <w:t xml:space="preserve"> </w:t>
      </w:r>
      <w:r w:rsidRPr="00907779">
        <w:rPr>
          <w:rFonts w:asciiTheme="minorHAnsi" w:hAnsiTheme="minorHAnsi" w:cstheme="minorHAnsi"/>
        </w:rPr>
        <w:t>and constituent data elements for nationwide,</w:t>
      </w:r>
      <w:r>
        <w:rPr>
          <w:rFonts w:asciiTheme="minorHAnsi" w:hAnsiTheme="minorHAnsi" w:cstheme="minorHAnsi"/>
        </w:rPr>
        <w:t xml:space="preserve"> </w:t>
      </w:r>
      <w:r w:rsidRPr="00907779">
        <w:rPr>
          <w:rFonts w:asciiTheme="minorHAnsi" w:hAnsiTheme="minorHAnsi" w:cstheme="minorHAnsi"/>
        </w:rPr>
        <w:t>interoperable health information exchange.</w:t>
      </w:r>
    </w:p>
    <w:p w:rsidRPr="00907779" w:rsidR="0061472A" w:rsidP="0061472A" w:rsidRDefault="0061472A" w14:paraId="35F4870A" w14:textId="57FDBADA">
      <w:pPr>
        <w:rPr>
          <w:rFonts w:asciiTheme="minorHAnsi" w:hAnsiTheme="minorHAnsi" w:cstheme="minorHAnsi"/>
        </w:rPr>
      </w:pPr>
      <w:r>
        <w:rPr>
          <w:rFonts w:asciiTheme="minorHAnsi" w:hAnsiTheme="minorHAnsi" w:cstheme="minorHAnsi"/>
        </w:rPr>
        <w:t>T</w:t>
      </w:r>
      <w:r w:rsidRPr="0061472A">
        <w:rPr>
          <w:rFonts w:asciiTheme="minorHAnsi" w:hAnsiTheme="minorHAnsi" w:cstheme="minorHAnsi"/>
        </w:rPr>
        <w:t xml:space="preserve">o support implementers in meeting this data policy, the HL7 community recommends </w:t>
      </w:r>
      <w:r>
        <w:rPr>
          <w:rFonts w:asciiTheme="minorHAnsi" w:hAnsiTheme="minorHAnsi" w:cstheme="minorHAnsi"/>
        </w:rPr>
        <w:t>following</w:t>
      </w:r>
      <w:r w:rsidRPr="0061472A">
        <w:rPr>
          <w:rFonts w:asciiTheme="minorHAnsi" w:hAnsiTheme="minorHAnsi" w:cstheme="minorHAnsi"/>
        </w:rPr>
        <w:t xml:space="preserve"> guidance in this section</w:t>
      </w:r>
      <w:r>
        <w:rPr>
          <w:rFonts w:asciiTheme="minorHAnsi" w:hAnsiTheme="minorHAnsi" w:cstheme="minorHAnsi"/>
        </w:rPr>
        <w:t>.</w:t>
      </w:r>
    </w:p>
    <w:p w:rsidRPr="00A61A3F" w:rsidR="004227C3" w:rsidP="003E2C96" w:rsidRDefault="00BE344B" w14:paraId="4C0D1D0D" w14:textId="3BF61589">
      <w:pPr>
        <w:pStyle w:val="Heading2"/>
      </w:pPr>
      <w:r>
        <w:t xml:space="preserve"> </w:t>
      </w:r>
      <w:bookmarkStart w:name="_Toc119939883" w:id="2049"/>
      <w:bookmarkStart w:name="_Toc135312915" w:id="2050"/>
      <w:r w:rsidRPr="00A61A3F">
        <w:t>General USCDI Guidance</w:t>
      </w:r>
      <w:bookmarkEnd w:id="2049"/>
      <w:bookmarkEnd w:id="2050"/>
    </w:p>
    <w:p w:rsidRPr="00907779" w:rsidR="0061472A" w:rsidP="00907779" w:rsidRDefault="0061472A" w14:paraId="6AA50887" w14:textId="3E0003A7">
      <w:r w:rsidRPr="00907779">
        <w:t>This section contains high level guidance that applies across USCDI Data Classes and Data Elements.</w:t>
      </w:r>
    </w:p>
    <w:p w:rsidRPr="00A61A3F" w:rsidR="006D37FA" w:rsidP="00FD31AC" w:rsidRDefault="006D37FA" w14:paraId="6FB66FCC" w14:textId="6A8D5C5A">
      <w:pPr>
        <w:pStyle w:val="Heading3"/>
      </w:pPr>
      <w:bookmarkStart w:name="_Toc119939884" w:id="2051"/>
      <w:bookmarkStart w:name="_Toc135312916" w:id="2052"/>
      <w:r w:rsidRPr="00A61A3F">
        <w:t>Best Practices for Implementing Templates revised to support USCDI v2</w:t>
      </w:r>
      <w:bookmarkEnd w:id="2051"/>
      <w:r w:rsidR="00014F96">
        <w:t xml:space="preserve"> and v3</w:t>
      </w:r>
      <w:bookmarkEnd w:id="2052"/>
    </w:p>
    <w:p w:rsidRPr="00E34357" w:rsidR="006D37FA" w:rsidP="006D37FA" w:rsidRDefault="00FE0A60" w14:paraId="64D62CFB" w14:textId="6E0C84C7">
      <w:pPr>
        <w:rPr>
          <w:rFonts w:asciiTheme="minorHAnsi" w:hAnsiTheme="minorHAnsi" w:cstheme="minorHAnsi"/>
        </w:rPr>
      </w:pPr>
      <w:r w:rsidRPr="00E34357">
        <w:rPr>
          <w:rFonts w:asciiTheme="minorHAnsi" w:hAnsiTheme="minorHAnsi" w:cstheme="minorHAnsi"/>
        </w:rPr>
        <w:t xml:space="preserve">See Section </w:t>
      </w:r>
      <w:r w:rsidRPr="00E34357" w:rsidR="00EE3C21">
        <w:rPr>
          <w:rFonts w:asciiTheme="minorHAnsi" w:hAnsiTheme="minorHAnsi" w:cstheme="minorHAnsi"/>
        </w:rPr>
        <w:fldChar w:fldCharType="begin"/>
      </w:r>
      <w:r w:rsidRPr="00E34357" w:rsidR="00EE3C21">
        <w:rPr>
          <w:rFonts w:asciiTheme="minorHAnsi" w:hAnsiTheme="minorHAnsi" w:cstheme="minorHAnsi"/>
        </w:rPr>
        <w:instrText xml:space="preserve"> REF _Ref88215157 \r \h </w:instrText>
      </w:r>
      <w:r w:rsidR="00E34357">
        <w:rPr>
          <w:rFonts w:asciiTheme="minorHAnsi" w:hAnsiTheme="minorHAnsi" w:cstheme="minorHAnsi"/>
        </w:rPr>
        <w:instrText xml:space="preserve"> \* MERGEFORMAT </w:instrText>
      </w:r>
      <w:r w:rsidRPr="00E34357" w:rsidR="00EE3C21">
        <w:rPr>
          <w:rFonts w:asciiTheme="minorHAnsi" w:hAnsiTheme="minorHAnsi" w:cstheme="minorHAnsi"/>
        </w:rPr>
      </w:r>
      <w:r w:rsidRPr="00E34357" w:rsidR="00EE3C21">
        <w:rPr>
          <w:rFonts w:asciiTheme="minorHAnsi" w:hAnsiTheme="minorHAnsi" w:cstheme="minorHAnsi"/>
        </w:rPr>
        <w:fldChar w:fldCharType="separate"/>
      </w:r>
      <w:r w:rsidR="00DC1072">
        <w:rPr>
          <w:rFonts w:asciiTheme="minorHAnsi" w:hAnsiTheme="minorHAnsi" w:cstheme="minorHAnsi"/>
        </w:rPr>
        <w:t>4.1.5</w:t>
      </w:r>
      <w:r w:rsidRPr="00E34357" w:rsidR="00EE3C21">
        <w:rPr>
          <w:rFonts w:asciiTheme="minorHAnsi" w:hAnsiTheme="minorHAnsi" w:cstheme="minorHAnsi"/>
        </w:rPr>
        <w:fldChar w:fldCharType="end"/>
      </w:r>
      <w:r w:rsidRPr="00E34357" w:rsidR="00EE3C21">
        <w:rPr>
          <w:rFonts w:asciiTheme="minorHAnsi" w:hAnsiTheme="minorHAnsi" w:cstheme="minorHAnsi"/>
        </w:rPr>
        <w:t xml:space="preserve"> </w:t>
      </w:r>
      <w:r w:rsidRPr="00E34357" w:rsidR="00EE3C21">
        <w:rPr>
          <w:rFonts w:asciiTheme="minorHAnsi" w:hAnsiTheme="minorHAnsi" w:cstheme="minorHAnsi"/>
        </w:rPr>
        <w:fldChar w:fldCharType="begin"/>
      </w:r>
      <w:r w:rsidRPr="00E34357" w:rsidR="00EE3C21">
        <w:rPr>
          <w:rFonts w:asciiTheme="minorHAnsi" w:hAnsiTheme="minorHAnsi" w:cstheme="minorHAnsi"/>
        </w:rPr>
        <w:instrText xml:space="preserve"> REF _Ref88215152 \h </w:instrText>
      </w:r>
      <w:r w:rsidR="00E34357">
        <w:rPr>
          <w:rFonts w:asciiTheme="minorHAnsi" w:hAnsiTheme="minorHAnsi" w:cstheme="minorHAnsi"/>
        </w:rPr>
        <w:instrText xml:space="preserve"> \* MERGEFORMAT </w:instrText>
      </w:r>
      <w:r w:rsidRPr="00E34357" w:rsidR="00EE3C21">
        <w:rPr>
          <w:rFonts w:asciiTheme="minorHAnsi" w:hAnsiTheme="minorHAnsi" w:cstheme="minorHAnsi"/>
        </w:rPr>
      </w:r>
      <w:r w:rsidRPr="00E34357" w:rsidR="00EE3C21">
        <w:rPr>
          <w:rFonts w:asciiTheme="minorHAnsi" w:hAnsiTheme="minorHAnsi" w:cstheme="minorHAnsi"/>
        </w:rPr>
        <w:fldChar w:fldCharType="separate"/>
      </w:r>
      <w:r w:rsidRPr="00254B4A" w:rsidR="00DC1072">
        <w:rPr>
          <w:rFonts w:asciiTheme="minorHAnsi" w:hAnsiTheme="minorHAnsi" w:cstheme="minorHAnsi"/>
        </w:rPr>
        <w:t>Declaring Section Template Conformance</w:t>
      </w:r>
      <w:r w:rsidRPr="00E34357" w:rsidR="00EE3C21">
        <w:rPr>
          <w:rFonts w:asciiTheme="minorHAnsi" w:hAnsiTheme="minorHAnsi" w:cstheme="minorHAnsi"/>
        </w:rPr>
        <w:fldChar w:fldCharType="end"/>
      </w:r>
      <w:r w:rsidRPr="00E34357" w:rsidR="00EE3C21">
        <w:rPr>
          <w:rFonts w:asciiTheme="minorHAnsi" w:hAnsiTheme="minorHAnsi" w:cstheme="minorHAnsi"/>
        </w:rPr>
        <w:t xml:space="preserve"> which includes a subsection on best practices for including templateIds when using new or revised templates supporting USCDI v2</w:t>
      </w:r>
      <w:r w:rsidR="00014F96">
        <w:rPr>
          <w:rFonts w:asciiTheme="minorHAnsi" w:hAnsiTheme="minorHAnsi" w:cstheme="minorHAnsi"/>
        </w:rPr>
        <w:t xml:space="preserve"> and v3</w:t>
      </w:r>
      <w:r w:rsidRPr="00E34357" w:rsidR="00EE3C21">
        <w:rPr>
          <w:rFonts w:asciiTheme="minorHAnsi" w:hAnsiTheme="minorHAnsi" w:cstheme="minorHAnsi"/>
        </w:rPr>
        <w:t>.</w:t>
      </w:r>
    </w:p>
    <w:p w:rsidRPr="00A61A3F" w:rsidR="0046756C" w:rsidP="00FD31AC" w:rsidRDefault="00E35DE6" w14:paraId="62E31AC3" w14:textId="3CF720E9">
      <w:pPr>
        <w:pStyle w:val="Heading3"/>
      </w:pPr>
      <w:bookmarkStart w:name="_Ref88487492" w:id="2053"/>
      <w:bookmarkStart w:name="_Ref88487494" w:id="2054"/>
      <w:bookmarkStart w:name="_Toc119939885" w:id="2055"/>
      <w:bookmarkStart w:name="_Toc135312917" w:id="2056"/>
      <w:r w:rsidRPr="00A61A3F">
        <w:t>Social Determinant of Health Vocabulary</w:t>
      </w:r>
      <w:r w:rsidRPr="00A61A3F" w:rsidR="00F21F93">
        <w:t xml:space="preserve"> Design Notes</w:t>
      </w:r>
      <w:bookmarkEnd w:id="2053"/>
      <w:bookmarkEnd w:id="2054"/>
      <w:bookmarkEnd w:id="2055"/>
      <w:bookmarkEnd w:id="2056"/>
    </w:p>
    <w:p w:rsidRPr="00A61A1E" w:rsidR="00E14386" w:rsidP="00E14386" w:rsidRDefault="00E14386" w14:paraId="6CF26175" w14:textId="73CE49CC">
      <w:pPr>
        <w:pStyle w:val="NormalWeb"/>
        <w:spacing w:before="240" w:beforeAutospacing="0" w:after="240" w:afterAutospacing="0"/>
        <w:rPr>
          <w:rFonts w:asciiTheme="minorHAnsi" w:hAnsiTheme="minorHAnsi" w:cstheme="minorHAnsi"/>
        </w:rPr>
      </w:pPr>
      <w:r w:rsidRPr="00A61A1E">
        <w:rPr>
          <w:rFonts w:asciiTheme="minorHAnsi" w:hAnsiTheme="minorHAnsi" w:cstheme="minorHAnsi"/>
          <w:color w:val="000000"/>
        </w:rPr>
        <w:t xml:space="preserve">The </w:t>
      </w:r>
      <w:hyperlink w:history="1" w:anchor="uscdi-v2" r:id="rId69">
        <w:r w:rsidRPr="000D13D7">
          <w:rPr>
            <w:rStyle w:val="Hyperlink"/>
            <w:rFonts w:asciiTheme="minorHAnsi" w:hAnsiTheme="minorHAnsi" w:cstheme="minorHAnsi"/>
          </w:rPr>
          <w:t>ONC US Core Data for Interoperability (USCDI) v2</w:t>
        </w:r>
      </w:hyperlink>
      <w:r w:rsidRPr="00A61A1E">
        <w:rPr>
          <w:rFonts w:asciiTheme="minorHAnsi" w:hAnsiTheme="minorHAnsi" w:cstheme="minorHAnsi"/>
          <w:color w:val="000000"/>
        </w:rPr>
        <w:t xml:space="preserve"> update in July 2021 include</w:t>
      </w:r>
      <w:r w:rsidR="00576BB3">
        <w:rPr>
          <w:rFonts w:asciiTheme="minorHAnsi" w:hAnsiTheme="minorHAnsi" w:cstheme="minorHAnsi"/>
          <w:color w:val="000000"/>
        </w:rPr>
        <w:t>d</w:t>
      </w:r>
      <w:r w:rsidRPr="00A61A1E">
        <w:rPr>
          <w:rFonts w:asciiTheme="minorHAnsi" w:hAnsiTheme="minorHAnsi" w:cstheme="minorHAnsi"/>
          <w:color w:val="000000"/>
        </w:rPr>
        <w:t xml:space="preserve"> several social determinants of health concepts, including problems, goals, procedures, and service requests. The </w:t>
      </w:r>
      <w:hyperlink w:history="1" r:id="rId70">
        <w:r w:rsidRPr="00A61A1E">
          <w:rPr>
            <w:rStyle w:val="Hyperlink"/>
            <w:rFonts w:asciiTheme="minorHAnsi" w:hAnsiTheme="minorHAnsi" w:cstheme="minorHAnsi"/>
            <w:color w:val="000000"/>
          </w:rPr>
          <w:t xml:space="preserve"> </w:t>
        </w:r>
        <w:r w:rsidRPr="00A61A1E">
          <w:rPr>
            <w:rStyle w:val="Hyperlink"/>
            <w:rFonts w:asciiTheme="minorHAnsi" w:hAnsiTheme="minorHAnsi" w:cstheme="minorHAnsi"/>
            <w:color w:val="1155CC"/>
          </w:rPr>
          <w:t>HL7 Accelerator Gravity Project</w:t>
        </w:r>
      </w:hyperlink>
      <w:r w:rsidRPr="00A61A1E">
        <w:rPr>
          <w:rFonts w:asciiTheme="minorHAnsi" w:hAnsiTheme="minorHAnsi" w:cstheme="minorHAnsi"/>
          <w:color w:val="000000"/>
        </w:rPr>
        <w:t xml:space="preserve"> </w:t>
      </w:r>
      <w:r w:rsidR="001D4C28">
        <w:rPr>
          <w:rFonts w:asciiTheme="minorHAnsi" w:hAnsiTheme="minorHAnsi" w:cstheme="minorHAnsi"/>
          <w:color w:val="000000"/>
        </w:rPr>
        <w:t>launched in 20</w:t>
      </w:r>
      <w:r w:rsidR="002668DF">
        <w:rPr>
          <w:rFonts w:asciiTheme="minorHAnsi" w:hAnsiTheme="minorHAnsi" w:cstheme="minorHAnsi"/>
          <w:color w:val="000000"/>
        </w:rPr>
        <w:t>20</w:t>
      </w:r>
      <w:r w:rsidR="001D4C28">
        <w:rPr>
          <w:rFonts w:asciiTheme="minorHAnsi" w:hAnsiTheme="minorHAnsi" w:cstheme="minorHAnsi"/>
          <w:color w:val="000000"/>
        </w:rPr>
        <w:t xml:space="preserve"> to </w:t>
      </w:r>
      <w:r w:rsidRPr="00BC180C" w:rsidR="00BC180C">
        <w:rPr>
          <w:rFonts w:asciiTheme="minorHAnsi" w:hAnsiTheme="minorHAnsi" w:cstheme="minorHAnsi"/>
          <w:color w:val="000000"/>
        </w:rPr>
        <w:t xml:space="preserve">improve how we use and share information on social determinants of </w:t>
      </w:r>
      <w:r w:rsidRPr="00BC180C" w:rsidR="00576BB3">
        <w:rPr>
          <w:rFonts w:asciiTheme="minorHAnsi" w:hAnsiTheme="minorHAnsi" w:cstheme="minorHAnsi"/>
          <w:color w:val="000000"/>
        </w:rPr>
        <w:t>health</w:t>
      </w:r>
      <w:r w:rsidR="00576BB3">
        <w:rPr>
          <w:rFonts w:asciiTheme="minorHAnsi" w:hAnsiTheme="minorHAnsi" w:cstheme="minorHAnsi"/>
          <w:color w:val="000000"/>
        </w:rPr>
        <w:t xml:space="preserve"> and</w:t>
      </w:r>
      <w:r w:rsidR="0060039F">
        <w:rPr>
          <w:rFonts w:asciiTheme="minorHAnsi" w:hAnsiTheme="minorHAnsi" w:cstheme="minorHAnsi"/>
          <w:color w:val="000000"/>
        </w:rPr>
        <w:t xml:space="preserve"> built an </w:t>
      </w:r>
      <w:r w:rsidR="00EB304E">
        <w:rPr>
          <w:rFonts w:asciiTheme="minorHAnsi" w:hAnsiTheme="minorHAnsi" w:cstheme="minorHAnsi"/>
          <w:color w:val="000000"/>
        </w:rPr>
        <w:t>S</w:t>
      </w:r>
      <w:r w:rsidR="0060039F">
        <w:rPr>
          <w:rFonts w:asciiTheme="minorHAnsi" w:hAnsiTheme="minorHAnsi" w:cstheme="minorHAnsi"/>
          <w:color w:val="000000"/>
        </w:rPr>
        <w:t xml:space="preserve">DOH clinical care </w:t>
      </w:r>
      <w:r w:rsidR="00EB304E">
        <w:rPr>
          <w:rFonts w:asciiTheme="minorHAnsi" w:hAnsiTheme="minorHAnsi" w:cstheme="minorHAnsi"/>
          <w:color w:val="000000"/>
        </w:rPr>
        <w:t>implementation guide</w:t>
      </w:r>
      <w:r w:rsidR="00E37521">
        <w:rPr>
          <w:rFonts w:asciiTheme="minorHAnsi" w:hAnsiTheme="minorHAnsi" w:cstheme="minorHAnsi"/>
          <w:color w:val="000000"/>
        </w:rPr>
        <w:t xml:space="preserve">. </w:t>
      </w:r>
    </w:p>
    <w:p w:rsidR="00AE51D5" w:rsidP="00AE51D5" w:rsidRDefault="0060039F" w14:paraId="63B8011C" w14:textId="067E9987">
      <w:pPr>
        <w:pStyle w:val="NormalWeb"/>
        <w:spacing w:before="240" w:beforeAutospacing="0" w:after="0" w:afterAutospacing="0"/>
        <w:textAlignment w:val="baseline"/>
        <w:rPr>
          <w:rFonts w:asciiTheme="minorHAnsi" w:hAnsiTheme="minorHAnsi" w:cstheme="minorHAnsi"/>
          <w:color w:val="000000"/>
        </w:rPr>
      </w:pPr>
      <w:r w:rsidRPr="0060039F">
        <w:rPr>
          <w:rFonts w:asciiTheme="minorHAnsi" w:hAnsiTheme="minorHAnsi" w:cstheme="minorHAnsi"/>
          <w:color w:val="000000"/>
        </w:rPr>
        <w:t>For the SDOH Clinical Care HL7 Implementation Guide, the Gravity project has defined the following value sets across specific social risk factor domains for problems/health concerns, goals, procedures, and service requests</w:t>
      </w:r>
      <w:r w:rsidR="00AE51D5">
        <w:rPr>
          <w:rFonts w:asciiTheme="minorHAnsi" w:hAnsiTheme="minorHAnsi" w:cstheme="minorHAnsi"/>
          <w:color w:val="000000"/>
        </w:rPr>
        <w:t>:</w:t>
      </w:r>
    </w:p>
    <w:p w:rsidRPr="00A61A1E" w:rsidR="00E14386" w:rsidRDefault="00000000" w14:paraId="536F7B25" w14:textId="685F8825">
      <w:pPr>
        <w:pStyle w:val="NormalWeb"/>
        <w:numPr>
          <w:ilvl w:val="0"/>
          <w:numId w:val="40"/>
        </w:numPr>
        <w:spacing w:before="240" w:beforeAutospacing="0" w:after="0" w:afterAutospacing="0"/>
        <w:textAlignment w:val="baseline"/>
        <w:rPr>
          <w:rFonts w:asciiTheme="minorHAnsi" w:hAnsiTheme="minorHAnsi" w:cstheme="minorHAnsi"/>
          <w:color w:val="000000"/>
        </w:rPr>
      </w:pPr>
      <w:hyperlink w:history="1" r:id="rId71">
        <w:r w:rsidRPr="00A61A1E" w:rsidR="00E14386">
          <w:rPr>
            <w:rStyle w:val="Hyperlink"/>
            <w:rFonts w:asciiTheme="minorHAnsi" w:hAnsiTheme="minorHAnsi" w:cstheme="minorHAnsi"/>
            <w:color w:val="1155CC"/>
          </w:rPr>
          <w:t>Social Determinants of Health Conditions Value Set</w:t>
        </w:r>
      </w:hyperlink>
    </w:p>
    <w:p w:rsidRPr="00A61A1E" w:rsidR="00E14386" w:rsidRDefault="00000000" w14:paraId="76D41CBF" w14:textId="33F6DA2B">
      <w:pPr>
        <w:pStyle w:val="NormalWeb"/>
        <w:numPr>
          <w:ilvl w:val="0"/>
          <w:numId w:val="39"/>
        </w:numPr>
        <w:spacing w:before="0" w:beforeAutospacing="0" w:after="0" w:afterAutospacing="0"/>
        <w:textAlignment w:val="baseline"/>
        <w:rPr>
          <w:rFonts w:asciiTheme="minorHAnsi" w:hAnsiTheme="minorHAnsi" w:cstheme="minorHAnsi"/>
          <w:color w:val="000000"/>
        </w:rPr>
      </w:pPr>
      <w:hyperlink w:history="1" r:id="rId72">
        <w:r w:rsidRPr="00A61A1E" w:rsidR="00E14386">
          <w:rPr>
            <w:rStyle w:val="Hyperlink"/>
            <w:rFonts w:asciiTheme="minorHAnsi" w:hAnsiTheme="minorHAnsi" w:cstheme="minorHAnsi"/>
            <w:color w:val="1155CC"/>
          </w:rPr>
          <w:t>Social Determinants of Health Procedures Value Set</w:t>
        </w:r>
      </w:hyperlink>
    </w:p>
    <w:p w:rsidRPr="00A61A1E" w:rsidR="00E14386" w:rsidRDefault="00000000" w14:paraId="425FB137" w14:textId="201C7E96">
      <w:pPr>
        <w:pStyle w:val="NormalWeb"/>
        <w:numPr>
          <w:ilvl w:val="0"/>
          <w:numId w:val="39"/>
        </w:numPr>
        <w:spacing w:before="0" w:beforeAutospacing="0" w:after="0" w:afterAutospacing="0"/>
        <w:textAlignment w:val="baseline"/>
        <w:rPr>
          <w:rFonts w:asciiTheme="minorHAnsi" w:hAnsiTheme="minorHAnsi" w:cstheme="minorHAnsi"/>
          <w:color w:val="000000"/>
        </w:rPr>
      </w:pPr>
      <w:hyperlink w:history="1" r:id="rId73">
        <w:r w:rsidRPr="00A61A1E" w:rsidR="00E14386">
          <w:rPr>
            <w:rStyle w:val="Hyperlink"/>
            <w:rFonts w:asciiTheme="minorHAnsi" w:hAnsiTheme="minorHAnsi" w:cstheme="minorHAnsi"/>
            <w:color w:val="1155CC"/>
          </w:rPr>
          <w:t>Social Determinants of Health Goals Value Set</w:t>
        </w:r>
      </w:hyperlink>
    </w:p>
    <w:p w:rsidRPr="00A61A1E" w:rsidR="00E14386" w:rsidRDefault="00000000" w14:paraId="6C1E5F1F" w14:textId="0031079A">
      <w:pPr>
        <w:pStyle w:val="NormalWeb"/>
        <w:numPr>
          <w:ilvl w:val="0"/>
          <w:numId w:val="39"/>
        </w:numPr>
        <w:spacing w:before="0" w:beforeAutospacing="0" w:after="240" w:afterAutospacing="0"/>
        <w:textAlignment w:val="baseline"/>
        <w:rPr>
          <w:rFonts w:asciiTheme="minorHAnsi" w:hAnsiTheme="minorHAnsi" w:cstheme="minorHAnsi"/>
          <w:color w:val="000000"/>
        </w:rPr>
      </w:pPr>
      <w:hyperlink w:history="1" r:id="rId74">
        <w:r w:rsidRPr="00A61A1E" w:rsidR="00E14386">
          <w:rPr>
            <w:rStyle w:val="Hyperlink"/>
            <w:rFonts w:asciiTheme="minorHAnsi" w:hAnsiTheme="minorHAnsi" w:cstheme="minorHAnsi"/>
            <w:color w:val="1155CC"/>
          </w:rPr>
          <w:t>Social Determinants of Health Service Requests Value Set</w:t>
        </w:r>
      </w:hyperlink>
      <w:r w:rsidRPr="00A61A1E" w:rsidR="00E14386">
        <w:rPr>
          <w:rFonts w:asciiTheme="minorHAnsi" w:hAnsiTheme="minorHAnsi" w:cstheme="minorHAnsi"/>
          <w:color w:val="000000"/>
        </w:rPr>
        <w:t xml:space="preserve"> (Used in the Planned Procedure Template)</w:t>
      </w:r>
    </w:p>
    <w:p w:rsidRPr="00A61A1E" w:rsidR="00C51F26" w:rsidP="00C51F26" w:rsidRDefault="00983878" w14:paraId="79698B71" w14:textId="12CE9F95">
      <w:pPr>
        <w:pStyle w:val="NormalWeb"/>
        <w:spacing w:before="0" w:beforeAutospacing="0" w:after="240" w:afterAutospacing="0"/>
        <w:ind w:left="360"/>
        <w:textAlignment w:val="baseline"/>
        <w:rPr>
          <w:rFonts w:asciiTheme="minorHAnsi" w:hAnsiTheme="minorHAnsi" w:cstheme="minorHAnsi"/>
          <w:color w:val="000000"/>
        </w:rPr>
      </w:pPr>
      <w:r w:rsidRPr="00A61A1E">
        <w:rPr>
          <w:rFonts w:asciiTheme="minorHAnsi" w:hAnsiTheme="minorHAnsi" w:cstheme="minorHAnsi"/>
          <w:color w:val="000000"/>
        </w:rPr>
        <w:t>The Figure below illustrates how the Gravity value sets are grouped for use in the</w:t>
      </w:r>
      <w:r w:rsidRPr="00A61A1E" w:rsidR="00E2204F">
        <w:rPr>
          <w:rFonts w:asciiTheme="minorHAnsi" w:hAnsiTheme="minorHAnsi" w:cstheme="minorHAnsi"/>
          <w:color w:val="000000"/>
        </w:rPr>
        <w:t xml:space="preserve"> C-CDA Problem Observation</w:t>
      </w:r>
      <w:r w:rsidRPr="00A61A1E" w:rsidR="002E2C5B">
        <w:rPr>
          <w:rFonts w:asciiTheme="minorHAnsi" w:hAnsiTheme="minorHAnsi" w:cstheme="minorHAnsi"/>
          <w:color w:val="000000"/>
        </w:rPr>
        <w:t xml:space="preserve"> template</w:t>
      </w:r>
      <w:r w:rsidRPr="00A61A1E" w:rsidR="006F6DBC">
        <w:rPr>
          <w:rFonts w:asciiTheme="minorHAnsi" w:hAnsiTheme="minorHAnsi" w:cstheme="minorHAnsi"/>
          <w:color w:val="000000"/>
        </w:rPr>
        <w:t>.</w:t>
      </w:r>
    </w:p>
    <w:p w:rsidR="00E14386" w:rsidP="00E14386" w:rsidRDefault="00E14386" w14:paraId="6142BD66" w14:textId="2250E31D">
      <w:pPr>
        <w:pStyle w:val="Caption"/>
        <w:keepNext/>
      </w:pPr>
      <w:bookmarkStart w:name="_Toc119939922" w:id="2057"/>
      <w:bookmarkStart w:name="_Toc135312954" w:id="2058"/>
      <w:r>
        <w:t xml:space="preserve">Figure </w:t>
      </w:r>
      <w:r>
        <w:fldChar w:fldCharType="begin"/>
      </w:r>
      <w:r>
        <w:instrText>SEQ Figure \* ARABIC</w:instrText>
      </w:r>
      <w:r>
        <w:fldChar w:fldCharType="separate"/>
      </w:r>
      <w:r w:rsidR="00DC1072">
        <w:rPr>
          <w:noProof/>
        </w:rPr>
        <w:t>8</w:t>
      </w:r>
      <w:r>
        <w:fldChar w:fldCharType="end"/>
      </w:r>
      <w:r>
        <w:t>: Example of SDOH Grouping Value set in VSAC (Conditions)</w:t>
      </w:r>
      <w:bookmarkEnd w:id="2057"/>
      <w:bookmarkEnd w:id="2058"/>
    </w:p>
    <w:p w:rsidR="00E14386" w:rsidP="00E14386" w:rsidRDefault="00E14386" w14:paraId="76EC9F2D" w14:textId="76B30058">
      <w:pPr>
        <w:pStyle w:val="NormalWeb"/>
        <w:spacing w:before="0" w:beforeAutospacing="0" w:after="240" w:afterAutospacing="0"/>
        <w:textAlignment w:val="baseline"/>
        <w:rPr>
          <w:rFonts w:ascii="Arial" w:hAnsi="Arial" w:cs="Arial"/>
          <w:color w:val="000000"/>
          <w:sz w:val="22"/>
          <w:szCs w:val="22"/>
        </w:rPr>
      </w:pPr>
      <w:r>
        <w:rPr>
          <w:rFonts w:ascii="Arial" w:hAnsi="Arial" w:cs="Arial"/>
          <w:noProof/>
          <w:color w:val="000000"/>
          <w:sz w:val="22"/>
          <w:szCs w:val="22"/>
          <w:bdr w:val="none" w:color="auto" w:sz="0" w:space="0" w:frame="1"/>
        </w:rPr>
        <w:drawing>
          <wp:inline distT="0" distB="0" distL="0" distR="0" wp14:anchorId="5D55ADB4" wp14:editId="6332738F">
            <wp:extent cx="5943600" cy="28575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solidFill>
                        <a:schemeClr val="tx1"/>
                      </a:solidFill>
                    </a:ln>
                  </pic:spPr>
                </pic:pic>
              </a:graphicData>
            </a:graphic>
          </wp:inline>
        </w:drawing>
      </w:r>
    </w:p>
    <w:p w:rsidR="00085AB9" w:rsidP="006B2604" w:rsidRDefault="007C663A" w14:paraId="6DDE0FA9" w14:textId="244C6519">
      <w:pPr>
        <w:keepNext/>
        <w:widowControl w:val="0"/>
      </w:pPr>
      <w:r>
        <w:t>As Gravity did not focus upon detailed work information, such concepts are not included in this value set. F</w:t>
      </w:r>
      <w:r w:rsidRPr="00C77DD8" w:rsidR="00C77DD8">
        <w:t>or communicating detailed observations related to an individual’s work information, implementers can consider utilizing the templates in the C-CDA 2.1 Supplemental Templates for Occupational Data for Health implementation guide.</w:t>
      </w:r>
    </w:p>
    <w:p w:rsidRPr="000B21DE" w:rsidR="000B21DE" w:rsidP="00F21F93" w:rsidRDefault="000B21DE" w14:paraId="1221C733" w14:textId="77777777"/>
    <w:p w:rsidRPr="00A61A3F" w:rsidR="004E13CD" w:rsidP="003E2C96" w:rsidRDefault="004E13CD" w14:paraId="6CC29846" w14:textId="6CF09C8D">
      <w:pPr>
        <w:pStyle w:val="Heading2"/>
      </w:pPr>
      <w:bookmarkStart w:name="_Toc119939886" w:id="2059"/>
      <w:bookmarkStart w:name="_Toc135312918" w:id="2060"/>
      <w:r w:rsidRPr="00A61A3F">
        <w:t>USCDI Data Class and Data Element Guidance</w:t>
      </w:r>
      <w:bookmarkEnd w:id="2059"/>
      <w:bookmarkEnd w:id="2060"/>
    </w:p>
    <w:p w:rsidRPr="00A61A1E" w:rsidR="004E13CD" w:rsidP="004E13CD" w:rsidRDefault="004E13CD" w14:paraId="65B2CE06" w14:textId="69FC45F5">
      <w:pPr>
        <w:rPr>
          <w:rFonts w:asciiTheme="minorHAnsi" w:hAnsiTheme="minorHAnsi" w:cstheme="minorHAnsi"/>
        </w:rPr>
      </w:pPr>
      <w:r w:rsidRPr="00A61A1E">
        <w:rPr>
          <w:rFonts w:asciiTheme="minorHAnsi" w:hAnsiTheme="minorHAnsi" w:cstheme="minorHAnsi"/>
        </w:rPr>
        <w:t xml:space="preserve">In the sections below, specific guidance is included related to each of the USCDI v2 </w:t>
      </w:r>
      <w:r w:rsidR="00717676">
        <w:rPr>
          <w:rFonts w:asciiTheme="minorHAnsi" w:hAnsiTheme="minorHAnsi" w:cstheme="minorHAnsi"/>
        </w:rPr>
        <w:t xml:space="preserve">and V3 </w:t>
      </w:r>
      <w:r w:rsidRPr="00A61A1E">
        <w:rPr>
          <w:rFonts w:asciiTheme="minorHAnsi" w:hAnsiTheme="minorHAnsi" w:cstheme="minorHAnsi"/>
        </w:rPr>
        <w:t>Data Classes and Data Elements</w:t>
      </w:r>
      <w:r w:rsidRPr="004E29C8" w:rsidR="00717676">
        <w:rPr>
          <w:rFonts w:ascii="-apple-system" w:hAnsi="-apple-system"/>
          <w:color w:val="172B4D"/>
          <w:sz w:val="21"/>
          <w:shd w:val="clear" w:color="auto" w:fill="FFFFFF"/>
        </w:rPr>
        <w:t>.</w:t>
      </w:r>
    </w:p>
    <w:p w:rsidRPr="00A61A3F" w:rsidR="001E7AE2" w:rsidP="00FD31AC" w:rsidRDefault="001E7AE2" w14:paraId="1E3181E5" w14:textId="663DD288">
      <w:pPr>
        <w:pStyle w:val="Heading3"/>
      </w:pPr>
      <w:bookmarkStart w:name="_Toc119939887" w:id="2061"/>
      <w:bookmarkStart w:name="_Toc135312919" w:id="2062"/>
      <w:r w:rsidRPr="00A61A3F">
        <w:t>Assessment and Plan of Treatment</w:t>
      </w:r>
      <w:bookmarkEnd w:id="2061"/>
      <w:bookmarkEnd w:id="2062"/>
    </w:p>
    <w:p w:rsidRPr="00E54131" w:rsidR="00BD12D9" w:rsidP="00BD12D9" w:rsidRDefault="00BD12D9" w14:paraId="0E3A409C" w14:textId="0C4E42DE">
      <w:pPr>
        <w:shd w:val="clear" w:color="auto" w:fill="FFFFFF"/>
        <w:rPr>
          <w:rFonts w:asciiTheme="minorHAnsi" w:hAnsiTheme="minorHAnsi" w:cstheme="minorHAnsi"/>
          <w:sz w:val="21"/>
          <w:szCs w:val="21"/>
        </w:rPr>
      </w:pPr>
      <w:r w:rsidRPr="00E54131">
        <w:rPr>
          <w:rFonts w:asciiTheme="minorHAnsi" w:hAnsiTheme="minorHAnsi" w:cstheme="minorHAnsi"/>
          <w:sz w:val="21"/>
          <w:szCs w:val="21"/>
        </w:rPr>
        <w:t>Represents a health professional’s conclusions and working assumptions that will guide treatment of the patient.</w:t>
      </w:r>
    </w:p>
    <w:p w:rsidRPr="00BD12D9" w:rsidR="00E518B4" w:rsidP="00BD12D9" w:rsidRDefault="00E518B4" w14:paraId="3167E83C" w14:textId="77777777">
      <w:pPr>
        <w:shd w:val="clear" w:color="auto" w:fill="FFFFFF"/>
        <w:rPr>
          <w:rFonts w:ascii="-apple-system" w:hAnsi="-apple-system"/>
          <w:color w:val="172B4D"/>
          <w:sz w:val="21"/>
          <w:szCs w:val="21"/>
        </w:rPr>
      </w:pPr>
    </w:p>
    <w:tbl>
      <w:tblPr>
        <w:tblStyle w:val="TableGrid"/>
        <w:tblW w:w="9542" w:type="dxa"/>
        <w:tblLook w:val="04A0" w:firstRow="1" w:lastRow="0" w:firstColumn="1" w:lastColumn="0" w:noHBand="0" w:noVBand="1"/>
      </w:tblPr>
      <w:tblGrid>
        <w:gridCol w:w="2731"/>
        <w:gridCol w:w="1494"/>
        <w:gridCol w:w="1315"/>
        <w:gridCol w:w="4002"/>
      </w:tblGrid>
      <w:tr w:rsidR="001E7AE2" w:rsidTr="004E29C8" w14:paraId="2C3D1031" w14:textId="77777777">
        <w:tc>
          <w:tcPr>
            <w:tcW w:w="2731" w:type="dxa"/>
            <w:shd w:val="clear" w:color="auto" w:fill="2E74B5" w:themeFill="accent5" w:themeFillShade="BF"/>
          </w:tcPr>
          <w:p w:rsidRPr="00E54131" w:rsidR="001E7AE2" w:rsidP="00E518B4" w:rsidRDefault="001E7AE2" w14:paraId="6C50E4F6" w14:textId="77777777">
            <w:pPr>
              <w:rPr>
                <w:rFonts w:asciiTheme="minorHAnsi" w:hAnsiTheme="minorHAnsi" w:cstheme="minorHAnsi"/>
                <w:color w:val="FFFFFF" w:themeColor="background1"/>
              </w:rPr>
            </w:pPr>
            <w:r w:rsidRPr="00E54131">
              <w:rPr>
                <w:rStyle w:val="Strong"/>
                <w:rFonts w:asciiTheme="minorHAnsi" w:hAnsiTheme="minorHAnsi" w:cstheme="minorHAnsi"/>
                <w:color w:val="FFFFFF" w:themeColor="background1"/>
              </w:rPr>
              <w:t>USCDI v2 DATA ELEMENT </w:t>
            </w:r>
          </w:p>
        </w:tc>
        <w:tc>
          <w:tcPr>
            <w:tcW w:w="1494" w:type="dxa"/>
            <w:shd w:val="clear" w:color="auto" w:fill="2E74B5" w:themeFill="accent5" w:themeFillShade="BF"/>
          </w:tcPr>
          <w:p w:rsidRPr="00E54131" w:rsidR="001E7AE2" w:rsidP="00E518B4" w:rsidRDefault="001E7AE2" w14:paraId="766CA91A" w14:textId="77777777">
            <w:pPr>
              <w:rPr>
                <w:rFonts w:asciiTheme="minorHAnsi" w:hAnsiTheme="minorHAnsi" w:cstheme="minorHAnsi"/>
                <w:color w:val="FFFFFF" w:themeColor="background1"/>
              </w:rPr>
            </w:pPr>
            <w:r w:rsidRPr="00E54131">
              <w:rPr>
                <w:rStyle w:val="Strong"/>
                <w:rFonts w:asciiTheme="minorHAnsi" w:hAnsiTheme="minorHAnsi" w:cstheme="minorHAnsi"/>
                <w:color w:val="FFFFFF" w:themeColor="background1"/>
              </w:rPr>
              <w:t>USCDI Vocabulary Requirement</w:t>
            </w:r>
          </w:p>
        </w:tc>
        <w:tc>
          <w:tcPr>
            <w:tcW w:w="1315" w:type="dxa"/>
            <w:shd w:val="clear" w:color="auto" w:fill="2E74B5" w:themeFill="accent5" w:themeFillShade="BF"/>
          </w:tcPr>
          <w:p w:rsidRPr="00E54131" w:rsidR="001E7AE2" w:rsidP="00E518B4" w:rsidRDefault="001E7AE2" w14:paraId="41A02E7A" w14:textId="77777777">
            <w:pPr>
              <w:rPr>
                <w:rFonts w:asciiTheme="minorHAnsi" w:hAnsiTheme="minorHAnsi" w:cstheme="minorHAnsi"/>
                <w:color w:val="FFFFFF" w:themeColor="background1"/>
              </w:rPr>
            </w:pPr>
            <w:r w:rsidRPr="00E54131">
              <w:rPr>
                <w:rFonts w:asciiTheme="minorHAnsi" w:hAnsiTheme="minorHAnsi" w:cstheme="minorHAnsi"/>
                <w:color w:val="FFFFFF" w:themeColor="background1"/>
              </w:rPr>
              <w:t>Template</w:t>
            </w:r>
          </w:p>
        </w:tc>
        <w:tc>
          <w:tcPr>
            <w:tcW w:w="4002" w:type="dxa"/>
            <w:shd w:val="clear" w:color="auto" w:fill="2E74B5" w:themeFill="accent5" w:themeFillShade="BF"/>
          </w:tcPr>
          <w:p w:rsidRPr="00E54131" w:rsidR="001E7AE2" w:rsidP="00E518B4" w:rsidRDefault="001E7AE2" w14:paraId="3923C4AE" w14:textId="77777777">
            <w:pPr>
              <w:rPr>
                <w:rFonts w:asciiTheme="minorHAnsi" w:hAnsiTheme="minorHAnsi" w:cstheme="minorHAnsi"/>
                <w:color w:val="FFFFFF" w:themeColor="background1"/>
              </w:rPr>
            </w:pPr>
            <w:r w:rsidRPr="00E54131">
              <w:rPr>
                <w:rFonts w:asciiTheme="minorHAnsi" w:hAnsiTheme="minorHAnsi" w:cstheme="minorHAnsi"/>
                <w:color w:val="FFFFFF" w:themeColor="background1"/>
              </w:rPr>
              <w:t>XPath</w:t>
            </w:r>
          </w:p>
        </w:tc>
      </w:tr>
      <w:tr w:rsidR="001E7AE2" w:rsidTr="004E29C8" w14:paraId="7ADFEAC5" w14:textId="77777777">
        <w:tc>
          <w:tcPr>
            <w:tcW w:w="2731" w:type="dxa"/>
          </w:tcPr>
          <w:p w:rsidRPr="00C5774C" w:rsidR="001E7AE2" w:rsidP="00E518B4" w:rsidRDefault="00000000" w14:paraId="3DA2FE7E" w14:textId="04263FFD">
            <w:pPr>
              <w:pStyle w:val="NormalWeb"/>
              <w:spacing w:before="0" w:beforeAutospacing="0" w:after="0" w:afterAutospacing="0"/>
              <w:rPr>
                <w:rFonts w:asciiTheme="minorHAnsi" w:hAnsiTheme="minorHAnsi" w:cstheme="minorHAnsi"/>
                <w:color w:val="172B4D"/>
              </w:rPr>
            </w:pPr>
            <w:hyperlink w:history="1" r:id="rId76">
              <w:r w:rsidRPr="00C5774C" w:rsidR="001E7AE2">
                <w:rPr>
                  <w:rStyle w:val="Hyperlink"/>
                  <w:rFonts w:asciiTheme="minorHAnsi" w:hAnsiTheme="minorHAnsi" w:cstheme="minorHAnsi"/>
                </w:rPr>
                <w:t>SDOH Assessment</w:t>
              </w:r>
            </w:hyperlink>
            <w:r w:rsidRPr="00C5774C" w:rsidR="001E7AE2">
              <w:rPr>
                <w:rStyle w:val="Strong"/>
                <w:rFonts w:asciiTheme="minorHAnsi" w:hAnsiTheme="minorHAnsi" w:cstheme="minorHAnsi"/>
                <w:color w:val="172B4D"/>
              </w:rPr>
              <w:t> </w:t>
            </w:r>
          </w:p>
          <w:p w:rsidRPr="00C5774C" w:rsidR="001E7AE2" w:rsidP="00E518B4" w:rsidRDefault="001E7AE2" w14:paraId="310A07AF" w14:textId="3690CB51">
            <w:pPr>
              <w:rPr>
                <w:rFonts w:asciiTheme="minorHAnsi" w:hAnsiTheme="minorHAnsi" w:cstheme="minorHAnsi"/>
              </w:rPr>
            </w:pPr>
            <w:r w:rsidRPr="00C5774C">
              <w:rPr>
                <w:rFonts w:asciiTheme="minorHAnsi" w:hAnsiTheme="minorHAnsi" w:cstheme="minorHAnsi"/>
                <w:color w:val="172B4D"/>
              </w:rPr>
              <w:t xml:space="preserve">Structured evaluation of risk (e.g., PRAPARE, Hunger Vital Sign, AHC-HRSN screening tool) for any Social Determinants of Health domain such as food, housing, or transportation security. SDOH data relate to conditions in which people live, learn, work, and play and their </w:t>
            </w:r>
            <w:r w:rsidRPr="00C5774C">
              <w:rPr>
                <w:rFonts w:asciiTheme="minorHAnsi" w:hAnsiTheme="minorHAnsi" w:cstheme="minorHAnsi"/>
                <w:color w:val="172B4D"/>
              </w:rPr>
              <w:t>effects on health risks and outcomes</w:t>
            </w:r>
            <w:r w:rsidRPr="00C5774C" w:rsidR="00545B1E">
              <w:rPr>
                <w:rFonts w:asciiTheme="minorHAnsi" w:hAnsiTheme="minorHAnsi" w:cstheme="minorHAnsi"/>
                <w:color w:val="172B4D"/>
              </w:rPr>
              <w:t xml:space="preserve">. </w:t>
            </w:r>
          </w:p>
        </w:tc>
        <w:tc>
          <w:tcPr>
            <w:tcW w:w="1494" w:type="dxa"/>
          </w:tcPr>
          <w:p w:rsidRPr="00C5774C" w:rsidR="001E7AE2" w:rsidP="00E518B4" w:rsidRDefault="001E7AE2" w14:paraId="68D58B3B" w14:textId="77777777">
            <w:pPr>
              <w:pStyle w:val="NormalWeb"/>
              <w:spacing w:before="0" w:beforeAutospacing="0" w:after="0" w:afterAutospacing="0"/>
              <w:rPr>
                <w:rFonts w:asciiTheme="minorHAnsi" w:hAnsiTheme="minorHAnsi" w:cstheme="minorHAnsi"/>
                <w:color w:val="172B4D"/>
              </w:rPr>
            </w:pPr>
            <w:r w:rsidRPr="00C5774C">
              <w:rPr>
                <w:rFonts w:asciiTheme="minorHAnsi" w:hAnsiTheme="minorHAnsi" w:cstheme="minorHAnsi"/>
                <w:color w:val="172B4D"/>
              </w:rPr>
              <w:t>• Logical Observation Identifiers Names and Codes (LOINC®) version 2.70 </w:t>
            </w:r>
          </w:p>
          <w:p w:rsidRPr="00C5774C" w:rsidR="001E7AE2" w:rsidP="00E518B4" w:rsidRDefault="001E7AE2" w14:paraId="634B3B49" w14:textId="77777777">
            <w:pPr>
              <w:rPr>
                <w:rFonts w:asciiTheme="minorHAnsi" w:hAnsiTheme="minorHAnsi" w:cstheme="minorHAnsi"/>
              </w:rPr>
            </w:pPr>
            <w:r w:rsidRPr="00C5774C">
              <w:rPr>
                <w:rFonts w:asciiTheme="minorHAnsi" w:hAnsiTheme="minorHAnsi" w:cstheme="minorHAnsi"/>
                <w:color w:val="172B4D"/>
              </w:rPr>
              <w:t xml:space="preserve">• SNOMED International, Systematized Nomenclature of Medicine </w:t>
            </w:r>
            <w:r w:rsidRPr="00C5774C">
              <w:rPr>
                <w:rFonts w:asciiTheme="minorHAnsi" w:hAnsiTheme="minorHAnsi" w:cstheme="minorHAnsi"/>
                <w:color w:val="172B4D"/>
              </w:rPr>
              <w:t>Clinical Terms (SNOMED CT®) U.S. Edition, March 2021 Release </w:t>
            </w:r>
          </w:p>
        </w:tc>
        <w:tc>
          <w:tcPr>
            <w:tcW w:w="1315" w:type="dxa"/>
          </w:tcPr>
          <w:p w:rsidRPr="00907779" w:rsidR="001E7AE2" w:rsidP="00E518B4" w:rsidRDefault="00000000" w14:paraId="582E4C17" w14:textId="4A717B11">
            <w:pPr>
              <w:rPr>
                <w:rFonts w:asciiTheme="minorHAnsi" w:hAnsiTheme="minorHAnsi" w:cstheme="minorHAnsi"/>
              </w:rPr>
            </w:pPr>
            <w:hyperlink w:history="1" r:id="rId77">
              <w:r w:rsidRPr="00907779" w:rsidR="001E7AE2">
                <w:rPr>
                  <w:rFonts w:asciiTheme="minorHAnsi" w:hAnsiTheme="minorHAnsi" w:cstheme="minorHAnsi"/>
                  <w:color w:val="172B4D"/>
                </w:rPr>
                <w:t>Assessment Scale Observation</w:t>
              </w:r>
            </w:hyperlink>
          </w:p>
        </w:tc>
        <w:tc>
          <w:tcPr>
            <w:tcW w:w="4002" w:type="dxa"/>
          </w:tcPr>
          <w:p w:rsidRPr="00907779" w:rsidR="001E7AE2" w:rsidP="00B73E92" w:rsidRDefault="001E7AE2" w14:paraId="0329EFC4" w14:textId="2F247167">
            <w:pPr>
              <w:keepNext/>
              <w:rPr>
                <w:rFonts w:asciiTheme="minorHAnsi" w:hAnsiTheme="minorHAnsi" w:cstheme="minorHAnsi"/>
              </w:rPr>
            </w:pPr>
            <w:r w:rsidRPr="00907779">
              <w:rPr>
                <w:rFonts w:asciiTheme="minorHAnsi" w:hAnsiTheme="minorHAnsi" w:cstheme="minorHAnsi"/>
                <w:color w:val="172B4D"/>
              </w:rPr>
              <w:t>The whole template and contained supporting observatio</w:t>
            </w:r>
            <w:r w:rsidRPr="00907779" w:rsidR="005830F4">
              <w:rPr>
                <w:rFonts w:asciiTheme="minorHAnsi" w:hAnsiTheme="minorHAnsi" w:cstheme="minorHAnsi"/>
                <w:color w:val="172B4D"/>
              </w:rPr>
              <w:t>n</w:t>
            </w:r>
          </w:p>
        </w:tc>
      </w:tr>
    </w:tbl>
    <w:p w:rsidR="001E7AE2" w:rsidP="00B73E92" w:rsidRDefault="00B73E92" w14:paraId="7B3E8D16" w14:textId="714EBE2D">
      <w:pPr>
        <w:pStyle w:val="Caption"/>
      </w:pPr>
      <w:bookmarkStart w:name="_Toc118898854" w:id="2063"/>
      <w:bookmarkStart w:name="_Toc119940058" w:id="2064"/>
      <w:bookmarkStart w:name="_Toc135313089" w:id="2065"/>
      <w:r>
        <w:t xml:space="preserve">Table </w:t>
      </w:r>
      <w:r>
        <w:fldChar w:fldCharType="begin"/>
      </w:r>
      <w:r>
        <w:instrText>SEQ Table \* ARABIC</w:instrText>
      </w:r>
      <w:r>
        <w:fldChar w:fldCharType="separate"/>
      </w:r>
      <w:r w:rsidR="00DC1072">
        <w:rPr>
          <w:noProof/>
        </w:rPr>
        <w:t>68</w:t>
      </w:r>
      <w:r>
        <w:fldChar w:fldCharType="end"/>
      </w:r>
      <w:r>
        <w:t xml:space="preserve">: </w:t>
      </w:r>
      <w:r w:rsidRPr="001138F2">
        <w:t>USCDI v2 Data Elements - Assessment and Plan of Treatment</w:t>
      </w:r>
      <w:bookmarkEnd w:id="2063"/>
      <w:bookmarkEnd w:id="2064"/>
      <w:bookmarkEnd w:id="2065"/>
    </w:p>
    <w:p w:rsidR="000B3F91" w:rsidP="004C76D9" w:rsidRDefault="000B3F91" w14:paraId="170C0C15" w14:textId="643E13CC">
      <w:pPr>
        <w:pStyle w:val="Heading4"/>
      </w:pPr>
      <w:r>
        <w:t>SDOH Assessment</w:t>
      </w:r>
    </w:p>
    <w:p w:rsidRPr="00E54131" w:rsidR="009450AE" w:rsidP="009450AE" w:rsidRDefault="009450AE" w14:paraId="58F10C8C" w14:textId="6C2EF729">
      <w:pPr>
        <w:pStyle w:val="NormalWeb"/>
        <w:spacing w:before="240" w:beforeAutospacing="0" w:after="240" w:afterAutospacing="0"/>
        <w:rPr>
          <w:rFonts w:asciiTheme="minorHAnsi" w:hAnsiTheme="minorHAnsi" w:cstheme="minorHAnsi"/>
        </w:rPr>
      </w:pPr>
      <w:r w:rsidRPr="00E54131">
        <w:rPr>
          <w:rFonts w:asciiTheme="minorHAnsi" w:hAnsiTheme="minorHAnsi" w:cstheme="minorHAnsi"/>
          <w:color w:val="000000"/>
        </w:rPr>
        <w:t>Assessment Screenings can represent a structured evaluation of risk (e.g., PRAPARE, Hunger Vital Sign, AHC-HRSN screening tool) for any Social Determinants of Health domain such as food, housing, or transportation security. The assessment scale responses are represented in C-CDA with the Assessment Scale Observation (V2) 2.16.840.1.113883.10.20.22.4.69:2022-06-01 and its contained Assessment Scale Supporting Observation 2.16.840.1.113883.10.20.22.4.86. The Social History Observation (V4) 2.16.840.1.113883.10.20.22.4.38:2022-06-01 is for simple observations made by an individual</w:t>
      </w:r>
      <w:r w:rsidRPr="00E54131" w:rsidR="00996A90">
        <w:rPr>
          <w:rFonts w:asciiTheme="minorHAnsi" w:hAnsiTheme="minorHAnsi" w:cstheme="minorHAnsi"/>
          <w:color w:val="000000"/>
        </w:rPr>
        <w:t xml:space="preserve"> about a patient's social history status</w:t>
      </w:r>
      <w:r w:rsidRPr="00E54131">
        <w:rPr>
          <w:rFonts w:asciiTheme="minorHAnsi" w:hAnsiTheme="minorHAnsi" w:cstheme="minorHAnsi"/>
          <w:color w:val="000000"/>
        </w:rPr>
        <w:t xml:space="preserve"> during the course of care. Both can contribute to the identification of SDOH Problems (Conditions) or Observations or can be the reason for Service Requests (Planned Procedures) or Procedures.</w:t>
      </w:r>
    </w:p>
    <w:p w:rsidRPr="00E54131" w:rsidR="009450AE" w:rsidP="009450AE" w:rsidRDefault="009450AE" w14:paraId="327B2B28" w14:textId="23C121BF">
      <w:pPr>
        <w:pStyle w:val="NormalWeb"/>
        <w:spacing w:before="240" w:beforeAutospacing="0" w:after="240" w:afterAutospacing="0"/>
        <w:rPr>
          <w:rFonts w:asciiTheme="minorHAnsi" w:hAnsiTheme="minorHAnsi" w:cstheme="minorHAnsi"/>
        </w:rPr>
      </w:pPr>
      <w:r w:rsidRPr="00E54131">
        <w:rPr>
          <w:rFonts w:asciiTheme="minorHAnsi" w:hAnsiTheme="minorHAnsi" w:cstheme="minorHAnsi"/>
          <w:color w:val="000000"/>
        </w:rPr>
        <w:t xml:space="preserve">Assessment Scale Observation (V2) 2.16.840.1.113883.10.20.22.4.69:2022-06-01 and its contained Assessment Scale Supporting Observation 2.16.840.1.113883.10.20.22.4.86 are designed to represent </w:t>
      </w:r>
      <w:hyperlink w:history="1" r:id="rId78">
        <w:r w:rsidRPr="00E54131">
          <w:rPr>
            <w:rStyle w:val="Hyperlink"/>
            <w:rFonts w:asciiTheme="minorHAnsi" w:hAnsiTheme="minorHAnsi" w:cstheme="minorHAnsi"/>
            <w:color w:val="1155CC"/>
          </w:rPr>
          <w:t>LOINC Panels</w:t>
        </w:r>
      </w:hyperlink>
      <w:r w:rsidRPr="00E54131">
        <w:rPr>
          <w:rFonts w:asciiTheme="minorHAnsi" w:hAnsiTheme="minorHAnsi" w:cstheme="minorHAnsi"/>
          <w:color w:val="000000"/>
        </w:rPr>
        <w:t xml:space="preserve"> that are collections of LOINC terms that represent specific sets of </w:t>
      </w:r>
      <w:r w:rsidRPr="00E54131" w:rsidR="00D73BDF">
        <w:rPr>
          <w:rFonts w:asciiTheme="minorHAnsi" w:hAnsiTheme="minorHAnsi" w:cstheme="minorHAnsi"/>
          <w:color w:val="000000"/>
        </w:rPr>
        <w:t>information, intended</w:t>
      </w:r>
      <w:r w:rsidRPr="00E54131">
        <w:rPr>
          <w:rFonts w:asciiTheme="minorHAnsi" w:hAnsiTheme="minorHAnsi" w:cstheme="minorHAnsi"/>
          <w:color w:val="000000"/>
        </w:rPr>
        <w:t xml:space="preserve"> for forms or assessments related to health that are completed by patients and/or providers.</w:t>
      </w:r>
    </w:p>
    <w:p w:rsidR="009450AE" w:rsidP="009450AE" w:rsidRDefault="009450AE" w14:paraId="3A335E45" w14:textId="3BD801B4">
      <w:pPr>
        <w:pStyle w:val="NormalWeb"/>
        <w:spacing w:before="240" w:beforeAutospacing="0" w:after="240" w:afterAutospacing="0"/>
        <w:rPr>
          <w:rFonts w:asciiTheme="minorHAnsi" w:hAnsiTheme="minorHAnsi" w:cstheme="minorHAnsi"/>
          <w:color w:val="000000"/>
        </w:rPr>
      </w:pPr>
      <w:r w:rsidRPr="00E54131">
        <w:rPr>
          <w:rFonts w:asciiTheme="minorHAnsi" w:hAnsiTheme="minorHAnsi" w:cstheme="minorHAnsi"/>
          <w:color w:val="000000"/>
        </w:rPr>
        <w:t>When an Assessment Scale Observation is contained in a Problem Observation, a Social History Observation, a Procedure, or a Planned Procedure instance that is Social Determinant of Health focused, that Assessment scale may contain assessment scale observations that represent question and answer pairs from SDOH screening instruments.</w:t>
      </w:r>
    </w:p>
    <w:p w:rsidRPr="00E54131" w:rsidR="00F87448" w:rsidP="009450AE" w:rsidRDefault="00F87448" w14:paraId="68C6394B" w14:textId="433866DE">
      <w:pPr>
        <w:pStyle w:val="NormalWeb"/>
        <w:spacing w:before="240" w:beforeAutospacing="0" w:after="240" w:afterAutospacing="0"/>
        <w:rPr>
          <w:rFonts w:asciiTheme="minorHAnsi" w:hAnsiTheme="minorHAnsi" w:cstheme="minorHAnsi"/>
        </w:rPr>
      </w:pPr>
      <w:r>
        <w:t xml:space="preserve">For communicating detailed observations related to an individual’s work information, implementers can consider utilizing the templates in the </w:t>
      </w:r>
      <w:hyperlink w:history="1" r:id="rId79">
        <w:r w:rsidRPr="00F87448">
          <w:rPr>
            <w:rStyle w:val="Hyperlink"/>
          </w:rPr>
          <w:t>C-CDA 2.1 Supplemental Templates for Occupational Data for Health</w:t>
        </w:r>
      </w:hyperlink>
      <w:r>
        <w:t xml:space="preserve"> implementation guide.</w:t>
      </w:r>
    </w:p>
    <w:p w:rsidRPr="00E54131" w:rsidR="009450AE" w:rsidP="009450AE" w:rsidRDefault="009450AE" w14:paraId="5FB45482" w14:textId="7286C36E">
      <w:pPr>
        <w:pStyle w:val="NormalWeb"/>
        <w:spacing w:before="240" w:beforeAutospacing="0" w:after="240" w:afterAutospacing="0"/>
        <w:rPr>
          <w:rFonts w:asciiTheme="minorHAnsi" w:hAnsiTheme="minorHAnsi" w:cstheme="minorHAnsi"/>
          <w:color w:val="000000"/>
        </w:rPr>
      </w:pPr>
      <w:r w:rsidRPr="00E54131">
        <w:rPr>
          <w:rFonts w:asciiTheme="minorHAnsi" w:hAnsiTheme="minorHAnsi" w:cstheme="minorHAnsi"/>
          <w:color w:val="000000"/>
        </w:rPr>
        <w:t>SDOH Observations and Survey Screenings and the resultant plans and interventions are foundational towards improving a person's overall health and wellness when confronted with health problems.</w:t>
      </w:r>
    </w:p>
    <w:p w:rsidR="009450AE" w:rsidP="009450AE" w:rsidRDefault="009450AE" w14:paraId="57571D71" w14:textId="161D1FCB">
      <w:pPr>
        <w:pStyle w:val="Caption"/>
        <w:keepNext/>
      </w:pPr>
      <w:bookmarkStart w:name="_Toc119939923" w:id="2066"/>
      <w:bookmarkStart w:name="_Toc135312955" w:id="2067"/>
      <w:r>
        <w:t xml:space="preserve">Figure </w:t>
      </w:r>
      <w:r>
        <w:fldChar w:fldCharType="begin"/>
      </w:r>
      <w:r>
        <w:instrText>SEQ Figure \* ARABIC</w:instrText>
      </w:r>
      <w:r>
        <w:fldChar w:fldCharType="separate"/>
      </w:r>
      <w:r w:rsidR="00DC1072">
        <w:rPr>
          <w:noProof/>
        </w:rPr>
        <w:t>9</w:t>
      </w:r>
      <w:r>
        <w:fldChar w:fldCharType="end"/>
      </w:r>
      <w:r>
        <w:t>: SDOH Assessment and Planning Process</w:t>
      </w:r>
      <w:bookmarkEnd w:id="2066"/>
      <w:bookmarkEnd w:id="2067"/>
    </w:p>
    <w:p w:rsidRPr="009450AE" w:rsidR="009450AE" w:rsidP="009450AE" w:rsidRDefault="009450AE" w14:paraId="73375C19" w14:textId="6E1008EB">
      <w:pPr>
        <w:pStyle w:val="NormalWeb"/>
        <w:spacing w:before="240" w:beforeAutospacing="0" w:after="240" w:afterAutospacing="0"/>
      </w:pPr>
      <w:r>
        <w:rPr>
          <w:rFonts w:ascii="Arial" w:hAnsi="Arial" w:cs="Arial"/>
          <w:noProof/>
          <w:color w:val="000000"/>
          <w:sz w:val="22"/>
          <w:szCs w:val="22"/>
          <w:bdr w:val="none" w:color="auto" w:sz="0" w:space="0" w:frame="1"/>
        </w:rPr>
        <w:drawing>
          <wp:inline distT="0" distB="0" distL="0" distR="0" wp14:anchorId="6814646A" wp14:editId="3912EB0D">
            <wp:extent cx="5943600" cy="280987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solidFill>
                        <a:schemeClr val="tx1"/>
                      </a:solidFill>
                    </a:ln>
                  </pic:spPr>
                </pic:pic>
              </a:graphicData>
            </a:graphic>
          </wp:inline>
        </w:drawing>
      </w:r>
    </w:p>
    <w:p w:rsidRPr="00A61A3F" w:rsidR="001E7AE2" w:rsidP="00FD31AC" w:rsidRDefault="001E7AE2" w14:paraId="76D40D12" w14:textId="3979F72B">
      <w:pPr>
        <w:pStyle w:val="Heading3"/>
      </w:pPr>
      <w:bookmarkStart w:name="_Toc119939888" w:id="2068"/>
      <w:bookmarkStart w:name="_Toc135312920" w:id="2069"/>
      <w:r w:rsidRPr="00A61A3F">
        <w:t>Care Team Member(s)</w:t>
      </w:r>
      <w:bookmarkEnd w:id="2068"/>
      <w:bookmarkEnd w:id="2069"/>
    </w:p>
    <w:p w:rsidRPr="007770C6" w:rsidR="00BD12D9" w:rsidP="00BD12D9" w:rsidRDefault="00BD12D9" w14:paraId="72512D8C" w14:textId="2F05CD86">
      <w:pPr>
        <w:shd w:val="clear" w:color="auto" w:fill="FFFFFF"/>
        <w:rPr>
          <w:rFonts w:asciiTheme="minorHAnsi" w:hAnsiTheme="minorHAnsi" w:cstheme="minorHAnsi"/>
        </w:rPr>
      </w:pPr>
      <w:r w:rsidRPr="007770C6">
        <w:rPr>
          <w:rFonts w:asciiTheme="minorHAnsi" w:hAnsiTheme="minorHAnsi" w:cstheme="minorHAnsi"/>
        </w:rPr>
        <w:t xml:space="preserve">Represents information </w:t>
      </w:r>
      <w:r w:rsidRPr="007770C6" w:rsidR="00331917">
        <w:rPr>
          <w:rFonts w:asciiTheme="minorHAnsi" w:hAnsiTheme="minorHAnsi" w:cstheme="minorHAnsi"/>
        </w:rPr>
        <w:t xml:space="preserve">about </w:t>
      </w:r>
      <w:r w:rsidRPr="007770C6">
        <w:rPr>
          <w:rFonts w:asciiTheme="minorHAnsi" w:hAnsiTheme="minorHAnsi" w:cstheme="minorHAnsi"/>
        </w:rPr>
        <w:t>a person who participates or is expected to participate in the care of a patient.</w:t>
      </w:r>
    </w:p>
    <w:p w:rsidRPr="00BD12D9" w:rsidR="00E518B4" w:rsidP="00BD12D9" w:rsidRDefault="00E518B4" w14:paraId="31AFADFD" w14:textId="77777777">
      <w:pPr>
        <w:shd w:val="clear" w:color="auto" w:fill="FFFFFF"/>
        <w:rPr>
          <w:rFonts w:ascii="-apple-system" w:hAnsi="-apple-system"/>
          <w:color w:val="172B4D"/>
          <w:sz w:val="21"/>
          <w:szCs w:val="21"/>
        </w:rPr>
      </w:pPr>
    </w:p>
    <w:tbl>
      <w:tblPr>
        <w:tblStyle w:val="TableGrid"/>
        <w:tblW w:w="10252" w:type="dxa"/>
        <w:tblLook w:val="04A0" w:firstRow="1" w:lastRow="0" w:firstColumn="1" w:lastColumn="0" w:noHBand="0" w:noVBand="1"/>
      </w:tblPr>
      <w:tblGrid>
        <w:gridCol w:w="1244"/>
        <w:gridCol w:w="2736"/>
        <w:gridCol w:w="1043"/>
        <w:gridCol w:w="5229"/>
      </w:tblGrid>
      <w:tr w:rsidRPr="00E54131" w:rsidR="001E7AE2" w:rsidTr="004E29C8" w14:paraId="05730AC4" w14:textId="77777777">
        <w:tc>
          <w:tcPr>
            <w:tcW w:w="1244" w:type="dxa"/>
            <w:shd w:val="clear" w:color="auto" w:fill="2E74B5" w:themeFill="accent5" w:themeFillShade="BF"/>
          </w:tcPr>
          <w:p w:rsidRPr="000258E5" w:rsidR="001E7AE2" w:rsidP="00E518B4" w:rsidRDefault="001E7AE2" w14:paraId="40066599" w14:textId="77777777">
            <w:pPr>
              <w:rPr>
                <w:rStyle w:val="Strong"/>
                <w:rFonts w:asciiTheme="minorHAnsi" w:hAnsiTheme="minorHAnsi" w:cstheme="minorHAnsi"/>
                <w:color w:val="FFFFFF" w:themeColor="background1"/>
              </w:rPr>
            </w:pPr>
            <w:r w:rsidRPr="000258E5">
              <w:rPr>
                <w:rStyle w:val="Strong"/>
                <w:rFonts w:asciiTheme="minorHAnsi" w:hAnsiTheme="minorHAnsi" w:cstheme="minorHAnsi"/>
                <w:color w:val="FFFFFF" w:themeColor="background1"/>
              </w:rPr>
              <w:t>USCDI v2 DATA ELEMENT </w:t>
            </w:r>
          </w:p>
        </w:tc>
        <w:tc>
          <w:tcPr>
            <w:tcW w:w="2736" w:type="dxa"/>
            <w:shd w:val="clear" w:color="auto" w:fill="2E74B5" w:themeFill="accent5" w:themeFillShade="BF"/>
          </w:tcPr>
          <w:p w:rsidRPr="000258E5" w:rsidR="001E7AE2" w:rsidP="00E518B4" w:rsidRDefault="001E7AE2" w14:paraId="50747460" w14:textId="77777777">
            <w:pPr>
              <w:rPr>
                <w:rStyle w:val="Strong"/>
                <w:rFonts w:asciiTheme="minorHAnsi" w:hAnsiTheme="minorHAnsi" w:cstheme="minorHAnsi"/>
                <w:color w:val="FFFFFF" w:themeColor="background1"/>
              </w:rPr>
            </w:pPr>
            <w:r w:rsidRPr="000258E5">
              <w:rPr>
                <w:rStyle w:val="Strong"/>
                <w:rFonts w:asciiTheme="minorHAnsi" w:hAnsiTheme="minorHAnsi" w:cstheme="minorHAnsi"/>
                <w:color w:val="FFFFFF" w:themeColor="background1"/>
              </w:rPr>
              <w:t>USCDI Vocabulary Requirement</w:t>
            </w:r>
          </w:p>
        </w:tc>
        <w:tc>
          <w:tcPr>
            <w:tcW w:w="1043" w:type="dxa"/>
            <w:shd w:val="clear" w:color="auto" w:fill="2E74B5" w:themeFill="accent5" w:themeFillShade="BF"/>
          </w:tcPr>
          <w:p w:rsidRPr="000258E5" w:rsidR="001E7AE2" w:rsidP="00E518B4" w:rsidRDefault="001E7AE2" w14:paraId="1EA15FE4" w14:textId="77777777">
            <w:pPr>
              <w:rPr>
                <w:rStyle w:val="Strong"/>
                <w:rFonts w:asciiTheme="minorHAnsi" w:hAnsiTheme="minorHAnsi" w:cstheme="minorHAnsi"/>
                <w:color w:val="FFFFFF" w:themeColor="background1"/>
              </w:rPr>
            </w:pPr>
            <w:r w:rsidRPr="000258E5">
              <w:rPr>
                <w:rStyle w:val="Strong"/>
                <w:rFonts w:asciiTheme="minorHAnsi" w:hAnsiTheme="minorHAnsi" w:cstheme="minorHAnsi"/>
                <w:color w:val="FFFFFF" w:themeColor="background1"/>
              </w:rPr>
              <w:t>Template</w:t>
            </w:r>
          </w:p>
        </w:tc>
        <w:tc>
          <w:tcPr>
            <w:tcW w:w="5229" w:type="dxa"/>
            <w:shd w:val="clear" w:color="auto" w:fill="2E74B5" w:themeFill="accent5" w:themeFillShade="BF"/>
          </w:tcPr>
          <w:p w:rsidRPr="000258E5" w:rsidR="001E7AE2" w:rsidP="00E518B4" w:rsidRDefault="001E7AE2" w14:paraId="2FE87F94" w14:textId="77777777">
            <w:pPr>
              <w:rPr>
                <w:rStyle w:val="Strong"/>
                <w:rFonts w:asciiTheme="minorHAnsi" w:hAnsiTheme="minorHAnsi" w:cstheme="minorHAnsi"/>
                <w:color w:val="FFFFFF" w:themeColor="background1"/>
              </w:rPr>
            </w:pPr>
            <w:r w:rsidRPr="000258E5">
              <w:rPr>
                <w:rStyle w:val="Strong"/>
                <w:rFonts w:asciiTheme="minorHAnsi" w:hAnsiTheme="minorHAnsi" w:cstheme="minorHAnsi"/>
                <w:color w:val="FFFFFF" w:themeColor="background1"/>
              </w:rPr>
              <w:t>XPath</w:t>
            </w:r>
          </w:p>
        </w:tc>
      </w:tr>
      <w:tr w:rsidRPr="00E54131" w:rsidR="001E7AE2" w:rsidTr="004E29C8" w14:paraId="17C41FBE" w14:textId="77777777">
        <w:tc>
          <w:tcPr>
            <w:tcW w:w="1244" w:type="dxa"/>
          </w:tcPr>
          <w:p w:rsidRPr="00E54131" w:rsidR="001E7AE2" w:rsidP="00E518B4" w:rsidRDefault="00000000" w14:paraId="2970A4F2" w14:textId="2AFC6CE2">
            <w:pPr>
              <w:rPr>
                <w:rStyle w:val="Strong"/>
                <w:rFonts w:asciiTheme="minorHAnsi" w:hAnsiTheme="minorHAnsi" w:cstheme="minorHAnsi"/>
                <w:color w:val="172B4D"/>
              </w:rPr>
            </w:pPr>
            <w:hyperlink w:history="1" r:id="rId81">
              <w:r w:rsidRPr="00E54131" w:rsidR="001E7AE2">
                <w:rPr>
                  <w:rStyle w:val="Hyperlink"/>
                  <w:rFonts w:asciiTheme="minorHAnsi" w:hAnsiTheme="minorHAnsi" w:cstheme="minorHAnsi"/>
                </w:rPr>
                <w:t>Care Team Member Name</w:t>
              </w:r>
            </w:hyperlink>
            <w:r w:rsidRPr="00E54131" w:rsidR="001E7AE2">
              <w:rPr>
                <w:rStyle w:val="Strong"/>
                <w:rFonts w:asciiTheme="minorHAnsi" w:hAnsiTheme="minorHAnsi" w:cstheme="minorHAnsi"/>
                <w:color w:val="172B4D"/>
              </w:rPr>
              <w:t>  </w:t>
            </w:r>
          </w:p>
        </w:tc>
        <w:tc>
          <w:tcPr>
            <w:tcW w:w="2736" w:type="dxa"/>
          </w:tcPr>
          <w:p w:rsidRPr="00E54131" w:rsidR="001E7AE2" w:rsidP="00E518B4" w:rsidRDefault="001E7AE2" w14:paraId="6174A40A" w14:textId="77777777">
            <w:pPr>
              <w:rPr>
                <w:rFonts w:asciiTheme="minorHAnsi" w:hAnsiTheme="minorHAnsi" w:cstheme="minorHAnsi"/>
              </w:rPr>
            </w:pPr>
          </w:p>
        </w:tc>
        <w:tc>
          <w:tcPr>
            <w:tcW w:w="1043" w:type="dxa"/>
          </w:tcPr>
          <w:p w:rsidRPr="00E54131" w:rsidR="001E7AE2" w:rsidP="00E518B4" w:rsidRDefault="001E7AE2" w14:paraId="52C60273" w14:textId="023F0D2B">
            <w:pPr>
              <w:rPr>
                <w:rStyle w:val="Hyperlink"/>
                <w:rFonts w:asciiTheme="minorHAnsi" w:hAnsiTheme="minorHAnsi" w:cstheme="minorHAnsi"/>
                <w:color w:val="0052CC"/>
              </w:rPr>
            </w:pPr>
            <w:r w:rsidRPr="00E54131">
              <w:rPr>
                <w:rFonts w:asciiTheme="minorHAnsi" w:hAnsiTheme="minorHAnsi" w:cstheme="minorHAnsi"/>
              </w:rPr>
              <w:t>CareTeam Member Act</w:t>
            </w:r>
          </w:p>
        </w:tc>
        <w:tc>
          <w:tcPr>
            <w:tcW w:w="5229" w:type="dxa"/>
          </w:tcPr>
          <w:p w:rsidRPr="00AE51D5" w:rsidR="001E7AE2" w:rsidP="00E518B4" w:rsidRDefault="001E7AE2" w14:paraId="1158E86C" w14:textId="77777777">
            <w:pPr>
              <w:pStyle w:val="NormalWeb"/>
              <w:spacing w:before="0" w:beforeAutospacing="0" w:after="0" w:afterAutospacing="0"/>
              <w:rPr>
                <w:rFonts w:ascii="Courier New" w:hAnsi="Courier New" w:cs="Courier New"/>
                <w:color w:val="172B4D"/>
                <w:sz w:val="18"/>
                <w:szCs w:val="18"/>
              </w:rPr>
            </w:pPr>
            <w:r w:rsidRPr="00AE51D5">
              <w:rPr>
                <w:rFonts w:ascii="Courier New" w:hAnsi="Courier New" w:cs="Courier New"/>
                <w:color w:val="172B4D"/>
                <w:sz w:val="18"/>
                <w:szCs w:val="18"/>
              </w:rPr>
              <w:t>performer/assignedEntity/assignedPerson</w:t>
            </w:r>
          </w:p>
          <w:p w:rsidRPr="00AE51D5" w:rsidR="001E7AE2" w:rsidP="00E518B4" w:rsidRDefault="001E7AE2" w14:paraId="1AD92744" w14:textId="77777777">
            <w:pPr>
              <w:rPr>
                <w:rFonts w:ascii="Courier New" w:hAnsi="Courier New" w:cs="Courier New"/>
                <w:color w:val="172B4D"/>
                <w:sz w:val="18"/>
                <w:szCs w:val="18"/>
              </w:rPr>
            </w:pPr>
          </w:p>
        </w:tc>
      </w:tr>
      <w:tr w:rsidRPr="00E54131" w:rsidR="001E7AE2" w:rsidTr="004E29C8" w14:paraId="588F8CEA" w14:textId="77777777">
        <w:tc>
          <w:tcPr>
            <w:tcW w:w="1244" w:type="dxa"/>
          </w:tcPr>
          <w:p w:rsidRPr="00E54131" w:rsidR="001E7AE2" w:rsidP="00E518B4" w:rsidRDefault="00000000" w14:paraId="5A026CCD" w14:textId="30E9D43F">
            <w:pPr>
              <w:rPr>
                <w:rStyle w:val="Strong"/>
                <w:rFonts w:asciiTheme="minorHAnsi" w:hAnsiTheme="minorHAnsi" w:cstheme="minorHAnsi"/>
                <w:color w:val="172B4D"/>
              </w:rPr>
            </w:pPr>
            <w:hyperlink w:history="1" r:id="rId82">
              <w:r w:rsidRPr="00E54131" w:rsidR="001E7AE2">
                <w:rPr>
                  <w:rStyle w:val="Hyperlink"/>
                  <w:rFonts w:asciiTheme="minorHAnsi" w:hAnsiTheme="minorHAnsi" w:cstheme="minorHAnsi"/>
                </w:rPr>
                <w:t>Care Team Member Identifier</w:t>
              </w:r>
            </w:hyperlink>
          </w:p>
        </w:tc>
        <w:tc>
          <w:tcPr>
            <w:tcW w:w="2736" w:type="dxa"/>
          </w:tcPr>
          <w:p w:rsidRPr="00E54131" w:rsidR="001E7AE2" w:rsidP="00E518B4" w:rsidRDefault="001E7AE2" w14:paraId="2A14D7D4" w14:textId="77777777">
            <w:pPr>
              <w:pStyle w:val="NormalWeb"/>
              <w:spacing w:before="0" w:beforeAutospacing="0" w:after="0" w:afterAutospacing="0"/>
              <w:rPr>
                <w:rFonts w:asciiTheme="minorHAnsi" w:hAnsiTheme="minorHAnsi" w:cstheme="minorHAnsi"/>
                <w:color w:val="172B4D"/>
              </w:rPr>
            </w:pPr>
          </w:p>
        </w:tc>
        <w:tc>
          <w:tcPr>
            <w:tcW w:w="1043" w:type="dxa"/>
          </w:tcPr>
          <w:p w:rsidRPr="00E54131" w:rsidR="001E7AE2" w:rsidP="00E518B4" w:rsidRDefault="001E7AE2" w14:paraId="7CA8B44E" w14:textId="4D01A6B8">
            <w:pPr>
              <w:rPr>
                <w:rStyle w:val="Hyperlink"/>
                <w:rFonts w:asciiTheme="minorHAnsi" w:hAnsiTheme="minorHAnsi" w:cstheme="minorHAnsi"/>
                <w:color w:val="0052CC"/>
              </w:rPr>
            </w:pPr>
            <w:r w:rsidRPr="00E54131">
              <w:rPr>
                <w:rFonts w:asciiTheme="minorHAnsi" w:hAnsiTheme="minorHAnsi" w:cstheme="minorHAnsi"/>
              </w:rPr>
              <w:t>CareTeam Member Act</w:t>
            </w:r>
          </w:p>
        </w:tc>
        <w:tc>
          <w:tcPr>
            <w:tcW w:w="5229" w:type="dxa"/>
          </w:tcPr>
          <w:p w:rsidRPr="00AE51D5" w:rsidR="001E7AE2" w:rsidP="00E518B4" w:rsidRDefault="001E7AE2" w14:paraId="6F1A21CC" w14:textId="77777777">
            <w:pPr>
              <w:rPr>
                <w:rFonts w:ascii="Courier New" w:hAnsi="Courier New" w:cs="Courier New"/>
                <w:color w:val="172B4D"/>
                <w:sz w:val="18"/>
                <w:szCs w:val="18"/>
              </w:rPr>
            </w:pPr>
            <w:r w:rsidRPr="00AE51D5">
              <w:rPr>
                <w:rFonts w:ascii="Courier New" w:hAnsi="Courier New" w:cs="Courier New"/>
                <w:color w:val="172B4D"/>
                <w:sz w:val="18"/>
                <w:szCs w:val="18"/>
              </w:rPr>
              <w:t>performer/assignedEntity/id </w:t>
            </w:r>
          </w:p>
        </w:tc>
      </w:tr>
      <w:tr w:rsidRPr="00E54131" w:rsidR="001E7AE2" w:rsidTr="004E29C8" w14:paraId="7C12A187" w14:textId="77777777">
        <w:tc>
          <w:tcPr>
            <w:tcW w:w="1244" w:type="dxa"/>
          </w:tcPr>
          <w:p w:rsidRPr="00E54131" w:rsidR="001E7AE2" w:rsidP="00E518B4" w:rsidRDefault="00000000" w14:paraId="161DC5F3" w14:textId="15804CEE">
            <w:pPr>
              <w:pStyle w:val="NormalWeb"/>
              <w:spacing w:before="0" w:beforeAutospacing="0" w:after="0" w:afterAutospacing="0"/>
              <w:rPr>
                <w:rFonts w:asciiTheme="minorHAnsi" w:hAnsiTheme="minorHAnsi" w:cstheme="minorHAnsi"/>
              </w:rPr>
            </w:pPr>
            <w:hyperlink w:history="1" r:id="rId83">
              <w:r w:rsidRPr="00E54131" w:rsidR="001E7AE2">
                <w:rPr>
                  <w:rStyle w:val="Hyperlink"/>
                  <w:rFonts w:asciiTheme="minorHAnsi" w:hAnsiTheme="minorHAnsi" w:cstheme="minorHAnsi"/>
                </w:rPr>
                <w:t>Care Team Member Role</w:t>
              </w:r>
            </w:hyperlink>
          </w:p>
          <w:p w:rsidRPr="00E54131" w:rsidR="001E7AE2" w:rsidP="00E518B4" w:rsidRDefault="001E7AE2" w14:paraId="0F3FC60F" w14:textId="77777777">
            <w:pPr>
              <w:pStyle w:val="NormalWeb"/>
              <w:spacing w:before="0" w:beforeAutospacing="0" w:after="0" w:afterAutospacing="0"/>
              <w:rPr>
                <w:rStyle w:val="Strong"/>
                <w:rFonts w:asciiTheme="minorHAnsi" w:hAnsiTheme="minorHAnsi" w:cstheme="minorHAnsi"/>
                <w:color w:val="172B4D"/>
              </w:rPr>
            </w:pPr>
            <w:r w:rsidRPr="00E54131">
              <w:rPr>
                <w:rFonts w:asciiTheme="minorHAnsi" w:hAnsiTheme="minorHAnsi" w:cstheme="minorHAnsi"/>
                <w:color w:val="172B4D"/>
              </w:rPr>
              <w:t>Function or functions that a person may perform while participating in the care for a patient</w:t>
            </w:r>
          </w:p>
        </w:tc>
        <w:tc>
          <w:tcPr>
            <w:tcW w:w="2736" w:type="dxa"/>
          </w:tcPr>
          <w:p w:rsidRPr="00E54131" w:rsidR="001E7AE2" w:rsidP="00E518B4" w:rsidRDefault="001E7AE2" w14:paraId="1C9DEB91" w14:textId="77777777">
            <w:pPr>
              <w:pStyle w:val="NormalWeb"/>
              <w:spacing w:before="0" w:beforeAutospacing="0" w:after="0" w:afterAutospacing="0"/>
              <w:rPr>
                <w:rFonts w:asciiTheme="minorHAnsi" w:hAnsiTheme="minorHAnsi" w:cstheme="minorHAnsi"/>
                <w:color w:val="172B4D"/>
              </w:rPr>
            </w:pPr>
          </w:p>
        </w:tc>
        <w:tc>
          <w:tcPr>
            <w:tcW w:w="1043" w:type="dxa"/>
          </w:tcPr>
          <w:p w:rsidRPr="00E54131" w:rsidR="001E7AE2" w:rsidP="00E518B4" w:rsidRDefault="001E7AE2" w14:paraId="7162E367" w14:textId="02416B88">
            <w:pPr>
              <w:rPr>
                <w:rStyle w:val="Hyperlink"/>
                <w:rFonts w:asciiTheme="minorHAnsi" w:hAnsiTheme="minorHAnsi" w:cstheme="minorHAnsi"/>
                <w:color w:val="0052CC"/>
              </w:rPr>
            </w:pPr>
            <w:r w:rsidRPr="00E54131">
              <w:rPr>
                <w:rFonts w:asciiTheme="minorHAnsi" w:hAnsiTheme="minorHAnsi" w:cstheme="minorHAnsi"/>
              </w:rPr>
              <w:t>CareTeam Member Act</w:t>
            </w:r>
          </w:p>
        </w:tc>
        <w:tc>
          <w:tcPr>
            <w:tcW w:w="5229" w:type="dxa"/>
          </w:tcPr>
          <w:p w:rsidRPr="00AE51D5" w:rsidR="00992641" w:rsidP="00E518B4" w:rsidRDefault="00992641" w14:paraId="425EEE46" w14:textId="77777777">
            <w:pPr>
              <w:shd w:val="clear" w:color="auto" w:fill="FFFFFF"/>
              <w:rPr>
                <w:rFonts w:ascii="Courier New" w:hAnsi="Courier New" w:cs="Courier New"/>
                <w:color w:val="172B4D"/>
                <w:sz w:val="18"/>
                <w:szCs w:val="18"/>
              </w:rPr>
            </w:pPr>
            <w:r w:rsidRPr="00AE51D5">
              <w:rPr>
                <w:rFonts w:ascii="Courier New" w:hAnsi="Courier New" w:cs="Courier New"/>
                <w:color w:val="172B4D"/>
                <w:sz w:val="18"/>
                <w:szCs w:val="18"/>
              </w:rPr>
              <w:t>performer/sdtc:functionCode</w:t>
            </w:r>
          </w:p>
          <w:p w:rsidRPr="00AE51D5" w:rsidR="001E7AE2" w:rsidP="00E518B4" w:rsidRDefault="00992641" w14:paraId="10A7451A" w14:textId="03707D2F">
            <w:pPr>
              <w:shd w:val="clear" w:color="auto" w:fill="FFFFFF"/>
              <w:spacing w:before="150"/>
              <w:rPr>
                <w:rFonts w:ascii="Courier New" w:hAnsi="Courier New" w:cs="Courier New"/>
                <w:color w:val="172B4D"/>
                <w:sz w:val="18"/>
                <w:szCs w:val="18"/>
              </w:rPr>
            </w:pPr>
            <w:r w:rsidRPr="00AE51D5">
              <w:rPr>
                <w:rFonts w:ascii="Courier New" w:hAnsi="Courier New" w:cs="Courier New"/>
                <w:color w:val="172B4D"/>
                <w:sz w:val="18"/>
                <w:szCs w:val="18"/>
              </w:rPr>
              <w:t>Additional roles: participant/sdtc:functionCode</w:t>
            </w:r>
          </w:p>
        </w:tc>
      </w:tr>
      <w:tr w:rsidRPr="00E54131" w:rsidR="001E7AE2" w:rsidTr="004E29C8" w14:paraId="02CB4DF0" w14:textId="77777777">
        <w:tc>
          <w:tcPr>
            <w:tcW w:w="1244" w:type="dxa"/>
          </w:tcPr>
          <w:p w:rsidRPr="00E54131" w:rsidR="001E7AE2" w:rsidP="00E518B4" w:rsidRDefault="00000000" w14:paraId="71CBA2E3" w14:textId="76140A58">
            <w:pPr>
              <w:pStyle w:val="NormalWeb"/>
              <w:spacing w:before="0" w:beforeAutospacing="0" w:after="0" w:afterAutospacing="0"/>
              <w:rPr>
                <w:rStyle w:val="Strong"/>
                <w:rFonts w:asciiTheme="minorHAnsi" w:hAnsiTheme="minorHAnsi" w:cstheme="minorHAnsi"/>
                <w:color w:val="172B4D"/>
              </w:rPr>
            </w:pPr>
            <w:hyperlink w:history="1" r:id="rId84">
              <w:r w:rsidRPr="00E54131" w:rsidR="001E7AE2">
                <w:rPr>
                  <w:rStyle w:val="Hyperlink"/>
                  <w:rFonts w:asciiTheme="minorHAnsi" w:hAnsiTheme="minorHAnsi" w:cstheme="minorHAnsi"/>
                </w:rPr>
                <w:t>Care Team Member Location</w:t>
              </w:r>
            </w:hyperlink>
          </w:p>
          <w:p w:rsidRPr="00E54131" w:rsidR="001E7AE2" w:rsidP="00E518B4" w:rsidRDefault="001E7AE2" w14:paraId="2C34DF91" w14:textId="77777777">
            <w:pPr>
              <w:pStyle w:val="NormalWeb"/>
              <w:spacing w:before="0" w:beforeAutospacing="0" w:after="0" w:afterAutospacing="0"/>
              <w:rPr>
                <w:rStyle w:val="Strong"/>
                <w:rFonts w:asciiTheme="minorHAnsi" w:hAnsiTheme="minorHAnsi" w:cstheme="minorHAnsi"/>
                <w:color w:val="172B4D"/>
              </w:rPr>
            </w:pPr>
            <w:r w:rsidRPr="00E54131">
              <w:rPr>
                <w:rFonts w:asciiTheme="minorHAnsi" w:hAnsiTheme="minorHAnsi" w:cstheme="minorHAnsi"/>
                <w:color w:val="172B4D"/>
              </w:rPr>
              <w:t xml:space="preserve">Physical location of provider or </w:t>
            </w:r>
            <w:r w:rsidRPr="00E54131">
              <w:rPr>
                <w:rFonts w:asciiTheme="minorHAnsi" w:hAnsiTheme="minorHAnsi" w:cstheme="minorHAnsi"/>
                <w:color w:val="172B4D"/>
              </w:rPr>
              <w:t>other care team member</w:t>
            </w:r>
          </w:p>
        </w:tc>
        <w:tc>
          <w:tcPr>
            <w:tcW w:w="2736" w:type="dxa"/>
          </w:tcPr>
          <w:p w:rsidRPr="00E54131" w:rsidR="001E7AE2" w:rsidP="00E518B4" w:rsidRDefault="001E7AE2" w14:paraId="03719652" w14:textId="77777777">
            <w:pPr>
              <w:pStyle w:val="NormalWeb"/>
              <w:spacing w:before="0" w:beforeAutospacing="0" w:after="0" w:afterAutospacing="0"/>
              <w:rPr>
                <w:rFonts w:asciiTheme="minorHAnsi" w:hAnsiTheme="minorHAnsi" w:cstheme="minorHAnsi"/>
                <w:color w:val="172B4D"/>
              </w:rPr>
            </w:pPr>
          </w:p>
        </w:tc>
        <w:tc>
          <w:tcPr>
            <w:tcW w:w="1043" w:type="dxa"/>
          </w:tcPr>
          <w:p w:rsidRPr="00E54131" w:rsidR="001E7AE2" w:rsidP="00E518B4" w:rsidRDefault="00992641" w14:paraId="37A076B2" w14:textId="471684CD">
            <w:pPr>
              <w:rPr>
                <w:rFonts w:asciiTheme="minorHAnsi" w:hAnsiTheme="minorHAnsi" w:cstheme="minorHAnsi"/>
                <w:color w:val="172B4D"/>
              </w:rPr>
            </w:pPr>
            <w:r w:rsidRPr="00E54131">
              <w:rPr>
                <w:rFonts w:asciiTheme="minorHAnsi" w:hAnsiTheme="minorHAnsi" w:cstheme="minorHAnsi"/>
                <w:shd w:val="clear" w:color="auto" w:fill="FFFFFF"/>
              </w:rPr>
              <w:t>CareTeam Member Act</w:t>
            </w:r>
          </w:p>
        </w:tc>
        <w:tc>
          <w:tcPr>
            <w:tcW w:w="5229" w:type="dxa"/>
          </w:tcPr>
          <w:p w:rsidRPr="00AE51D5" w:rsidR="00992641" w:rsidP="00E518B4" w:rsidRDefault="00992641" w14:paraId="7F905691" w14:textId="77777777">
            <w:pPr>
              <w:pStyle w:val="NormalWeb"/>
              <w:shd w:val="clear" w:color="auto" w:fill="FFFFFF"/>
              <w:spacing w:before="0" w:beforeAutospacing="0" w:after="0" w:afterAutospacing="0"/>
              <w:rPr>
                <w:rFonts w:ascii="Courier New" w:hAnsi="Courier New" w:cs="Courier New"/>
                <w:color w:val="172B4D"/>
                <w:sz w:val="18"/>
                <w:szCs w:val="18"/>
              </w:rPr>
            </w:pPr>
            <w:r w:rsidRPr="00AE51D5">
              <w:rPr>
                <w:rFonts w:ascii="Courier New" w:hAnsi="Courier New" w:cs="Courier New"/>
                <w:color w:val="333333"/>
                <w:sz w:val="18"/>
                <w:szCs w:val="18"/>
              </w:rPr>
              <w:t>performer/assignedEntity/addr</w:t>
            </w:r>
          </w:p>
          <w:p w:rsidR="00F10C7C" w:rsidP="00F10C7C" w:rsidRDefault="00992641" w14:paraId="26EAF7A7" w14:textId="77777777">
            <w:pPr>
              <w:pStyle w:val="NormalWeb"/>
              <w:shd w:val="clear" w:color="auto" w:fill="FFFFFF"/>
              <w:spacing w:before="150" w:beforeAutospacing="0" w:after="0" w:afterAutospacing="0"/>
              <w:rPr>
                <w:rFonts w:ascii="Courier New" w:hAnsi="Courier New" w:cs="Courier New"/>
                <w:color w:val="333333"/>
                <w:sz w:val="18"/>
                <w:szCs w:val="18"/>
              </w:rPr>
            </w:pPr>
            <w:r w:rsidRPr="00AE51D5">
              <w:rPr>
                <w:rFonts w:ascii="Courier New" w:hAnsi="Courier New" w:cs="Courier New"/>
                <w:color w:val="333333"/>
                <w:sz w:val="18"/>
                <w:szCs w:val="18"/>
              </w:rPr>
              <w:t>performer/assignedEntity/</w:t>
            </w:r>
          </w:p>
          <w:p w:rsidRPr="00F10C7C" w:rsidR="00992641" w:rsidP="00F10C7C" w:rsidRDefault="00992641" w14:paraId="7D1D6561" w14:textId="1105CF36">
            <w:pPr>
              <w:pStyle w:val="NormalWeb"/>
              <w:shd w:val="clear" w:color="auto" w:fill="FFFFFF"/>
              <w:spacing w:before="0" w:beforeAutospacing="0" w:after="0" w:afterAutospacing="0"/>
              <w:ind w:left="360"/>
              <w:rPr>
                <w:rFonts w:ascii="Courier New" w:hAnsi="Courier New" w:cs="Courier New"/>
                <w:color w:val="333333"/>
                <w:sz w:val="18"/>
                <w:szCs w:val="18"/>
              </w:rPr>
            </w:pPr>
            <w:r w:rsidRPr="00AE51D5">
              <w:rPr>
                <w:rFonts w:ascii="Courier New" w:hAnsi="Courier New" w:cs="Courier New"/>
                <w:color w:val="333333"/>
                <w:sz w:val="18"/>
                <w:szCs w:val="18"/>
              </w:rPr>
              <w:t>representedOrganization</w:t>
            </w:r>
            <w:r w:rsidR="0060113B">
              <w:rPr>
                <w:rFonts w:ascii="Courier New" w:hAnsi="Courier New" w:cs="Courier New"/>
                <w:color w:val="333333"/>
                <w:sz w:val="18"/>
                <w:szCs w:val="18"/>
              </w:rPr>
              <w:t>/addr</w:t>
            </w:r>
          </w:p>
          <w:p w:rsidRPr="00E54131" w:rsidR="001E7AE2" w:rsidP="00E518B4" w:rsidRDefault="00992641" w14:paraId="21F65944" w14:textId="4B563F1C">
            <w:pPr>
              <w:numPr>
                <w:ilvl w:val="0"/>
                <w:numId w:val="37"/>
              </w:numPr>
              <w:shd w:val="clear" w:color="auto" w:fill="FFFFFF"/>
              <w:spacing w:before="100" w:beforeAutospacing="1" w:after="100" w:afterAutospacing="1"/>
              <w:rPr>
                <w:rFonts w:asciiTheme="minorHAnsi" w:hAnsiTheme="minorHAnsi" w:cstheme="minorHAnsi"/>
                <w:color w:val="172B4D"/>
              </w:rPr>
            </w:pPr>
            <w:r w:rsidRPr="00E54131">
              <w:rPr>
                <w:rFonts w:asciiTheme="minorHAnsi" w:hAnsiTheme="minorHAnsi" w:cstheme="minorHAnsi"/>
                <w:color w:val="333333"/>
              </w:rPr>
              <w:t xml:space="preserve">When a provider is working on behalf of an </w:t>
            </w:r>
            <w:r w:rsidRPr="00E54131">
              <w:rPr>
                <w:rFonts w:asciiTheme="minorHAnsi" w:hAnsiTheme="minorHAnsi" w:cstheme="minorHAnsi"/>
                <w:color w:val="333333"/>
              </w:rPr>
              <w:t>organization an addr &amp; telecom </w:t>
            </w:r>
            <w:r w:rsidRPr="00E54131">
              <w:rPr>
                <w:rStyle w:val="Strong"/>
                <w:rFonts w:asciiTheme="minorHAnsi" w:hAnsiTheme="minorHAnsi" w:cstheme="minorHAnsi"/>
                <w:color w:val="172B4D"/>
              </w:rPr>
              <w:t>SHALL</w:t>
            </w:r>
            <w:r w:rsidRPr="00E54131">
              <w:rPr>
                <w:rFonts w:asciiTheme="minorHAnsi" w:hAnsiTheme="minorHAnsi" w:cstheme="minorHAnsi"/>
                <w:color w:val="333333"/>
              </w:rPr>
              <w:t> be present in representedOrganization (CONF:4515-184).</w:t>
            </w:r>
          </w:p>
        </w:tc>
      </w:tr>
      <w:tr w:rsidRPr="00E54131" w:rsidR="001E7AE2" w:rsidTr="004E29C8" w14:paraId="08AE6911" w14:textId="77777777">
        <w:tc>
          <w:tcPr>
            <w:tcW w:w="1244" w:type="dxa"/>
          </w:tcPr>
          <w:p w:rsidRPr="00E54131" w:rsidR="001E7AE2" w:rsidP="00E518B4" w:rsidRDefault="00000000" w14:paraId="4C79A78F" w14:textId="79DDC189">
            <w:pPr>
              <w:pStyle w:val="NormalWeb"/>
              <w:spacing w:before="0" w:beforeAutospacing="0" w:after="0" w:afterAutospacing="0"/>
              <w:rPr>
                <w:rStyle w:val="Strong"/>
                <w:rFonts w:asciiTheme="minorHAnsi" w:hAnsiTheme="minorHAnsi" w:cstheme="minorHAnsi"/>
                <w:color w:val="172B4D"/>
              </w:rPr>
            </w:pPr>
            <w:hyperlink w:history="1" r:id="rId85">
              <w:r w:rsidRPr="00E54131" w:rsidR="001E7AE2">
                <w:rPr>
                  <w:rStyle w:val="Hyperlink"/>
                  <w:rFonts w:asciiTheme="minorHAnsi" w:hAnsiTheme="minorHAnsi" w:cstheme="minorHAnsi"/>
                </w:rPr>
                <w:t>Care Team Member Telecom</w:t>
              </w:r>
            </w:hyperlink>
          </w:p>
          <w:p w:rsidRPr="00E54131" w:rsidR="001E7AE2" w:rsidP="00E518B4" w:rsidRDefault="001E7AE2" w14:paraId="721DFBB4" w14:textId="77777777">
            <w:pPr>
              <w:pStyle w:val="NormalWeb"/>
              <w:spacing w:before="0" w:beforeAutospacing="0" w:after="0" w:afterAutospacing="0"/>
              <w:rPr>
                <w:rStyle w:val="Strong"/>
                <w:rFonts w:asciiTheme="minorHAnsi" w:hAnsiTheme="minorHAnsi" w:cstheme="minorHAnsi"/>
                <w:color w:val="172B4D"/>
              </w:rPr>
            </w:pPr>
            <w:r w:rsidRPr="00E54131">
              <w:rPr>
                <w:rFonts w:asciiTheme="minorHAnsi" w:hAnsiTheme="minorHAnsi" w:cstheme="minorHAnsi"/>
                <w:color w:val="172B4D"/>
              </w:rPr>
              <w:t>Electronic contact information of a provider or other care team member</w:t>
            </w:r>
          </w:p>
        </w:tc>
        <w:tc>
          <w:tcPr>
            <w:tcW w:w="2736" w:type="dxa"/>
          </w:tcPr>
          <w:p w:rsidRPr="00E54131" w:rsidR="001E7AE2" w:rsidP="00E518B4" w:rsidRDefault="001E7AE2" w14:paraId="034E28AC" w14:textId="77777777">
            <w:pPr>
              <w:pStyle w:val="NormalWeb"/>
              <w:spacing w:before="0" w:beforeAutospacing="0" w:after="0" w:afterAutospacing="0"/>
              <w:rPr>
                <w:rFonts w:asciiTheme="minorHAnsi" w:hAnsiTheme="minorHAnsi" w:cstheme="minorHAnsi"/>
                <w:b/>
                <w:bCs/>
                <w:color w:val="172B4D"/>
              </w:rPr>
            </w:pPr>
            <w:r w:rsidRPr="00E54131">
              <w:rPr>
                <w:rFonts w:asciiTheme="minorHAnsi" w:hAnsiTheme="minorHAnsi" w:cstheme="minorHAnsi"/>
                <w:color w:val="172B4D"/>
              </w:rPr>
              <w:t>ITU-T E.123, Series E: Overall Network Operation, Telephone Service, Service Operation and Human Factors, International Operation - General provisions concerning users: Notation for national and international telephone numbers, email addresses and web addresses (incorporated by reference in § 170.299); and</w:t>
            </w:r>
          </w:p>
          <w:p w:rsidRPr="00E54131" w:rsidR="001E7AE2" w:rsidP="00E518B4" w:rsidRDefault="001E7AE2" w14:paraId="687B00C2" w14:textId="77777777">
            <w:pPr>
              <w:pStyle w:val="NormalWeb"/>
              <w:spacing w:before="0" w:beforeAutospacing="0" w:after="0" w:afterAutospacing="0"/>
              <w:rPr>
                <w:rFonts w:asciiTheme="minorHAnsi" w:hAnsiTheme="minorHAnsi" w:cstheme="minorHAnsi"/>
                <w:color w:val="172B4D"/>
              </w:rPr>
            </w:pPr>
          </w:p>
          <w:p w:rsidRPr="00E54131" w:rsidR="001E7AE2" w:rsidP="00E518B4" w:rsidRDefault="001E7AE2" w14:paraId="51D90E1C" w14:textId="77777777">
            <w:pPr>
              <w:pStyle w:val="NormalWeb"/>
              <w:spacing w:before="0" w:beforeAutospacing="0" w:after="0" w:afterAutospacing="0"/>
              <w:rPr>
                <w:rFonts w:asciiTheme="minorHAnsi" w:hAnsiTheme="minorHAnsi" w:cstheme="minorHAnsi"/>
                <w:color w:val="172B4D"/>
              </w:rPr>
            </w:pPr>
            <w:r w:rsidRPr="00E54131">
              <w:rPr>
                <w:rFonts w:asciiTheme="minorHAnsi" w:hAnsiTheme="minorHAnsi" w:cstheme="minorHAnsi"/>
                <w:color w:val="172B4D"/>
              </w:rPr>
              <w:t>ITU-T E.164, Series E: Overall Network Operation, Telephone Service, Service Operation and Human Factors, International operation - Numbering plan of the international telephone service: The international public telecommunication numbering plan as adopted at 45 CFR 170.207(q)(1)</w:t>
            </w:r>
          </w:p>
        </w:tc>
        <w:tc>
          <w:tcPr>
            <w:tcW w:w="1043" w:type="dxa"/>
          </w:tcPr>
          <w:p w:rsidRPr="00E54131" w:rsidR="001E7AE2" w:rsidP="00E518B4" w:rsidRDefault="00992641" w14:paraId="0EFF2DC7" w14:textId="5BC0937F">
            <w:pPr>
              <w:rPr>
                <w:rFonts w:asciiTheme="minorHAnsi" w:hAnsiTheme="minorHAnsi" w:cstheme="minorHAnsi"/>
                <w:color w:val="172B4D"/>
              </w:rPr>
            </w:pPr>
            <w:r w:rsidRPr="00E54131">
              <w:rPr>
                <w:rFonts w:asciiTheme="minorHAnsi" w:hAnsiTheme="minorHAnsi" w:cstheme="minorHAnsi"/>
                <w:shd w:val="clear" w:color="auto" w:fill="FFFFFF"/>
              </w:rPr>
              <w:t>CareTeam Member Act</w:t>
            </w:r>
          </w:p>
        </w:tc>
        <w:tc>
          <w:tcPr>
            <w:tcW w:w="5229" w:type="dxa"/>
          </w:tcPr>
          <w:p w:rsidRPr="00AE51D5" w:rsidR="00992641" w:rsidP="007770C6" w:rsidRDefault="00992641" w14:paraId="7DAA5870" w14:textId="77777777">
            <w:pPr>
              <w:pStyle w:val="NormalWeb"/>
              <w:shd w:val="clear" w:color="auto" w:fill="FFFFFF"/>
              <w:spacing w:before="0" w:beforeAutospacing="0" w:after="0" w:afterAutospacing="0"/>
              <w:rPr>
                <w:rFonts w:ascii="Courier New" w:hAnsi="Courier New" w:cs="Courier New"/>
                <w:color w:val="172B4D"/>
                <w:sz w:val="18"/>
                <w:szCs w:val="18"/>
              </w:rPr>
            </w:pPr>
            <w:r w:rsidRPr="00AE51D5">
              <w:rPr>
                <w:rFonts w:ascii="Courier New" w:hAnsi="Courier New" w:cs="Courier New"/>
                <w:color w:val="333333"/>
                <w:sz w:val="18"/>
                <w:szCs w:val="18"/>
              </w:rPr>
              <w:t>performer/assignedEntity/telecom</w:t>
            </w:r>
          </w:p>
          <w:p w:rsidR="00F10C7C" w:rsidP="00E518B4" w:rsidRDefault="00992641" w14:paraId="30B8CB4F" w14:textId="77777777">
            <w:pPr>
              <w:pStyle w:val="NormalWeb"/>
              <w:shd w:val="clear" w:color="auto" w:fill="FFFFFF"/>
              <w:spacing w:before="150" w:beforeAutospacing="0" w:after="0" w:afterAutospacing="0"/>
              <w:rPr>
                <w:rFonts w:ascii="Courier New" w:hAnsi="Courier New" w:cs="Courier New"/>
                <w:color w:val="333333"/>
                <w:sz w:val="18"/>
                <w:szCs w:val="18"/>
              </w:rPr>
            </w:pPr>
            <w:r w:rsidRPr="00AE51D5">
              <w:rPr>
                <w:rFonts w:ascii="Courier New" w:hAnsi="Courier New" w:cs="Courier New"/>
                <w:color w:val="333333"/>
                <w:sz w:val="18"/>
                <w:szCs w:val="18"/>
              </w:rPr>
              <w:t>performer/assignedEntity/</w:t>
            </w:r>
          </w:p>
          <w:p w:rsidRPr="00AE51D5" w:rsidR="00992641" w:rsidP="00F10C7C" w:rsidRDefault="00992641" w14:paraId="0B0FBA4D" w14:textId="71785744">
            <w:pPr>
              <w:pStyle w:val="NormalWeb"/>
              <w:shd w:val="clear" w:color="auto" w:fill="FFFFFF"/>
              <w:spacing w:before="0" w:beforeAutospacing="0" w:after="0" w:afterAutospacing="0"/>
              <w:ind w:left="360"/>
              <w:rPr>
                <w:rFonts w:ascii="Courier New" w:hAnsi="Courier New" w:cs="Courier New"/>
                <w:color w:val="172B4D"/>
                <w:sz w:val="18"/>
                <w:szCs w:val="18"/>
              </w:rPr>
            </w:pPr>
            <w:r w:rsidRPr="00AE51D5">
              <w:rPr>
                <w:rFonts w:ascii="Courier New" w:hAnsi="Courier New" w:cs="Courier New"/>
                <w:color w:val="333333"/>
                <w:sz w:val="18"/>
                <w:szCs w:val="18"/>
              </w:rPr>
              <w:t>representedOrganization</w:t>
            </w:r>
            <w:r w:rsidR="00EB4C77">
              <w:rPr>
                <w:rFonts w:ascii="Courier New" w:hAnsi="Courier New" w:cs="Courier New"/>
                <w:color w:val="333333"/>
                <w:sz w:val="18"/>
                <w:szCs w:val="18"/>
              </w:rPr>
              <w:t>/telecom</w:t>
            </w:r>
          </w:p>
          <w:p w:rsidRPr="00E54131" w:rsidR="00992641" w:rsidP="00E518B4" w:rsidRDefault="00992641" w14:paraId="756AC7F4" w14:textId="77777777">
            <w:pPr>
              <w:numPr>
                <w:ilvl w:val="0"/>
                <w:numId w:val="36"/>
              </w:numPr>
              <w:shd w:val="clear" w:color="auto" w:fill="FFFFFF"/>
              <w:spacing w:before="100" w:beforeAutospacing="1" w:after="100" w:afterAutospacing="1"/>
              <w:rPr>
                <w:rFonts w:asciiTheme="minorHAnsi" w:hAnsiTheme="minorHAnsi" w:cstheme="minorHAnsi"/>
                <w:color w:val="172B4D"/>
              </w:rPr>
            </w:pPr>
            <w:r w:rsidRPr="00E54131">
              <w:rPr>
                <w:rFonts w:asciiTheme="minorHAnsi" w:hAnsiTheme="minorHAnsi" w:cstheme="minorHAnsi"/>
                <w:color w:val="333333"/>
              </w:rPr>
              <w:t>When a provider is working on behalf of an organization an addr &amp; telecom </w:t>
            </w:r>
            <w:r w:rsidRPr="00E54131">
              <w:rPr>
                <w:rStyle w:val="Strong"/>
                <w:rFonts w:asciiTheme="minorHAnsi" w:hAnsiTheme="minorHAnsi" w:cstheme="minorHAnsi"/>
                <w:color w:val="172B4D"/>
              </w:rPr>
              <w:t>SHALL</w:t>
            </w:r>
            <w:r w:rsidRPr="00E54131">
              <w:rPr>
                <w:rFonts w:asciiTheme="minorHAnsi" w:hAnsiTheme="minorHAnsi" w:cstheme="minorHAnsi"/>
                <w:color w:val="333333"/>
              </w:rPr>
              <w:t> be present in representedOrganization (CONF:4515-184).</w:t>
            </w:r>
          </w:p>
          <w:p w:rsidRPr="00E54131" w:rsidR="001E7AE2" w:rsidP="00E518B4" w:rsidRDefault="001E7AE2" w14:paraId="6E8BEA74" w14:textId="77777777">
            <w:pPr>
              <w:keepNext/>
              <w:rPr>
                <w:rFonts w:asciiTheme="minorHAnsi" w:hAnsiTheme="minorHAnsi" w:cstheme="minorHAnsi"/>
                <w:color w:val="172B4D"/>
              </w:rPr>
            </w:pPr>
          </w:p>
        </w:tc>
      </w:tr>
    </w:tbl>
    <w:p w:rsidR="001E7AE2" w:rsidP="00E518B4" w:rsidRDefault="00E518B4" w14:paraId="26016DA5" w14:textId="74E2B629">
      <w:pPr>
        <w:pStyle w:val="Caption"/>
      </w:pPr>
      <w:bookmarkStart w:name="_Toc118898855" w:id="2070"/>
      <w:bookmarkStart w:name="_Toc119940059" w:id="2071"/>
      <w:bookmarkStart w:name="_Toc135313090" w:id="2072"/>
      <w:r>
        <w:t xml:space="preserve">Table </w:t>
      </w:r>
      <w:r>
        <w:fldChar w:fldCharType="begin"/>
      </w:r>
      <w:r>
        <w:instrText>SEQ Table \* ARABIC</w:instrText>
      </w:r>
      <w:r>
        <w:fldChar w:fldCharType="separate"/>
      </w:r>
      <w:r w:rsidR="00DC1072">
        <w:rPr>
          <w:noProof/>
        </w:rPr>
        <w:t>69</w:t>
      </w:r>
      <w:r>
        <w:fldChar w:fldCharType="end"/>
      </w:r>
      <w:r>
        <w:t xml:space="preserve">: </w:t>
      </w:r>
      <w:r w:rsidRPr="00B24AEC">
        <w:t>USCDI</w:t>
      </w:r>
      <w:r w:rsidR="00576BB3">
        <w:t xml:space="preserve"> V2</w:t>
      </w:r>
      <w:r w:rsidRPr="00B24AEC">
        <w:t xml:space="preserve"> Data Elements - </w:t>
      </w:r>
      <w:r>
        <w:t>Care Team Member(s)</w:t>
      </w:r>
      <w:bookmarkEnd w:id="2070"/>
      <w:bookmarkEnd w:id="2071"/>
      <w:bookmarkEnd w:id="2072"/>
    </w:p>
    <w:p w:rsidR="000B3F91" w:rsidP="004C76D9" w:rsidRDefault="000B3F91" w14:paraId="18F89A4C" w14:textId="2C78B7F7">
      <w:pPr>
        <w:pStyle w:val="Heading4"/>
      </w:pPr>
      <w:r>
        <w:t>Care Team Member Name</w:t>
      </w:r>
    </w:p>
    <w:p w:rsidRPr="000258E5" w:rsidR="000B3F91" w:rsidP="000B3F91" w:rsidRDefault="000B3F91" w14:paraId="2E365ABE" w14:textId="27BEB164">
      <w:pPr>
        <w:rPr>
          <w:rFonts w:asciiTheme="minorHAnsi" w:hAnsiTheme="minorHAnsi" w:cstheme="minorHAnsi"/>
        </w:rPr>
      </w:pPr>
      <w:r w:rsidRPr="000258E5">
        <w:rPr>
          <w:rFonts w:asciiTheme="minorHAnsi" w:hAnsiTheme="minorHAnsi" w:cstheme="minorHAnsi"/>
        </w:rPr>
        <w:t>No additional guidance</w:t>
      </w:r>
    </w:p>
    <w:p w:rsidR="000B3F91" w:rsidP="004C76D9" w:rsidRDefault="000B3F91" w14:paraId="31869ABC" w14:textId="5AF229C5">
      <w:pPr>
        <w:pStyle w:val="Heading4"/>
      </w:pPr>
      <w:r>
        <w:t>Care Team Member Identifier</w:t>
      </w:r>
    </w:p>
    <w:p w:rsidRPr="000258E5" w:rsidR="000B3F91" w:rsidP="000B3F91" w:rsidRDefault="000B3F91" w14:paraId="17394CCD" w14:textId="08F4D62F">
      <w:pPr>
        <w:rPr>
          <w:rFonts w:asciiTheme="minorHAnsi" w:hAnsiTheme="minorHAnsi" w:cstheme="minorHAnsi"/>
        </w:rPr>
      </w:pPr>
      <w:r w:rsidRPr="000258E5">
        <w:rPr>
          <w:rFonts w:asciiTheme="minorHAnsi" w:hAnsiTheme="minorHAnsi" w:cstheme="minorHAnsi"/>
        </w:rPr>
        <w:t>No additional guidance</w:t>
      </w:r>
    </w:p>
    <w:p w:rsidR="004724A8" w:rsidP="004C76D9" w:rsidRDefault="004724A8" w14:paraId="7C36BFEF" w14:textId="7CDAA961">
      <w:pPr>
        <w:pStyle w:val="Heading4"/>
      </w:pPr>
      <w:r>
        <w:t>Care Team Member Role</w:t>
      </w:r>
    </w:p>
    <w:p w:rsidRPr="000258E5" w:rsidR="004724A8" w:rsidP="004724A8" w:rsidRDefault="004724A8" w14:paraId="19A002F0" w14:textId="77777777">
      <w:pPr>
        <w:rPr>
          <w:rFonts w:asciiTheme="minorHAnsi" w:hAnsiTheme="minorHAnsi" w:cstheme="minorHAnsi"/>
        </w:rPr>
      </w:pPr>
      <w:r w:rsidRPr="000258E5">
        <w:rPr>
          <w:rFonts w:asciiTheme="minorHAnsi" w:hAnsiTheme="minorHAnsi" w:cstheme="minorHAnsi"/>
        </w:rPr>
        <w:t>No additional guidance</w:t>
      </w:r>
    </w:p>
    <w:p w:rsidR="004724A8" w:rsidP="004C76D9" w:rsidRDefault="004724A8" w14:paraId="2311065A" w14:textId="45F172C1">
      <w:pPr>
        <w:pStyle w:val="Heading4"/>
      </w:pPr>
      <w:r>
        <w:t>Care Team Member Location</w:t>
      </w:r>
    </w:p>
    <w:p w:rsidRPr="000258E5" w:rsidR="004724A8" w:rsidP="004724A8" w:rsidRDefault="004724A8" w14:paraId="6A220954" w14:textId="77777777">
      <w:pPr>
        <w:rPr>
          <w:rFonts w:asciiTheme="minorHAnsi" w:hAnsiTheme="minorHAnsi" w:cstheme="minorHAnsi"/>
        </w:rPr>
      </w:pPr>
      <w:r w:rsidRPr="000258E5">
        <w:rPr>
          <w:rFonts w:asciiTheme="minorHAnsi" w:hAnsiTheme="minorHAnsi" w:cstheme="minorHAnsi"/>
        </w:rPr>
        <w:t>No additional guidance</w:t>
      </w:r>
    </w:p>
    <w:p w:rsidR="004724A8" w:rsidP="004C76D9" w:rsidRDefault="004724A8" w14:paraId="6FEEF130" w14:textId="73F048EF">
      <w:pPr>
        <w:pStyle w:val="Heading4"/>
      </w:pPr>
      <w:r>
        <w:t>Care Team Member Telecom</w:t>
      </w:r>
    </w:p>
    <w:p w:rsidRPr="000258E5" w:rsidR="004724A8" w:rsidP="004724A8" w:rsidRDefault="004724A8" w14:paraId="5C0B5C78" w14:textId="77777777">
      <w:pPr>
        <w:rPr>
          <w:rFonts w:asciiTheme="minorHAnsi" w:hAnsiTheme="minorHAnsi" w:cstheme="minorHAnsi"/>
        </w:rPr>
      </w:pPr>
      <w:r w:rsidRPr="000258E5">
        <w:rPr>
          <w:rFonts w:asciiTheme="minorHAnsi" w:hAnsiTheme="minorHAnsi" w:cstheme="minorHAnsi"/>
        </w:rPr>
        <w:t>No additional guidance</w:t>
      </w:r>
    </w:p>
    <w:p w:rsidRPr="00A61A3F" w:rsidR="001E7AE2" w:rsidP="00FD31AC" w:rsidRDefault="001E7AE2" w14:paraId="54DDC49C" w14:textId="0D0F2484">
      <w:pPr>
        <w:pStyle w:val="Heading3"/>
      </w:pPr>
      <w:bookmarkStart w:name="_Toc119939889" w:id="2073"/>
      <w:bookmarkStart w:name="_Toc135312921" w:id="2074"/>
      <w:r w:rsidRPr="00A61A3F">
        <w:t>Clinical Tests</w:t>
      </w:r>
      <w:bookmarkEnd w:id="2073"/>
      <w:bookmarkEnd w:id="2074"/>
    </w:p>
    <w:p w:rsidR="00BD12D9" w:rsidP="00BD12D9" w:rsidRDefault="00BD12D9" w14:paraId="7B218055" w14:textId="40C5166D">
      <w:pPr>
        <w:rPr>
          <w:rFonts w:asciiTheme="minorHAnsi" w:hAnsiTheme="minorHAnsi" w:cstheme="minorHAnsi"/>
        </w:rPr>
      </w:pPr>
      <w:r w:rsidRPr="00181FEF">
        <w:rPr>
          <w:rFonts w:asciiTheme="minorHAnsi" w:hAnsiTheme="minorHAnsi" w:cstheme="minorHAnsi"/>
        </w:rPr>
        <w:t>Includes non-imaging and non-laboratory</w:t>
      </w:r>
      <w:r w:rsidR="00974044">
        <w:rPr>
          <w:rFonts w:asciiTheme="minorHAnsi" w:hAnsiTheme="minorHAnsi" w:cstheme="minorHAnsi"/>
        </w:rPr>
        <w:t>/pathology</w:t>
      </w:r>
      <w:r w:rsidRPr="00181FEF">
        <w:rPr>
          <w:rFonts w:asciiTheme="minorHAnsi" w:hAnsiTheme="minorHAnsi" w:cstheme="minorHAnsi"/>
        </w:rPr>
        <w:t xml:space="preserve"> tests performed on a patient that results in structured or unstructured (narrative) findings specific to the patient, such as electrocardiogram (ECG), visual acuity exam, macular exam, or graded exercise testing (GXT), to facilitate the diagnosis and management of conditions.</w:t>
      </w:r>
    </w:p>
    <w:p w:rsidR="00974044" w:rsidP="00BD12D9" w:rsidRDefault="00974044" w14:paraId="63FA3873" w14:textId="1154805A">
      <w:pPr>
        <w:rPr>
          <w:rFonts w:asciiTheme="minorHAnsi" w:hAnsiTheme="minorHAnsi" w:cstheme="minorHAnsi"/>
        </w:rPr>
      </w:pPr>
    </w:p>
    <w:p w:rsidR="00974044" w:rsidP="00974044" w:rsidRDefault="00974044" w14:paraId="55B1AC98" w14:textId="77777777">
      <w:pPr>
        <w:rPr>
          <w:rFonts w:asciiTheme="minorHAnsi" w:hAnsiTheme="minorHAnsi" w:cstheme="minorHAnsi"/>
        </w:rPr>
      </w:pPr>
      <w:r>
        <w:rPr>
          <w:rFonts w:asciiTheme="minorHAnsi" w:hAnsiTheme="minorHAnsi" w:cstheme="minorHAnsi"/>
        </w:rPr>
        <w:t xml:space="preserve">Please see </w:t>
      </w:r>
      <w:r w:rsidRPr="003B4A95">
        <w:rPr>
          <w:rFonts w:asciiTheme="minorHAnsi" w:hAnsiTheme="minorHAnsi" w:cstheme="minorHAnsi"/>
        </w:rPr>
        <w:t>5.2.11.1</w:t>
      </w:r>
      <w:r>
        <w:rPr>
          <w:rFonts w:asciiTheme="minorHAnsi" w:hAnsiTheme="minorHAnsi" w:cstheme="minorHAnsi"/>
        </w:rPr>
        <w:t xml:space="preserve"> </w:t>
      </w:r>
      <w:r w:rsidRPr="003B4A95">
        <w:rPr>
          <w:rFonts w:asciiTheme="minorHAnsi" w:hAnsiTheme="minorHAnsi" w:cstheme="minorHAnsi"/>
          <w:i/>
          <w:iCs/>
        </w:rPr>
        <w:t>Pathology and Laboratory Result Domain</w:t>
      </w:r>
      <w:r>
        <w:rPr>
          <w:rFonts w:asciiTheme="minorHAnsi" w:hAnsiTheme="minorHAnsi" w:cstheme="minorHAnsi"/>
        </w:rPr>
        <w:t xml:space="preserve"> for examples of types of imaging and laboratory/pathology tests to clarify what is not a clinical test.</w:t>
      </w:r>
    </w:p>
    <w:p w:rsidR="00974044" w:rsidP="00974044" w:rsidRDefault="00974044" w14:paraId="1C372275" w14:textId="77777777">
      <w:pPr>
        <w:rPr>
          <w:rFonts w:asciiTheme="minorHAnsi" w:hAnsiTheme="minorHAnsi" w:cstheme="minorHAnsi"/>
        </w:rPr>
      </w:pPr>
    </w:p>
    <w:p w:rsidRPr="00181FEF" w:rsidR="00974044" w:rsidP="00BD12D9" w:rsidRDefault="00974044" w14:paraId="71CCB7BC" w14:textId="5D36FA14">
      <w:pPr>
        <w:rPr>
          <w:rFonts w:asciiTheme="minorHAnsi" w:hAnsiTheme="minorHAnsi" w:cstheme="minorHAnsi"/>
        </w:rPr>
      </w:pPr>
      <w:r w:rsidRPr="003B4A95">
        <w:rPr>
          <w:rFonts w:asciiTheme="minorHAnsi" w:hAnsiTheme="minorHAnsi" w:cstheme="minorHAnsi"/>
        </w:rPr>
        <w:t xml:space="preserve">Appendix B in U.S. Core Data for Interoperability (USCDI) Task Force 2021 </w:t>
      </w:r>
      <w:hyperlink w:history="1" r:id="rId86">
        <w:r w:rsidRPr="003B4A95">
          <w:rPr>
            <w:rStyle w:val="Hyperlink"/>
            <w:rFonts w:asciiTheme="minorHAnsi" w:hAnsiTheme="minorHAnsi" w:cstheme="minorHAnsi"/>
          </w:rPr>
          <w:t>HITAC Phase 3 Recommendations Report Letter</w:t>
        </w:r>
      </w:hyperlink>
      <w:r w:rsidRPr="003B4A95">
        <w:rPr>
          <w:rFonts w:asciiTheme="minorHAnsi" w:hAnsiTheme="minorHAnsi" w:cstheme="minorHAnsi"/>
        </w:rPr>
        <w:t xml:space="preserve"> identifies a starter set of example LOINC codes for “clinical tests''.</w:t>
      </w:r>
    </w:p>
    <w:p w:rsidRPr="00BD12D9" w:rsidR="00E518B4" w:rsidP="00BD12D9" w:rsidRDefault="00E518B4" w14:paraId="30A28866" w14:textId="77777777"/>
    <w:tbl>
      <w:tblPr>
        <w:tblStyle w:val="TableGrid"/>
        <w:tblW w:w="10448" w:type="dxa"/>
        <w:tblLook w:val="04A0" w:firstRow="1" w:lastRow="0" w:firstColumn="1" w:lastColumn="0" w:noHBand="0" w:noVBand="1"/>
      </w:tblPr>
      <w:tblGrid>
        <w:gridCol w:w="3865"/>
        <w:gridCol w:w="1890"/>
        <w:gridCol w:w="1980"/>
        <w:gridCol w:w="2713"/>
      </w:tblGrid>
      <w:tr w:rsidRPr="00181FEF" w:rsidR="00992641" w:rsidTr="004E29C8" w14:paraId="20923FB1" w14:textId="77777777">
        <w:tc>
          <w:tcPr>
            <w:tcW w:w="3865" w:type="dxa"/>
            <w:shd w:val="clear" w:color="auto" w:fill="2E74B5" w:themeFill="accent5" w:themeFillShade="BF"/>
          </w:tcPr>
          <w:p w:rsidRPr="00181FEF" w:rsidR="00992641" w:rsidP="00E518B4" w:rsidRDefault="00992641" w14:paraId="133A9CC3" w14:textId="77777777">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USCDI v2 DATA ELEMENT </w:t>
            </w:r>
          </w:p>
        </w:tc>
        <w:tc>
          <w:tcPr>
            <w:tcW w:w="1890" w:type="dxa"/>
            <w:shd w:val="clear" w:color="auto" w:fill="2E74B5" w:themeFill="accent5" w:themeFillShade="BF"/>
          </w:tcPr>
          <w:p w:rsidRPr="00181FEF" w:rsidR="00992641" w:rsidP="00E518B4" w:rsidRDefault="00992641" w14:paraId="4A9C9937" w14:textId="77777777">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USCDI Vocabulary Requirement</w:t>
            </w:r>
          </w:p>
        </w:tc>
        <w:tc>
          <w:tcPr>
            <w:tcW w:w="1980" w:type="dxa"/>
            <w:shd w:val="clear" w:color="auto" w:fill="2E74B5" w:themeFill="accent5" w:themeFillShade="BF"/>
          </w:tcPr>
          <w:p w:rsidRPr="00181FEF" w:rsidR="00992641" w:rsidP="00E518B4" w:rsidRDefault="00992641" w14:paraId="74AEAB8B" w14:textId="77777777">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Template</w:t>
            </w:r>
          </w:p>
        </w:tc>
        <w:tc>
          <w:tcPr>
            <w:tcW w:w="2713" w:type="dxa"/>
            <w:shd w:val="clear" w:color="auto" w:fill="2E74B5" w:themeFill="accent5" w:themeFillShade="BF"/>
          </w:tcPr>
          <w:p w:rsidRPr="00181FEF" w:rsidR="00992641" w:rsidP="00E518B4" w:rsidRDefault="00992641" w14:paraId="6BF7E828" w14:textId="77777777">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XPath</w:t>
            </w:r>
          </w:p>
        </w:tc>
      </w:tr>
      <w:tr w:rsidRPr="00181FEF" w:rsidR="00645EAE" w:rsidTr="004E29C8" w14:paraId="586F405A" w14:textId="77777777">
        <w:tc>
          <w:tcPr>
            <w:tcW w:w="3865" w:type="dxa"/>
          </w:tcPr>
          <w:p w:rsidRPr="00181FEF" w:rsidR="00645EAE" w:rsidP="00E518B4" w:rsidRDefault="00000000" w14:paraId="1C5B85FA" w14:textId="2124C688">
            <w:pPr>
              <w:pStyle w:val="NormalWeb"/>
              <w:spacing w:before="0" w:beforeAutospacing="0" w:after="0" w:afterAutospacing="0"/>
              <w:rPr>
                <w:rFonts w:asciiTheme="minorHAnsi" w:hAnsiTheme="minorHAnsi" w:cstheme="minorHAnsi"/>
                <w:color w:val="172B4D"/>
              </w:rPr>
            </w:pPr>
            <w:hyperlink w:history="1" r:id="rId87">
              <w:r w:rsidRPr="00181FEF" w:rsidR="00645EAE">
                <w:rPr>
                  <w:rStyle w:val="Hyperlink"/>
                  <w:rFonts w:asciiTheme="minorHAnsi" w:hAnsiTheme="minorHAnsi" w:cstheme="minorHAnsi"/>
                </w:rPr>
                <w:t>Clinical Test </w:t>
              </w:r>
            </w:hyperlink>
          </w:p>
          <w:p w:rsidRPr="00181FEF" w:rsidR="00645EAE" w:rsidP="00E518B4" w:rsidRDefault="00645EAE" w14:paraId="0F1A2016" w14:textId="0CAA4CC6">
            <w:pPr>
              <w:rPr>
                <w:rStyle w:val="Strong"/>
                <w:rFonts w:asciiTheme="minorHAnsi" w:hAnsiTheme="minorHAnsi" w:cstheme="minorHAnsi"/>
                <w:color w:val="172B4D"/>
              </w:rPr>
            </w:pPr>
            <w:r w:rsidRPr="00181FEF">
              <w:rPr>
                <w:rFonts w:asciiTheme="minorHAnsi" w:hAnsiTheme="minorHAnsi" w:cstheme="minorHAnsi"/>
                <w:color w:val="172B4D"/>
              </w:rPr>
              <w:t>The name of the non-imaging or non-laboratory test performed on a patient</w:t>
            </w:r>
            <w:r w:rsidRPr="00181FEF" w:rsidR="00CA246D">
              <w:rPr>
                <w:rFonts w:asciiTheme="minorHAnsi" w:hAnsiTheme="minorHAnsi" w:cstheme="minorHAnsi"/>
                <w:color w:val="172B4D"/>
              </w:rPr>
              <w:t xml:space="preserve">. </w:t>
            </w:r>
          </w:p>
        </w:tc>
        <w:tc>
          <w:tcPr>
            <w:tcW w:w="1890" w:type="dxa"/>
          </w:tcPr>
          <w:p w:rsidRPr="00181FEF" w:rsidR="00645EAE" w:rsidP="00E518B4" w:rsidRDefault="00645EAE" w14:paraId="784D9679" w14:textId="0883F424">
            <w:pPr>
              <w:pStyle w:val="NormalWeb"/>
              <w:spacing w:before="0" w:beforeAutospacing="0" w:after="0" w:afterAutospacing="0"/>
              <w:rPr>
                <w:rFonts w:asciiTheme="minorHAnsi" w:hAnsiTheme="minorHAnsi" w:cstheme="minorHAnsi"/>
                <w:color w:val="172B4D"/>
              </w:rPr>
            </w:pPr>
            <w:r w:rsidRPr="00181FEF">
              <w:rPr>
                <w:rFonts w:asciiTheme="minorHAnsi" w:hAnsiTheme="minorHAnsi" w:cstheme="minorHAnsi"/>
                <w:color w:val="172B4D"/>
              </w:rPr>
              <w:t>• Logical Observation Identifiers Names and Codes (LOINC®) version 2.70 </w:t>
            </w:r>
          </w:p>
        </w:tc>
        <w:tc>
          <w:tcPr>
            <w:tcW w:w="1980" w:type="dxa"/>
          </w:tcPr>
          <w:p w:rsidR="00974044" w:rsidP="00E518B4" w:rsidRDefault="00645EAE" w14:paraId="59A7A879" w14:textId="77777777">
            <w:pPr>
              <w:rPr>
                <w:rFonts w:asciiTheme="minorHAnsi" w:hAnsiTheme="minorHAnsi" w:cstheme="minorHAnsi"/>
              </w:rPr>
            </w:pPr>
            <w:r w:rsidRPr="00181FEF">
              <w:rPr>
                <w:rFonts w:asciiTheme="minorHAnsi" w:hAnsiTheme="minorHAnsi" w:cstheme="minorHAnsi"/>
              </w:rPr>
              <w:t>Result Organizer</w:t>
            </w:r>
          </w:p>
          <w:p w:rsidR="00974044" w:rsidP="00974044" w:rsidRDefault="00974044" w14:paraId="0FF71662" w14:textId="77777777">
            <w:pPr>
              <w:rPr>
                <w:rStyle w:val="Hyperlink"/>
                <w:color w:val="172B4D"/>
              </w:rPr>
            </w:pPr>
            <w:r>
              <w:rPr>
                <w:rStyle w:val="Hyperlink"/>
                <w:rFonts w:asciiTheme="minorHAnsi" w:hAnsiTheme="minorHAnsi" w:cstheme="minorHAnsi"/>
                <w:color w:val="172B4D"/>
              </w:rPr>
              <w:t>O</w:t>
            </w:r>
            <w:r>
              <w:rPr>
                <w:rStyle w:val="Hyperlink"/>
                <w:color w:val="172B4D"/>
              </w:rPr>
              <w:t>r</w:t>
            </w:r>
          </w:p>
          <w:p w:rsidRPr="00181FEF" w:rsidR="00645EAE" w:rsidP="00974044" w:rsidRDefault="00974044" w14:paraId="53929FC9" w14:textId="15225AB6">
            <w:pPr>
              <w:rPr>
                <w:rStyle w:val="Hyperlink"/>
                <w:rFonts w:asciiTheme="minorHAnsi" w:hAnsiTheme="minorHAnsi" w:cstheme="minorHAnsi"/>
                <w:color w:val="0052CC"/>
              </w:rPr>
            </w:pPr>
            <w:r>
              <w:rPr>
                <w:rStyle w:val="Hyperlink"/>
                <w:color w:val="172B4D"/>
              </w:rPr>
              <w:t>Result Observation</w:t>
            </w:r>
            <w:r w:rsidRPr="00181FEF" w:rsidR="00645EAE">
              <w:rPr>
                <w:rFonts w:asciiTheme="minorHAnsi" w:hAnsiTheme="minorHAnsi" w:cstheme="minorHAnsi"/>
                <w:color w:val="172B4D"/>
              </w:rPr>
              <w:t> </w:t>
            </w:r>
          </w:p>
        </w:tc>
        <w:tc>
          <w:tcPr>
            <w:tcW w:w="2713" w:type="dxa"/>
          </w:tcPr>
          <w:p w:rsidR="00645EAE" w:rsidP="00E518B4" w:rsidRDefault="001E7E2A" w14:paraId="600FB95D" w14:textId="3DE25771">
            <w:pPr>
              <w:rPr>
                <w:rFonts w:ascii="Courier New" w:hAnsi="Courier New" w:cs="Courier New"/>
                <w:color w:val="172B4D"/>
                <w:sz w:val="18"/>
                <w:szCs w:val="18"/>
              </w:rPr>
            </w:pPr>
            <w:r>
              <w:rPr>
                <w:rFonts w:ascii="Courier New" w:hAnsi="Courier New" w:cs="Courier New"/>
                <w:color w:val="172B4D"/>
                <w:sz w:val="18"/>
                <w:szCs w:val="18"/>
              </w:rPr>
              <w:t>o</w:t>
            </w:r>
            <w:r w:rsidRPr="00AE51D5" w:rsidR="00645EAE">
              <w:rPr>
                <w:rFonts w:ascii="Courier New" w:hAnsi="Courier New" w:cs="Courier New"/>
                <w:color w:val="172B4D"/>
                <w:sz w:val="18"/>
                <w:szCs w:val="18"/>
              </w:rPr>
              <w:t>rganizer/code</w:t>
            </w:r>
          </w:p>
          <w:p w:rsidR="00974044" w:rsidP="00974044" w:rsidRDefault="00974044" w14:paraId="56470597" w14:textId="77777777">
            <w:pPr>
              <w:rPr>
                <w:rFonts w:ascii="Courier New" w:hAnsi="Courier New" w:cs="Courier New"/>
                <w:color w:val="172B4D"/>
                <w:sz w:val="18"/>
                <w:szCs w:val="18"/>
              </w:rPr>
            </w:pPr>
            <w:r>
              <w:rPr>
                <w:rFonts w:ascii="Courier New" w:hAnsi="Courier New" w:cs="Courier New"/>
                <w:color w:val="172B4D"/>
                <w:sz w:val="18"/>
                <w:szCs w:val="18"/>
              </w:rPr>
              <w:t>Or</w:t>
            </w:r>
          </w:p>
          <w:p w:rsidRPr="00AE51D5" w:rsidR="00974044" w:rsidP="00974044" w:rsidRDefault="001E7E2A" w14:paraId="3B08B75D" w14:textId="65E05C21">
            <w:pPr>
              <w:rPr>
                <w:rFonts w:ascii="Courier New" w:hAnsi="Courier New" w:cs="Courier New"/>
                <w:color w:val="172B4D"/>
                <w:sz w:val="18"/>
                <w:szCs w:val="18"/>
              </w:rPr>
            </w:pPr>
            <w:r>
              <w:rPr>
                <w:rFonts w:ascii="Courier New" w:hAnsi="Courier New" w:cs="Courier New"/>
                <w:color w:val="172B4D"/>
                <w:sz w:val="18"/>
                <w:szCs w:val="18"/>
              </w:rPr>
              <w:t>o</w:t>
            </w:r>
            <w:r w:rsidR="00974044">
              <w:rPr>
                <w:rFonts w:ascii="Courier New" w:hAnsi="Courier New" w:cs="Courier New"/>
                <w:color w:val="172B4D"/>
                <w:sz w:val="18"/>
                <w:szCs w:val="18"/>
              </w:rPr>
              <w:t>bservation/code</w:t>
            </w:r>
          </w:p>
        </w:tc>
      </w:tr>
      <w:tr w:rsidRPr="00181FEF" w:rsidR="00645EAE" w:rsidTr="004E29C8" w14:paraId="4B548417" w14:textId="77777777">
        <w:tc>
          <w:tcPr>
            <w:tcW w:w="3865" w:type="dxa"/>
          </w:tcPr>
          <w:p w:rsidRPr="00181FEF" w:rsidR="00645EAE" w:rsidP="00E518B4" w:rsidRDefault="00000000" w14:paraId="3D804FAF" w14:textId="1AE10D26">
            <w:pPr>
              <w:pStyle w:val="NormalWeb"/>
              <w:spacing w:before="0" w:beforeAutospacing="0" w:after="0" w:afterAutospacing="0"/>
              <w:rPr>
                <w:rFonts w:asciiTheme="minorHAnsi" w:hAnsiTheme="minorHAnsi" w:cstheme="minorHAnsi"/>
                <w:color w:val="172B4D"/>
              </w:rPr>
            </w:pPr>
            <w:hyperlink w:history="1" r:id="rId88">
              <w:r w:rsidRPr="00181FEF" w:rsidR="00645EAE">
                <w:rPr>
                  <w:rStyle w:val="Hyperlink"/>
                  <w:rFonts w:asciiTheme="minorHAnsi" w:hAnsiTheme="minorHAnsi" w:cstheme="minorHAnsi"/>
                </w:rPr>
                <w:t>Clinical Test Result/Report</w:t>
              </w:r>
            </w:hyperlink>
          </w:p>
          <w:p w:rsidRPr="00181FEF" w:rsidR="00645EAE" w:rsidP="00E518B4" w:rsidRDefault="00645EAE" w14:paraId="43FB98EE" w14:textId="7E7DCCEE">
            <w:pPr>
              <w:pStyle w:val="NormalWeb"/>
              <w:spacing w:before="0" w:beforeAutospacing="0" w:after="0" w:afterAutospacing="0"/>
              <w:rPr>
                <w:rStyle w:val="Strong"/>
                <w:rFonts w:asciiTheme="minorHAnsi" w:hAnsiTheme="minorHAnsi" w:cstheme="minorHAnsi"/>
                <w:color w:val="172B4D"/>
              </w:rPr>
            </w:pPr>
            <w:r w:rsidRPr="00181FEF">
              <w:rPr>
                <w:rFonts w:asciiTheme="minorHAnsi" w:hAnsiTheme="minorHAnsi" w:cstheme="minorHAnsi"/>
                <w:color w:val="172B4D"/>
              </w:rPr>
              <w:t>Interpreted results of clinical tests that may include study performed, reason performed, findings, and impressions. Includes both structured and unstructured (narrative) components</w:t>
            </w:r>
          </w:p>
        </w:tc>
        <w:tc>
          <w:tcPr>
            <w:tcW w:w="1890" w:type="dxa"/>
          </w:tcPr>
          <w:p w:rsidRPr="00181FEF" w:rsidR="00645EAE" w:rsidP="00E518B4" w:rsidRDefault="00645EAE" w14:paraId="2626ABAB" w14:textId="77777777">
            <w:pPr>
              <w:pStyle w:val="NormalWeb"/>
              <w:spacing w:before="0" w:beforeAutospacing="0" w:after="0" w:afterAutospacing="0"/>
              <w:rPr>
                <w:rFonts w:asciiTheme="minorHAnsi" w:hAnsiTheme="minorHAnsi" w:cstheme="minorHAnsi"/>
                <w:color w:val="172B4D"/>
              </w:rPr>
            </w:pPr>
          </w:p>
        </w:tc>
        <w:tc>
          <w:tcPr>
            <w:tcW w:w="1980" w:type="dxa"/>
          </w:tcPr>
          <w:p w:rsidRPr="00181FEF" w:rsidR="00645EAE" w:rsidP="00E518B4" w:rsidRDefault="00645EAE" w14:paraId="3B2BB6EE" w14:textId="7C6BFF80">
            <w:pPr>
              <w:rPr>
                <w:rFonts w:asciiTheme="minorHAnsi" w:hAnsiTheme="minorHAnsi" w:cstheme="minorHAnsi"/>
                <w:color w:val="172B4D"/>
              </w:rPr>
            </w:pPr>
            <w:r w:rsidRPr="00181FEF">
              <w:rPr>
                <w:rFonts w:asciiTheme="minorHAnsi" w:hAnsiTheme="minorHAnsi" w:cstheme="minorHAnsi"/>
              </w:rPr>
              <w:t>Result Observation</w:t>
            </w:r>
          </w:p>
          <w:p w:rsidRPr="00181FEF" w:rsidR="00645EAE" w:rsidP="00E518B4" w:rsidRDefault="00645EAE" w14:paraId="3494845B" w14:textId="77777777">
            <w:pPr>
              <w:rPr>
                <w:rFonts w:asciiTheme="minorHAnsi" w:hAnsiTheme="minorHAnsi" w:cstheme="minorHAnsi"/>
              </w:rPr>
            </w:pPr>
          </w:p>
        </w:tc>
        <w:tc>
          <w:tcPr>
            <w:tcW w:w="2713" w:type="dxa"/>
          </w:tcPr>
          <w:p w:rsidRPr="00AE51D5" w:rsidR="00645EAE" w:rsidP="00E518B4" w:rsidRDefault="001E7E2A" w14:paraId="40A66A9B" w14:textId="2F415D4C">
            <w:pPr>
              <w:keepNext/>
              <w:rPr>
                <w:rFonts w:ascii="Courier New" w:hAnsi="Courier New" w:cs="Courier New"/>
                <w:color w:val="172B4D"/>
                <w:sz w:val="18"/>
                <w:szCs w:val="18"/>
              </w:rPr>
            </w:pPr>
            <w:r>
              <w:rPr>
                <w:rFonts w:ascii="Courier New" w:hAnsi="Courier New" w:cs="Courier New"/>
                <w:color w:val="172B4D"/>
                <w:sz w:val="18"/>
                <w:szCs w:val="18"/>
              </w:rPr>
              <w:t>o</w:t>
            </w:r>
            <w:r w:rsidRPr="00AE51D5" w:rsidR="00645EAE">
              <w:rPr>
                <w:rFonts w:ascii="Courier New" w:hAnsi="Courier New" w:cs="Courier New"/>
                <w:color w:val="172B4D"/>
                <w:sz w:val="18"/>
                <w:szCs w:val="18"/>
              </w:rPr>
              <w:t>bservation/value</w:t>
            </w:r>
          </w:p>
        </w:tc>
      </w:tr>
    </w:tbl>
    <w:p w:rsidRPr="00992641" w:rsidR="00992641" w:rsidP="00E518B4" w:rsidRDefault="00E518B4" w14:paraId="256E4ADC" w14:textId="38733FCD">
      <w:pPr>
        <w:pStyle w:val="Caption"/>
      </w:pPr>
      <w:bookmarkStart w:name="_Toc118898856" w:id="2075"/>
      <w:bookmarkStart w:name="_Toc119940060" w:id="2076"/>
      <w:bookmarkStart w:name="_Toc135313091" w:id="2077"/>
      <w:r>
        <w:t xml:space="preserve">Table </w:t>
      </w:r>
      <w:r>
        <w:fldChar w:fldCharType="begin"/>
      </w:r>
      <w:r>
        <w:instrText>SEQ Table \* ARABIC</w:instrText>
      </w:r>
      <w:r>
        <w:fldChar w:fldCharType="separate"/>
      </w:r>
      <w:r w:rsidR="00DC1072">
        <w:rPr>
          <w:noProof/>
        </w:rPr>
        <w:t>70</w:t>
      </w:r>
      <w:r>
        <w:fldChar w:fldCharType="end"/>
      </w:r>
      <w:r>
        <w:t xml:space="preserve">: </w:t>
      </w:r>
      <w:r w:rsidRPr="005647DF">
        <w:t>USCDI v2 Data Elements - C</w:t>
      </w:r>
      <w:r>
        <w:t>linical Tests</w:t>
      </w:r>
      <w:bookmarkEnd w:id="2075"/>
      <w:bookmarkEnd w:id="2076"/>
      <w:bookmarkEnd w:id="2077"/>
    </w:p>
    <w:p w:rsidR="001E7AE2" w:rsidP="004C76D9" w:rsidRDefault="001E7AE2" w14:paraId="5ACC6FDC" w14:textId="77777777">
      <w:pPr>
        <w:pStyle w:val="Heading4"/>
      </w:pPr>
      <w:r>
        <w:t>Clinical Test</w:t>
      </w:r>
    </w:p>
    <w:p w:rsidRPr="003B4A95" w:rsidR="00974044" w:rsidP="00974044" w:rsidRDefault="00974044" w14:paraId="55C24C7D" w14:textId="77777777">
      <w:pPr>
        <w:spacing w:before="150"/>
        <w:rPr>
          <w:rFonts w:asciiTheme="minorHAnsi" w:hAnsiTheme="minorHAnsi" w:cstheme="minorHAnsi"/>
        </w:rPr>
      </w:pPr>
      <w:r w:rsidRPr="003B4A95">
        <w:rPr>
          <w:rFonts w:asciiTheme="minorHAnsi" w:hAnsiTheme="minorHAnsi" w:cstheme="minorHAnsi"/>
        </w:rPr>
        <w:t>The organizer/code in the Result Organizer Template (2.16.840.1.113883.10.20.22.4.1) or the Observation/code in the Result Observation template (2.16.840.1.113883.10.20.22.4.2) records a test that has been performed. To align with common implementer practice with</w:t>
      </w:r>
      <w:r>
        <w:rPr>
          <w:rFonts w:asciiTheme="minorHAnsi" w:hAnsiTheme="minorHAnsi" w:cstheme="minorHAnsi"/>
        </w:rPr>
        <w:t xml:space="preserve"> </w:t>
      </w:r>
      <w:r w:rsidRPr="003B4A95">
        <w:rPr>
          <w:rFonts w:asciiTheme="minorHAnsi" w:hAnsiTheme="minorHAnsi" w:cstheme="minorHAnsi"/>
        </w:rPr>
        <w:t>C-CDA Lab Result Observations, each Clinical Test Result Observation Template instance</w:t>
      </w:r>
      <w:r>
        <w:rPr>
          <w:rFonts w:asciiTheme="minorHAnsi" w:hAnsiTheme="minorHAnsi" w:cstheme="minorHAnsi"/>
        </w:rPr>
        <w:t xml:space="preserve"> should </w:t>
      </w:r>
      <w:r w:rsidRPr="003B4A95">
        <w:rPr>
          <w:rFonts w:asciiTheme="minorHAnsi" w:hAnsiTheme="minorHAnsi" w:cstheme="minorHAnsi"/>
        </w:rPr>
        <w:t>be wrapped in a Result organizer, and the Result/Organizer/code</w:t>
      </w:r>
      <w:r>
        <w:rPr>
          <w:rFonts w:asciiTheme="minorHAnsi" w:hAnsiTheme="minorHAnsi" w:cstheme="minorHAnsi"/>
        </w:rPr>
        <w:t xml:space="preserve"> should</w:t>
      </w:r>
      <w:r w:rsidRPr="003B4A95">
        <w:rPr>
          <w:rFonts w:asciiTheme="minorHAnsi" w:hAnsiTheme="minorHAnsi" w:cstheme="minorHAnsi"/>
        </w:rPr>
        <w:t xml:space="preserve"> equal the Result Observation/code, except when the Clinical Test performed has Test Results that are logically resulted together. In this case the result observations</w:t>
      </w:r>
      <w:r>
        <w:rPr>
          <w:rFonts w:asciiTheme="minorHAnsi" w:hAnsiTheme="minorHAnsi" w:cstheme="minorHAnsi"/>
        </w:rPr>
        <w:t xml:space="preserve"> should not </w:t>
      </w:r>
      <w:r w:rsidRPr="003B4A95">
        <w:rPr>
          <w:rFonts w:asciiTheme="minorHAnsi" w:hAnsiTheme="minorHAnsi" w:cstheme="minorHAnsi"/>
        </w:rPr>
        <w:t xml:space="preserve">each be wrapped in its own result organizer but </w:t>
      </w:r>
      <w:r>
        <w:rPr>
          <w:rFonts w:asciiTheme="minorHAnsi" w:hAnsiTheme="minorHAnsi" w:cstheme="minorHAnsi"/>
        </w:rPr>
        <w:t xml:space="preserve">should </w:t>
      </w:r>
      <w:r w:rsidRPr="003B4A95">
        <w:rPr>
          <w:rFonts w:asciiTheme="minorHAnsi" w:hAnsiTheme="minorHAnsi" w:cstheme="minorHAnsi"/>
        </w:rPr>
        <w:t>be resulted together as a bundled result inside the Clinical Test represented by the Organizer/code as described in the next paragraph.</w:t>
      </w:r>
    </w:p>
    <w:p w:rsidRPr="003B4A95" w:rsidR="00974044" w:rsidP="00974044" w:rsidRDefault="00974044" w14:paraId="19FD4987" w14:textId="1CBA05A3">
      <w:pPr>
        <w:spacing w:before="150"/>
        <w:rPr>
          <w:rFonts w:asciiTheme="minorHAnsi" w:hAnsiTheme="minorHAnsi" w:cstheme="minorHAnsi"/>
        </w:rPr>
      </w:pPr>
      <w:r w:rsidRPr="003B4A95">
        <w:rPr>
          <w:rFonts w:asciiTheme="minorHAnsi" w:hAnsiTheme="minorHAnsi" w:cstheme="minorHAnsi"/>
        </w:rPr>
        <w:t xml:space="preserve">The Result Organizer Template is designed to be used to wrap Result (test) Observations that are components of the same test. For example, a visual acuity study (28631-0) Visual acuity study (LOINC) </w:t>
      </w:r>
      <w:r>
        <w:rPr>
          <w:rFonts w:asciiTheme="minorHAnsi" w:hAnsiTheme="minorHAnsi" w:cstheme="minorHAnsi"/>
        </w:rPr>
        <w:t xml:space="preserve">code </w:t>
      </w:r>
      <w:r w:rsidRPr="003B4A95">
        <w:rPr>
          <w:rFonts w:asciiTheme="minorHAnsi" w:hAnsiTheme="minorHAnsi" w:cstheme="minorHAnsi"/>
        </w:rPr>
        <w:t xml:space="preserve">could be the test identified at the Result Organizer/code, </w:t>
      </w:r>
      <w:r>
        <w:rPr>
          <w:rFonts w:asciiTheme="minorHAnsi" w:hAnsiTheme="minorHAnsi" w:cstheme="minorHAnsi"/>
        </w:rPr>
        <w:t>and the Organizer th</w:t>
      </w:r>
      <w:r w:rsidR="00AF424B">
        <w:rPr>
          <w:rFonts w:asciiTheme="minorHAnsi" w:hAnsiTheme="minorHAnsi" w:cstheme="minorHAnsi"/>
        </w:rPr>
        <w:t>e</w:t>
      </w:r>
      <w:r>
        <w:rPr>
          <w:rFonts w:asciiTheme="minorHAnsi" w:hAnsiTheme="minorHAnsi" w:cstheme="minorHAnsi"/>
        </w:rPr>
        <w:t>n</w:t>
      </w:r>
      <w:r w:rsidRPr="003B4A95">
        <w:rPr>
          <w:rFonts w:asciiTheme="minorHAnsi" w:hAnsiTheme="minorHAnsi" w:cstheme="minorHAnsi"/>
        </w:rPr>
        <w:t xml:space="preserve"> contains two Result Observations stating the visual acuity of each eye (79882-7 LOINC </w:t>
      </w:r>
      <w:r>
        <w:rPr>
          <w:rFonts w:asciiTheme="minorHAnsi" w:hAnsiTheme="minorHAnsi" w:cstheme="minorHAnsi"/>
        </w:rPr>
        <w:t xml:space="preserve">code for </w:t>
      </w:r>
      <w:r w:rsidRPr="003B4A95">
        <w:rPr>
          <w:rFonts w:asciiTheme="minorHAnsi" w:hAnsiTheme="minorHAnsi" w:cstheme="minorHAnsi"/>
          <w:i/>
          <w:iCs/>
        </w:rPr>
        <w:t>Visual acuity uncorrected Right eye by Snellen eye chart</w:t>
      </w:r>
      <w:r w:rsidRPr="003B4A95">
        <w:rPr>
          <w:rFonts w:asciiTheme="minorHAnsi" w:hAnsiTheme="minorHAnsi" w:cstheme="minorHAnsi"/>
        </w:rPr>
        <w:t xml:space="preserve"> and 79883-5 LOINC </w:t>
      </w:r>
      <w:r>
        <w:rPr>
          <w:rFonts w:asciiTheme="minorHAnsi" w:hAnsiTheme="minorHAnsi" w:cstheme="minorHAnsi"/>
        </w:rPr>
        <w:t xml:space="preserve">code for </w:t>
      </w:r>
      <w:r w:rsidRPr="003B4A95">
        <w:rPr>
          <w:rFonts w:asciiTheme="minorHAnsi" w:hAnsiTheme="minorHAnsi" w:cstheme="minorHAnsi"/>
          <w:i/>
          <w:iCs/>
        </w:rPr>
        <w:t>Visual acuity uncorrected Left eye by Snellen eye chart</w:t>
      </w:r>
      <w:r w:rsidRPr="003B4A95">
        <w:rPr>
          <w:rFonts w:asciiTheme="minorHAnsi" w:hAnsiTheme="minorHAnsi" w:cstheme="minorHAnsi"/>
        </w:rPr>
        <w:t>)</w:t>
      </w:r>
    </w:p>
    <w:p w:rsidRPr="0045428D" w:rsidR="001E7AE2" w:rsidP="001E7AE2" w:rsidRDefault="00974044" w14:paraId="6FEC26EE" w14:textId="175E2166">
      <w:r w:rsidRPr="003B4A95">
        <w:rPr>
          <w:rFonts w:asciiTheme="minorHAnsi" w:hAnsiTheme="minorHAnsi" w:cstheme="minorHAnsi"/>
        </w:rPr>
        <w:t>If a system needs to record a planned test, the Planned Procedure template in the Plan of Treatment section is used</w:t>
      </w:r>
    </w:p>
    <w:p w:rsidR="001E7AE2" w:rsidP="004C76D9" w:rsidRDefault="001E7AE2" w14:paraId="519E7AC3" w14:textId="77777777">
      <w:pPr>
        <w:pStyle w:val="Heading4"/>
      </w:pPr>
      <w:bookmarkStart w:name="_Hlk127798730" w:id="2078"/>
      <w:r>
        <w:t>Clinical Test Result/Report</w:t>
      </w:r>
    </w:p>
    <w:p w:rsidRPr="003B4A95" w:rsidR="00974044" w:rsidP="00974044" w:rsidRDefault="00974044" w14:paraId="7AA75C8C" w14:textId="77777777">
      <w:pPr>
        <w:spacing w:before="150"/>
        <w:rPr>
          <w:rFonts w:asciiTheme="minorHAnsi" w:hAnsiTheme="minorHAnsi" w:cstheme="minorHAnsi"/>
        </w:rPr>
      </w:pPr>
      <w:r w:rsidRPr="003B4A95">
        <w:rPr>
          <w:rFonts w:asciiTheme="minorHAnsi" w:hAnsiTheme="minorHAnsi" w:cstheme="minorHAnsi"/>
        </w:rPr>
        <w:t xml:space="preserve">The Result Organizer Template (2.16.840.1.113883.10.20.22.4.1) or the Result Observation template (2.16.840.1.113883.10.20.22.4.2) fulfills the need of the clinical test performed with the Result observation/value containing the Clinical Test Result/Report. </w:t>
      </w:r>
    </w:p>
    <w:p w:rsidR="00680CAA" w:rsidP="00680CAA" w:rsidRDefault="00974044" w14:paraId="6844E9E9" w14:textId="61C1BCBD">
      <w:pPr>
        <w:rPr>
          <w:rFonts w:asciiTheme="minorHAnsi" w:hAnsiTheme="minorHAnsi" w:cstheme="minorHAnsi"/>
        </w:rPr>
      </w:pPr>
      <w:r w:rsidRPr="003B4A95">
        <w:rPr>
          <w:rFonts w:asciiTheme="minorHAnsi" w:hAnsiTheme="minorHAnsi" w:cstheme="minorHAnsi"/>
        </w:rPr>
        <w:t>Observation/Value in the Result Observation Template (2.16.840.1.113883.10.20.22.4.2) contains the result (finding) of the test. Observation/value may be an encoded value</w:t>
      </w:r>
      <w:r w:rsidR="000247CB">
        <w:rPr>
          <w:rFonts w:asciiTheme="minorHAnsi" w:hAnsiTheme="minorHAnsi" w:cstheme="minorHAnsi"/>
        </w:rPr>
        <w:t>, physical quantity</w:t>
      </w:r>
      <w:r>
        <w:rPr>
          <w:rFonts w:asciiTheme="minorHAnsi" w:hAnsiTheme="minorHAnsi" w:cstheme="minorHAnsi"/>
        </w:rPr>
        <w:t xml:space="preserve"> or text. </w:t>
      </w:r>
    </w:p>
    <w:p w:rsidR="00233336" w:rsidP="00680CAA" w:rsidRDefault="00233336" w14:paraId="19A4DF92" w14:textId="77777777">
      <w:pPr>
        <w:rPr>
          <w:rFonts w:asciiTheme="minorHAnsi" w:hAnsiTheme="minorHAnsi" w:cstheme="minorHAnsi"/>
        </w:rPr>
      </w:pPr>
    </w:p>
    <w:p w:rsidRPr="00EF5DF1" w:rsidR="00233336" w:rsidP="00EF5DF1" w:rsidRDefault="00841A5D" w14:paraId="31036D1D" w14:textId="533FF890">
      <w:pPr>
        <w:pStyle w:val="ListParagraph"/>
        <w:numPr>
          <w:ilvl w:val="0"/>
          <w:numId w:val="40"/>
        </w:numPr>
        <w:rPr>
          <w:rFonts w:asciiTheme="minorHAnsi" w:hAnsiTheme="minorHAnsi" w:cstheme="minorHAnsi"/>
        </w:rPr>
      </w:pPr>
      <w:r w:rsidRPr="00EF5DF1">
        <w:rPr>
          <w:rFonts w:asciiTheme="minorHAnsi" w:hAnsiTheme="minorHAnsi" w:cstheme="minorHAnsi"/>
        </w:rPr>
        <w:t xml:space="preserve">Text (ST </w:t>
      </w:r>
      <w:r w:rsidRPr="00EF5DF1" w:rsidR="00A85436">
        <w:rPr>
          <w:rFonts w:asciiTheme="minorHAnsi" w:hAnsiTheme="minorHAnsi" w:cstheme="minorHAnsi"/>
        </w:rPr>
        <w:t>d</w:t>
      </w:r>
      <w:r w:rsidRPr="00EF5DF1">
        <w:rPr>
          <w:rFonts w:asciiTheme="minorHAnsi" w:hAnsiTheme="minorHAnsi" w:cstheme="minorHAnsi"/>
        </w:rPr>
        <w:t>ataType)</w:t>
      </w:r>
    </w:p>
    <w:p w:rsidR="00764658" w:rsidP="00680CAA" w:rsidRDefault="00764658" w14:paraId="7865CEFD" w14:textId="6D33F7DE">
      <w:pPr>
        <w:rPr>
          <w:rFonts w:asciiTheme="minorHAnsi" w:hAnsiTheme="minorHAnsi" w:cstheme="minorHAnsi"/>
        </w:rPr>
      </w:pPr>
    </w:p>
    <w:p w:rsidR="00CC2D02" w:rsidP="00CC2D02" w:rsidRDefault="00CC2D02" w14:paraId="556D670F" w14:textId="77777777">
      <w:pPr>
        <w:pStyle w:val="Example"/>
        <w:ind w:left="130" w:right="115"/>
      </w:pPr>
      <w:r>
        <w:t>&lt;observation classCode="OBS" moodCode="EVN"&gt;</w:t>
      </w:r>
    </w:p>
    <w:p w:rsidR="00841A5D" w:rsidP="001A5406" w:rsidRDefault="00CC2D02" w14:paraId="70C2D4D0" w14:textId="6712D708">
      <w:pPr>
        <w:pStyle w:val="Example"/>
        <w:ind w:left="130" w:right="115"/>
      </w:pPr>
      <w:r>
        <w:t xml:space="preserve">    </w:t>
      </w:r>
      <w:r w:rsidRPr="001A5406" w:rsidR="001A5406">
        <w:t>&lt;observation classCode="OBS" moodCode="EVN"&gt;</w:t>
      </w:r>
      <w:r w:rsidRPr="001A5406" w:rsidR="001A5406">
        <w:br/>
      </w:r>
      <w:r w:rsidRPr="001A5406" w:rsidR="001A5406">
        <w:tab/>
      </w:r>
      <w:r w:rsidRPr="001A5406" w:rsidR="001A5406">
        <w:t>&lt;templateId root="2.16.840.1.113883.10.20.22.4.2"/&gt;</w:t>
      </w:r>
      <w:r w:rsidRPr="001A5406" w:rsidR="001A5406">
        <w:br/>
      </w:r>
      <w:r w:rsidRPr="001A5406" w:rsidR="001A5406">
        <w:tab/>
      </w:r>
      <w:r w:rsidRPr="001A5406" w:rsidR="001A5406">
        <w:t>&lt;templateId root="2.16.840.1.113883.10.20.22.4.2" extension="20</w:t>
      </w:r>
      <w:r w:rsidR="00A85436">
        <w:t>23</w:t>
      </w:r>
      <w:r w:rsidRPr="001A5406" w:rsidR="001A5406">
        <w:t>-0</w:t>
      </w:r>
      <w:r w:rsidR="00A85436">
        <w:t>5</w:t>
      </w:r>
      <w:r w:rsidRPr="001A5406" w:rsidR="001A5406">
        <w:t>-01"/&gt;</w:t>
      </w:r>
      <w:r w:rsidRPr="001A5406" w:rsidR="001A5406">
        <w:br/>
      </w:r>
      <w:r w:rsidRPr="001A5406" w:rsidR="001A5406">
        <w:tab/>
      </w:r>
      <w:r w:rsidRPr="001A5406" w:rsidR="001A5406">
        <w:t>&lt;id root="f1aa44dd-6f39-4f5c-b267-897c3824b563"/&gt;</w:t>
      </w:r>
      <w:r w:rsidRPr="001A5406" w:rsidR="001A5406">
        <w:br/>
      </w:r>
      <w:r w:rsidRPr="001A5406" w:rsidR="001A5406">
        <w:tab/>
      </w:r>
      <w:r w:rsidRPr="001A5406" w:rsidR="001A5406">
        <w:t>&lt;code code="8601-7" displayName="EKG Impression"</w:t>
      </w:r>
    </w:p>
    <w:p w:rsidR="00841A5D" w:rsidP="001A5406" w:rsidRDefault="00841A5D" w14:paraId="140531DD" w14:textId="77777777">
      <w:pPr>
        <w:pStyle w:val="Example"/>
        <w:ind w:left="130" w:right="115"/>
      </w:pPr>
      <w:r>
        <w:t xml:space="preserve">     </w:t>
      </w:r>
      <w:r w:rsidRPr="001A5406" w:rsidR="001A5406">
        <w:t xml:space="preserve"> codeSystem="2.16.840.1.113883.6.1" codeSystemName="LOINC"/&gt;</w:t>
      </w:r>
      <w:r w:rsidRPr="001A5406" w:rsidR="001A5406">
        <w:br/>
      </w:r>
      <w:r w:rsidRPr="001A5406" w:rsidR="001A5406">
        <w:tab/>
      </w:r>
      <w:r w:rsidRPr="001A5406" w:rsidR="001A5406">
        <w:t>&lt;statusCode code="completed"/&gt;</w:t>
      </w:r>
      <w:r w:rsidRPr="001A5406" w:rsidR="001A5406">
        <w:br/>
      </w:r>
      <w:r w:rsidRPr="001A5406" w:rsidR="001A5406">
        <w:tab/>
      </w:r>
      <w:r w:rsidRPr="001A5406" w:rsidR="001A5406">
        <w:t>&lt;effectiveTime value="20231023090823-0500"/&gt;</w:t>
      </w:r>
      <w:r w:rsidRPr="001A5406" w:rsidR="001A5406">
        <w:br/>
      </w:r>
      <w:r w:rsidRPr="001A5406" w:rsidR="001A5406">
        <w:tab/>
      </w:r>
      <w:r w:rsidRPr="001A5406" w:rsidR="001A5406">
        <w:t>&lt;!-- Representing a result returned as unstructured string--&gt;</w:t>
      </w:r>
      <w:r w:rsidRPr="001A5406" w:rsidR="001A5406">
        <w:br/>
      </w:r>
      <w:r w:rsidRPr="001A5406" w:rsidR="001A5406">
        <w:tab/>
      </w:r>
      <w:r w:rsidRPr="001A5406" w:rsidR="001A5406">
        <w:t xml:space="preserve">&lt;value xsi:type="ST"&gt;Irregular sinus arrhythmia with both sinus tachycardia </w:t>
      </w:r>
    </w:p>
    <w:p w:rsidR="00841A5D" w:rsidP="001A5406" w:rsidRDefault="00841A5D" w14:paraId="2E42190C" w14:textId="77777777">
      <w:pPr>
        <w:pStyle w:val="Example"/>
        <w:ind w:left="130" w:right="115"/>
      </w:pPr>
      <w:r>
        <w:t xml:space="preserve">       </w:t>
      </w:r>
      <w:r w:rsidRPr="001A5406" w:rsidR="001A5406">
        <w:t>sinus bradycardia (tachy-brady syndrome).&lt;/value&gt;</w:t>
      </w:r>
      <w:r w:rsidRPr="001A5406" w:rsidR="001A5406">
        <w:br/>
      </w:r>
      <w:r w:rsidRPr="001A5406" w:rsidR="001A5406">
        <w:tab/>
      </w:r>
      <w:r w:rsidRPr="001A5406" w:rsidR="001A5406">
        <w:t xml:space="preserve">&lt;interpretationCode code="A" codeSystem="2.16.840.1.113883.5.83" </w:t>
      </w:r>
    </w:p>
    <w:p w:rsidRPr="00841A5D" w:rsidR="00764658" w:rsidP="00841A5D" w:rsidRDefault="00841A5D" w14:paraId="7DB8EE04" w14:textId="53EDA51A">
      <w:pPr>
        <w:pStyle w:val="Example"/>
        <w:ind w:left="130" w:right="115"/>
      </w:pPr>
      <w:r>
        <w:t xml:space="preserve">      </w:t>
      </w:r>
      <w:r w:rsidRPr="001A5406" w:rsidR="001A5406">
        <w:t>displayName="Abormal" /&gt;</w:t>
      </w:r>
      <w:r w:rsidRPr="001A5406" w:rsidR="001A5406">
        <w:br/>
      </w:r>
      <w:r w:rsidRPr="001A5406" w:rsidR="001A5406">
        <w:t>&lt;/observation&gt;</w:t>
      </w:r>
    </w:p>
    <w:p w:rsidR="00764658" w:rsidP="00680CAA" w:rsidRDefault="00764658" w14:paraId="3F06556E" w14:textId="77777777">
      <w:pPr>
        <w:rPr>
          <w:rFonts w:asciiTheme="minorHAnsi" w:hAnsiTheme="minorHAnsi" w:cstheme="minorHAnsi"/>
        </w:rPr>
      </w:pPr>
    </w:p>
    <w:p w:rsidRPr="00EF5DF1" w:rsidR="00841A5D" w:rsidP="00EF5DF1" w:rsidRDefault="00841A5D" w14:paraId="6AF09BA4" w14:textId="3B821F19">
      <w:pPr>
        <w:pStyle w:val="ListParagraph"/>
        <w:numPr>
          <w:ilvl w:val="0"/>
          <w:numId w:val="40"/>
        </w:numPr>
        <w:rPr>
          <w:rFonts w:asciiTheme="minorHAnsi" w:hAnsiTheme="minorHAnsi" w:cstheme="minorHAnsi"/>
        </w:rPr>
      </w:pPr>
      <w:r w:rsidRPr="00EF5DF1">
        <w:rPr>
          <w:rFonts w:asciiTheme="minorHAnsi" w:hAnsiTheme="minorHAnsi" w:cstheme="minorHAnsi"/>
        </w:rPr>
        <w:t>Encoded (datatype CD):</w:t>
      </w:r>
    </w:p>
    <w:p w:rsidR="00A85436" w:rsidP="00841A5D" w:rsidRDefault="00A85436" w14:paraId="09EFC43F" w14:textId="77777777">
      <w:pPr>
        <w:rPr>
          <w:rFonts w:asciiTheme="minorHAnsi" w:hAnsiTheme="minorHAnsi" w:cstheme="minorHAnsi"/>
        </w:rPr>
      </w:pPr>
    </w:p>
    <w:p w:rsidR="00A85436" w:rsidP="00A85436" w:rsidRDefault="00A85436" w14:paraId="7821EDD8" w14:textId="77777777">
      <w:pPr>
        <w:pStyle w:val="Example"/>
        <w:ind w:left="130" w:right="115"/>
      </w:pPr>
      <w:r>
        <w:t>&lt;observation classCode="OBS" moodCode="EVN"&gt;</w:t>
      </w:r>
    </w:p>
    <w:p w:rsidR="00A85436" w:rsidP="00A85436" w:rsidRDefault="00A85436" w14:paraId="48AE67A3" w14:textId="017D95A5">
      <w:pPr>
        <w:pStyle w:val="Example"/>
        <w:ind w:left="130" w:right="115"/>
      </w:pPr>
      <w:r>
        <w:t xml:space="preserve">    </w:t>
      </w:r>
      <w:r w:rsidRPr="001A5406">
        <w:t>&lt;observation classCode="OBS" moodCode="EVN"&gt;</w:t>
      </w:r>
      <w:r w:rsidRPr="001A5406">
        <w:br/>
      </w:r>
      <w:r w:rsidRPr="001A5406">
        <w:tab/>
      </w:r>
      <w:r w:rsidRPr="001A5406">
        <w:t>&lt;templateId root="2.16.840.1.113883.10.20.22.4.2"/&gt;</w:t>
      </w:r>
      <w:r w:rsidRPr="001A5406">
        <w:br/>
      </w:r>
      <w:r w:rsidRPr="001A5406">
        <w:tab/>
      </w:r>
      <w:r w:rsidRPr="001A5406">
        <w:t>&lt;templateId root="2.16.840.1.113883.10.20.22.4.2" extension="20</w:t>
      </w:r>
      <w:r>
        <w:t>23</w:t>
      </w:r>
      <w:r w:rsidRPr="001A5406">
        <w:t>-0</w:t>
      </w:r>
      <w:r>
        <w:t>5</w:t>
      </w:r>
      <w:r w:rsidRPr="001A5406">
        <w:t>-01"/&gt;</w:t>
      </w:r>
      <w:r w:rsidRPr="001A5406">
        <w:br/>
      </w:r>
      <w:r w:rsidRPr="001A5406">
        <w:tab/>
      </w:r>
      <w:r w:rsidRPr="001A5406">
        <w:t>&lt;id root="f1aa44dd-6f39-4f5c-b267-897c3824b563"/&gt;</w:t>
      </w:r>
      <w:r w:rsidRPr="001A5406">
        <w:br/>
      </w:r>
      <w:r w:rsidRPr="001A5406">
        <w:tab/>
      </w:r>
      <w:r w:rsidRPr="001A5406">
        <w:t>&lt;code code="</w:t>
      </w:r>
      <w:r w:rsidRPr="004675C9" w:rsidR="004675C9">
        <w:t>69428-1</w:t>
      </w:r>
      <w:r w:rsidRPr="001A5406">
        <w:t>" displayName="</w:t>
      </w:r>
      <w:r w:rsidRPr="004675C9" w:rsidR="004675C9">
        <w:t>Jugular vein distension</w:t>
      </w:r>
      <w:r w:rsidRPr="001A5406">
        <w:t>"</w:t>
      </w:r>
    </w:p>
    <w:p w:rsidR="00A9481A" w:rsidP="00A9481A" w:rsidRDefault="00A85436" w14:paraId="666EA96E" w14:textId="77777777">
      <w:pPr>
        <w:pStyle w:val="Example"/>
        <w:ind w:left="130" w:right="115"/>
      </w:pPr>
      <w:r>
        <w:t xml:space="preserve">     </w:t>
      </w:r>
      <w:r w:rsidRPr="001A5406">
        <w:t xml:space="preserve"> codeSystem="2.16.840.1.113883.6.1" codeSystemName="LOINC"/&gt;</w:t>
      </w:r>
      <w:r w:rsidRPr="001A5406">
        <w:br/>
      </w:r>
      <w:r w:rsidRPr="001A5406">
        <w:tab/>
      </w:r>
      <w:r w:rsidRPr="001A5406">
        <w:t>&lt;statusCode code="completed"/&gt;</w:t>
      </w:r>
      <w:r w:rsidRPr="001A5406">
        <w:br/>
      </w:r>
      <w:r w:rsidRPr="001A5406">
        <w:tab/>
      </w:r>
      <w:r w:rsidRPr="001A5406">
        <w:t>&lt;effectiveTime value="20231023090823-0500"/&gt;</w:t>
      </w:r>
      <w:r w:rsidRPr="001A5406">
        <w:br/>
      </w:r>
      <w:r w:rsidRPr="001A5406">
        <w:tab/>
      </w:r>
      <w:r w:rsidRPr="00A9481A" w:rsidR="00A9481A">
        <w:t>&lt;value xsi:type="CD" code="52101004" displayName="</w:t>
      </w:r>
      <w:r w:rsidR="00A9481A">
        <w:t>P</w:t>
      </w:r>
      <w:r w:rsidRPr="00A9481A" w:rsidR="00A9481A">
        <w:t xml:space="preserve">resent" </w:t>
      </w:r>
    </w:p>
    <w:p w:rsidR="00A85436" w:rsidP="00A9481A" w:rsidRDefault="00A9481A" w14:paraId="2BA4DA31" w14:textId="0CA2189F">
      <w:pPr>
        <w:pStyle w:val="Example"/>
        <w:ind w:left="130" w:right="115"/>
      </w:pPr>
      <w:r>
        <w:t xml:space="preserve">      </w:t>
      </w:r>
      <w:r w:rsidRPr="00A9481A">
        <w:t>codeSystem="2.16.840.1.113883.6.96" codeSystemName="SNOMED CT"/&gt;</w:t>
      </w:r>
      <w:r w:rsidRPr="001A5406" w:rsidR="00A85436">
        <w:br/>
      </w:r>
      <w:r w:rsidRPr="001A5406" w:rsidR="00A85436">
        <w:tab/>
      </w:r>
      <w:r w:rsidRPr="001A5406" w:rsidR="00A85436">
        <w:t xml:space="preserve">&lt;interpretationCode code="A" codeSystem="2.16.840.1.113883.5.83" </w:t>
      </w:r>
    </w:p>
    <w:p w:rsidRPr="00841A5D" w:rsidR="00A85436" w:rsidP="00A85436" w:rsidRDefault="00A85436" w14:paraId="6E535075" w14:textId="77777777">
      <w:pPr>
        <w:pStyle w:val="Example"/>
        <w:ind w:left="130" w:right="115"/>
      </w:pPr>
      <w:r>
        <w:t xml:space="preserve">      </w:t>
      </w:r>
      <w:r w:rsidRPr="001A5406">
        <w:t>displayName="Abormal" /&gt;</w:t>
      </w:r>
      <w:r w:rsidRPr="001A5406">
        <w:br/>
      </w:r>
      <w:r w:rsidRPr="001A5406">
        <w:t>&lt;/observation&gt;</w:t>
      </w:r>
    </w:p>
    <w:p w:rsidR="00A85436" w:rsidP="00841A5D" w:rsidRDefault="00A85436" w14:paraId="5A9033B0" w14:textId="77777777">
      <w:pPr>
        <w:rPr>
          <w:rFonts w:asciiTheme="minorHAnsi" w:hAnsiTheme="minorHAnsi" w:cstheme="minorHAnsi"/>
        </w:rPr>
      </w:pPr>
    </w:p>
    <w:p w:rsidR="00764658" w:rsidP="00680CAA" w:rsidRDefault="00841A5D" w14:paraId="33635DE1" w14:textId="3BA46FAC">
      <w:pPr>
        <w:rPr>
          <w:rFonts w:asciiTheme="minorHAnsi" w:hAnsiTheme="minorHAnsi" w:cstheme="minorHAnsi"/>
        </w:rPr>
      </w:pPr>
      <w:r>
        <w:rPr>
          <w:rFonts w:asciiTheme="minorHAnsi" w:hAnsiTheme="minorHAnsi" w:cstheme="minorHAnsi"/>
        </w:rPr>
        <w:t xml:space="preserve"> </w:t>
      </w:r>
    </w:p>
    <w:p w:rsidRPr="00EF5DF1" w:rsidR="00841A5D" w:rsidP="00EF5DF1" w:rsidRDefault="00841A5D" w14:paraId="2E5CF306" w14:textId="0089F682">
      <w:pPr>
        <w:pStyle w:val="ListParagraph"/>
        <w:numPr>
          <w:ilvl w:val="0"/>
          <w:numId w:val="40"/>
        </w:numPr>
        <w:rPr>
          <w:rFonts w:asciiTheme="minorHAnsi" w:hAnsiTheme="minorHAnsi" w:cstheme="minorHAnsi"/>
        </w:rPr>
      </w:pPr>
      <w:r w:rsidRPr="00EF5DF1">
        <w:rPr>
          <w:rFonts w:asciiTheme="minorHAnsi" w:hAnsiTheme="minorHAnsi" w:cstheme="minorHAnsi"/>
        </w:rPr>
        <w:t>Physical Quantity (dataType PQ)</w:t>
      </w:r>
    </w:p>
    <w:p w:rsidR="00233336" w:rsidP="00680CAA" w:rsidRDefault="00233336" w14:paraId="5D4A435F" w14:textId="3E2AEB2A">
      <w:pPr>
        <w:rPr>
          <w:rFonts w:ascii="Courier New" w:hAnsi="Courier New" w:cs="Courier New"/>
          <w:sz w:val="18"/>
          <w:szCs w:val="18"/>
        </w:rPr>
      </w:pPr>
    </w:p>
    <w:p w:rsidR="00A85436" w:rsidP="00A85436" w:rsidRDefault="00A85436" w14:paraId="76677708" w14:textId="77777777">
      <w:pPr>
        <w:pStyle w:val="Example"/>
        <w:ind w:left="130" w:right="115"/>
      </w:pPr>
      <w:r>
        <w:t>&lt;observation classCode="OBS" moodCode="EVN"&gt;</w:t>
      </w:r>
    </w:p>
    <w:p w:rsidR="009960D6" w:rsidP="00A85436" w:rsidRDefault="00A85436" w14:paraId="6813A396" w14:textId="77777777">
      <w:pPr>
        <w:pStyle w:val="Example"/>
        <w:ind w:left="130" w:right="115"/>
      </w:pPr>
      <w:r>
        <w:t xml:space="preserve">    </w:t>
      </w:r>
      <w:r w:rsidRPr="001A5406">
        <w:t>&lt;observation classCode="OBS" moodCode="EVN"&gt;</w:t>
      </w:r>
      <w:r w:rsidRPr="001A5406">
        <w:br/>
      </w:r>
      <w:r w:rsidRPr="001A5406">
        <w:tab/>
      </w:r>
      <w:r w:rsidRPr="001A5406">
        <w:t>&lt;templateId root="2.16.840.1.113883.10.20.22.4.2"/&gt;</w:t>
      </w:r>
      <w:r w:rsidRPr="001A5406">
        <w:br/>
      </w:r>
      <w:r w:rsidRPr="001A5406">
        <w:tab/>
      </w:r>
      <w:r w:rsidRPr="001A5406">
        <w:t>&lt;templateId root="2.16.840.1.113883.10.20.22.4.2" extension="20</w:t>
      </w:r>
      <w:r>
        <w:t>23</w:t>
      </w:r>
      <w:r w:rsidRPr="001A5406">
        <w:t>-0</w:t>
      </w:r>
      <w:r>
        <w:t>5</w:t>
      </w:r>
      <w:r w:rsidRPr="001A5406">
        <w:t>-01"/&gt;</w:t>
      </w:r>
      <w:r w:rsidRPr="001A5406">
        <w:br/>
      </w:r>
      <w:r w:rsidRPr="001A5406">
        <w:tab/>
      </w:r>
      <w:r w:rsidRPr="001A5406">
        <w:t>&lt;id root="f1aa44dd-6f39-4f5c-b267-897c3824b563"/&gt;</w:t>
      </w:r>
      <w:r w:rsidRPr="001A5406">
        <w:br/>
      </w:r>
      <w:r w:rsidRPr="001A5406">
        <w:tab/>
      </w:r>
      <w:r w:rsidRPr="001A5406">
        <w:t>&lt;code code="</w:t>
      </w:r>
      <w:r w:rsidRPr="009960D6" w:rsidR="009960D6">
        <w:t>41355-9</w:t>
      </w:r>
      <w:r w:rsidRPr="001A5406">
        <w:t>" displayName="</w:t>
      </w:r>
      <w:r w:rsidRPr="009960D6" w:rsidR="009960D6">
        <w:t>Elbow - right Flexion Active Range of Motion</w:t>
      </w:r>
    </w:p>
    <w:p w:rsidR="00A85436" w:rsidP="00A85436" w:rsidRDefault="009960D6" w14:paraId="7A4E6111" w14:textId="62213E66">
      <w:pPr>
        <w:pStyle w:val="Example"/>
        <w:ind w:left="130" w:right="115"/>
      </w:pPr>
      <w:r>
        <w:t xml:space="preserve">     </w:t>
      </w:r>
      <w:r w:rsidRPr="009960D6">
        <w:t xml:space="preserve"> Quantitative</w:t>
      </w:r>
      <w:r w:rsidRPr="001A5406" w:rsidR="00A85436">
        <w:t>"</w:t>
      </w:r>
    </w:p>
    <w:p w:rsidR="00A85436" w:rsidP="009960D6" w:rsidRDefault="00A85436" w14:paraId="03BE93D5" w14:textId="177263E3">
      <w:pPr>
        <w:pStyle w:val="Example"/>
        <w:ind w:left="130" w:right="115"/>
      </w:pPr>
      <w:r>
        <w:t xml:space="preserve">     </w:t>
      </w:r>
      <w:r w:rsidRPr="001A5406">
        <w:t xml:space="preserve"> codeSystem="2.16.840.1.113883.6.1" codeSystemName="LOINC"/&gt;</w:t>
      </w:r>
      <w:r w:rsidRPr="001A5406">
        <w:br/>
      </w:r>
      <w:r w:rsidRPr="001A5406">
        <w:tab/>
      </w:r>
      <w:r w:rsidRPr="001A5406">
        <w:t>&lt;statusCode code="completed"/&gt;</w:t>
      </w:r>
      <w:r w:rsidRPr="001A5406">
        <w:br/>
      </w:r>
      <w:r w:rsidRPr="001A5406">
        <w:tab/>
      </w:r>
      <w:r w:rsidRPr="001A5406">
        <w:t>&lt;effectiveTime value="20231023090823-0500"/&gt;</w:t>
      </w:r>
      <w:r w:rsidRPr="001A5406">
        <w:br/>
      </w:r>
      <w:r w:rsidRPr="001A5406">
        <w:tab/>
      </w:r>
      <w:r w:rsidRPr="009960D6" w:rsidR="009960D6">
        <w:t>&lt;value xsi:type="PQ" value="1</w:t>
      </w:r>
      <w:r w:rsidR="004675C9">
        <w:t>10</w:t>
      </w:r>
      <w:r w:rsidRPr="009960D6" w:rsidR="009960D6">
        <w:t>" unit="</w:t>
      </w:r>
      <w:r w:rsidR="009960D6">
        <w:t>deg</w:t>
      </w:r>
      <w:r w:rsidRPr="009960D6" w:rsidR="009960D6">
        <w:t>"/&gt;</w:t>
      </w:r>
      <w:r w:rsidRPr="001A5406">
        <w:br/>
      </w:r>
      <w:r w:rsidRPr="001A5406">
        <w:tab/>
      </w:r>
      <w:r w:rsidRPr="001A5406">
        <w:t xml:space="preserve">&lt;interpretationCode code="A" codeSystem="2.16.840.1.113883.5.83" </w:t>
      </w:r>
    </w:p>
    <w:p w:rsidRPr="00841A5D" w:rsidR="00A85436" w:rsidP="00A85436" w:rsidRDefault="00A85436" w14:paraId="413A08A1" w14:textId="77777777">
      <w:pPr>
        <w:pStyle w:val="Example"/>
        <w:ind w:left="130" w:right="115"/>
      </w:pPr>
      <w:r>
        <w:t xml:space="preserve">      </w:t>
      </w:r>
      <w:r w:rsidRPr="001A5406">
        <w:t>displayName="Abormal" /&gt;</w:t>
      </w:r>
      <w:r w:rsidRPr="001A5406">
        <w:br/>
      </w:r>
      <w:r w:rsidRPr="001A5406">
        <w:t>&lt;/observation&gt;</w:t>
      </w:r>
    </w:p>
    <w:p w:rsidR="00A85436" w:rsidP="00680CAA" w:rsidRDefault="00A85436" w14:paraId="0F8C76EA" w14:textId="01E88A45">
      <w:pPr>
        <w:rPr>
          <w:rFonts w:ascii="Courier New" w:hAnsi="Courier New" w:cs="Courier New"/>
          <w:sz w:val="18"/>
          <w:szCs w:val="18"/>
        </w:rPr>
      </w:pPr>
    </w:p>
    <w:p w:rsidRPr="0045428D" w:rsidR="001E7AE2" w:rsidP="001E7AE2" w:rsidRDefault="001E7AE2" w14:paraId="47D85FE2" w14:textId="2888D65B"/>
    <w:p w:rsidRPr="00A61A3F" w:rsidR="001E7AE2" w:rsidP="00FD31AC" w:rsidRDefault="001E7AE2" w14:paraId="52E34129" w14:textId="1025A09A">
      <w:pPr>
        <w:pStyle w:val="Heading3"/>
      </w:pPr>
      <w:bookmarkStart w:name="_Toc119939890" w:id="2079"/>
      <w:bookmarkStart w:name="_Toc135312922" w:id="2080"/>
      <w:bookmarkEnd w:id="2078"/>
      <w:r w:rsidRPr="00A61A3F">
        <w:t>Diagnostic Imaging</w:t>
      </w:r>
      <w:bookmarkEnd w:id="2079"/>
      <w:bookmarkEnd w:id="2080"/>
    </w:p>
    <w:p w:rsidRPr="00181FEF" w:rsidR="00BD12D9" w:rsidP="00BD12D9" w:rsidRDefault="00BD12D9" w14:paraId="0E8EF68F" w14:textId="3F4282B4">
      <w:pPr>
        <w:rPr>
          <w:rFonts w:asciiTheme="minorHAnsi" w:hAnsiTheme="minorHAnsi" w:cstheme="minorHAnsi"/>
        </w:rPr>
      </w:pPr>
      <w:r w:rsidRPr="00181FEF">
        <w:rPr>
          <w:rFonts w:asciiTheme="minorHAnsi" w:hAnsiTheme="minorHAnsi" w:cstheme="minorHAnsi"/>
        </w:rPr>
        <w:t>Tests that result in visual images requiring interpretation by a credentialed professional.</w:t>
      </w:r>
    </w:p>
    <w:p w:rsidRPr="00BD12D9" w:rsidR="00E518B4" w:rsidP="00BD12D9" w:rsidRDefault="00E518B4" w14:paraId="759D007D" w14:textId="77777777"/>
    <w:tbl>
      <w:tblPr>
        <w:tblStyle w:val="TableGrid"/>
        <w:tblW w:w="10345" w:type="dxa"/>
        <w:tblLook w:val="04A0" w:firstRow="1" w:lastRow="0" w:firstColumn="1" w:lastColumn="0" w:noHBand="0" w:noVBand="1"/>
      </w:tblPr>
      <w:tblGrid>
        <w:gridCol w:w="2605"/>
        <w:gridCol w:w="1985"/>
        <w:gridCol w:w="1404"/>
        <w:gridCol w:w="4351"/>
      </w:tblGrid>
      <w:tr w:rsidRPr="00181FEF" w:rsidR="00992641" w:rsidTr="004E29C8" w14:paraId="21A73081" w14:textId="77777777">
        <w:tc>
          <w:tcPr>
            <w:tcW w:w="2605" w:type="dxa"/>
            <w:shd w:val="clear" w:color="auto" w:fill="2E74B5" w:themeFill="accent5" w:themeFillShade="BF"/>
          </w:tcPr>
          <w:p w:rsidRPr="00181FEF" w:rsidR="00992641" w:rsidP="00E518B4" w:rsidRDefault="00992641" w14:paraId="7955B86A" w14:textId="77777777">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USCDI v2 DATA ELEMENT </w:t>
            </w:r>
          </w:p>
        </w:tc>
        <w:tc>
          <w:tcPr>
            <w:tcW w:w="1985" w:type="dxa"/>
            <w:shd w:val="clear" w:color="auto" w:fill="2E74B5" w:themeFill="accent5" w:themeFillShade="BF"/>
          </w:tcPr>
          <w:p w:rsidRPr="00181FEF" w:rsidR="00992641" w:rsidP="00E518B4" w:rsidRDefault="00992641" w14:paraId="6890B6D0" w14:textId="77777777">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USCDI Vocabulary Requirement</w:t>
            </w:r>
          </w:p>
        </w:tc>
        <w:tc>
          <w:tcPr>
            <w:tcW w:w="1404" w:type="dxa"/>
            <w:shd w:val="clear" w:color="auto" w:fill="2E74B5" w:themeFill="accent5" w:themeFillShade="BF"/>
          </w:tcPr>
          <w:p w:rsidRPr="00181FEF" w:rsidR="00992641" w:rsidP="00E518B4" w:rsidRDefault="00992641" w14:paraId="12C23098" w14:textId="77777777">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Template</w:t>
            </w:r>
          </w:p>
        </w:tc>
        <w:tc>
          <w:tcPr>
            <w:tcW w:w="4351" w:type="dxa"/>
            <w:shd w:val="clear" w:color="auto" w:fill="2E74B5" w:themeFill="accent5" w:themeFillShade="BF"/>
          </w:tcPr>
          <w:p w:rsidRPr="00181FEF" w:rsidR="00992641" w:rsidP="00E518B4" w:rsidRDefault="00992641" w14:paraId="3ECEE154" w14:textId="77777777">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XPath</w:t>
            </w:r>
          </w:p>
        </w:tc>
      </w:tr>
      <w:tr w:rsidRPr="00181FEF" w:rsidR="00BD12D9" w:rsidTr="004E29C8" w14:paraId="0FAEEC9F" w14:textId="77777777">
        <w:tc>
          <w:tcPr>
            <w:tcW w:w="2605" w:type="dxa"/>
          </w:tcPr>
          <w:p w:rsidRPr="00576BB3" w:rsidR="00BD12D9" w:rsidP="00E518B4" w:rsidRDefault="00000000" w14:paraId="59FCCDF6" w14:textId="141F666B">
            <w:pPr>
              <w:pStyle w:val="NormalWeb"/>
              <w:spacing w:before="0" w:beforeAutospacing="0" w:after="0" w:afterAutospacing="0"/>
              <w:rPr>
                <w:rFonts w:asciiTheme="minorHAnsi" w:hAnsiTheme="minorHAnsi" w:cstheme="minorHAnsi"/>
                <w:color w:val="172B4D"/>
              </w:rPr>
            </w:pPr>
            <w:hyperlink w:history="1" r:id="rId89">
              <w:r w:rsidRPr="00576BB3" w:rsidR="00BD12D9">
                <w:rPr>
                  <w:rStyle w:val="Hyperlink"/>
                  <w:rFonts w:asciiTheme="minorHAnsi" w:hAnsiTheme="minorHAnsi" w:cstheme="minorHAnsi"/>
                </w:rPr>
                <w:t>Diagnostic Imaging Test</w:t>
              </w:r>
            </w:hyperlink>
          </w:p>
          <w:p w:rsidRPr="00181FEF" w:rsidR="00BD12D9" w:rsidP="00E518B4" w:rsidRDefault="00BD12D9" w14:paraId="25FC884D" w14:textId="52762F28">
            <w:pPr>
              <w:rPr>
                <w:rStyle w:val="Strong"/>
                <w:rFonts w:asciiTheme="minorHAnsi" w:hAnsiTheme="minorHAnsi" w:cstheme="minorHAnsi"/>
                <w:color w:val="172B4D"/>
              </w:rPr>
            </w:pPr>
            <w:r w:rsidRPr="00181FEF">
              <w:rPr>
                <w:rFonts w:asciiTheme="minorHAnsi" w:hAnsiTheme="minorHAnsi" w:cstheme="minorHAnsi"/>
                <w:color w:val="172B4D"/>
              </w:rPr>
              <w:t>The name of the test performed which generates visual images (radiographic, photographic, video, etc.) of anatomic structures; and requires interpretation by qualified professionals.</w:t>
            </w:r>
          </w:p>
        </w:tc>
        <w:tc>
          <w:tcPr>
            <w:tcW w:w="1985" w:type="dxa"/>
          </w:tcPr>
          <w:p w:rsidRPr="00181FEF" w:rsidR="00BD12D9" w:rsidP="00E518B4" w:rsidRDefault="00BD12D9" w14:paraId="6405B7BB" w14:textId="4EE8BD04">
            <w:pPr>
              <w:rPr>
                <w:rFonts w:asciiTheme="minorHAnsi" w:hAnsiTheme="minorHAnsi" w:cstheme="minorHAnsi"/>
              </w:rPr>
            </w:pPr>
            <w:r w:rsidRPr="00181FEF">
              <w:rPr>
                <w:rFonts w:asciiTheme="minorHAnsi" w:hAnsiTheme="minorHAnsi" w:cstheme="minorHAnsi"/>
                <w:color w:val="172B4D"/>
              </w:rPr>
              <w:t>• Logical Observation Identifiers Names and Codes (LOINC®) version 2.70 </w:t>
            </w:r>
          </w:p>
        </w:tc>
        <w:tc>
          <w:tcPr>
            <w:tcW w:w="1404" w:type="dxa"/>
          </w:tcPr>
          <w:p w:rsidRPr="00181FEF" w:rsidR="00BD12D9" w:rsidP="00E518B4" w:rsidRDefault="00BD12D9" w14:paraId="4A665EE5" w14:textId="671FD624">
            <w:pPr>
              <w:rPr>
                <w:rStyle w:val="Hyperlink"/>
                <w:rFonts w:asciiTheme="minorHAnsi" w:hAnsiTheme="minorHAnsi" w:cstheme="minorHAnsi"/>
                <w:color w:val="0052CC"/>
              </w:rPr>
            </w:pPr>
            <w:r w:rsidRPr="00181FEF">
              <w:rPr>
                <w:rFonts w:asciiTheme="minorHAnsi" w:hAnsiTheme="minorHAnsi" w:cstheme="minorHAnsi"/>
              </w:rPr>
              <w:t>Result Organizer</w:t>
            </w:r>
            <w:r w:rsidRPr="00181FEF">
              <w:rPr>
                <w:rFonts w:asciiTheme="minorHAnsi" w:hAnsiTheme="minorHAnsi" w:cstheme="minorHAnsi"/>
                <w:color w:val="172B4D"/>
              </w:rPr>
              <w:t> </w:t>
            </w:r>
          </w:p>
        </w:tc>
        <w:tc>
          <w:tcPr>
            <w:tcW w:w="4351" w:type="dxa"/>
          </w:tcPr>
          <w:p w:rsidRPr="00AE51D5" w:rsidR="00BD12D9" w:rsidP="00E518B4" w:rsidRDefault="001E7E2A" w14:paraId="1A10C053" w14:textId="73A86423">
            <w:pPr>
              <w:shd w:val="clear" w:color="auto" w:fill="FFFFFF"/>
              <w:rPr>
                <w:rFonts w:ascii="Courier New" w:hAnsi="Courier New" w:cs="Courier New"/>
                <w:color w:val="172B4D"/>
                <w:sz w:val="18"/>
                <w:szCs w:val="18"/>
              </w:rPr>
            </w:pPr>
            <w:r>
              <w:rPr>
                <w:rFonts w:ascii="Courier New" w:hAnsi="Courier New" w:cs="Courier New"/>
                <w:color w:val="172B4D"/>
                <w:sz w:val="18"/>
                <w:szCs w:val="18"/>
              </w:rPr>
              <w:t>o</w:t>
            </w:r>
            <w:r w:rsidRPr="00AE51D5" w:rsidR="00BD12D9">
              <w:rPr>
                <w:rFonts w:ascii="Courier New" w:hAnsi="Courier New" w:cs="Courier New"/>
                <w:color w:val="172B4D"/>
                <w:sz w:val="18"/>
                <w:szCs w:val="18"/>
              </w:rPr>
              <w:t xml:space="preserve">rganizer/code </w:t>
            </w:r>
          </w:p>
        </w:tc>
      </w:tr>
      <w:tr w:rsidRPr="00181FEF" w:rsidR="00BD12D9" w:rsidTr="004E29C8" w14:paraId="59CC49E7" w14:textId="77777777">
        <w:tc>
          <w:tcPr>
            <w:tcW w:w="2605" w:type="dxa"/>
          </w:tcPr>
          <w:p w:rsidRPr="00181FEF" w:rsidR="00BD12D9" w:rsidP="00E518B4" w:rsidRDefault="00000000" w14:paraId="5B643C96" w14:textId="13A8C57B">
            <w:pPr>
              <w:pStyle w:val="NormalWeb"/>
              <w:spacing w:before="0" w:beforeAutospacing="0" w:after="0" w:afterAutospacing="0"/>
              <w:rPr>
                <w:rFonts w:asciiTheme="minorHAnsi" w:hAnsiTheme="minorHAnsi" w:cstheme="minorHAnsi"/>
                <w:color w:val="172B4D"/>
              </w:rPr>
            </w:pPr>
            <w:hyperlink w:history="1" r:id="rId90">
              <w:r w:rsidRPr="00181FEF" w:rsidR="00BD12D9">
                <w:rPr>
                  <w:rStyle w:val="Hyperlink"/>
                  <w:rFonts w:asciiTheme="minorHAnsi" w:hAnsiTheme="minorHAnsi" w:cstheme="minorHAnsi"/>
                </w:rPr>
                <w:t>Diagnostic Imaging Report</w:t>
              </w:r>
            </w:hyperlink>
          </w:p>
          <w:p w:rsidRPr="00181FEF" w:rsidR="00BD12D9" w:rsidP="00E518B4" w:rsidRDefault="00BD12D9" w14:paraId="44B859A4" w14:textId="2F7527E6">
            <w:pPr>
              <w:rPr>
                <w:rStyle w:val="Strong"/>
                <w:rFonts w:asciiTheme="minorHAnsi" w:hAnsiTheme="minorHAnsi" w:cstheme="minorHAnsi"/>
                <w:color w:val="172B4D"/>
              </w:rPr>
            </w:pPr>
            <w:r w:rsidRPr="00181FEF">
              <w:rPr>
                <w:rFonts w:asciiTheme="minorHAnsi" w:hAnsiTheme="minorHAnsi" w:cstheme="minorHAnsi"/>
                <w:color w:val="172B4D"/>
              </w:rPr>
              <w:t>Interpreted results of imaging test that includes the study performed, reason, findings, and impressions. Includes both structured and unstructured (narrative) components.</w:t>
            </w:r>
          </w:p>
        </w:tc>
        <w:tc>
          <w:tcPr>
            <w:tcW w:w="1985" w:type="dxa"/>
          </w:tcPr>
          <w:p w:rsidRPr="00181FEF" w:rsidR="00BD12D9" w:rsidP="00E518B4" w:rsidRDefault="00BD12D9" w14:paraId="6F53C629" w14:textId="77777777">
            <w:pPr>
              <w:pStyle w:val="NormalWeb"/>
              <w:spacing w:before="0" w:beforeAutospacing="0" w:after="0" w:afterAutospacing="0"/>
              <w:rPr>
                <w:rFonts w:asciiTheme="minorHAnsi" w:hAnsiTheme="minorHAnsi" w:cstheme="minorHAnsi"/>
                <w:color w:val="172B4D"/>
              </w:rPr>
            </w:pPr>
          </w:p>
        </w:tc>
        <w:tc>
          <w:tcPr>
            <w:tcW w:w="1404" w:type="dxa"/>
          </w:tcPr>
          <w:p w:rsidRPr="00181FEF" w:rsidR="00BD12D9" w:rsidP="00E518B4" w:rsidRDefault="00BD12D9" w14:paraId="3C88817D" w14:textId="4988AEF7">
            <w:pPr>
              <w:rPr>
                <w:rFonts w:asciiTheme="minorHAnsi" w:hAnsiTheme="minorHAnsi" w:cstheme="minorHAnsi"/>
                <w:color w:val="172B4D"/>
              </w:rPr>
            </w:pPr>
            <w:r w:rsidRPr="00181FEF">
              <w:rPr>
                <w:rFonts w:asciiTheme="minorHAnsi" w:hAnsiTheme="minorHAnsi" w:cstheme="minorHAnsi"/>
              </w:rPr>
              <w:t>Result Observation</w:t>
            </w:r>
          </w:p>
          <w:p w:rsidRPr="00181FEF" w:rsidR="00BD12D9" w:rsidP="00E518B4" w:rsidRDefault="00BD12D9" w14:paraId="7BE60E13" w14:textId="18BC2857">
            <w:pPr>
              <w:rPr>
                <w:rStyle w:val="Hyperlink"/>
                <w:rFonts w:asciiTheme="minorHAnsi" w:hAnsiTheme="minorHAnsi" w:cstheme="minorHAnsi"/>
                <w:color w:val="0052CC"/>
              </w:rPr>
            </w:pPr>
          </w:p>
        </w:tc>
        <w:tc>
          <w:tcPr>
            <w:tcW w:w="4351" w:type="dxa"/>
          </w:tcPr>
          <w:p w:rsidRPr="00AE51D5" w:rsidR="00BD12D9" w:rsidP="00E518B4" w:rsidRDefault="001E7E2A" w14:paraId="43B6E06B" w14:textId="1E168FEC">
            <w:pPr>
              <w:keepNext/>
              <w:shd w:val="clear" w:color="auto" w:fill="FFFFFF"/>
              <w:rPr>
                <w:rFonts w:ascii="Courier New" w:hAnsi="Courier New" w:cs="Courier New"/>
                <w:color w:val="172B4D"/>
                <w:sz w:val="18"/>
                <w:szCs w:val="18"/>
              </w:rPr>
            </w:pPr>
            <w:r>
              <w:rPr>
                <w:rFonts w:ascii="Courier New" w:hAnsi="Courier New" w:cs="Courier New"/>
                <w:color w:val="172B4D"/>
                <w:sz w:val="18"/>
                <w:szCs w:val="18"/>
              </w:rPr>
              <w:t>o</w:t>
            </w:r>
            <w:r w:rsidRPr="00AE51D5" w:rsidR="00BD12D9">
              <w:rPr>
                <w:rFonts w:ascii="Courier New" w:hAnsi="Courier New" w:cs="Courier New"/>
                <w:color w:val="172B4D"/>
                <w:sz w:val="18"/>
                <w:szCs w:val="18"/>
              </w:rPr>
              <w:t>bservation/value</w:t>
            </w:r>
          </w:p>
        </w:tc>
      </w:tr>
    </w:tbl>
    <w:p w:rsidR="00992641" w:rsidP="00E518B4" w:rsidRDefault="00E518B4" w14:paraId="5179727E" w14:textId="6072999E">
      <w:pPr>
        <w:pStyle w:val="Caption"/>
      </w:pPr>
      <w:bookmarkStart w:name="_Toc118898857" w:id="2081"/>
      <w:bookmarkStart w:name="_Toc119940061" w:id="2082"/>
      <w:bookmarkStart w:name="_Toc135313092" w:id="2083"/>
      <w:r>
        <w:t xml:space="preserve">Table </w:t>
      </w:r>
      <w:r>
        <w:fldChar w:fldCharType="begin"/>
      </w:r>
      <w:r>
        <w:instrText>SEQ Table \* ARABIC</w:instrText>
      </w:r>
      <w:r>
        <w:fldChar w:fldCharType="separate"/>
      </w:r>
      <w:r w:rsidR="00DC1072">
        <w:rPr>
          <w:noProof/>
        </w:rPr>
        <w:t>71</w:t>
      </w:r>
      <w:r>
        <w:fldChar w:fldCharType="end"/>
      </w:r>
      <w:r>
        <w:t xml:space="preserve">: </w:t>
      </w:r>
      <w:r w:rsidRPr="00286C2A">
        <w:t xml:space="preserve">USCDI v2 Data Elements - </w:t>
      </w:r>
      <w:r>
        <w:t>Diagnostic Imaging</w:t>
      </w:r>
      <w:bookmarkEnd w:id="2081"/>
      <w:bookmarkEnd w:id="2082"/>
      <w:bookmarkEnd w:id="2083"/>
    </w:p>
    <w:p w:rsidR="001E7AE2" w:rsidP="004C76D9" w:rsidRDefault="001E7AE2" w14:paraId="1C651606" w14:textId="77777777">
      <w:pPr>
        <w:pStyle w:val="Heading4"/>
      </w:pPr>
      <w:r>
        <w:t>Diagnostic Imaging Test</w:t>
      </w:r>
    </w:p>
    <w:p w:rsidRPr="00AB2D86" w:rsidR="00BD12D9" w:rsidP="00BD12D9" w:rsidRDefault="00BD12D9" w14:paraId="1641AC27" w14:textId="629C184A">
      <w:pPr>
        <w:spacing w:before="150"/>
        <w:rPr>
          <w:rFonts w:asciiTheme="minorHAnsi" w:hAnsiTheme="minorHAnsi" w:cstheme="minorHAnsi"/>
        </w:rPr>
      </w:pPr>
      <w:r w:rsidRPr="00AB2D86">
        <w:rPr>
          <w:rFonts w:asciiTheme="minorHAnsi" w:hAnsiTheme="minorHAnsi" w:cstheme="minorHAnsi"/>
        </w:rPr>
        <w:t>Diagnostic Imaging Tests can have several statuses as they move through different systems. Common statuses are 'ordered', 'performed', and 'resulted'. The companion guide recommends the use o</w:t>
      </w:r>
      <w:r w:rsidR="00564E35">
        <w:rPr>
          <w:rFonts w:asciiTheme="minorHAnsi" w:hAnsiTheme="minorHAnsi" w:cstheme="minorHAnsi"/>
        </w:rPr>
        <w:t>f</w:t>
      </w:r>
      <w:r w:rsidRPr="00AB2D86">
        <w:rPr>
          <w:rFonts w:asciiTheme="minorHAnsi" w:hAnsiTheme="minorHAnsi" w:cstheme="minorHAnsi"/>
        </w:rPr>
        <w:t xml:space="preserve"> Result Organizer and the statuses of 'active' (ordered /performed), and 'completed' (resulted). The statuses of Cancelled and Aborted may also be allowed. </w:t>
      </w:r>
    </w:p>
    <w:p w:rsidR="001E7AE2" w:rsidP="004C76D9" w:rsidRDefault="001E7AE2" w14:paraId="4D543814" w14:textId="77777777">
      <w:pPr>
        <w:pStyle w:val="Heading4"/>
      </w:pPr>
      <w:r>
        <w:t>Diagnostic Imaging Report</w:t>
      </w:r>
    </w:p>
    <w:p w:rsidRPr="00AB2D86" w:rsidR="001E7AE2" w:rsidP="001E7AE2" w:rsidRDefault="00BD12D9" w14:paraId="32F83381" w14:textId="44BFA87B">
      <w:pPr>
        <w:rPr>
          <w:rFonts w:asciiTheme="minorHAnsi" w:hAnsiTheme="minorHAnsi" w:cstheme="minorHAnsi"/>
        </w:rPr>
      </w:pPr>
      <w:r w:rsidRPr="00AB2D86">
        <w:rPr>
          <w:rFonts w:asciiTheme="minorHAnsi" w:hAnsiTheme="minorHAnsi" w:cstheme="minorHAnsi"/>
        </w:rPr>
        <w:t>When the report is narrative, a</w:t>
      </w:r>
      <w:r w:rsidRPr="00AB2D86" w:rsidR="00EF36D1">
        <w:rPr>
          <w:rFonts w:asciiTheme="minorHAnsi" w:hAnsiTheme="minorHAnsi" w:cstheme="minorHAnsi"/>
        </w:rPr>
        <w:t>n</w:t>
      </w:r>
      <w:r w:rsidRPr="00AB2D86">
        <w:rPr>
          <w:rFonts w:asciiTheme="minorHAnsi" w:hAnsiTheme="minorHAnsi" w:cstheme="minorHAnsi"/>
        </w:rPr>
        <w:t xml:space="preserve"> entry reference from the observation to the narrative is preferred. See</w:t>
      </w:r>
      <w:r w:rsidRPr="00AB2D86">
        <w:rPr>
          <w:rFonts w:asciiTheme="minorHAnsi" w:hAnsiTheme="minorHAnsi" w:cstheme="minorHAnsi"/>
          <w:color w:val="172B4D"/>
          <w:sz w:val="21"/>
          <w:szCs w:val="21"/>
          <w:shd w:val="clear" w:color="auto" w:fill="FFFFFF"/>
        </w:rPr>
        <w:t xml:space="preserve"> </w:t>
      </w:r>
      <w:hyperlink w:history="1" r:id="rId91">
        <w:r w:rsidRPr="00AB2D86">
          <w:rPr>
            <w:rStyle w:val="Hyperlink"/>
            <w:rFonts w:asciiTheme="minorHAnsi" w:hAnsiTheme="minorHAnsi" w:cstheme="minorHAnsi"/>
            <w:color w:val="0052CC"/>
            <w:sz w:val="21"/>
            <w:szCs w:val="21"/>
            <w:shd w:val="clear" w:color="auto" w:fill="FFFFFF"/>
          </w:rPr>
          <w:t>example.</w:t>
        </w:r>
      </w:hyperlink>
    </w:p>
    <w:p w:rsidRPr="00A61A3F" w:rsidR="001E7AE2" w:rsidP="00FD31AC" w:rsidRDefault="001E7AE2" w14:paraId="76DCA657" w14:textId="17E9832A">
      <w:pPr>
        <w:pStyle w:val="Heading3"/>
      </w:pPr>
      <w:bookmarkStart w:name="_Toc119939891" w:id="2084"/>
      <w:bookmarkStart w:name="_Toc135312923" w:id="2085"/>
      <w:r w:rsidRPr="00A61A3F">
        <w:t>Encounter Information</w:t>
      </w:r>
      <w:bookmarkEnd w:id="2084"/>
      <w:bookmarkEnd w:id="2085"/>
    </w:p>
    <w:p w:rsidRPr="00AB2D86" w:rsidR="00BD12D9" w:rsidP="00BD12D9" w:rsidRDefault="00BD12D9" w14:paraId="7459B367" w14:textId="24D5A0C9">
      <w:pPr>
        <w:rPr>
          <w:rFonts w:asciiTheme="minorHAnsi" w:hAnsiTheme="minorHAnsi" w:cstheme="minorHAnsi"/>
        </w:rPr>
      </w:pPr>
      <w:r w:rsidRPr="00AB2D86">
        <w:rPr>
          <w:rFonts w:asciiTheme="minorHAnsi" w:hAnsiTheme="minorHAnsi" w:cstheme="minorHAnsi"/>
        </w:rPr>
        <w:t xml:space="preserve">Information related to interactions between healthcare providers and the subject of care in which healthcare-related activities take place. </w:t>
      </w:r>
    </w:p>
    <w:p w:rsidRPr="00BD12D9" w:rsidR="00E518B4" w:rsidP="00BD12D9" w:rsidRDefault="00E518B4" w14:paraId="328611E4" w14:textId="77777777"/>
    <w:tbl>
      <w:tblPr>
        <w:tblStyle w:val="TableGrid"/>
        <w:tblW w:w="10255" w:type="dxa"/>
        <w:tblLook w:val="04A0" w:firstRow="1" w:lastRow="0" w:firstColumn="1" w:lastColumn="0" w:noHBand="0" w:noVBand="1"/>
      </w:tblPr>
      <w:tblGrid>
        <w:gridCol w:w="2595"/>
        <w:gridCol w:w="1383"/>
        <w:gridCol w:w="1211"/>
        <w:gridCol w:w="5066"/>
      </w:tblGrid>
      <w:tr w:rsidRPr="00AB2D86" w:rsidR="001E7AE2" w:rsidTr="004E29C8" w14:paraId="3AE11907" w14:textId="77777777">
        <w:tc>
          <w:tcPr>
            <w:tcW w:w="2472" w:type="dxa"/>
            <w:shd w:val="clear" w:color="auto" w:fill="2E74B5" w:themeFill="accent5" w:themeFillShade="BF"/>
          </w:tcPr>
          <w:p w:rsidRPr="00342F52" w:rsidR="001E7AE2" w:rsidP="00E518B4" w:rsidRDefault="001E7AE2" w14:paraId="09E64694" w14:textId="77777777">
            <w:pPr>
              <w:rPr>
                <w:rFonts w:asciiTheme="minorHAnsi" w:hAnsiTheme="minorHAnsi" w:cstheme="minorHAnsi"/>
                <w:color w:val="FFFFFF" w:themeColor="background1"/>
              </w:rPr>
            </w:pPr>
            <w:r w:rsidRPr="00342F52">
              <w:rPr>
                <w:rStyle w:val="Strong"/>
                <w:rFonts w:asciiTheme="minorHAnsi" w:hAnsiTheme="minorHAnsi" w:cstheme="minorHAnsi"/>
                <w:color w:val="FFFFFF" w:themeColor="background1"/>
              </w:rPr>
              <w:t>USCDI v2 DATA ELEMENT </w:t>
            </w:r>
          </w:p>
        </w:tc>
        <w:tc>
          <w:tcPr>
            <w:tcW w:w="1383" w:type="dxa"/>
            <w:shd w:val="clear" w:color="auto" w:fill="2E74B5" w:themeFill="accent5" w:themeFillShade="BF"/>
          </w:tcPr>
          <w:p w:rsidRPr="00342F52" w:rsidR="001E7AE2" w:rsidP="00E518B4" w:rsidRDefault="001E7AE2" w14:paraId="622E4FB0" w14:textId="77777777">
            <w:pPr>
              <w:rPr>
                <w:rFonts w:asciiTheme="minorHAnsi" w:hAnsiTheme="minorHAnsi" w:cstheme="minorHAnsi"/>
                <w:color w:val="FFFFFF" w:themeColor="background1"/>
              </w:rPr>
            </w:pPr>
            <w:r w:rsidRPr="00342F52">
              <w:rPr>
                <w:rStyle w:val="Strong"/>
                <w:rFonts w:asciiTheme="minorHAnsi" w:hAnsiTheme="minorHAnsi" w:cstheme="minorHAnsi"/>
                <w:color w:val="FFFFFF" w:themeColor="background1"/>
              </w:rPr>
              <w:t>USCDI Vocabulary Requirement</w:t>
            </w:r>
          </w:p>
        </w:tc>
        <w:tc>
          <w:tcPr>
            <w:tcW w:w="1211" w:type="dxa"/>
            <w:shd w:val="clear" w:color="auto" w:fill="2E74B5" w:themeFill="accent5" w:themeFillShade="BF"/>
          </w:tcPr>
          <w:p w:rsidRPr="00342F52" w:rsidR="001E7AE2" w:rsidP="00E518B4" w:rsidRDefault="001E7AE2" w14:paraId="25B40E6C" w14:textId="77777777">
            <w:pPr>
              <w:rPr>
                <w:rFonts w:asciiTheme="minorHAnsi" w:hAnsiTheme="minorHAnsi" w:cstheme="minorHAnsi"/>
                <w:color w:val="FFFFFF" w:themeColor="background1"/>
              </w:rPr>
            </w:pPr>
            <w:r w:rsidRPr="00342F52">
              <w:rPr>
                <w:rFonts w:asciiTheme="minorHAnsi" w:hAnsiTheme="minorHAnsi" w:cstheme="minorHAnsi"/>
                <w:color w:val="FFFFFF" w:themeColor="background1"/>
              </w:rPr>
              <w:t>Template</w:t>
            </w:r>
          </w:p>
        </w:tc>
        <w:tc>
          <w:tcPr>
            <w:tcW w:w="5189" w:type="dxa"/>
            <w:shd w:val="clear" w:color="auto" w:fill="2E74B5" w:themeFill="accent5" w:themeFillShade="BF"/>
          </w:tcPr>
          <w:p w:rsidRPr="00342F52" w:rsidR="001E7AE2" w:rsidP="00E518B4" w:rsidRDefault="001E7AE2" w14:paraId="079A05E7" w14:textId="77777777">
            <w:pPr>
              <w:rPr>
                <w:rFonts w:asciiTheme="minorHAnsi" w:hAnsiTheme="minorHAnsi" w:cstheme="minorHAnsi"/>
                <w:color w:val="FFFFFF" w:themeColor="background1"/>
              </w:rPr>
            </w:pPr>
            <w:r w:rsidRPr="00342F52">
              <w:rPr>
                <w:rFonts w:asciiTheme="minorHAnsi" w:hAnsiTheme="minorHAnsi" w:cstheme="minorHAnsi"/>
                <w:color w:val="FFFFFF" w:themeColor="background1"/>
              </w:rPr>
              <w:t>XPath</w:t>
            </w:r>
          </w:p>
        </w:tc>
      </w:tr>
      <w:tr w:rsidRPr="00AB2D86" w:rsidR="00BD12D9" w:rsidTr="004E29C8" w14:paraId="1918A0CE" w14:textId="77777777">
        <w:tc>
          <w:tcPr>
            <w:tcW w:w="2472" w:type="dxa"/>
          </w:tcPr>
          <w:p w:rsidRPr="00AB2D86" w:rsidR="00BD12D9" w:rsidP="00E518B4" w:rsidRDefault="00000000" w14:paraId="6889FE87" w14:textId="07AF50E7">
            <w:pPr>
              <w:rPr>
                <w:rFonts w:asciiTheme="minorHAnsi" w:hAnsiTheme="minorHAnsi" w:cstheme="minorHAnsi"/>
              </w:rPr>
            </w:pPr>
            <w:hyperlink w:history="1" r:id="rId92">
              <w:r w:rsidRPr="00AB2D86" w:rsidR="00BD12D9">
                <w:rPr>
                  <w:rStyle w:val="Hyperlink"/>
                  <w:rFonts w:asciiTheme="minorHAnsi" w:hAnsiTheme="minorHAnsi" w:cstheme="minorHAnsi"/>
                </w:rPr>
                <w:t>Encounter Diagnosis </w:t>
              </w:r>
            </w:hyperlink>
          </w:p>
        </w:tc>
        <w:tc>
          <w:tcPr>
            <w:tcW w:w="1383" w:type="dxa"/>
          </w:tcPr>
          <w:p w:rsidRPr="00AB2D86" w:rsidR="00BD12D9" w:rsidP="00E518B4" w:rsidRDefault="00BD12D9" w14:paraId="26A37E8A" w14:textId="77777777">
            <w:pPr>
              <w:pStyle w:val="NormalWeb"/>
              <w:spacing w:before="0" w:beforeAutospacing="0" w:after="0" w:afterAutospacing="0"/>
              <w:rPr>
                <w:rFonts w:asciiTheme="minorHAnsi" w:hAnsiTheme="minorHAnsi" w:cstheme="minorHAnsi"/>
                <w:color w:val="172B4D"/>
              </w:rPr>
            </w:pPr>
            <w:r w:rsidRPr="00AB2D86">
              <w:rPr>
                <w:rFonts w:asciiTheme="minorHAnsi" w:hAnsiTheme="minorHAnsi" w:cstheme="minorHAnsi"/>
                <w:color w:val="172B4D"/>
              </w:rPr>
              <w:t>• SNOMED International, Systematized Nomenclature of Medicine Clinical Terms (SNOMED CT®) U.S. Edition, March 2021 Release </w:t>
            </w:r>
          </w:p>
          <w:p w:rsidRPr="00AB2D86" w:rsidR="00BD12D9" w:rsidP="00E518B4" w:rsidRDefault="00BD12D9" w14:paraId="586DA63A" w14:textId="693A419B">
            <w:pPr>
              <w:rPr>
                <w:rFonts w:asciiTheme="minorHAnsi" w:hAnsiTheme="minorHAnsi" w:cstheme="minorHAnsi"/>
              </w:rPr>
            </w:pPr>
            <w:r w:rsidRPr="00AB2D86">
              <w:rPr>
                <w:rFonts w:asciiTheme="minorHAnsi" w:hAnsiTheme="minorHAnsi" w:cstheme="minorHAnsi"/>
                <w:color w:val="172B4D"/>
              </w:rPr>
              <w:t xml:space="preserve">• International Classification </w:t>
            </w:r>
            <w:r w:rsidRPr="00AB2D86">
              <w:rPr>
                <w:rFonts w:asciiTheme="minorHAnsi" w:hAnsiTheme="minorHAnsi" w:cstheme="minorHAnsi"/>
                <w:color w:val="172B4D"/>
              </w:rPr>
              <w:t>of Diseases ICD10-CM 2021</w:t>
            </w:r>
          </w:p>
        </w:tc>
        <w:tc>
          <w:tcPr>
            <w:tcW w:w="1211" w:type="dxa"/>
          </w:tcPr>
          <w:p w:rsidR="00BD12D9" w:rsidP="00E518B4" w:rsidRDefault="00BD12D9" w14:paraId="456A7086" w14:textId="77777777">
            <w:pPr>
              <w:rPr>
                <w:rFonts w:asciiTheme="minorHAnsi" w:hAnsiTheme="minorHAnsi" w:cstheme="minorHAnsi"/>
              </w:rPr>
            </w:pPr>
            <w:r w:rsidRPr="00AB2D86">
              <w:rPr>
                <w:rFonts w:asciiTheme="minorHAnsi" w:hAnsiTheme="minorHAnsi" w:cstheme="minorHAnsi"/>
              </w:rPr>
              <w:t>Encounter Diagnosis</w:t>
            </w:r>
            <w:r w:rsidRPr="00AB2D86">
              <w:rPr>
                <w:rFonts w:asciiTheme="minorHAnsi" w:hAnsiTheme="minorHAnsi" w:cstheme="minorHAnsi"/>
                <w:color w:val="172B4D"/>
              </w:rPr>
              <w:t> -&gt; </w:t>
            </w:r>
            <w:r w:rsidRPr="00AB2D86">
              <w:rPr>
                <w:rFonts w:asciiTheme="minorHAnsi" w:hAnsiTheme="minorHAnsi" w:cstheme="minorHAnsi"/>
              </w:rPr>
              <w:t>Problem Observation</w:t>
            </w:r>
          </w:p>
          <w:p w:rsidR="001C7EA3" w:rsidP="00E518B4" w:rsidRDefault="001C7EA3" w14:paraId="1DDE9F9F" w14:textId="77777777">
            <w:pPr>
              <w:rPr>
                <w:rFonts w:asciiTheme="minorHAnsi" w:hAnsiTheme="minorHAnsi" w:cstheme="minorHAnsi"/>
              </w:rPr>
            </w:pPr>
          </w:p>
          <w:p w:rsidR="001C7EA3" w:rsidP="001C7EA3" w:rsidRDefault="001C7EA3" w14:paraId="009E5B1A" w14:textId="77777777">
            <w:pPr>
              <w:rPr>
                <w:rFonts w:asciiTheme="minorHAnsi" w:hAnsiTheme="minorHAnsi" w:cstheme="minorHAnsi"/>
              </w:rPr>
            </w:pPr>
            <w:r>
              <w:rPr>
                <w:rFonts w:asciiTheme="minorHAnsi" w:hAnsiTheme="minorHAnsi" w:cstheme="minorHAnsi"/>
              </w:rPr>
              <w:t>Hospital Discharge Diagnosis</w:t>
            </w:r>
          </w:p>
          <w:p w:rsidRPr="00AB2D86" w:rsidR="001C7EA3" w:rsidP="001C7EA3" w:rsidRDefault="001C7EA3" w14:paraId="018EDD09" w14:textId="56199ABC">
            <w:pPr>
              <w:rPr>
                <w:rFonts w:asciiTheme="minorHAnsi" w:hAnsiTheme="minorHAnsi" w:cstheme="minorHAnsi"/>
              </w:rPr>
            </w:pPr>
            <w:r>
              <w:rPr>
                <w:rFonts w:asciiTheme="minorHAnsi" w:hAnsiTheme="minorHAnsi" w:cstheme="minorHAnsi"/>
              </w:rPr>
              <w:t>&gt; Problem Observation</w:t>
            </w:r>
          </w:p>
        </w:tc>
        <w:tc>
          <w:tcPr>
            <w:tcW w:w="5189" w:type="dxa"/>
          </w:tcPr>
          <w:p w:rsidRPr="00AE51D5" w:rsidR="00BD12D9" w:rsidP="00E518B4" w:rsidRDefault="00BD12D9" w14:paraId="60C24D34" w14:textId="4C42562C">
            <w:pPr>
              <w:rPr>
                <w:rFonts w:ascii="Courier New" w:hAnsi="Courier New" w:cs="Courier New"/>
                <w:sz w:val="18"/>
                <w:szCs w:val="18"/>
              </w:rPr>
            </w:pPr>
            <w:r w:rsidRPr="00AE51D5">
              <w:rPr>
                <w:rFonts w:ascii="Courier New" w:hAnsi="Courier New" w:cs="Courier New"/>
                <w:color w:val="172B4D"/>
                <w:sz w:val="18"/>
                <w:szCs w:val="18"/>
              </w:rPr>
              <w:t>observation/value</w:t>
            </w:r>
          </w:p>
        </w:tc>
      </w:tr>
      <w:tr w:rsidRPr="00AB2D86" w:rsidR="00BD12D9" w:rsidTr="004E29C8" w14:paraId="10FA2287" w14:textId="77777777">
        <w:tc>
          <w:tcPr>
            <w:tcW w:w="2472" w:type="dxa"/>
          </w:tcPr>
          <w:p w:rsidRPr="00AB2D86" w:rsidR="00BD12D9" w:rsidP="00E518B4" w:rsidRDefault="00000000" w14:paraId="5A2285F7" w14:textId="6BBF55B4">
            <w:pPr>
              <w:pStyle w:val="NormalWeb"/>
              <w:spacing w:before="0" w:beforeAutospacing="0" w:after="0" w:afterAutospacing="0"/>
              <w:rPr>
                <w:rFonts w:asciiTheme="minorHAnsi" w:hAnsiTheme="minorHAnsi" w:cstheme="minorHAnsi"/>
                <w:color w:val="172B4D"/>
              </w:rPr>
            </w:pPr>
            <w:hyperlink w:history="1" r:id="rId93">
              <w:r w:rsidRPr="00AB2D86" w:rsidR="00BD12D9">
                <w:rPr>
                  <w:rStyle w:val="Hyperlink"/>
                  <w:rFonts w:asciiTheme="minorHAnsi" w:hAnsiTheme="minorHAnsi" w:cstheme="minorHAnsi"/>
                </w:rPr>
                <w:t>Encounter Disposition</w:t>
              </w:r>
            </w:hyperlink>
          </w:p>
          <w:p w:rsidRPr="00AB2D86" w:rsidR="00BD12D9" w:rsidP="00E518B4" w:rsidRDefault="00BD12D9" w14:paraId="371F356E" w14:textId="2B960CFB">
            <w:pPr>
              <w:rPr>
                <w:rFonts w:asciiTheme="minorHAnsi" w:hAnsiTheme="minorHAnsi" w:cstheme="minorHAnsi"/>
              </w:rPr>
            </w:pPr>
            <w:r w:rsidRPr="00AB2D86">
              <w:rPr>
                <w:rFonts w:asciiTheme="minorHAnsi" w:hAnsiTheme="minorHAnsi" w:cstheme="minorHAnsi"/>
                <w:color w:val="172B4D"/>
              </w:rPr>
              <w:t>Identifies the location or type of facility to where the patient left </w:t>
            </w:r>
            <w:r w:rsidR="007B2BCF">
              <w:rPr>
                <w:rFonts w:asciiTheme="minorHAnsi" w:hAnsiTheme="minorHAnsi" w:cstheme="minorHAnsi"/>
                <w:color w:val="172B4D"/>
              </w:rPr>
              <w:t>(</w:t>
            </w:r>
            <w:r w:rsidRPr="00AB2D86">
              <w:rPr>
                <w:rStyle w:val="Strong"/>
                <w:rFonts w:asciiTheme="minorHAnsi" w:hAnsiTheme="minorHAnsi" w:cstheme="minorHAnsi"/>
                <w:color w:val="172B4D"/>
              </w:rPr>
              <w:t>WENT</w:t>
            </w:r>
            <w:r w:rsidR="007B2BCF">
              <w:rPr>
                <w:rStyle w:val="Strong"/>
                <w:rFonts w:asciiTheme="minorHAnsi" w:hAnsiTheme="minorHAnsi" w:cstheme="minorHAnsi"/>
                <w:color w:val="172B4D"/>
              </w:rPr>
              <w:t>)</w:t>
            </w:r>
            <w:r w:rsidRPr="00AB2D86">
              <w:rPr>
                <w:rFonts w:asciiTheme="minorHAnsi" w:hAnsiTheme="minorHAnsi" w:cstheme="minorHAnsi"/>
                <w:color w:val="172B4D"/>
              </w:rPr>
              <w:t> following a hospital or encounter episode.</w:t>
            </w:r>
          </w:p>
        </w:tc>
        <w:tc>
          <w:tcPr>
            <w:tcW w:w="1383" w:type="dxa"/>
          </w:tcPr>
          <w:p w:rsidRPr="00AB2D86" w:rsidR="00BD12D9" w:rsidP="00E518B4" w:rsidRDefault="00BD12D9" w14:paraId="435189D6" w14:textId="1F10B7CC">
            <w:pPr>
              <w:rPr>
                <w:rFonts w:asciiTheme="minorHAnsi" w:hAnsiTheme="minorHAnsi" w:cstheme="minorHAnsi"/>
              </w:rPr>
            </w:pPr>
            <w:r w:rsidRPr="00AB2D86">
              <w:rPr>
                <w:rFonts w:asciiTheme="minorHAnsi" w:hAnsiTheme="minorHAnsi" w:cstheme="minorHAnsi"/>
                <w:color w:val="172B4D"/>
              </w:rPr>
              <w:t>None (follow C-CDA)</w:t>
            </w:r>
          </w:p>
        </w:tc>
        <w:tc>
          <w:tcPr>
            <w:tcW w:w="1211" w:type="dxa"/>
          </w:tcPr>
          <w:p w:rsidRPr="00AB2D86" w:rsidR="00BD12D9" w:rsidP="00E518B4" w:rsidRDefault="00BD12D9" w14:paraId="2A21BE85" w14:textId="31D310F1">
            <w:pPr>
              <w:rPr>
                <w:rFonts w:asciiTheme="minorHAnsi" w:hAnsiTheme="minorHAnsi" w:cstheme="minorHAnsi"/>
              </w:rPr>
            </w:pPr>
            <w:r w:rsidRPr="00AB2D86">
              <w:rPr>
                <w:rFonts w:asciiTheme="minorHAnsi" w:hAnsiTheme="minorHAnsi" w:cstheme="minorHAnsi"/>
              </w:rPr>
              <w:t>Encounter Activity</w:t>
            </w:r>
          </w:p>
        </w:tc>
        <w:tc>
          <w:tcPr>
            <w:tcW w:w="5189" w:type="dxa"/>
          </w:tcPr>
          <w:p w:rsidRPr="00AE51D5" w:rsidR="00BD12D9" w:rsidP="00E518B4" w:rsidRDefault="00BD12D9" w14:paraId="6B96BDBE" w14:textId="6F1EFB99">
            <w:pPr>
              <w:rPr>
                <w:rFonts w:ascii="Courier New" w:hAnsi="Courier New" w:cs="Courier New"/>
                <w:sz w:val="18"/>
                <w:szCs w:val="18"/>
              </w:rPr>
            </w:pPr>
            <w:r w:rsidRPr="00AE51D5">
              <w:rPr>
                <w:rFonts w:ascii="Courier New" w:hAnsi="Courier New" w:cs="Courier New"/>
                <w:color w:val="172B4D"/>
                <w:sz w:val="18"/>
                <w:szCs w:val="18"/>
              </w:rPr>
              <w:t>encounter/sdtc:dischargeDispositionCode</w:t>
            </w:r>
          </w:p>
        </w:tc>
      </w:tr>
      <w:tr w:rsidRPr="00AB2D86" w:rsidR="00BD12D9" w:rsidTr="004E29C8" w14:paraId="44EAC36F" w14:textId="77777777">
        <w:tc>
          <w:tcPr>
            <w:tcW w:w="2472" w:type="dxa"/>
          </w:tcPr>
          <w:p w:rsidRPr="00AB2D86" w:rsidR="00BD12D9" w:rsidP="00E518B4" w:rsidRDefault="00000000" w14:paraId="2D255E14" w14:textId="2647C58A">
            <w:pPr>
              <w:pStyle w:val="NormalWeb"/>
              <w:spacing w:before="0" w:beforeAutospacing="0" w:after="0" w:afterAutospacing="0"/>
              <w:rPr>
                <w:rFonts w:asciiTheme="minorHAnsi" w:hAnsiTheme="minorHAnsi" w:cstheme="minorHAnsi"/>
                <w:color w:val="172B4D"/>
              </w:rPr>
            </w:pPr>
            <w:hyperlink w:history="1" r:id="rId94">
              <w:r w:rsidRPr="00AB2D86" w:rsidR="00BD12D9">
                <w:rPr>
                  <w:rStyle w:val="Hyperlink"/>
                  <w:rFonts w:asciiTheme="minorHAnsi" w:hAnsiTheme="minorHAnsi" w:cstheme="minorHAnsi"/>
                </w:rPr>
                <w:t>Encounter Location</w:t>
              </w:r>
            </w:hyperlink>
            <w:r w:rsidRPr="00AB2D86" w:rsidR="00BD12D9">
              <w:rPr>
                <w:rStyle w:val="Strong"/>
                <w:rFonts w:asciiTheme="minorHAnsi" w:hAnsiTheme="minorHAnsi" w:cstheme="minorHAnsi"/>
                <w:color w:val="172B4D"/>
              </w:rPr>
              <w:t> </w:t>
            </w:r>
          </w:p>
          <w:p w:rsidRPr="00AB2D86" w:rsidR="00BD12D9" w:rsidP="00E518B4" w:rsidRDefault="00BD12D9" w14:paraId="39E0C5D9" w14:textId="0D96FD89">
            <w:pPr>
              <w:rPr>
                <w:rFonts w:asciiTheme="minorHAnsi" w:hAnsiTheme="minorHAnsi" w:cstheme="minorHAnsi"/>
              </w:rPr>
            </w:pPr>
            <w:r w:rsidRPr="00AB2D86">
              <w:rPr>
                <w:rFonts w:asciiTheme="minorHAnsi" w:hAnsiTheme="minorHAnsi" w:cstheme="minorHAnsi"/>
                <w:color w:val="172B4D"/>
              </w:rPr>
              <w:t>Physical location of facility which delivered a person’s health care or related services.</w:t>
            </w:r>
            <w:r w:rsidRPr="00AB2D86">
              <w:rPr>
                <w:rStyle w:val="Strong"/>
                <w:rFonts w:asciiTheme="minorHAnsi" w:hAnsiTheme="minorHAnsi" w:cstheme="minorHAnsi"/>
                <w:color w:val="172B4D"/>
              </w:rPr>
              <w:t> </w:t>
            </w:r>
          </w:p>
        </w:tc>
        <w:tc>
          <w:tcPr>
            <w:tcW w:w="1383" w:type="dxa"/>
          </w:tcPr>
          <w:p w:rsidRPr="00AB2D86" w:rsidR="00BD12D9" w:rsidP="00E518B4" w:rsidRDefault="00BD12D9" w14:paraId="7F12E16E" w14:textId="4C18185E">
            <w:pPr>
              <w:rPr>
                <w:rFonts w:asciiTheme="minorHAnsi" w:hAnsiTheme="minorHAnsi" w:cstheme="minorHAnsi"/>
              </w:rPr>
            </w:pPr>
            <w:r w:rsidRPr="00AB2D86">
              <w:rPr>
                <w:rFonts w:asciiTheme="minorHAnsi" w:hAnsiTheme="minorHAnsi" w:cstheme="minorHAnsi"/>
                <w:color w:val="172B4D"/>
              </w:rPr>
              <w:t>None (follow C-CDA)</w:t>
            </w:r>
          </w:p>
        </w:tc>
        <w:tc>
          <w:tcPr>
            <w:tcW w:w="1211" w:type="dxa"/>
          </w:tcPr>
          <w:p w:rsidRPr="00AB2D86" w:rsidR="00BD12D9" w:rsidP="00E518B4" w:rsidRDefault="00BD12D9" w14:paraId="125F43BB" w14:textId="1F9335F9">
            <w:pPr>
              <w:rPr>
                <w:rFonts w:asciiTheme="minorHAnsi" w:hAnsiTheme="minorHAnsi" w:cstheme="minorHAnsi"/>
              </w:rPr>
            </w:pPr>
            <w:r w:rsidRPr="00AB2D86">
              <w:rPr>
                <w:rFonts w:asciiTheme="minorHAnsi" w:hAnsiTheme="minorHAnsi" w:cstheme="minorHAnsi"/>
              </w:rPr>
              <w:t>Encounter Activity</w:t>
            </w:r>
          </w:p>
        </w:tc>
        <w:tc>
          <w:tcPr>
            <w:tcW w:w="5189" w:type="dxa"/>
          </w:tcPr>
          <w:p w:rsidRPr="00AE51D5" w:rsidR="00BD12D9" w:rsidP="00E518B4" w:rsidRDefault="00BD12D9" w14:paraId="6BB61FB1" w14:textId="195CBAA2">
            <w:pPr>
              <w:rPr>
                <w:rFonts w:ascii="Courier New" w:hAnsi="Courier New" w:cs="Courier New"/>
                <w:sz w:val="18"/>
                <w:szCs w:val="18"/>
              </w:rPr>
            </w:pPr>
            <w:r w:rsidRPr="00AE51D5">
              <w:rPr>
                <w:rFonts w:ascii="Courier New" w:hAnsi="Courier New" w:cs="Courier New"/>
                <w:color w:val="172B4D"/>
                <w:sz w:val="18"/>
                <w:szCs w:val="18"/>
              </w:rPr>
              <w:t>encounter/</w:t>
            </w:r>
            <w:r w:rsidR="00FA670B">
              <w:rPr>
                <w:rFonts w:ascii="Courier New" w:hAnsi="Courier New" w:cs="Courier New"/>
                <w:color w:val="172B4D"/>
                <w:sz w:val="18"/>
                <w:szCs w:val="18"/>
              </w:rPr>
              <w:t>participant</w:t>
            </w:r>
            <w:r w:rsidRPr="00AE51D5">
              <w:rPr>
                <w:rFonts w:ascii="Courier New" w:hAnsi="Courier New" w:cs="Courier New"/>
                <w:color w:val="172B4D"/>
                <w:sz w:val="18"/>
                <w:szCs w:val="18"/>
              </w:rPr>
              <w:t>/@typeCode="LOC"</w:t>
            </w:r>
          </w:p>
        </w:tc>
      </w:tr>
      <w:tr w:rsidRPr="00AB2D86" w:rsidR="00BD12D9" w:rsidTr="004E29C8" w14:paraId="7E188096" w14:textId="77777777">
        <w:tc>
          <w:tcPr>
            <w:tcW w:w="2472" w:type="dxa"/>
          </w:tcPr>
          <w:p w:rsidRPr="00AB2D86" w:rsidR="00BD12D9" w:rsidP="00E518B4" w:rsidRDefault="00000000" w14:paraId="570422A6" w14:textId="2A720F62">
            <w:pPr>
              <w:pStyle w:val="NormalWeb"/>
              <w:spacing w:before="0" w:beforeAutospacing="0" w:after="0" w:afterAutospacing="0"/>
              <w:rPr>
                <w:rFonts w:asciiTheme="minorHAnsi" w:hAnsiTheme="minorHAnsi" w:cstheme="minorHAnsi"/>
                <w:color w:val="172B4D"/>
              </w:rPr>
            </w:pPr>
            <w:hyperlink w:history="1" r:id="rId95">
              <w:r w:rsidRPr="00AB2D86" w:rsidR="00BD12D9">
                <w:rPr>
                  <w:rStyle w:val="Hyperlink"/>
                  <w:rFonts w:asciiTheme="minorHAnsi" w:hAnsiTheme="minorHAnsi" w:cstheme="minorHAnsi"/>
                </w:rPr>
                <w:t>Encounter Time</w:t>
              </w:r>
            </w:hyperlink>
            <w:r w:rsidRPr="00AB2D86" w:rsidR="00BD12D9">
              <w:rPr>
                <w:rStyle w:val="Strong"/>
                <w:rFonts w:asciiTheme="minorHAnsi" w:hAnsiTheme="minorHAnsi" w:cstheme="minorHAnsi"/>
                <w:color w:val="172B4D"/>
              </w:rPr>
              <w:t> </w:t>
            </w:r>
          </w:p>
          <w:p w:rsidRPr="00AB2D86" w:rsidR="00BD12D9" w:rsidP="00E518B4" w:rsidRDefault="00BD12D9" w14:paraId="54B226E0" w14:textId="77777777">
            <w:pPr>
              <w:pStyle w:val="NormalWeb"/>
              <w:spacing w:before="150" w:beforeAutospacing="0" w:after="0" w:afterAutospacing="0"/>
              <w:rPr>
                <w:rFonts w:asciiTheme="minorHAnsi" w:hAnsiTheme="minorHAnsi" w:cstheme="minorHAnsi"/>
                <w:color w:val="172B4D"/>
              </w:rPr>
            </w:pPr>
            <w:r w:rsidRPr="00AB2D86">
              <w:rPr>
                <w:rFonts w:asciiTheme="minorHAnsi" w:hAnsiTheme="minorHAnsi" w:cstheme="minorHAnsi"/>
                <w:color w:val="172B4D"/>
              </w:rPr>
              <w:t>Represents a date/time related to an encounter</w:t>
            </w:r>
          </w:p>
          <w:p w:rsidRPr="00AB2D86" w:rsidR="00BD12D9" w:rsidP="00E518B4" w:rsidRDefault="00BD12D9" w14:paraId="518A40C8" w14:textId="77777777">
            <w:pPr>
              <w:pStyle w:val="NormalWeb"/>
              <w:spacing w:before="150" w:beforeAutospacing="0" w:after="0" w:afterAutospacing="0"/>
              <w:rPr>
                <w:rFonts w:asciiTheme="minorHAnsi" w:hAnsiTheme="minorHAnsi" w:cstheme="minorHAnsi"/>
                <w:color w:val="172B4D"/>
              </w:rPr>
            </w:pPr>
            <w:r w:rsidRPr="00AB2D86">
              <w:rPr>
                <w:rFonts w:asciiTheme="minorHAnsi" w:hAnsiTheme="minorHAnsi" w:cstheme="minorHAnsi"/>
                <w:color w:val="172B4D"/>
              </w:rPr>
              <w:t>(e.g., scheduled appointment time, check in time,</w:t>
            </w:r>
          </w:p>
          <w:p w:rsidRPr="00AB2D86" w:rsidR="00BD12D9" w:rsidP="00E518B4" w:rsidRDefault="00BD12D9" w14:paraId="516FF346" w14:textId="3FE41797">
            <w:pPr>
              <w:rPr>
                <w:rFonts w:asciiTheme="minorHAnsi" w:hAnsiTheme="minorHAnsi" w:cstheme="minorHAnsi"/>
              </w:rPr>
            </w:pPr>
            <w:r w:rsidRPr="00AB2D86">
              <w:rPr>
                <w:rFonts w:asciiTheme="minorHAnsi" w:hAnsiTheme="minorHAnsi" w:cstheme="minorHAnsi"/>
                <w:color w:val="172B4D"/>
              </w:rPr>
              <w:t>start and stop times).</w:t>
            </w:r>
          </w:p>
        </w:tc>
        <w:tc>
          <w:tcPr>
            <w:tcW w:w="1383" w:type="dxa"/>
          </w:tcPr>
          <w:p w:rsidRPr="00AB2D86" w:rsidR="00BD12D9" w:rsidP="00E518B4" w:rsidRDefault="00BD12D9" w14:paraId="4ED49487" w14:textId="7403F627">
            <w:pPr>
              <w:rPr>
                <w:rFonts w:asciiTheme="minorHAnsi" w:hAnsiTheme="minorHAnsi" w:cstheme="minorHAnsi"/>
              </w:rPr>
            </w:pPr>
            <w:r w:rsidRPr="00AB2D86">
              <w:rPr>
                <w:rFonts w:asciiTheme="minorHAnsi" w:hAnsiTheme="minorHAnsi" w:cstheme="minorHAnsi"/>
                <w:color w:val="172B4D"/>
              </w:rPr>
              <w:t>None (follow C-CDA)</w:t>
            </w:r>
          </w:p>
        </w:tc>
        <w:tc>
          <w:tcPr>
            <w:tcW w:w="1211" w:type="dxa"/>
          </w:tcPr>
          <w:p w:rsidRPr="00AB2D86" w:rsidR="00BD12D9" w:rsidP="00E518B4" w:rsidRDefault="00BD12D9" w14:paraId="4C52DF8D" w14:textId="6CCE1322">
            <w:pPr>
              <w:rPr>
                <w:rFonts w:asciiTheme="minorHAnsi" w:hAnsiTheme="minorHAnsi" w:cstheme="minorHAnsi"/>
              </w:rPr>
            </w:pPr>
            <w:r w:rsidRPr="00AB2D86">
              <w:rPr>
                <w:rFonts w:asciiTheme="minorHAnsi" w:hAnsiTheme="minorHAnsi" w:cstheme="minorHAnsi"/>
              </w:rPr>
              <w:t>Encounter Activity</w:t>
            </w:r>
          </w:p>
        </w:tc>
        <w:tc>
          <w:tcPr>
            <w:tcW w:w="5189" w:type="dxa"/>
          </w:tcPr>
          <w:p w:rsidRPr="00AE51D5" w:rsidR="00BD12D9" w:rsidP="00E518B4" w:rsidRDefault="00BD12D9" w14:paraId="2256FC44" w14:textId="399E1127">
            <w:pPr>
              <w:rPr>
                <w:rFonts w:ascii="Courier New" w:hAnsi="Courier New" w:cs="Courier New"/>
                <w:sz w:val="18"/>
                <w:szCs w:val="18"/>
              </w:rPr>
            </w:pPr>
            <w:r w:rsidRPr="00AE51D5">
              <w:rPr>
                <w:rFonts w:ascii="Courier New" w:hAnsi="Courier New" w:cs="Courier New"/>
                <w:color w:val="172B4D"/>
                <w:sz w:val="18"/>
                <w:szCs w:val="18"/>
              </w:rPr>
              <w:t>encounter/effectiveTime</w:t>
            </w:r>
          </w:p>
        </w:tc>
      </w:tr>
      <w:tr w:rsidRPr="00AB2D86" w:rsidR="00BD12D9" w:rsidTr="004E29C8" w14:paraId="6C69244D" w14:textId="77777777">
        <w:tc>
          <w:tcPr>
            <w:tcW w:w="2472" w:type="dxa"/>
          </w:tcPr>
          <w:p w:rsidRPr="00576BB3" w:rsidR="00BD12D9" w:rsidP="00E518B4" w:rsidRDefault="00000000" w14:paraId="0D09EA10" w14:textId="74C4EAAE">
            <w:pPr>
              <w:rPr>
                <w:rFonts w:asciiTheme="minorHAnsi" w:hAnsiTheme="minorHAnsi" w:cstheme="minorHAnsi"/>
              </w:rPr>
            </w:pPr>
            <w:hyperlink w:history="1" r:id="rId96">
              <w:r w:rsidRPr="00576BB3" w:rsidR="00BD12D9">
                <w:rPr>
                  <w:rStyle w:val="Hyperlink"/>
                  <w:rFonts w:asciiTheme="minorHAnsi" w:hAnsiTheme="minorHAnsi" w:cstheme="minorHAnsi"/>
                  <w:color w:val="0052CC"/>
                </w:rPr>
                <w:t>Encounter Type</w:t>
              </w:r>
            </w:hyperlink>
            <w:r w:rsidRPr="00576BB3" w:rsidR="00BD12D9">
              <w:rPr>
                <w:rStyle w:val="Strong"/>
                <w:rFonts w:asciiTheme="minorHAnsi" w:hAnsiTheme="minorHAnsi" w:cstheme="minorHAnsi"/>
                <w:color w:val="172B4D"/>
              </w:rPr>
              <w:t> </w:t>
            </w:r>
          </w:p>
        </w:tc>
        <w:tc>
          <w:tcPr>
            <w:tcW w:w="1383" w:type="dxa"/>
          </w:tcPr>
          <w:p w:rsidRPr="00AB2D86" w:rsidR="00BD12D9" w:rsidP="00E518B4" w:rsidRDefault="00BD12D9" w14:paraId="50652D1F" w14:textId="3CC92035">
            <w:pPr>
              <w:rPr>
                <w:rFonts w:asciiTheme="minorHAnsi" w:hAnsiTheme="minorHAnsi" w:cstheme="minorHAnsi"/>
              </w:rPr>
            </w:pPr>
            <w:r w:rsidRPr="00AB2D86">
              <w:rPr>
                <w:rFonts w:asciiTheme="minorHAnsi" w:hAnsiTheme="minorHAnsi" w:cstheme="minorHAnsi"/>
                <w:color w:val="172B4D"/>
              </w:rPr>
              <w:t>None (follow C-CDA)</w:t>
            </w:r>
          </w:p>
        </w:tc>
        <w:tc>
          <w:tcPr>
            <w:tcW w:w="1211" w:type="dxa"/>
          </w:tcPr>
          <w:p w:rsidRPr="00AB2D86" w:rsidR="00BD12D9" w:rsidP="00E518B4" w:rsidRDefault="00BD12D9" w14:paraId="5480D8C6" w14:textId="5A78719D">
            <w:pPr>
              <w:rPr>
                <w:rFonts w:asciiTheme="minorHAnsi" w:hAnsiTheme="minorHAnsi" w:cstheme="minorHAnsi"/>
              </w:rPr>
            </w:pPr>
            <w:r w:rsidRPr="00AB2D86">
              <w:rPr>
                <w:rFonts w:asciiTheme="minorHAnsi" w:hAnsiTheme="minorHAnsi" w:cstheme="minorHAnsi"/>
              </w:rPr>
              <w:t>Encounter Activity</w:t>
            </w:r>
          </w:p>
        </w:tc>
        <w:tc>
          <w:tcPr>
            <w:tcW w:w="5189" w:type="dxa"/>
          </w:tcPr>
          <w:p w:rsidRPr="00AE51D5" w:rsidR="00BD12D9" w:rsidP="00E518B4" w:rsidRDefault="00BD12D9" w14:paraId="6E090DF3" w14:textId="7C6DD098">
            <w:pPr>
              <w:keepNext/>
              <w:rPr>
                <w:rFonts w:ascii="Courier New" w:hAnsi="Courier New" w:cs="Courier New"/>
                <w:sz w:val="18"/>
                <w:szCs w:val="18"/>
              </w:rPr>
            </w:pPr>
            <w:r w:rsidRPr="00AE51D5">
              <w:rPr>
                <w:rFonts w:ascii="Courier New" w:hAnsi="Courier New" w:cs="Courier New"/>
                <w:color w:val="172B4D"/>
                <w:sz w:val="18"/>
                <w:szCs w:val="18"/>
              </w:rPr>
              <w:t>encounter/code</w:t>
            </w:r>
          </w:p>
        </w:tc>
      </w:tr>
    </w:tbl>
    <w:p w:rsidRPr="004E431F" w:rsidR="001E7AE2" w:rsidP="00E518B4" w:rsidRDefault="00E518B4" w14:paraId="18A29616" w14:textId="277C2D66">
      <w:pPr>
        <w:pStyle w:val="Caption"/>
      </w:pPr>
      <w:bookmarkStart w:name="_Toc118898858" w:id="2086"/>
      <w:bookmarkStart w:name="_Toc119940062" w:id="2087"/>
      <w:bookmarkStart w:name="_Toc135313093" w:id="2088"/>
      <w:r>
        <w:t xml:space="preserve">Table </w:t>
      </w:r>
      <w:r>
        <w:fldChar w:fldCharType="begin"/>
      </w:r>
      <w:r>
        <w:instrText>SEQ Table \* ARABIC</w:instrText>
      </w:r>
      <w:r>
        <w:fldChar w:fldCharType="separate"/>
      </w:r>
      <w:r w:rsidR="00DC1072">
        <w:rPr>
          <w:noProof/>
        </w:rPr>
        <w:t>72</w:t>
      </w:r>
      <w:r>
        <w:fldChar w:fldCharType="end"/>
      </w:r>
      <w:r>
        <w:t>:</w:t>
      </w:r>
      <w:r w:rsidRPr="00684A07">
        <w:t xml:space="preserve"> USCDI v2 Data Elements - </w:t>
      </w:r>
      <w:r>
        <w:t>Encounter Information</w:t>
      </w:r>
      <w:bookmarkEnd w:id="2086"/>
      <w:bookmarkEnd w:id="2087"/>
      <w:bookmarkEnd w:id="2088"/>
    </w:p>
    <w:p w:rsidR="001E7AE2" w:rsidP="004C76D9" w:rsidRDefault="001E7AE2" w14:paraId="30648410" w14:textId="77777777">
      <w:pPr>
        <w:pStyle w:val="Heading4"/>
      </w:pPr>
      <w:r>
        <w:t>Encounter Diagnosis</w:t>
      </w:r>
    </w:p>
    <w:p w:rsidRPr="00342F52" w:rsidR="00A872B8" w:rsidRDefault="00A872B8" w14:paraId="1965AE7D" w14:textId="1AE97700">
      <w:r w:rsidRPr="00A872B8">
        <w:t>A Hospital Discharge Diagnosis [Hospital Discharge Diagnosis (V3) [act, 2.16.840.1.113883.10.20.22.4.33] “counts” as an Encounter Diagnosis where the encounter is a hospital stay or the last day of a hospital stay. If there are other (ambulatory, for example) encounters included in the document, those other encounters would need to have a separate instance of a diagnosis for Encounter Diagnosis (using Encounter Diagnosis [act, 2.16.840.1.113883.10.20.22.4.80], even if it’s the same diagnosis.</w:t>
      </w:r>
    </w:p>
    <w:p w:rsidR="001E7AE2" w:rsidP="004C76D9" w:rsidRDefault="001E7AE2" w14:paraId="62190E78" w14:textId="77777777">
      <w:pPr>
        <w:pStyle w:val="Heading4"/>
      </w:pPr>
      <w:r>
        <w:t>Encounter Disposition</w:t>
      </w:r>
    </w:p>
    <w:p w:rsidRPr="00342F52" w:rsidR="00BD12D9" w:rsidP="00BD12D9" w:rsidRDefault="000B3F91" w14:paraId="25AF72E0" w14:textId="27EF28A4">
      <w:pPr>
        <w:rPr>
          <w:rFonts w:asciiTheme="minorHAnsi" w:hAnsiTheme="minorHAnsi" w:cstheme="minorHAnsi"/>
        </w:rPr>
      </w:pPr>
      <w:r w:rsidRPr="00342F52">
        <w:rPr>
          <w:rFonts w:asciiTheme="minorHAnsi" w:hAnsiTheme="minorHAnsi" w:cstheme="minorHAnsi"/>
        </w:rPr>
        <w:t>Implementers should note</w:t>
      </w:r>
      <w:r w:rsidRPr="00342F52" w:rsidR="00BD12D9">
        <w:rPr>
          <w:rFonts w:asciiTheme="minorHAnsi" w:hAnsiTheme="minorHAnsi" w:cstheme="minorHAnsi"/>
        </w:rPr>
        <w:t xml:space="preserve"> that a Discharge Disposition is not appropriate for all document types</w:t>
      </w:r>
    </w:p>
    <w:p w:rsidRPr="00342F52" w:rsidR="000B3F91" w:rsidRDefault="00BD12D9" w14:paraId="62937CE6" w14:textId="77777777">
      <w:pPr>
        <w:pStyle w:val="ListParagraph"/>
        <w:numPr>
          <w:ilvl w:val="0"/>
          <w:numId w:val="38"/>
        </w:numPr>
        <w:rPr>
          <w:rFonts w:asciiTheme="minorHAnsi" w:hAnsiTheme="minorHAnsi" w:cstheme="minorHAnsi"/>
        </w:rPr>
      </w:pPr>
      <w:r w:rsidRPr="00342F52">
        <w:rPr>
          <w:rFonts w:asciiTheme="minorHAnsi" w:hAnsiTheme="minorHAnsi" w:cstheme="minorHAnsi"/>
        </w:rPr>
        <w:t>Hospital Discharge Summary documents SHOULD have a discharge disposition</w:t>
      </w:r>
    </w:p>
    <w:p w:rsidRPr="00342F52" w:rsidR="00BD12D9" w:rsidRDefault="00BD12D9" w14:paraId="09FDD952" w14:textId="08A2A4A8">
      <w:pPr>
        <w:pStyle w:val="ListParagraph"/>
        <w:numPr>
          <w:ilvl w:val="0"/>
          <w:numId w:val="38"/>
        </w:numPr>
        <w:rPr>
          <w:rFonts w:asciiTheme="minorHAnsi" w:hAnsiTheme="minorHAnsi" w:cstheme="minorHAnsi"/>
        </w:rPr>
      </w:pPr>
      <w:r w:rsidRPr="00342F52">
        <w:rPr>
          <w:rFonts w:asciiTheme="minorHAnsi" w:hAnsiTheme="minorHAnsi" w:cstheme="minorHAnsi"/>
        </w:rPr>
        <w:t>Progress Notes, or H&amp;P, typically won't have a discharge disposition.</w:t>
      </w:r>
    </w:p>
    <w:p w:rsidR="00BD12D9" w:rsidP="00BD12D9" w:rsidRDefault="00BD12D9" w14:paraId="6A86D961" w14:textId="5634F428"/>
    <w:p w:rsidRPr="004E29C8" w:rsidR="00BD12D9" w:rsidP="00BD12D9" w:rsidRDefault="000B3F91" w14:paraId="4970A875" w14:textId="55DB5EC9">
      <w:pPr>
        <w:rPr>
          <w:rFonts w:asciiTheme="minorHAnsi" w:hAnsiTheme="minorHAnsi"/>
        </w:rPr>
      </w:pPr>
      <w:r w:rsidRPr="00342F52">
        <w:rPr>
          <w:rFonts w:asciiTheme="minorHAnsi" w:hAnsiTheme="minorHAnsi" w:cstheme="minorHAnsi"/>
        </w:rPr>
        <w:t>In</w:t>
      </w:r>
      <w:r w:rsidRPr="00342F52" w:rsidR="00BD12D9">
        <w:rPr>
          <w:rFonts w:asciiTheme="minorHAnsi" w:hAnsiTheme="minorHAnsi" w:cstheme="minorHAnsi"/>
        </w:rPr>
        <w:t xml:space="preserve"> Encounter Summaries </w:t>
      </w:r>
      <w:r w:rsidRPr="00342F52">
        <w:rPr>
          <w:rFonts w:asciiTheme="minorHAnsi" w:hAnsiTheme="minorHAnsi" w:cstheme="minorHAnsi"/>
        </w:rPr>
        <w:t>the Encounter Disposition</w:t>
      </w:r>
      <w:r w:rsidRPr="00342F52" w:rsidR="00BD12D9">
        <w:rPr>
          <w:rFonts w:asciiTheme="minorHAnsi" w:hAnsiTheme="minorHAnsi" w:cstheme="minorHAnsi"/>
        </w:rPr>
        <w:t xml:space="preserve"> will </w:t>
      </w:r>
      <w:r w:rsidRPr="00342F52">
        <w:rPr>
          <w:rFonts w:asciiTheme="minorHAnsi" w:hAnsiTheme="minorHAnsi" w:cstheme="minorHAnsi"/>
        </w:rPr>
        <w:t>also be present in the document header at</w:t>
      </w:r>
      <w:r w:rsidR="00BD12D9">
        <w:t xml:space="preserve"> </w:t>
      </w:r>
      <w:r w:rsidR="00AE2D95">
        <w:rPr>
          <w:rFonts w:ascii="Courier New" w:hAnsi="Courier New" w:cs="Courier New"/>
          <w:sz w:val="18"/>
          <w:szCs w:val="18"/>
        </w:rPr>
        <w:t>componentOf/encompassingEncounter/</w:t>
      </w:r>
      <w:r w:rsidRPr="00AE51D5" w:rsidR="00BD12D9">
        <w:rPr>
          <w:rFonts w:ascii="Courier New" w:hAnsi="Courier New" w:cs="Courier New"/>
          <w:sz w:val="18"/>
          <w:szCs w:val="18"/>
        </w:rPr>
        <w:t>dischargeDispositionCode</w:t>
      </w:r>
      <w:r w:rsidRPr="000B3F91">
        <w:t>,</w:t>
      </w:r>
      <w:r>
        <w:t xml:space="preserve"> </w:t>
      </w:r>
      <w:r w:rsidRPr="00342F52">
        <w:rPr>
          <w:rFonts w:asciiTheme="minorHAnsi" w:hAnsiTheme="minorHAnsi" w:cstheme="minorHAnsi"/>
        </w:rPr>
        <w:t>but in</w:t>
      </w:r>
      <w:r w:rsidRPr="00342F52" w:rsidR="00BD12D9">
        <w:rPr>
          <w:rFonts w:asciiTheme="minorHAnsi" w:hAnsiTheme="minorHAnsi" w:cstheme="minorHAnsi"/>
        </w:rPr>
        <w:t xml:space="preserve"> Patient Summaries,</w:t>
      </w:r>
      <w:r w:rsidR="00BD12D9">
        <w:t xml:space="preserve"> </w:t>
      </w:r>
      <w:r w:rsidR="00AE2D95">
        <w:rPr>
          <w:rFonts w:ascii="Courier New" w:hAnsi="Courier New" w:cs="Courier New"/>
          <w:sz w:val="18"/>
          <w:szCs w:val="18"/>
        </w:rPr>
        <w:t>componentOf/encompassingEncounter</w:t>
      </w:r>
      <w:r w:rsidRPr="00AE51D5" w:rsidR="00BD12D9">
        <w:rPr>
          <w:sz w:val="18"/>
          <w:szCs w:val="18"/>
        </w:rPr>
        <w:t xml:space="preserve"> </w:t>
      </w:r>
      <w:r w:rsidRPr="00342F52" w:rsidR="00BD12D9">
        <w:rPr>
          <w:rFonts w:asciiTheme="minorHAnsi" w:hAnsiTheme="minorHAnsi" w:cstheme="minorHAnsi"/>
        </w:rPr>
        <w:t>SHALL NOT be present</w:t>
      </w:r>
      <w:r w:rsidRPr="00342F52">
        <w:rPr>
          <w:rFonts w:asciiTheme="minorHAnsi" w:hAnsiTheme="minorHAnsi" w:cstheme="minorHAnsi"/>
        </w:rPr>
        <w:t>.</w:t>
      </w:r>
    </w:p>
    <w:p w:rsidR="00AD3138" w:rsidP="00BD12D9" w:rsidRDefault="00AD3138" w14:paraId="3BD4B2B6" w14:textId="2B71F756">
      <w:r w:rsidRPr="00AD3138">
        <w:t>While an Encounter Summary provides a snapshot of the patient’s condition at the time of the encounter as authored by the clinician, a Patient summary provides the most current information available from the sending system across multiple encounters.</w:t>
      </w:r>
      <w:r>
        <w:rPr>
          <w:rStyle w:val="FootnoteReference"/>
        </w:rPr>
        <w:footnoteReference w:id="140"/>
      </w:r>
    </w:p>
    <w:p w:rsidR="001E7AE2" w:rsidP="004C76D9" w:rsidRDefault="001E7AE2" w14:paraId="16C4B2C1" w14:textId="2EE869B6">
      <w:pPr>
        <w:pStyle w:val="Heading4"/>
      </w:pPr>
      <w:r>
        <w:t>Encounter Location</w:t>
      </w:r>
    </w:p>
    <w:p w:rsidR="00BD12D9" w:rsidP="00BD12D9" w:rsidRDefault="000B3F91" w14:paraId="6C7F6FCB" w14:textId="6B72373A">
      <w:r w:rsidRPr="00342F52">
        <w:rPr>
          <w:rFonts w:asciiTheme="minorHAnsi" w:hAnsiTheme="minorHAnsi" w:cstheme="minorHAnsi"/>
        </w:rPr>
        <w:t>In</w:t>
      </w:r>
      <w:r w:rsidRPr="00342F52" w:rsidR="00BD12D9">
        <w:rPr>
          <w:rFonts w:asciiTheme="minorHAnsi" w:hAnsiTheme="minorHAnsi" w:cstheme="minorHAnsi"/>
        </w:rPr>
        <w:t xml:space="preserve"> Encounter Summaries </w:t>
      </w:r>
      <w:r w:rsidRPr="00342F52">
        <w:rPr>
          <w:rFonts w:asciiTheme="minorHAnsi" w:hAnsiTheme="minorHAnsi" w:cstheme="minorHAnsi"/>
        </w:rPr>
        <w:t>the Encounter Location</w:t>
      </w:r>
      <w:r w:rsidRPr="00342F52" w:rsidR="00BD12D9">
        <w:rPr>
          <w:rFonts w:asciiTheme="minorHAnsi" w:hAnsiTheme="minorHAnsi" w:cstheme="minorHAnsi"/>
        </w:rPr>
        <w:t xml:space="preserve"> will </w:t>
      </w:r>
      <w:r w:rsidRPr="00342F52">
        <w:rPr>
          <w:rFonts w:asciiTheme="minorHAnsi" w:hAnsiTheme="minorHAnsi" w:cstheme="minorHAnsi"/>
        </w:rPr>
        <w:t>also be present in the document header at</w:t>
      </w:r>
      <w:r>
        <w:t xml:space="preserve"> </w:t>
      </w:r>
      <w:r w:rsidR="00BD12D9">
        <w:t xml:space="preserve"> </w:t>
      </w:r>
      <w:r w:rsidR="00AE2D95">
        <w:rPr>
          <w:rFonts w:ascii="Courier New" w:hAnsi="Courier New" w:cs="Courier New"/>
          <w:sz w:val="18"/>
          <w:szCs w:val="18"/>
        </w:rPr>
        <w:t>componentOf/encompassingEncounter</w:t>
      </w:r>
      <w:r w:rsidRPr="00AE51D5" w:rsidR="00BD12D9">
        <w:rPr>
          <w:rFonts w:ascii="Courier New" w:hAnsi="Courier New" w:cs="Courier New"/>
          <w:sz w:val="18"/>
          <w:szCs w:val="18"/>
        </w:rPr>
        <w:t>/location</w:t>
      </w:r>
      <w:r w:rsidRPr="000B3F91">
        <w:t xml:space="preserve">, </w:t>
      </w:r>
      <w:r w:rsidRPr="00342F52">
        <w:rPr>
          <w:rFonts w:asciiTheme="minorHAnsi" w:hAnsiTheme="minorHAnsi" w:cstheme="minorHAnsi"/>
        </w:rPr>
        <w:t xml:space="preserve">but in </w:t>
      </w:r>
      <w:r w:rsidRPr="00342F52" w:rsidR="00BD12D9">
        <w:rPr>
          <w:rFonts w:asciiTheme="minorHAnsi" w:hAnsiTheme="minorHAnsi" w:cstheme="minorHAnsi"/>
        </w:rPr>
        <w:t>Patient Summaries,</w:t>
      </w:r>
      <w:r w:rsidR="00BD12D9">
        <w:t xml:space="preserve"> </w:t>
      </w:r>
      <w:r w:rsidR="00AE2D95">
        <w:rPr>
          <w:rFonts w:ascii="Courier New" w:hAnsi="Courier New" w:cs="Courier New"/>
          <w:sz w:val="18"/>
          <w:szCs w:val="18"/>
        </w:rPr>
        <w:t>componentOf/encompassingEncounter</w:t>
      </w:r>
      <w:r w:rsidRPr="00AE51D5" w:rsidR="00BD12D9">
        <w:rPr>
          <w:sz w:val="18"/>
          <w:szCs w:val="18"/>
        </w:rPr>
        <w:t xml:space="preserve"> </w:t>
      </w:r>
      <w:r w:rsidRPr="00342F52" w:rsidR="00BD12D9">
        <w:rPr>
          <w:rFonts w:asciiTheme="minorHAnsi" w:hAnsiTheme="minorHAnsi" w:cstheme="minorHAnsi"/>
        </w:rPr>
        <w:t>SHALL NOT be present</w:t>
      </w:r>
      <w:r w:rsidRPr="00342F52">
        <w:rPr>
          <w:rFonts w:asciiTheme="minorHAnsi" w:hAnsiTheme="minorHAnsi" w:cstheme="minorHAnsi"/>
        </w:rPr>
        <w:t>.</w:t>
      </w:r>
    </w:p>
    <w:p w:rsidR="001E7AE2" w:rsidP="004C76D9" w:rsidRDefault="001E7AE2" w14:paraId="76DC1AAE" w14:textId="2E0C9734">
      <w:pPr>
        <w:pStyle w:val="Heading4"/>
      </w:pPr>
      <w:r>
        <w:t>Encounter Time</w:t>
      </w:r>
    </w:p>
    <w:p w:rsidRPr="00A169D1" w:rsidR="001E7AE2" w:rsidP="00BD12D9" w:rsidRDefault="000B3F91" w14:paraId="27D20DE6" w14:textId="5DB88287">
      <w:r w:rsidRPr="00342F52">
        <w:rPr>
          <w:rFonts w:asciiTheme="minorHAnsi" w:hAnsiTheme="minorHAnsi" w:cstheme="minorHAnsi"/>
        </w:rPr>
        <w:t xml:space="preserve">In </w:t>
      </w:r>
      <w:r w:rsidRPr="00342F52" w:rsidR="00BD12D9">
        <w:rPr>
          <w:rFonts w:asciiTheme="minorHAnsi" w:hAnsiTheme="minorHAnsi" w:cstheme="minorHAnsi"/>
        </w:rPr>
        <w:t xml:space="preserve">Encounter Summaries </w:t>
      </w:r>
      <w:r w:rsidRPr="00342F52">
        <w:rPr>
          <w:rFonts w:asciiTheme="minorHAnsi" w:hAnsiTheme="minorHAnsi" w:cstheme="minorHAnsi"/>
        </w:rPr>
        <w:t>the Encounter Time will also be present in the document header at</w:t>
      </w:r>
      <w:r w:rsidR="00BD12D9">
        <w:t xml:space="preserve"> </w:t>
      </w:r>
      <w:r w:rsidR="00AE2D95">
        <w:rPr>
          <w:rFonts w:ascii="Courier New" w:hAnsi="Courier New" w:cs="Courier New"/>
          <w:sz w:val="18"/>
          <w:szCs w:val="18"/>
        </w:rPr>
        <w:t>componentOf/encompassingEncounter</w:t>
      </w:r>
      <w:r w:rsidRPr="00AE51D5" w:rsidR="00BD12D9">
        <w:rPr>
          <w:rFonts w:ascii="Courier New" w:hAnsi="Courier New" w:cs="Courier New"/>
          <w:sz w:val="18"/>
          <w:szCs w:val="18"/>
        </w:rPr>
        <w:t>/effectiveTime</w:t>
      </w:r>
      <w:r>
        <w:t xml:space="preserve">, </w:t>
      </w:r>
      <w:r w:rsidRPr="00342F52">
        <w:rPr>
          <w:rFonts w:asciiTheme="minorHAnsi" w:hAnsiTheme="minorHAnsi" w:cstheme="minorHAnsi"/>
        </w:rPr>
        <w:t>but f</w:t>
      </w:r>
      <w:r w:rsidRPr="00342F52" w:rsidR="00BD12D9">
        <w:rPr>
          <w:rFonts w:asciiTheme="minorHAnsi" w:hAnsiTheme="minorHAnsi" w:cstheme="minorHAnsi"/>
        </w:rPr>
        <w:t>or Patient Summaries,</w:t>
      </w:r>
      <w:r w:rsidR="00BD12D9">
        <w:t xml:space="preserve"> </w:t>
      </w:r>
      <w:r w:rsidR="00AE2D95">
        <w:rPr>
          <w:rFonts w:ascii="Courier New" w:hAnsi="Courier New" w:cs="Courier New"/>
          <w:sz w:val="18"/>
          <w:szCs w:val="18"/>
        </w:rPr>
        <w:t>componentOf/encompassingEncounter</w:t>
      </w:r>
      <w:r w:rsidRPr="00AE51D5" w:rsidR="00BD12D9">
        <w:rPr>
          <w:sz w:val="18"/>
          <w:szCs w:val="18"/>
        </w:rPr>
        <w:t xml:space="preserve"> </w:t>
      </w:r>
      <w:r w:rsidRPr="00342F52" w:rsidR="00BD12D9">
        <w:rPr>
          <w:rFonts w:asciiTheme="minorHAnsi" w:hAnsiTheme="minorHAnsi" w:cstheme="minorHAnsi"/>
        </w:rPr>
        <w:t>SHALL NOT be present</w:t>
      </w:r>
      <w:r w:rsidRPr="00342F52">
        <w:rPr>
          <w:rFonts w:asciiTheme="minorHAnsi" w:hAnsiTheme="minorHAnsi" w:cstheme="minorHAnsi"/>
        </w:rPr>
        <w:t>.</w:t>
      </w:r>
    </w:p>
    <w:p w:rsidR="001E7AE2" w:rsidP="004C76D9" w:rsidRDefault="001E7AE2" w14:paraId="406BFD22" w14:textId="77777777">
      <w:pPr>
        <w:pStyle w:val="Heading4"/>
      </w:pPr>
      <w:r>
        <w:t>Encounter Type</w:t>
      </w:r>
    </w:p>
    <w:p w:rsidR="000B3F91" w:rsidP="000B3F91" w:rsidRDefault="000B3F91" w14:paraId="2CB11A82" w14:textId="7CA25C1E">
      <w:r w:rsidRPr="00AB5B68">
        <w:rPr>
          <w:rFonts w:asciiTheme="minorHAnsi" w:hAnsiTheme="minorHAnsi" w:cstheme="minorHAnsi"/>
        </w:rPr>
        <w:t xml:space="preserve">In Encounter Summaries the Encounter Type will also be present in the document header </w:t>
      </w:r>
      <w:r w:rsidRPr="00AB5B68" w:rsidR="00AB5B68">
        <w:rPr>
          <w:rFonts w:asciiTheme="minorHAnsi" w:hAnsiTheme="minorHAnsi" w:cstheme="minorHAnsi"/>
        </w:rPr>
        <w:t>at</w:t>
      </w:r>
      <w:r w:rsidR="00AB5B68">
        <w:t xml:space="preserve"> </w:t>
      </w:r>
      <w:r w:rsidR="00AE2D95">
        <w:rPr>
          <w:rFonts w:ascii="Courier New" w:hAnsi="Courier New" w:cs="Courier New"/>
          <w:sz w:val="18"/>
          <w:szCs w:val="18"/>
        </w:rPr>
        <w:t>componentOf/encompassingEncounter</w:t>
      </w:r>
      <w:r w:rsidRPr="00AE51D5">
        <w:rPr>
          <w:rFonts w:ascii="Courier New" w:hAnsi="Courier New" w:cs="Courier New"/>
          <w:sz w:val="18"/>
          <w:szCs w:val="18"/>
        </w:rPr>
        <w:t>/code</w:t>
      </w:r>
      <w:r>
        <w:t xml:space="preserve">, </w:t>
      </w:r>
      <w:r w:rsidRPr="0078613E">
        <w:rPr>
          <w:rFonts w:asciiTheme="minorHAnsi" w:hAnsiTheme="minorHAnsi" w:cstheme="minorHAnsi"/>
        </w:rPr>
        <w:t>but for Patient Summaries,</w:t>
      </w:r>
      <w:r>
        <w:t xml:space="preserve"> </w:t>
      </w:r>
      <w:r w:rsidR="00AE2D95">
        <w:rPr>
          <w:rFonts w:ascii="Courier New" w:hAnsi="Courier New" w:cs="Courier New"/>
          <w:sz w:val="18"/>
          <w:szCs w:val="18"/>
        </w:rPr>
        <w:t>componentOf/encompassingEncounter</w:t>
      </w:r>
      <w:r w:rsidRPr="00AE51D5">
        <w:rPr>
          <w:sz w:val="18"/>
          <w:szCs w:val="18"/>
        </w:rPr>
        <w:t xml:space="preserve"> </w:t>
      </w:r>
      <w:r w:rsidRPr="0078613E">
        <w:rPr>
          <w:rFonts w:asciiTheme="minorHAnsi" w:hAnsiTheme="minorHAnsi" w:cstheme="minorHAnsi"/>
        </w:rPr>
        <w:t>SHALL NOT be present.</w:t>
      </w:r>
    </w:p>
    <w:p w:rsidR="000B3F91" w:rsidP="000B3F91" w:rsidRDefault="000B3F91" w14:paraId="7AF73F08" w14:textId="77777777"/>
    <w:p w:rsidR="001E7AE2" w:rsidP="000B3F91" w:rsidRDefault="000B3F91" w14:paraId="09DACD42" w14:textId="6364BBF4">
      <w:r w:rsidRPr="0078613E">
        <w:rPr>
          <w:rFonts w:asciiTheme="minorHAnsi" w:hAnsiTheme="minorHAnsi" w:cstheme="minorHAnsi"/>
        </w:rPr>
        <w:t>Implementers should note that only</w:t>
      </w:r>
      <w:r w:rsidRPr="0078613E" w:rsidR="001E7AE2">
        <w:rPr>
          <w:rFonts w:asciiTheme="minorHAnsi" w:hAnsiTheme="minorHAnsi" w:cstheme="minorHAnsi"/>
        </w:rPr>
        <w:t xml:space="preserve"> </w:t>
      </w:r>
      <w:r w:rsidRPr="0078613E">
        <w:rPr>
          <w:rFonts w:asciiTheme="minorHAnsi" w:hAnsiTheme="minorHAnsi" w:cstheme="minorHAnsi"/>
        </w:rPr>
        <w:t xml:space="preserve">conveying Encounter Type </w:t>
      </w:r>
      <w:r w:rsidRPr="0078613E" w:rsidR="001E7AE2">
        <w:rPr>
          <w:rFonts w:asciiTheme="minorHAnsi" w:hAnsiTheme="minorHAnsi" w:cstheme="minorHAnsi"/>
        </w:rPr>
        <w:t xml:space="preserve">in </w:t>
      </w:r>
      <w:r w:rsidRPr="0078613E">
        <w:rPr>
          <w:rFonts w:asciiTheme="minorHAnsi" w:hAnsiTheme="minorHAnsi" w:cstheme="minorHAnsi"/>
        </w:rPr>
        <w:t>the document header at</w:t>
      </w:r>
      <w:r>
        <w:t xml:space="preserve"> </w:t>
      </w:r>
      <w:r w:rsidR="00AE2D95">
        <w:rPr>
          <w:rFonts w:ascii="Courier New" w:hAnsi="Courier New" w:cs="Courier New"/>
          <w:sz w:val="18"/>
          <w:szCs w:val="18"/>
        </w:rPr>
        <w:t>componentOf/encompassingEncounter</w:t>
      </w:r>
      <w:r w:rsidRPr="00AE51D5" w:rsidR="001E7AE2">
        <w:rPr>
          <w:rFonts w:ascii="Courier New" w:hAnsi="Courier New" w:cs="Courier New"/>
          <w:sz w:val="18"/>
          <w:szCs w:val="18"/>
        </w:rPr>
        <w:t>/code</w:t>
      </w:r>
      <w:r w:rsidRPr="00AE51D5" w:rsidR="001E7AE2">
        <w:rPr>
          <w:sz w:val="18"/>
          <w:szCs w:val="18"/>
        </w:rPr>
        <w:t xml:space="preserve"> </w:t>
      </w:r>
      <w:r w:rsidRPr="00314140" w:rsidR="001E7AE2">
        <w:rPr>
          <w:rFonts w:asciiTheme="minorHAnsi" w:hAnsiTheme="minorHAnsi" w:cstheme="minorHAnsi"/>
        </w:rPr>
        <w:t>is insufficient</w:t>
      </w:r>
      <w:r w:rsidRPr="00314140">
        <w:rPr>
          <w:rFonts w:asciiTheme="minorHAnsi" w:hAnsiTheme="minorHAnsi" w:cstheme="minorHAnsi"/>
        </w:rPr>
        <w:t>.</w:t>
      </w:r>
    </w:p>
    <w:p w:rsidR="001E7AE2" w:rsidP="001E7AE2" w:rsidRDefault="001E7AE2" w14:paraId="2A011087" w14:textId="77777777"/>
    <w:p w:rsidRPr="00A61A3F" w:rsidR="001E7AE2" w:rsidP="00FD31AC" w:rsidRDefault="001E7AE2" w14:paraId="07F240C6" w14:textId="7A8913D3">
      <w:pPr>
        <w:pStyle w:val="Heading3"/>
      </w:pPr>
      <w:bookmarkStart w:name="_Toc119939892" w:id="2089"/>
      <w:bookmarkStart w:name="_Toc135312924" w:id="2090"/>
      <w:r w:rsidRPr="00A61A3F">
        <w:t>Goals</w:t>
      </w:r>
      <w:bookmarkEnd w:id="2089"/>
      <w:bookmarkEnd w:id="2090"/>
    </w:p>
    <w:p w:rsidR="00BD12D9" w:rsidP="00BD12D9" w:rsidRDefault="00BD12D9" w14:paraId="77CA8CF8" w14:textId="28A4A26D">
      <w:r w:rsidRPr="00BD12D9">
        <w:t>An expressed desired health state to be achieved by a subject of care (or family/group).</w:t>
      </w:r>
    </w:p>
    <w:p w:rsidRPr="00BD12D9" w:rsidR="00E518B4" w:rsidP="00BD12D9" w:rsidRDefault="00E518B4" w14:paraId="4EF7F32F" w14:textId="77777777"/>
    <w:tbl>
      <w:tblPr>
        <w:tblStyle w:val="TableGrid"/>
        <w:tblW w:w="9625" w:type="dxa"/>
        <w:tblLook w:val="04A0" w:firstRow="1" w:lastRow="0" w:firstColumn="1" w:lastColumn="0" w:noHBand="0" w:noVBand="1"/>
      </w:tblPr>
      <w:tblGrid>
        <w:gridCol w:w="3415"/>
        <w:gridCol w:w="2160"/>
        <w:gridCol w:w="1800"/>
        <w:gridCol w:w="2250"/>
      </w:tblGrid>
      <w:tr w:rsidRPr="00314140" w:rsidR="00992641" w:rsidTr="004E29C8" w14:paraId="5D013E7C" w14:textId="77777777">
        <w:tc>
          <w:tcPr>
            <w:tcW w:w="3415" w:type="dxa"/>
            <w:shd w:val="clear" w:color="auto" w:fill="2E74B5" w:themeFill="accent5" w:themeFillShade="BF"/>
          </w:tcPr>
          <w:p w:rsidRPr="00314140" w:rsidR="00992641" w:rsidP="00E518B4" w:rsidRDefault="00992641" w14:paraId="1CE98D08"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v2 DATA ELEMENT </w:t>
            </w:r>
          </w:p>
        </w:tc>
        <w:tc>
          <w:tcPr>
            <w:tcW w:w="2160" w:type="dxa"/>
            <w:shd w:val="clear" w:color="auto" w:fill="2E74B5" w:themeFill="accent5" w:themeFillShade="BF"/>
          </w:tcPr>
          <w:p w:rsidRPr="00314140" w:rsidR="00992641" w:rsidP="00E518B4" w:rsidRDefault="00992641" w14:paraId="46D43F27"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1800" w:type="dxa"/>
            <w:shd w:val="clear" w:color="auto" w:fill="2E74B5" w:themeFill="accent5" w:themeFillShade="BF"/>
          </w:tcPr>
          <w:p w:rsidRPr="00314140" w:rsidR="00992641" w:rsidP="00E518B4" w:rsidRDefault="00992641" w14:paraId="57878D70"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2250" w:type="dxa"/>
            <w:shd w:val="clear" w:color="auto" w:fill="2E74B5" w:themeFill="accent5" w:themeFillShade="BF"/>
          </w:tcPr>
          <w:p w:rsidRPr="00314140" w:rsidR="00992641" w:rsidP="00E518B4" w:rsidRDefault="00992641" w14:paraId="0649EC77"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Pr="00314140" w:rsidR="00BD12D9" w:rsidTr="004E29C8" w14:paraId="4F14811A" w14:textId="77777777">
        <w:tc>
          <w:tcPr>
            <w:tcW w:w="3415" w:type="dxa"/>
          </w:tcPr>
          <w:p w:rsidRPr="00314140" w:rsidR="00BD12D9" w:rsidP="00E518B4" w:rsidRDefault="00000000" w14:paraId="3DCA2BD1" w14:textId="638B04FE">
            <w:pPr>
              <w:pStyle w:val="NormalWeb"/>
              <w:spacing w:before="0" w:beforeAutospacing="0" w:after="0" w:afterAutospacing="0"/>
              <w:rPr>
                <w:rFonts w:asciiTheme="minorHAnsi" w:hAnsiTheme="minorHAnsi" w:cstheme="minorHAnsi"/>
                <w:color w:val="172B4D"/>
              </w:rPr>
            </w:pPr>
            <w:hyperlink w:history="1" r:id="rId97">
              <w:r w:rsidRPr="00314140" w:rsidR="00BD12D9">
                <w:rPr>
                  <w:rStyle w:val="Hyperlink"/>
                  <w:rFonts w:asciiTheme="minorHAnsi" w:hAnsiTheme="minorHAnsi" w:cstheme="minorHAnsi"/>
                </w:rPr>
                <w:t>SDOH Goals</w:t>
              </w:r>
            </w:hyperlink>
          </w:p>
          <w:p w:rsidRPr="00314140" w:rsidR="00BD12D9" w:rsidP="00E518B4" w:rsidRDefault="00BD12D9" w14:paraId="13C7102A" w14:textId="0FFFBE68">
            <w:pPr>
              <w:rPr>
                <w:rStyle w:val="Strong"/>
                <w:rFonts w:asciiTheme="minorHAnsi" w:hAnsiTheme="minorHAnsi" w:cstheme="minorHAnsi"/>
                <w:color w:val="172B4D"/>
              </w:rPr>
            </w:pPr>
            <w:r w:rsidRPr="00314140">
              <w:rPr>
                <w:rFonts w:asciiTheme="minorHAnsi" w:hAnsiTheme="minorHAnsi" w:cstheme="minorHAnsi"/>
                <w:color w:val="172B4D"/>
              </w:rPr>
              <w:t>Identifies a future desired condition or change in condition related to an SDOH risk in any domain and is established by the patient or provider. (e.g., Has adequate quality meals and snacks, Transportation security-able to access health and social needs). SDOH data relate to conditions in which people live, learn, work, and play and their effects on health risks and outcomes.</w:t>
            </w:r>
          </w:p>
        </w:tc>
        <w:tc>
          <w:tcPr>
            <w:tcW w:w="2160" w:type="dxa"/>
          </w:tcPr>
          <w:p w:rsidRPr="00314140" w:rsidR="00BD12D9" w:rsidP="00E518B4" w:rsidRDefault="00BD12D9" w14:paraId="61384836" w14:textId="77777777">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t>• SNOMED International, Systematized Nomenclature of Medicine Clinical Terms (SNOMED CT®) U.S. Edition, March 2021 Release </w:t>
            </w:r>
          </w:p>
          <w:p w:rsidRPr="00314140" w:rsidR="00BD12D9" w:rsidP="00E518B4" w:rsidRDefault="00BD12D9" w14:paraId="56C3CB10" w14:textId="473734CE">
            <w:pPr>
              <w:rPr>
                <w:rFonts w:asciiTheme="minorHAnsi" w:hAnsiTheme="minorHAnsi" w:cstheme="minorHAnsi"/>
              </w:rPr>
            </w:pPr>
            <w:r w:rsidRPr="00314140">
              <w:rPr>
                <w:rFonts w:asciiTheme="minorHAnsi" w:hAnsiTheme="minorHAnsi" w:cstheme="minorHAnsi"/>
                <w:color w:val="172B4D"/>
              </w:rPr>
              <w:t>• Logical Observation Identifiers Names and Codes (LOINC®) version 2.70 </w:t>
            </w:r>
          </w:p>
        </w:tc>
        <w:tc>
          <w:tcPr>
            <w:tcW w:w="1800" w:type="dxa"/>
          </w:tcPr>
          <w:p w:rsidRPr="00314140" w:rsidR="00BD12D9" w:rsidP="00E518B4" w:rsidRDefault="00BD12D9" w14:paraId="3051FA4F" w14:textId="23187FBA">
            <w:pPr>
              <w:rPr>
                <w:rStyle w:val="Hyperlink"/>
                <w:rFonts w:asciiTheme="minorHAnsi" w:hAnsiTheme="minorHAnsi" w:cstheme="minorHAnsi"/>
                <w:color w:val="0052CC"/>
              </w:rPr>
            </w:pPr>
            <w:r w:rsidRPr="00314140">
              <w:rPr>
                <w:rFonts w:asciiTheme="minorHAnsi" w:hAnsiTheme="minorHAnsi" w:cstheme="minorHAnsi"/>
              </w:rPr>
              <w:t>Goal Observation</w:t>
            </w:r>
          </w:p>
        </w:tc>
        <w:tc>
          <w:tcPr>
            <w:tcW w:w="2250" w:type="dxa"/>
          </w:tcPr>
          <w:p w:rsidRPr="00907779" w:rsidR="00BD12D9" w:rsidP="00E518B4" w:rsidRDefault="00BD12D9" w14:paraId="71617CE4" w14:textId="77777777">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observation/code</w:t>
            </w:r>
          </w:p>
          <w:p w:rsidRPr="00314140" w:rsidR="00BD12D9" w:rsidP="00E518B4" w:rsidRDefault="00BD12D9" w14:paraId="44013BFA" w14:textId="77777777">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and/or</w:t>
            </w:r>
          </w:p>
          <w:p w:rsidRPr="00907779" w:rsidR="00BD12D9" w:rsidP="00E518B4" w:rsidRDefault="00BD12D9" w14:paraId="14DBCB57" w14:textId="7E66B71D">
            <w:pPr>
              <w:keepNext/>
              <w:rPr>
                <w:rFonts w:ascii="Courier New" w:hAnsi="Courier New" w:cs="Courier New"/>
                <w:color w:val="172B4D"/>
                <w:sz w:val="18"/>
                <w:szCs w:val="18"/>
              </w:rPr>
            </w:pPr>
            <w:r w:rsidRPr="00907779">
              <w:rPr>
                <w:rFonts w:ascii="Courier New" w:hAnsi="Courier New" w:cs="Courier New"/>
                <w:color w:val="172B4D"/>
                <w:sz w:val="18"/>
                <w:szCs w:val="18"/>
              </w:rPr>
              <w:t>observation/value</w:t>
            </w:r>
          </w:p>
        </w:tc>
      </w:tr>
    </w:tbl>
    <w:p w:rsidRPr="00943AA0" w:rsidR="00943AA0" w:rsidP="00E518B4" w:rsidRDefault="00E518B4" w14:paraId="7A04A244" w14:textId="61E66437">
      <w:pPr>
        <w:pStyle w:val="Caption"/>
      </w:pPr>
      <w:bookmarkStart w:name="_Toc118898859" w:id="2091"/>
      <w:bookmarkStart w:name="_Toc119940063" w:id="2092"/>
      <w:bookmarkStart w:name="_Toc135313094" w:id="2093"/>
      <w:r>
        <w:t xml:space="preserve">Table </w:t>
      </w:r>
      <w:r>
        <w:fldChar w:fldCharType="begin"/>
      </w:r>
      <w:r>
        <w:instrText>SEQ Table \* ARABIC</w:instrText>
      </w:r>
      <w:r>
        <w:fldChar w:fldCharType="separate"/>
      </w:r>
      <w:r w:rsidR="00DC1072">
        <w:rPr>
          <w:noProof/>
        </w:rPr>
        <w:t>73</w:t>
      </w:r>
      <w:r>
        <w:fldChar w:fldCharType="end"/>
      </w:r>
      <w:r>
        <w:t>:</w:t>
      </w:r>
      <w:r w:rsidRPr="0038406A">
        <w:t xml:space="preserve"> USCDI v2 Data Elements - </w:t>
      </w:r>
      <w:r>
        <w:t>Goals</w:t>
      </w:r>
      <w:bookmarkEnd w:id="2091"/>
      <w:bookmarkEnd w:id="2092"/>
      <w:bookmarkEnd w:id="2093"/>
    </w:p>
    <w:p w:rsidR="00E24F5F" w:rsidP="004C76D9" w:rsidRDefault="004724A8" w14:paraId="710D7492" w14:textId="677C9063">
      <w:pPr>
        <w:pStyle w:val="Heading4"/>
      </w:pPr>
      <w:r>
        <w:t>SDOH Goals</w:t>
      </w:r>
    </w:p>
    <w:p w:rsidR="00261355" w:rsidP="00E24F5F" w:rsidRDefault="00261355" w14:paraId="5A01474C" w14:textId="14380C63">
      <w:pPr>
        <w:rPr>
          <w:rFonts w:asciiTheme="minorHAnsi" w:hAnsiTheme="minorHAnsi" w:cstheme="minorHAnsi"/>
        </w:rPr>
      </w:pPr>
      <w:r>
        <w:rPr>
          <w:rFonts w:asciiTheme="minorHAnsi" w:hAnsiTheme="minorHAnsi" w:cstheme="minorHAnsi"/>
        </w:rPr>
        <w:t>The updated Goals Observation template includes a value set for conveying SDOH goals.</w:t>
      </w:r>
    </w:p>
    <w:p w:rsidR="000C52ED" w:rsidP="00E24F5F" w:rsidRDefault="000C52ED" w14:paraId="453FF480" w14:textId="77777777">
      <w:pPr>
        <w:rPr>
          <w:rFonts w:asciiTheme="minorHAnsi" w:hAnsiTheme="minorHAnsi" w:cstheme="minorHAnsi"/>
        </w:rPr>
      </w:pPr>
    </w:p>
    <w:p w:rsidR="00261355" w:rsidP="00E24F5F" w:rsidRDefault="00F51B6A" w14:paraId="25DE01FB" w14:textId="2CC76A5F">
      <w:pPr>
        <w:rPr>
          <w:rFonts w:asciiTheme="minorHAnsi" w:hAnsiTheme="minorHAnsi" w:cstheme="minorHAnsi"/>
          <w:color w:val="0000FF"/>
          <w:u w:val="single"/>
        </w:rPr>
      </w:pPr>
      <w:r>
        <w:rPr>
          <w:rFonts w:asciiTheme="minorHAnsi" w:hAnsiTheme="minorHAnsi" w:cstheme="minorHAnsi"/>
        </w:rPr>
        <w:t>For SDOH value sets, s</w:t>
      </w:r>
      <w:r w:rsidRPr="00314140">
        <w:rPr>
          <w:rFonts w:asciiTheme="minorHAnsi" w:hAnsiTheme="minorHAnsi" w:cstheme="minorHAnsi"/>
        </w:rPr>
        <w:t xml:space="preserve">ee </w:t>
      </w:r>
      <w:r>
        <w:rPr>
          <w:rFonts w:asciiTheme="minorHAnsi" w:hAnsiTheme="minorHAnsi" w:cstheme="minorHAnsi"/>
        </w:rPr>
        <w:t xml:space="preserve">Section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\r \h </w:instrText>
      </w:r>
      <w:r w:rsidR="00A61A3F">
        <w:rPr>
          <w:rFonts w:asciiTheme="minorHAnsi" w:hAnsiTheme="minorHAnsi" w:cstheme="minorHAnsi"/>
          <w:color w:val="0000FF"/>
          <w:u w:val="single"/>
        </w:rPr>
        <w:instrText xml:space="preserve">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DC1072">
        <w:rPr>
          <w:rFonts w:asciiTheme="minorHAnsi" w:hAnsiTheme="minorHAnsi" w:cstheme="minorHAnsi"/>
          <w:color w:val="0000FF"/>
          <w:u w:val="single"/>
        </w:rPr>
        <w:t>6.1.2</w:t>
      </w:r>
      <w:r w:rsidRPr="00A61A3F">
        <w:rPr>
          <w:rFonts w:asciiTheme="minorHAnsi" w:hAnsiTheme="minorHAnsi" w:cstheme="minorHAnsi"/>
          <w:color w:val="0000FF"/>
          <w:u w:val="single"/>
        </w:rPr>
        <w:fldChar w:fldCharType="end"/>
      </w:r>
      <w:r w:rsidRPr="00A61A3F">
        <w:rPr>
          <w:rFonts w:asciiTheme="minorHAnsi" w:hAnsiTheme="minorHAnsi" w:cstheme="minorHAnsi"/>
          <w:color w:val="0000FF"/>
          <w:u w:val="single"/>
        </w:rPr>
        <w:t xml:space="preserv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\h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Pr="00254B4A" w:rsidR="00DC1072">
        <w:rPr>
          <w:rFonts w:asciiTheme="minorHAnsi" w:hAnsiTheme="minorHAnsi" w:cstheme="minorHAnsi"/>
          <w:color w:val="0000FF"/>
          <w:u w:val="single"/>
        </w:rPr>
        <w:t>Social Determinant of Health Vocabulary Design Notes</w:t>
      </w:r>
      <w:r w:rsidRPr="00A61A3F">
        <w:rPr>
          <w:rFonts w:asciiTheme="minorHAnsi" w:hAnsiTheme="minorHAnsi" w:cstheme="minorHAnsi"/>
          <w:color w:val="0000FF"/>
          <w:u w:val="single"/>
        </w:rPr>
        <w:fldChar w:fldCharType="end"/>
      </w:r>
    </w:p>
    <w:p w:rsidR="009C1347" w:rsidP="00E24F5F" w:rsidRDefault="009C1347" w14:paraId="7CF6B3FD" w14:textId="1F63E833">
      <w:pPr>
        <w:rPr>
          <w:rFonts w:asciiTheme="minorHAnsi" w:hAnsiTheme="minorHAnsi" w:cstheme="minorHAnsi"/>
          <w:color w:val="0000FF"/>
          <w:u w:val="single"/>
        </w:rPr>
      </w:pPr>
    </w:p>
    <w:p w:rsidRPr="008E0FA6" w:rsidR="009C1347" w:rsidP="00FD31AC" w:rsidRDefault="009C1347" w14:paraId="4C4AB58A" w14:textId="606A98AE">
      <w:pPr>
        <w:pStyle w:val="Heading3"/>
      </w:pPr>
      <w:bookmarkStart w:name="_Toc119939893" w:id="2094"/>
      <w:bookmarkStart w:name="_Toc135312925" w:id="2095"/>
      <w:r w:rsidRPr="008E0FA6">
        <w:t>Health Insurance Information</w:t>
      </w:r>
      <w:bookmarkEnd w:id="2094"/>
      <w:bookmarkEnd w:id="2095"/>
    </w:p>
    <w:p w:rsidR="003F1B6C" w:rsidP="003F1B6C" w:rsidRDefault="003F1B6C" w14:paraId="74702293" w14:textId="693809C6">
      <w:r w:rsidRPr="003F1B6C">
        <w:t xml:space="preserve">Identifiers </w:t>
      </w:r>
      <w:r>
        <w:t xml:space="preserve">are integral components of health insurance information and processing. The table below includes key common identifiers and where they are located within C-CDA health insurance related templates. Typically, organizations own Object Identifiers (OIDs) that are used to computably identify the organization. These are held </w:t>
      </w:r>
      <w:r>
        <w:t xml:space="preserve">in the roots of IDs in CDA documents. Occasionally, an organization may not have an OID identifier. </w:t>
      </w:r>
      <w:r w:rsidRPr="00B41E32" w:rsidR="00B41E32">
        <w:t>While it is recommended that organizations obtain OIDs, if the organization has no identifying root, the root may be omitted, the null flavor attribute set to "UNK", and the ID still sent in the extension attribute.</w:t>
      </w:r>
    </w:p>
    <w:p w:rsidR="003F1B6C" w:rsidP="003F1B6C" w:rsidRDefault="003F1B6C" w14:paraId="3FAEC4A5" w14:textId="0688E125">
      <w:pPr>
        <w:pStyle w:val="ListParagraph"/>
        <w:numPr>
          <w:ilvl w:val="0"/>
          <w:numId w:val="44"/>
        </w:numPr>
      </w:pPr>
      <w:r w:rsidRPr="003F1B6C">
        <w:t>Example for an organization without an OID:</w:t>
      </w:r>
      <w:r w:rsidR="006E3EB9">
        <w:t xml:space="preserve"> </w:t>
      </w:r>
      <w:r w:rsidRPr="006E3EB9" w:rsidR="006E3EB9">
        <w:t>&lt;id nullFlavor="UNK" extension="1234S6789"/&gt;</w:t>
      </w:r>
    </w:p>
    <w:p w:rsidRPr="003F1B6C" w:rsidR="003F1B6C" w:rsidP="003F1B6C" w:rsidRDefault="003F1B6C" w14:paraId="3BCC89FD" w14:textId="4AEB01E0">
      <w:pPr>
        <w:pStyle w:val="ListParagraph"/>
        <w:numPr>
          <w:ilvl w:val="0"/>
          <w:numId w:val="44"/>
        </w:numPr>
      </w:pPr>
      <w:r>
        <w:t>Example</w:t>
      </w:r>
      <w:r w:rsidR="006E3EB9">
        <w:t xml:space="preserve"> for an organization with an OID (Medicare): </w:t>
      </w:r>
      <w:r w:rsidRPr="006E3EB9" w:rsidR="006E3EB9">
        <w:t>&lt;id root="2.16.840.1.113883.4.927" extension="1EG4-TE5-MK73"/&gt;</w:t>
      </w:r>
    </w:p>
    <w:p w:rsidRPr="003F1B6C" w:rsidR="003F1B6C" w:rsidP="003F1B6C" w:rsidRDefault="003F1B6C" w14:paraId="71C80FFE" w14:textId="77777777">
      <w:pPr>
        <w:rPr>
          <w:highlight w:val="yellow"/>
        </w:rPr>
      </w:pPr>
    </w:p>
    <w:tbl>
      <w:tblPr>
        <w:tblStyle w:val="TableGrid"/>
        <w:tblW w:w="9625" w:type="dxa"/>
        <w:tblLayout w:type="fixed"/>
        <w:tblLook w:val="04A0" w:firstRow="1" w:lastRow="0" w:firstColumn="1" w:lastColumn="0" w:noHBand="0" w:noVBand="1"/>
      </w:tblPr>
      <w:tblGrid>
        <w:gridCol w:w="2155"/>
        <w:gridCol w:w="1980"/>
        <w:gridCol w:w="2250"/>
        <w:gridCol w:w="3240"/>
      </w:tblGrid>
      <w:tr w:rsidRPr="00314140" w:rsidR="00902B4D" w:rsidTr="004E29C8" w14:paraId="0124A225" w14:textId="77777777">
        <w:tc>
          <w:tcPr>
            <w:tcW w:w="2155" w:type="dxa"/>
            <w:shd w:val="clear" w:color="auto" w:fill="00B050"/>
          </w:tcPr>
          <w:p w:rsidRPr="00314140" w:rsidR="009C1347" w:rsidP="00D011EE" w:rsidRDefault="009C1347" w14:paraId="4B849796"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 xml:space="preserve">3 </w:t>
            </w:r>
            <w:r w:rsidRPr="00314140">
              <w:rPr>
                <w:rStyle w:val="Strong"/>
                <w:rFonts w:asciiTheme="minorHAnsi" w:hAnsiTheme="minorHAnsi" w:cstheme="minorHAnsi"/>
                <w:color w:val="FFFFFF" w:themeColor="background1"/>
              </w:rPr>
              <w:t>DATA ELEMENT </w:t>
            </w:r>
          </w:p>
        </w:tc>
        <w:tc>
          <w:tcPr>
            <w:tcW w:w="1980" w:type="dxa"/>
            <w:shd w:val="clear" w:color="auto" w:fill="00B050"/>
          </w:tcPr>
          <w:p w:rsidRPr="00314140" w:rsidR="009C1347" w:rsidP="00D011EE" w:rsidRDefault="009C1347" w14:paraId="38B841C4"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2250" w:type="dxa"/>
            <w:shd w:val="clear" w:color="auto" w:fill="00B050"/>
          </w:tcPr>
          <w:p w:rsidRPr="00314140" w:rsidR="009C1347" w:rsidP="00D011EE" w:rsidRDefault="009C1347" w14:paraId="0FBFC1BD"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240" w:type="dxa"/>
            <w:shd w:val="clear" w:color="auto" w:fill="00B050"/>
          </w:tcPr>
          <w:p w:rsidRPr="00314140" w:rsidR="009C1347" w:rsidP="00D011EE" w:rsidRDefault="009C1347" w14:paraId="4A7838B7"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Pr="00ED6FF9" w:rsidR="00902B4D" w:rsidTr="0058022B" w14:paraId="6C403421" w14:textId="77777777">
        <w:tc>
          <w:tcPr>
            <w:tcW w:w="2155" w:type="dxa"/>
          </w:tcPr>
          <w:p w:rsidRPr="00576BB3" w:rsidR="009C1347" w:rsidP="009C1347" w:rsidRDefault="00000000" w14:paraId="39D934DC" w14:textId="550DD045">
            <w:pPr>
              <w:shd w:val="clear" w:color="auto" w:fill="FFFFFF"/>
              <w:rPr>
                <w:rFonts w:eastAsia="Times New Roman" w:asciiTheme="minorHAnsi" w:hAnsiTheme="minorHAnsi" w:cstheme="minorHAnsi"/>
              </w:rPr>
            </w:pPr>
            <w:hyperlink w:history="1" r:id="rId98">
              <w:r w:rsidRPr="00576BB3" w:rsidR="009C1347">
                <w:rPr>
                  <w:rStyle w:val="Hyperlink"/>
                  <w:rFonts w:eastAsia="Times New Roman" w:asciiTheme="minorHAnsi" w:hAnsiTheme="minorHAnsi" w:cstheme="minorHAnsi"/>
                </w:rPr>
                <w:t>Coverage Status</w:t>
              </w:r>
            </w:hyperlink>
          </w:p>
          <w:p w:rsidRPr="009C1347" w:rsidR="009C1347" w:rsidP="009C1347" w:rsidRDefault="009C1347" w14:paraId="5CCDA6C7" w14:textId="77777777">
            <w:pPr>
              <w:shd w:val="clear" w:color="auto" w:fill="FFFFFF"/>
              <w:spacing w:before="150"/>
              <w:rPr>
                <w:rFonts w:eastAsia="Times New Roman" w:asciiTheme="minorHAnsi" w:hAnsiTheme="minorHAnsi" w:cstheme="minorHAnsi"/>
              </w:rPr>
            </w:pPr>
            <w:r w:rsidRPr="009C1347">
              <w:rPr>
                <w:rFonts w:eastAsia="Times New Roman" w:asciiTheme="minorHAnsi" w:hAnsiTheme="minorHAnsi" w:cstheme="minorHAnsi"/>
              </w:rPr>
              <w:t>Presence or absence of health care insurance.</w:t>
            </w:r>
          </w:p>
          <w:p w:rsidRPr="0058022B" w:rsidR="009C1347" w:rsidP="00D011EE" w:rsidRDefault="009C1347" w14:paraId="75AC7DAE" w14:textId="02A2C7D7">
            <w:pPr>
              <w:rPr>
                <w:rStyle w:val="Strong"/>
                <w:rFonts w:asciiTheme="minorHAnsi" w:hAnsiTheme="minorHAnsi" w:cstheme="minorHAnsi"/>
                <w:b w:val="0"/>
                <w:bCs w:val="0"/>
              </w:rPr>
            </w:pPr>
          </w:p>
        </w:tc>
        <w:tc>
          <w:tcPr>
            <w:tcW w:w="1980" w:type="dxa"/>
          </w:tcPr>
          <w:p w:rsidRPr="00902B4D" w:rsidR="009C1347" w:rsidP="00D011EE" w:rsidRDefault="009C1347" w14:paraId="755E6914" w14:textId="79EBFAE0">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t>None (follow C-CDA)</w:t>
            </w:r>
          </w:p>
        </w:tc>
        <w:tc>
          <w:tcPr>
            <w:tcW w:w="2250" w:type="dxa"/>
          </w:tcPr>
          <w:p w:rsidRPr="00902B4D" w:rsidR="009C1347" w:rsidP="00D011EE" w:rsidRDefault="009C1347" w14:paraId="41F2219F" w14:textId="34FFF527">
            <w:pPr>
              <w:rPr>
                <w:rStyle w:val="Hyperlink"/>
                <w:rFonts w:asciiTheme="minorHAnsi" w:hAnsiTheme="minorHAnsi" w:cstheme="minorHAnsi"/>
                <w:color w:val="auto"/>
              </w:rPr>
            </w:pPr>
            <w:r w:rsidRPr="00902B4D">
              <w:rPr>
                <w:rFonts w:asciiTheme="minorHAnsi" w:hAnsiTheme="minorHAnsi" w:cstheme="minorHAnsi"/>
                <w:shd w:val="clear" w:color="auto" w:fill="FFFFFF"/>
              </w:rPr>
              <w:t>Coverage</w:t>
            </w:r>
            <w:r w:rsidR="0002451C">
              <w:rPr>
                <w:rFonts w:asciiTheme="minorHAnsi" w:hAnsiTheme="minorHAnsi" w:cstheme="minorHAnsi"/>
                <w:shd w:val="clear" w:color="auto" w:fill="FFFFFF"/>
              </w:rPr>
              <w:t xml:space="preserve"> Activity</w:t>
            </w:r>
          </w:p>
        </w:tc>
        <w:tc>
          <w:tcPr>
            <w:tcW w:w="3240" w:type="dxa"/>
          </w:tcPr>
          <w:p w:rsidRPr="00902B4D" w:rsidR="00902B4D" w:rsidP="00902B4D" w:rsidRDefault="00902B4D" w14:paraId="002B8E88" w14:textId="5E9F7A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02B4D">
              <w:rPr>
                <w:rFonts w:ascii="Courier New" w:hAnsi="Courier New" w:cs="Courier New"/>
                <w:sz w:val="18"/>
                <w:szCs w:val="18"/>
              </w:rPr>
              <w:t>act/effectiveTime</w:t>
            </w:r>
            <w:r w:rsidR="00EA508A">
              <w:rPr>
                <w:rFonts w:ascii="Courier New" w:hAnsi="Courier New" w:cs="Courier New"/>
                <w:sz w:val="18"/>
                <w:szCs w:val="18"/>
              </w:rPr>
              <w:t>/</w:t>
            </w:r>
            <w:r w:rsidRPr="00902B4D">
              <w:rPr>
                <w:rFonts w:ascii="Courier New" w:hAnsi="Courier New" w:cs="Courier New"/>
                <w:sz w:val="18"/>
                <w:szCs w:val="18"/>
              </w:rPr>
              <w:t>@value</w:t>
            </w:r>
          </w:p>
          <w:p w:rsidRPr="00902B4D" w:rsidR="009C1347" w:rsidP="00D011EE" w:rsidRDefault="009C1347" w14:paraId="10F6EF1F" w14:textId="77777777">
            <w:pPr>
              <w:rPr>
                <w:rFonts w:ascii="Courier New" w:hAnsi="Courier New" w:cs="Courier New"/>
                <w:sz w:val="18"/>
                <w:szCs w:val="18"/>
              </w:rPr>
            </w:pPr>
          </w:p>
        </w:tc>
      </w:tr>
      <w:tr w:rsidRPr="00ED6FF9" w:rsidR="0058022B" w:rsidTr="004E29C8" w14:paraId="3A6FC8C1" w14:textId="77777777">
        <w:tc>
          <w:tcPr>
            <w:tcW w:w="2155" w:type="dxa"/>
          </w:tcPr>
          <w:p w:rsidRPr="00576BB3" w:rsidR="009C1347" w:rsidP="009C1347" w:rsidRDefault="00000000" w14:paraId="2F43C030" w14:textId="4E725CBF">
            <w:pPr>
              <w:shd w:val="clear" w:color="auto" w:fill="FFFFFF"/>
              <w:rPr>
                <w:rFonts w:eastAsia="Times New Roman" w:asciiTheme="minorHAnsi" w:hAnsiTheme="minorHAnsi" w:cstheme="minorHAnsi"/>
              </w:rPr>
            </w:pPr>
            <w:hyperlink w:history="1" r:id="rId99">
              <w:r w:rsidRPr="00576BB3" w:rsidR="009C1347">
                <w:rPr>
                  <w:rStyle w:val="Hyperlink"/>
                  <w:rFonts w:eastAsia="Times New Roman" w:asciiTheme="minorHAnsi" w:hAnsiTheme="minorHAnsi" w:cstheme="minorHAnsi"/>
                </w:rPr>
                <w:t>Coverage Type</w:t>
              </w:r>
            </w:hyperlink>
          </w:p>
          <w:p w:rsidRPr="009C1347" w:rsidR="009C1347" w:rsidP="009C1347" w:rsidRDefault="009C1347" w14:paraId="5530C295" w14:textId="77777777">
            <w:pPr>
              <w:shd w:val="clear" w:color="auto" w:fill="FFFFFF"/>
              <w:spacing w:before="150"/>
              <w:rPr>
                <w:rFonts w:eastAsia="Times New Roman" w:asciiTheme="minorHAnsi" w:hAnsiTheme="minorHAnsi" w:cstheme="minorHAnsi"/>
              </w:rPr>
            </w:pPr>
            <w:r w:rsidRPr="009C1347">
              <w:rPr>
                <w:rFonts w:eastAsia="Times New Roman" w:asciiTheme="minorHAnsi" w:hAnsiTheme="minorHAnsi" w:cstheme="minorHAnsi"/>
              </w:rPr>
              <w:t>Category of health care payers. (e.g., Medicare, TRICARE, Commercial Managed Care - PPO)</w:t>
            </w:r>
          </w:p>
          <w:p w:rsidRPr="0058022B" w:rsidR="009C1347" w:rsidP="009C1347" w:rsidRDefault="009C1347" w14:paraId="1566D4EC" w14:textId="77777777">
            <w:pPr>
              <w:shd w:val="clear" w:color="auto" w:fill="FFFFFF"/>
              <w:rPr>
                <w:rFonts w:eastAsia="Times New Roman" w:asciiTheme="minorHAnsi" w:hAnsiTheme="minorHAnsi" w:cstheme="minorHAnsi"/>
                <w:b/>
                <w:bCs/>
              </w:rPr>
            </w:pPr>
          </w:p>
        </w:tc>
        <w:tc>
          <w:tcPr>
            <w:tcW w:w="1980" w:type="dxa"/>
          </w:tcPr>
          <w:p w:rsidRPr="00902B4D" w:rsidR="009C1347" w:rsidP="00D011EE" w:rsidRDefault="009C1347" w14:paraId="25032818" w14:textId="0DBB065B">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t>None (follow C-CDA)</w:t>
            </w:r>
          </w:p>
        </w:tc>
        <w:tc>
          <w:tcPr>
            <w:tcW w:w="2250" w:type="dxa"/>
          </w:tcPr>
          <w:p w:rsidRPr="00902B4D" w:rsidR="009C1347" w:rsidP="00D011EE" w:rsidRDefault="009C1347" w14:paraId="0525E9B4" w14:textId="2F5C0420">
            <w:pPr>
              <w:rPr>
                <w:rStyle w:val="Hyperlink"/>
                <w:rFonts w:asciiTheme="minorHAnsi" w:hAnsiTheme="minorHAnsi" w:cstheme="minorHAnsi"/>
                <w:color w:val="auto"/>
              </w:rPr>
            </w:pPr>
            <w:r w:rsidRPr="00902B4D">
              <w:rPr>
                <w:rFonts w:asciiTheme="minorHAnsi" w:hAnsiTheme="minorHAnsi" w:cstheme="minorHAnsi"/>
                <w:shd w:val="clear" w:color="auto" w:fill="FFFFFF"/>
              </w:rPr>
              <w:t>Policy Activity</w:t>
            </w:r>
          </w:p>
        </w:tc>
        <w:tc>
          <w:tcPr>
            <w:tcW w:w="3240" w:type="dxa"/>
          </w:tcPr>
          <w:p w:rsidRPr="009C1347" w:rsidR="009C1347" w:rsidP="009C1347" w:rsidRDefault="009C1347" w14:paraId="06387BC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C1347">
              <w:rPr>
                <w:rFonts w:ascii="Courier New" w:hAnsi="Courier New" w:cs="Courier New"/>
                <w:sz w:val="18"/>
                <w:szCs w:val="18"/>
              </w:rPr>
              <w:t>act/code</w:t>
            </w:r>
          </w:p>
          <w:p w:rsidRPr="00902B4D" w:rsidR="009C1347" w:rsidP="00D011EE" w:rsidRDefault="009C1347" w14:paraId="1A834EB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p>
        </w:tc>
      </w:tr>
      <w:tr w:rsidRPr="00ED6FF9" w:rsidR="0058022B" w:rsidTr="0058022B" w14:paraId="49507DE2" w14:textId="77777777">
        <w:tc>
          <w:tcPr>
            <w:tcW w:w="2155" w:type="dxa"/>
          </w:tcPr>
          <w:p w:rsidRPr="00576BB3" w:rsidR="009C1347" w:rsidP="009C1347" w:rsidRDefault="00000000" w14:paraId="1650ED95" w14:textId="6DF519D0">
            <w:pPr>
              <w:shd w:val="clear" w:color="auto" w:fill="FFFFFF"/>
              <w:rPr>
                <w:rFonts w:eastAsia="Times New Roman" w:asciiTheme="minorHAnsi" w:hAnsiTheme="minorHAnsi" w:cstheme="minorHAnsi"/>
              </w:rPr>
            </w:pPr>
            <w:hyperlink w:history="1" r:id="rId100">
              <w:r w:rsidRPr="00576BB3" w:rsidR="009C1347">
                <w:rPr>
                  <w:rStyle w:val="Hyperlink"/>
                  <w:rFonts w:eastAsia="Times New Roman" w:asciiTheme="minorHAnsi" w:hAnsiTheme="minorHAnsi" w:cstheme="minorHAnsi"/>
                </w:rPr>
                <w:t>Relationship to Subscriber</w:t>
              </w:r>
            </w:hyperlink>
          </w:p>
          <w:p w:rsidRPr="009C1347" w:rsidR="009C1347" w:rsidP="009C1347" w:rsidRDefault="009C1347" w14:paraId="39B72374" w14:textId="77777777">
            <w:pPr>
              <w:shd w:val="clear" w:color="auto" w:fill="FFFFFF"/>
              <w:spacing w:before="150"/>
              <w:rPr>
                <w:rFonts w:eastAsia="Times New Roman" w:asciiTheme="minorHAnsi" w:hAnsiTheme="minorHAnsi" w:cstheme="minorHAnsi"/>
              </w:rPr>
            </w:pPr>
            <w:r w:rsidRPr="009C1347">
              <w:rPr>
                <w:rFonts w:eastAsia="Times New Roman" w:asciiTheme="minorHAnsi" w:hAnsiTheme="minorHAnsi" w:cstheme="minorHAnsi"/>
              </w:rPr>
              <w:t>Relationship of a patient to the primary insured person.</w:t>
            </w:r>
          </w:p>
          <w:p w:rsidRPr="0058022B" w:rsidR="009C1347" w:rsidP="009C1347" w:rsidRDefault="009C1347" w14:paraId="10A5B45F" w14:textId="77777777">
            <w:pPr>
              <w:shd w:val="clear" w:color="auto" w:fill="FFFFFF"/>
              <w:rPr>
                <w:rFonts w:eastAsia="Times New Roman" w:asciiTheme="minorHAnsi" w:hAnsiTheme="minorHAnsi" w:cstheme="minorHAnsi"/>
                <w:b/>
                <w:bCs/>
              </w:rPr>
            </w:pPr>
          </w:p>
        </w:tc>
        <w:tc>
          <w:tcPr>
            <w:tcW w:w="1980" w:type="dxa"/>
          </w:tcPr>
          <w:p w:rsidRPr="00902B4D" w:rsidR="009C1347" w:rsidP="00D011EE" w:rsidRDefault="009C1347" w14:paraId="40056812" w14:textId="05F7F610">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t>None (follow C-CDA)</w:t>
            </w:r>
          </w:p>
        </w:tc>
        <w:tc>
          <w:tcPr>
            <w:tcW w:w="2250" w:type="dxa"/>
          </w:tcPr>
          <w:p w:rsidRPr="00902B4D" w:rsidR="009C1347" w:rsidP="00D011EE" w:rsidRDefault="009C1347" w14:paraId="487D998F" w14:textId="77777777">
            <w:pPr>
              <w:rPr>
                <w:rFonts w:asciiTheme="minorHAnsi" w:hAnsiTheme="minorHAnsi" w:cstheme="minorHAnsi"/>
                <w:shd w:val="clear" w:color="auto" w:fill="FFFFFF"/>
              </w:rPr>
            </w:pPr>
            <w:r w:rsidRPr="00902B4D">
              <w:rPr>
                <w:rFonts w:asciiTheme="minorHAnsi" w:hAnsiTheme="minorHAnsi" w:cstheme="minorHAnsi"/>
                <w:shd w:val="clear" w:color="auto" w:fill="FFFFFF"/>
              </w:rPr>
              <w:t>Policy Activity</w:t>
            </w:r>
          </w:p>
          <w:p w:rsidRPr="009C1347" w:rsidR="009C1347" w:rsidP="009C1347" w:rsidRDefault="009C1347" w14:paraId="0919F42A" w14:textId="77777777">
            <w:pPr>
              <w:shd w:val="clear" w:color="auto" w:fill="FFFFFF"/>
              <w:spacing w:before="150"/>
              <w:rPr>
                <w:rFonts w:eastAsia="Times New Roman" w:asciiTheme="minorHAnsi" w:hAnsiTheme="minorHAnsi" w:cstheme="minorHAnsi"/>
              </w:rPr>
            </w:pPr>
            <w:r w:rsidRPr="009C1347">
              <w:rPr>
                <w:rFonts w:eastAsia="Times New Roman" w:asciiTheme="minorHAnsi" w:hAnsiTheme="minorHAnsi" w:cstheme="minorHAnsi"/>
              </w:rPr>
              <w:t>participant/@typeCode="COV"</w:t>
            </w:r>
            <w:r w:rsidRPr="009C1347">
              <w:rPr>
                <w:rFonts w:eastAsia="Times New Roman" w:asciiTheme="minorHAnsi" w:hAnsiTheme="minorHAnsi" w:cstheme="minorHAnsi"/>
              </w:rPr>
              <w:br/>
            </w:r>
            <w:r w:rsidRPr="009C1347">
              <w:rPr>
                <w:rFonts w:eastAsia="Times New Roman" w:asciiTheme="minorHAnsi" w:hAnsiTheme="minorHAnsi" w:cstheme="minorHAnsi"/>
              </w:rPr>
              <w:t>Coverage target</w:t>
            </w:r>
          </w:p>
          <w:p w:rsidRPr="009C1347" w:rsidR="009C1347" w:rsidP="009C1347" w:rsidRDefault="009C1347" w14:paraId="43B89625" w14:textId="77777777">
            <w:pPr>
              <w:shd w:val="clear" w:color="auto" w:fill="FFFFFF"/>
              <w:spacing w:before="150"/>
              <w:rPr>
                <w:rFonts w:eastAsia="Times New Roman" w:asciiTheme="minorHAnsi" w:hAnsiTheme="minorHAnsi" w:cstheme="minorHAnsi"/>
              </w:rPr>
            </w:pPr>
            <w:r w:rsidRPr="009C1347">
              <w:rPr>
                <w:rFonts w:eastAsia="Times New Roman" w:asciiTheme="minorHAnsi" w:hAnsiTheme="minorHAnsi" w:cstheme="minorHAnsi"/>
              </w:rPr>
              <w:t>("2.16.840.1.113883.10.20.22.4.89" Covered Party Participant)</w:t>
            </w:r>
          </w:p>
          <w:p w:rsidRPr="00902B4D" w:rsidR="009C1347" w:rsidP="00D011EE" w:rsidRDefault="009C1347" w14:paraId="2A763FED" w14:textId="1E0532E1">
            <w:pPr>
              <w:rPr>
                <w:rStyle w:val="Hyperlink"/>
                <w:rFonts w:asciiTheme="minorHAnsi" w:hAnsiTheme="minorHAnsi" w:cstheme="minorHAnsi"/>
                <w:color w:val="auto"/>
              </w:rPr>
            </w:pPr>
          </w:p>
        </w:tc>
        <w:tc>
          <w:tcPr>
            <w:tcW w:w="3240" w:type="dxa"/>
          </w:tcPr>
          <w:p w:rsidRPr="009C1347" w:rsidR="009C1347" w:rsidP="009C1347" w:rsidRDefault="009C1347" w14:paraId="32EF619A" w14:textId="27342F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C1347">
              <w:rPr>
                <w:rFonts w:ascii="Courier New" w:hAnsi="Courier New" w:cs="Courier New"/>
                <w:sz w:val="18"/>
                <w:szCs w:val="18"/>
              </w:rPr>
              <w:t>participant/@typeCode="COV"/participantRole/code</w:t>
            </w:r>
            <w:r w:rsidR="00EA508A">
              <w:rPr>
                <w:rFonts w:ascii="Courier New" w:hAnsi="Courier New" w:cs="Courier New"/>
                <w:sz w:val="18"/>
                <w:szCs w:val="18"/>
              </w:rPr>
              <w:t>/</w:t>
            </w:r>
            <w:r w:rsidRPr="009C1347">
              <w:rPr>
                <w:rFonts w:ascii="Courier New" w:hAnsi="Courier New" w:cs="Courier New"/>
                <w:sz w:val="18"/>
                <w:szCs w:val="18"/>
              </w:rPr>
              <w:t>@code</w:t>
            </w:r>
          </w:p>
          <w:p w:rsidRPr="00902B4D" w:rsidR="009C1347" w:rsidP="00D011EE" w:rsidRDefault="009C1347" w14:paraId="157F223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p>
        </w:tc>
      </w:tr>
      <w:tr w:rsidRPr="00ED6FF9" w:rsidR="0058022B" w:rsidTr="0058022B" w14:paraId="4EBC30C1" w14:textId="77777777">
        <w:tc>
          <w:tcPr>
            <w:tcW w:w="2155" w:type="dxa"/>
          </w:tcPr>
          <w:p w:rsidRPr="00576BB3" w:rsidR="009C1347" w:rsidP="009C1347" w:rsidRDefault="00000000" w14:paraId="556D3594" w14:textId="1ADA5517">
            <w:pPr>
              <w:shd w:val="clear" w:color="auto" w:fill="FFFFFF"/>
              <w:rPr>
                <w:rFonts w:eastAsia="Times New Roman" w:asciiTheme="minorHAnsi" w:hAnsiTheme="minorHAnsi" w:cstheme="minorHAnsi"/>
              </w:rPr>
            </w:pPr>
            <w:hyperlink w:history="1" r:id="rId101">
              <w:r w:rsidRPr="00576BB3" w:rsidR="009C1347">
                <w:rPr>
                  <w:rStyle w:val="Hyperlink"/>
                  <w:rFonts w:eastAsia="Times New Roman" w:asciiTheme="minorHAnsi" w:hAnsiTheme="minorHAnsi" w:cstheme="minorHAnsi"/>
                </w:rPr>
                <w:t>Member Identifier</w:t>
              </w:r>
            </w:hyperlink>
          </w:p>
          <w:p w:rsidRPr="009C1347" w:rsidR="009C1347" w:rsidP="009C1347" w:rsidRDefault="009C1347" w14:paraId="59AD4C80" w14:textId="77777777">
            <w:pPr>
              <w:shd w:val="clear" w:color="auto" w:fill="FFFFFF"/>
              <w:spacing w:before="150"/>
              <w:rPr>
                <w:rFonts w:eastAsia="Times New Roman" w:asciiTheme="minorHAnsi" w:hAnsiTheme="minorHAnsi" w:cstheme="minorHAnsi"/>
              </w:rPr>
            </w:pPr>
            <w:r w:rsidRPr="009C1347">
              <w:rPr>
                <w:rFonts w:eastAsia="Times New Roman" w:asciiTheme="minorHAnsi" w:hAnsiTheme="minorHAnsi" w:cstheme="minorHAnsi"/>
              </w:rPr>
              <w:t>Sequence of characters used to uniquely refer to an individual with respect to their insurance.</w:t>
            </w:r>
          </w:p>
          <w:p w:rsidRPr="0058022B" w:rsidR="009C1347" w:rsidP="009C1347" w:rsidRDefault="009C1347" w14:paraId="0777A05C" w14:textId="77777777">
            <w:pPr>
              <w:shd w:val="clear" w:color="auto" w:fill="FFFFFF"/>
              <w:rPr>
                <w:rFonts w:eastAsia="Times New Roman" w:asciiTheme="minorHAnsi" w:hAnsiTheme="minorHAnsi" w:cstheme="minorHAnsi"/>
                <w:b/>
                <w:bCs/>
              </w:rPr>
            </w:pPr>
          </w:p>
        </w:tc>
        <w:tc>
          <w:tcPr>
            <w:tcW w:w="1980" w:type="dxa"/>
          </w:tcPr>
          <w:p w:rsidRPr="00902B4D" w:rsidR="009C1347" w:rsidP="00D011EE" w:rsidRDefault="009C1347" w14:paraId="134F9EA0" w14:textId="20D243BF">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t>None (follow C-CDA)</w:t>
            </w:r>
          </w:p>
        </w:tc>
        <w:tc>
          <w:tcPr>
            <w:tcW w:w="2250" w:type="dxa"/>
          </w:tcPr>
          <w:p w:rsidRPr="00902B4D" w:rsidR="009C1347" w:rsidP="00D011EE" w:rsidRDefault="009C1347" w14:paraId="53536906" w14:textId="77777777">
            <w:pPr>
              <w:rPr>
                <w:rFonts w:asciiTheme="minorHAnsi" w:hAnsiTheme="minorHAnsi" w:cstheme="minorHAnsi"/>
                <w:shd w:val="clear" w:color="auto" w:fill="FFFFFF"/>
              </w:rPr>
            </w:pPr>
            <w:r w:rsidRPr="00902B4D">
              <w:rPr>
                <w:rFonts w:asciiTheme="minorHAnsi" w:hAnsiTheme="minorHAnsi" w:cstheme="minorHAnsi"/>
                <w:shd w:val="clear" w:color="auto" w:fill="FFFFFF"/>
              </w:rPr>
              <w:t>Policy Activity</w:t>
            </w:r>
          </w:p>
          <w:p w:rsidRPr="009C1347" w:rsidR="009C1347" w:rsidP="009C1347" w:rsidRDefault="009C1347" w14:paraId="17DDEE47" w14:textId="77777777">
            <w:pPr>
              <w:shd w:val="clear" w:color="auto" w:fill="FFFFFF"/>
              <w:spacing w:before="150"/>
              <w:rPr>
                <w:rFonts w:eastAsia="Times New Roman" w:asciiTheme="minorHAnsi" w:hAnsiTheme="minorHAnsi" w:cstheme="minorHAnsi"/>
              </w:rPr>
            </w:pPr>
            <w:r w:rsidRPr="009C1347">
              <w:rPr>
                <w:rFonts w:eastAsia="Times New Roman" w:asciiTheme="minorHAnsi" w:hAnsiTheme="minorHAnsi" w:cstheme="minorHAnsi"/>
              </w:rPr>
              <w:t>participant/@typeCode="COV"</w:t>
            </w:r>
            <w:r w:rsidRPr="009C1347">
              <w:rPr>
                <w:rFonts w:eastAsia="Times New Roman" w:asciiTheme="minorHAnsi" w:hAnsiTheme="minorHAnsi" w:cstheme="minorHAnsi"/>
              </w:rPr>
              <w:br/>
            </w:r>
            <w:r w:rsidRPr="009C1347">
              <w:rPr>
                <w:rFonts w:eastAsia="Times New Roman" w:asciiTheme="minorHAnsi" w:hAnsiTheme="minorHAnsi" w:cstheme="minorHAnsi"/>
              </w:rPr>
              <w:t>Coverage target</w:t>
            </w:r>
          </w:p>
          <w:p w:rsidRPr="009C1347" w:rsidR="009C1347" w:rsidP="009C1347" w:rsidRDefault="009C1347" w14:paraId="380AE5EC" w14:textId="77777777">
            <w:pPr>
              <w:shd w:val="clear" w:color="auto" w:fill="FFFFFF"/>
              <w:spacing w:before="150"/>
              <w:rPr>
                <w:rFonts w:eastAsia="Times New Roman" w:asciiTheme="minorHAnsi" w:hAnsiTheme="minorHAnsi" w:cstheme="minorHAnsi"/>
              </w:rPr>
            </w:pPr>
            <w:r w:rsidRPr="009C1347">
              <w:rPr>
                <w:rFonts w:eastAsia="Times New Roman" w:asciiTheme="minorHAnsi" w:hAnsiTheme="minorHAnsi" w:cstheme="minorHAnsi"/>
              </w:rPr>
              <w:t>("2.16.840.1.113883.10.20.22.4.89" Covered Party Participant)</w:t>
            </w:r>
          </w:p>
          <w:p w:rsidRPr="00902B4D" w:rsidR="009C1347" w:rsidP="00D011EE" w:rsidRDefault="009C1347" w14:paraId="70851240" w14:textId="044B2EEA">
            <w:pPr>
              <w:rPr>
                <w:rStyle w:val="Hyperlink"/>
                <w:rFonts w:asciiTheme="minorHAnsi" w:hAnsiTheme="minorHAnsi" w:cstheme="minorHAnsi"/>
                <w:color w:val="auto"/>
              </w:rPr>
            </w:pPr>
          </w:p>
        </w:tc>
        <w:tc>
          <w:tcPr>
            <w:tcW w:w="3240" w:type="dxa"/>
          </w:tcPr>
          <w:p w:rsidRPr="009C1347" w:rsidR="009C1347" w:rsidP="009C1347" w:rsidRDefault="009C1347" w14:paraId="29916F9A" w14:textId="18048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C1347">
              <w:rPr>
                <w:rFonts w:ascii="Courier New" w:hAnsi="Courier New" w:cs="Courier New"/>
                <w:sz w:val="18"/>
                <w:szCs w:val="18"/>
              </w:rPr>
              <w:t>act/participant/templateId</w:t>
            </w:r>
            <w:r w:rsidR="00EA508A">
              <w:rPr>
                <w:rFonts w:ascii="Courier New" w:hAnsi="Courier New" w:cs="Courier New"/>
                <w:sz w:val="18"/>
                <w:szCs w:val="18"/>
              </w:rPr>
              <w:t>/</w:t>
            </w:r>
            <w:r w:rsidRPr="009C1347">
              <w:rPr>
                <w:rFonts w:ascii="Courier New" w:hAnsi="Courier New" w:cs="Courier New"/>
                <w:sz w:val="18"/>
                <w:szCs w:val="18"/>
              </w:rPr>
              <w:t>@root="2.16.840.1.113883.10.20.22.4.89"/participantRole/id</w:t>
            </w:r>
          </w:p>
          <w:p w:rsidRPr="00902B4D" w:rsidR="009C1347" w:rsidP="009C1347" w:rsidRDefault="009C1347" w14:paraId="3C1A0EF2" w14:textId="77777777">
            <w:pPr>
              <w:spacing w:before="150"/>
              <w:rPr>
                <w:rFonts w:ascii="Courier New" w:hAnsi="Courier New" w:cs="Courier New"/>
                <w:sz w:val="18"/>
                <w:szCs w:val="18"/>
              </w:rPr>
            </w:pPr>
          </w:p>
        </w:tc>
      </w:tr>
      <w:tr w:rsidRPr="00ED6FF9" w:rsidR="009C1347" w:rsidTr="0058022B" w14:paraId="622F67B5" w14:textId="77777777">
        <w:tc>
          <w:tcPr>
            <w:tcW w:w="2155" w:type="dxa"/>
          </w:tcPr>
          <w:p w:rsidRPr="00576BB3" w:rsidR="009C1347" w:rsidP="009C1347" w:rsidRDefault="00000000" w14:paraId="35099E82" w14:textId="36F077E4">
            <w:pPr>
              <w:shd w:val="clear" w:color="auto" w:fill="FFFFFF"/>
              <w:rPr>
                <w:rFonts w:eastAsia="Times New Roman" w:asciiTheme="minorHAnsi" w:hAnsiTheme="minorHAnsi" w:cstheme="minorHAnsi"/>
              </w:rPr>
            </w:pPr>
            <w:hyperlink w:history="1" r:id="rId102">
              <w:r w:rsidRPr="00576BB3" w:rsidR="009C1347">
                <w:rPr>
                  <w:rStyle w:val="Hyperlink"/>
                  <w:rFonts w:eastAsia="Times New Roman" w:asciiTheme="minorHAnsi" w:hAnsiTheme="minorHAnsi" w:cstheme="minorHAnsi"/>
                </w:rPr>
                <w:t>Subscriber Identifier</w:t>
              </w:r>
            </w:hyperlink>
          </w:p>
          <w:p w:rsidRPr="009C1347" w:rsidR="009C1347" w:rsidP="009C1347" w:rsidRDefault="009C1347" w14:paraId="4D12A8C8" w14:textId="77777777">
            <w:pPr>
              <w:shd w:val="clear" w:color="auto" w:fill="FFFFFF"/>
              <w:spacing w:before="150"/>
              <w:rPr>
                <w:rFonts w:eastAsia="Times New Roman" w:asciiTheme="minorHAnsi" w:hAnsiTheme="minorHAnsi" w:cstheme="minorHAnsi"/>
              </w:rPr>
            </w:pPr>
            <w:r w:rsidRPr="009C1347">
              <w:rPr>
                <w:rFonts w:eastAsia="Times New Roman" w:asciiTheme="minorHAnsi" w:hAnsiTheme="minorHAnsi" w:cstheme="minorHAnsi"/>
              </w:rPr>
              <w:t>Sequence of characters used to uniquely refer to the individual that selects insurance benefits.</w:t>
            </w:r>
          </w:p>
          <w:p w:rsidRPr="0058022B" w:rsidR="009C1347" w:rsidP="009C1347" w:rsidRDefault="009C1347" w14:paraId="3AB8D7FA" w14:textId="77777777">
            <w:pPr>
              <w:shd w:val="clear" w:color="auto" w:fill="FFFFFF"/>
              <w:rPr>
                <w:rFonts w:eastAsia="Times New Roman" w:asciiTheme="minorHAnsi" w:hAnsiTheme="minorHAnsi" w:cstheme="minorHAnsi"/>
                <w:b/>
                <w:bCs/>
              </w:rPr>
            </w:pPr>
          </w:p>
        </w:tc>
        <w:tc>
          <w:tcPr>
            <w:tcW w:w="1980" w:type="dxa"/>
          </w:tcPr>
          <w:p w:rsidRPr="00902B4D" w:rsidR="009C1347" w:rsidP="00D011EE" w:rsidRDefault="009C1347" w14:paraId="60426F41" w14:textId="3D7DCCC8">
            <w:pPr>
              <w:pStyle w:val="NormalWeb"/>
              <w:spacing w:before="0" w:beforeAutospacing="0" w:after="0" w:afterAutospacing="0"/>
              <w:rPr>
                <w:rFonts w:asciiTheme="minorHAnsi" w:hAnsiTheme="minorHAnsi" w:cstheme="minorHAnsi"/>
                <w:shd w:val="clear" w:color="auto" w:fill="FFFFFF"/>
              </w:rPr>
            </w:pPr>
            <w:r w:rsidRPr="00902B4D">
              <w:rPr>
                <w:rFonts w:asciiTheme="minorHAnsi" w:hAnsiTheme="minorHAnsi" w:cstheme="minorHAnsi"/>
                <w:shd w:val="clear" w:color="auto" w:fill="FFFFFF"/>
              </w:rPr>
              <w:t>None (follow C-CDA)</w:t>
            </w:r>
          </w:p>
        </w:tc>
        <w:tc>
          <w:tcPr>
            <w:tcW w:w="2250" w:type="dxa"/>
          </w:tcPr>
          <w:p w:rsidRPr="00902B4D" w:rsidR="009C1347" w:rsidP="00D011EE" w:rsidRDefault="009C1347" w14:paraId="6FB2FDDB" w14:textId="0C9B199A">
            <w:pPr>
              <w:rPr>
                <w:rFonts w:asciiTheme="minorHAnsi" w:hAnsiTheme="minorHAnsi" w:cstheme="minorHAnsi"/>
                <w:shd w:val="clear" w:color="auto" w:fill="FFFFFF"/>
              </w:rPr>
            </w:pPr>
            <w:r w:rsidRPr="00902B4D">
              <w:rPr>
                <w:rFonts w:asciiTheme="minorHAnsi" w:hAnsiTheme="minorHAnsi" w:cstheme="minorHAnsi"/>
                <w:shd w:val="clear" w:color="auto" w:fill="FFFFFF"/>
              </w:rPr>
              <w:t>Policy Activity</w:t>
            </w:r>
          </w:p>
        </w:tc>
        <w:tc>
          <w:tcPr>
            <w:tcW w:w="3240" w:type="dxa"/>
          </w:tcPr>
          <w:p w:rsidRPr="009C1347" w:rsidR="009C1347" w:rsidP="00902B4D" w:rsidRDefault="009C1347" w14:paraId="3DAD6CF3" w14:textId="3F243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C1347">
              <w:rPr>
                <w:rFonts w:ascii="Courier New" w:hAnsi="Courier New" w:cs="Courier New"/>
                <w:sz w:val="18"/>
                <w:szCs w:val="18"/>
              </w:rPr>
              <w:t>act/participant</w:t>
            </w:r>
            <w:r w:rsidR="00EA508A">
              <w:rPr>
                <w:rFonts w:ascii="Courier New" w:hAnsi="Courier New" w:cs="Courier New"/>
                <w:sz w:val="18"/>
                <w:szCs w:val="18"/>
              </w:rPr>
              <w:t>/</w:t>
            </w:r>
            <w:r w:rsidRPr="009C1347">
              <w:rPr>
                <w:rFonts w:ascii="Courier New" w:hAnsi="Courier New" w:cs="Courier New"/>
                <w:sz w:val="18"/>
                <w:szCs w:val="18"/>
              </w:rPr>
              <w:t>@typeCode="HLD"/templateId</w:t>
            </w:r>
            <w:r w:rsidR="00EA508A">
              <w:rPr>
                <w:rFonts w:ascii="Courier New" w:hAnsi="Courier New" w:cs="Courier New"/>
                <w:sz w:val="18"/>
                <w:szCs w:val="18"/>
              </w:rPr>
              <w:t>/</w:t>
            </w:r>
            <w:r w:rsidRPr="009C1347">
              <w:rPr>
                <w:rFonts w:ascii="Courier New" w:hAnsi="Courier New" w:cs="Courier New"/>
                <w:sz w:val="18"/>
                <w:szCs w:val="18"/>
              </w:rPr>
              <w:t>@root="2.16.840.1.113883.10.20.22.4.90"/participantRole/id</w:t>
            </w:r>
          </w:p>
          <w:p w:rsidRPr="009C1347" w:rsidR="009C1347" w:rsidP="00902B4D" w:rsidRDefault="009C1347" w14:paraId="41396AE9" w14:textId="77777777">
            <w:pPr>
              <w:shd w:val="clear" w:color="auto" w:fill="FFFFFF"/>
              <w:spacing w:before="150"/>
              <w:rPr>
                <w:rFonts w:asciiTheme="minorHAnsi" w:hAnsiTheme="minorHAnsi" w:cstheme="minorHAnsi"/>
              </w:rPr>
            </w:pPr>
            <w:r w:rsidRPr="009C1347">
              <w:rPr>
                <w:rFonts w:asciiTheme="minorHAnsi" w:hAnsiTheme="minorHAnsi" w:cstheme="minorHAnsi"/>
              </w:rPr>
              <w:t>OR if SELF</w:t>
            </w:r>
          </w:p>
          <w:p w:rsidRPr="009C1347" w:rsidR="009C1347" w:rsidP="00902B4D" w:rsidRDefault="009C1347" w14:paraId="52C7552B" w14:textId="6C5B00CD">
            <w:pPr>
              <w:shd w:val="clear" w:color="auto" w:fill="FFFFFF"/>
              <w:spacing w:before="150"/>
              <w:rPr>
                <w:rFonts w:ascii="Courier New" w:hAnsi="Courier New" w:cs="Courier New"/>
                <w:sz w:val="18"/>
                <w:szCs w:val="18"/>
              </w:rPr>
            </w:pPr>
            <w:r w:rsidRPr="009C1347">
              <w:rPr>
                <w:rFonts w:ascii="Courier New" w:hAnsi="Courier New" w:cs="Courier New"/>
                <w:sz w:val="18"/>
                <w:szCs w:val="18"/>
              </w:rPr>
              <w:t>@typeCode="COV"/templateId</w:t>
            </w:r>
            <w:r w:rsidR="00EA508A">
              <w:rPr>
                <w:rFonts w:ascii="Courier New" w:hAnsi="Courier New" w:cs="Courier New"/>
                <w:sz w:val="18"/>
                <w:szCs w:val="18"/>
              </w:rPr>
              <w:t>/</w:t>
            </w:r>
            <w:r w:rsidRPr="009C1347">
              <w:rPr>
                <w:rFonts w:ascii="Courier New" w:hAnsi="Courier New" w:cs="Courier New"/>
                <w:sz w:val="18"/>
                <w:szCs w:val="18"/>
              </w:rPr>
              <w:t>@root="2.16.840.1.113883.10.20.22.4.89"/participantRole/id</w:t>
            </w:r>
          </w:p>
          <w:p w:rsidRPr="00902B4D" w:rsidR="009C1347" w:rsidP="00902B4D" w:rsidRDefault="009C1347" w14:paraId="40C1B45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p>
        </w:tc>
      </w:tr>
      <w:tr w:rsidRPr="00ED6FF9" w:rsidR="0058022B" w:rsidTr="0058022B" w14:paraId="1A9FF951" w14:textId="77777777">
        <w:tc>
          <w:tcPr>
            <w:tcW w:w="2155" w:type="dxa"/>
          </w:tcPr>
          <w:p w:rsidRPr="00576BB3" w:rsidR="009C1347" w:rsidP="009C1347" w:rsidRDefault="00000000" w14:paraId="05879D82" w14:textId="57124E63">
            <w:pPr>
              <w:shd w:val="clear" w:color="auto" w:fill="FFFFFF"/>
              <w:rPr>
                <w:rFonts w:eastAsia="Times New Roman" w:asciiTheme="minorHAnsi" w:hAnsiTheme="minorHAnsi" w:cstheme="minorHAnsi"/>
              </w:rPr>
            </w:pPr>
            <w:hyperlink w:history="1" r:id="rId103">
              <w:r w:rsidRPr="00576BB3" w:rsidR="009C1347">
                <w:rPr>
                  <w:rStyle w:val="Hyperlink"/>
                  <w:rFonts w:eastAsia="Times New Roman" w:asciiTheme="minorHAnsi" w:hAnsiTheme="minorHAnsi" w:cstheme="minorHAnsi"/>
                </w:rPr>
                <w:t>Group Identifier</w:t>
              </w:r>
            </w:hyperlink>
          </w:p>
          <w:p w:rsidRPr="009C1347" w:rsidR="009C1347" w:rsidP="009C1347" w:rsidRDefault="009C1347" w14:paraId="3EB23096" w14:textId="77777777">
            <w:pPr>
              <w:shd w:val="clear" w:color="auto" w:fill="FFFFFF"/>
              <w:spacing w:before="150"/>
              <w:rPr>
                <w:rFonts w:eastAsia="Times New Roman" w:asciiTheme="minorHAnsi" w:hAnsiTheme="minorHAnsi" w:cstheme="minorHAnsi"/>
              </w:rPr>
            </w:pPr>
            <w:r w:rsidRPr="009C1347">
              <w:rPr>
                <w:rFonts w:eastAsia="Times New Roman" w:asciiTheme="minorHAnsi" w:hAnsiTheme="minorHAnsi" w:cstheme="minorHAnsi"/>
              </w:rPr>
              <w:t xml:space="preserve">Sequence of characters used to uniquely refer </w:t>
            </w:r>
            <w:r w:rsidRPr="009C1347">
              <w:rPr>
                <w:rFonts w:eastAsia="Times New Roman" w:asciiTheme="minorHAnsi" w:hAnsiTheme="minorHAnsi" w:cstheme="minorHAnsi"/>
              </w:rPr>
              <w:t>to a specific health insurance plan.</w:t>
            </w:r>
          </w:p>
          <w:p w:rsidRPr="0058022B" w:rsidR="009C1347" w:rsidP="009C1347" w:rsidRDefault="009C1347" w14:paraId="48843E6C" w14:textId="77777777">
            <w:pPr>
              <w:shd w:val="clear" w:color="auto" w:fill="FFFFFF"/>
              <w:rPr>
                <w:rFonts w:eastAsia="Times New Roman" w:asciiTheme="minorHAnsi" w:hAnsiTheme="minorHAnsi" w:cstheme="minorHAnsi"/>
                <w:b/>
                <w:bCs/>
              </w:rPr>
            </w:pPr>
          </w:p>
        </w:tc>
        <w:tc>
          <w:tcPr>
            <w:tcW w:w="1980" w:type="dxa"/>
          </w:tcPr>
          <w:p w:rsidRPr="00902B4D" w:rsidR="009C1347" w:rsidP="00D011EE" w:rsidRDefault="009C1347" w14:paraId="145BA136" w14:textId="55F3E657">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t>None (follow C-CDA)</w:t>
            </w:r>
          </w:p>
        </w:tc>
        <w:tc>
          <w:tcPr>
            <w:tcW w:w="2250" w:type="dxa"/>
          </w:tcPr>
          <w:p w:rsidRPr="009B1E21" w:rsidR="009C1347" w:rsidP="00D011EE" w:rsidRDefault="009C1347" w14:paraId="1A4449BE" w14:textId="4F454F9B">
            <w:pPr>
              <w:rPr>
                <w:rStyle w:val="Hyperlink"/>
                <w:rFonts w:asciiTheme="minorHAnsi" w:hAnsiTheme="minorHAnsi" w:cstheme="minorHAnsi"/>
                <w:color w:val="auto"/>
              </w:rPr>
            </w:pPr>
            <w:r w:rsidRPr="009B1E21">
              <w:rPr>
                <w:rFonts w:asciiTheme="minorHAnsi" w:hAnsiTheme="minorHAnsi" w:cstheme="minorHAnsi"/>
                <w:shd w:val="clear" w:color="auto" w:fill="FFFFFF"/>
              </w:rPr>
              <w:t>Policy Activity</w:t>
            </w:r>
          </w:p>
        </w:tc>
        <w:tc>
          <w:tcPr>
            <w:tcW w:w="3240" w:type="dxa"/>
          </w:tcPr>
          <w:p w:rsidRPr="00902B4D" w:rsidR="009C1347" w:rsidP="00D011EE" w:rsidRDefault="009C1347" w14:paraId="48CDCF8C" w14:textId="7A3AA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02B4D">
              <w:rPr>
                <w:rFonts w:ascii="Courier New" w:hAnsi="Courier New" w:cs="Courier New"/>
                <w:sz w:val="18"/>
                <w:szCs w:val="18"/>
              </w:rPr>
              <w:t>act/templateId</w:t>
            </w:r>
            <w:r w:rsidR="00EA508A">
              <w:rPr>
                <w:rFonts w:ascii="Courier New" w:hAnsi="Courier New" w:cs="Courier New"/>
                <w:sz w:val="18"/>
                <w:szCs w:val="18"/>
              </w:rPr>
              <w:t>/</w:t>
            </w:r>
            <w:r w:rsidRPr="00902B4D">
              <w:rPr>
                <w:rFonts w:ascii="Courier New" w:hAnsi="Courier New" w:cs="Courier New"/>
                <w:sz w:val="18"/>
                <w:szCs w:val="18"/>
              </w:rPr>
              <w:t>@root="2.16.840.1.113883.10.20.22.4.61"/id</w:t>
            </w:r>
          </w:p>
        </w:tc>
      </w:tr>
      <w:tr w:rsidRPr="00ED6FF9" w:rsidR="0058022B" w:rsidTr="0058022B" w14:paraId="32326DB1" w14:textId="77777777">
        <w:tc>
          <w:tcPr>
            <w:tcW w:w="2155" w:type="dxa"/>
          </w:tcPr>
          <w:p w:rsidRPr="00576BB3" w:rsidR="009C1347" w:rsidP="009C1347" w:rsidRDefault="00000000" w14:paraId="53332F94" w14:textId="36C8F6D2">
            <w:pPr>
              <w:shd w:val="clear" w:color="auto" w:fill="FFFFFF"/>
              <w:rPr>
                <w:rFonts w:eastAsia="Times New Roman" w:asciiTheme="minorHAnsi" w:hAnsiTheme="minorHAnsi" w:cstheme="minorHAnsi"/>
              </w:rPr>
            </w:pPr>
            <w:hyperlink w:history="1" r:id="rId104">
              <w:r w:rsidRPr="00576BB3" w:rsidR="009C1347">
                <w:rPr>
                  <w:rStyle w:val="Hyperlink"/>
                  <w:rFonts w:eastAsia="Times New Roman" w:asciiTheme="minorHAnsi" w:hAnsiTheme="minorHAnsi" w:cstheme="minorHAnsi"/>
                </w:rPr>
                <w:t>Payer Identifier</w:t>
              </w:r>
            </w:hyperlink>
          </w:p>
          <w:p w:rsidRPr="009C1347" w:rsidR="009C1347" w:rsidP="009C1347" w:rsidRDefault="009C1347" w14:paraId="6DB52026" w14:textId="77777777">
            <w:pPr>
              <w:shd w:val="clear" w:color="auto" w:fill="FFFFFF"/>
              <w:spacing w:before="150"/>
              <w:rPr>
                <w:rFonts w:eastAsia="Times New Roman" w:asciiTheme="minorHAnsi" w:hAnsiTheme="minorHAnsi" w:cstheme="minorHAnsi"/>
              </w:rPr>
            </w:pPr>
            <w:r w:rsidRPr="009C1347">
              <w:rPr>
                <w:rFonts w:eastAsia="Times New Roman" w:asciiTheme="minorHAnsi" w:hAnsiTheme="minorHAnsi" w:cstheme="minorHAnsi"/>
              </w:rPr>
              <w:t>Sequence of characters used to uniquely refer to an insurance payer.</w:t>
            </w:r>
          </w:p>
          <w:p w:rsidRPr="0058022B" w:rsidR="009C1347" w:rsidP="009C1347" w:rsidRDefault="009C1347" w14:paraId="6B225BAE" w14:textId="77777777">
            <w:pPr>
              <w:shd w:val="clear" w:color="auto" w:fill="FFFFFF"/>
              <w:rPr>
                <w:rFonts w:eastAsia="Times New Roman" w:asciiTheme="minorHAnsi" w:hAnsiTheme="minorHAnsi" w:cstheme="minorHAnsi"/>
                <w:b/>
                <w:bCs/>
              </w:rPr>
            </w:pPr>
          </w:p>
        </w:tc>
        <w:tc>
          <w:tcPr>
            <w:tcW w:w="1980" w:type="dxa"/>
          </w:tcPr>
          <w:p w:rsidRPr="00902B4D" w:rsidR="009C1347" w:rsidP="00D011EE" w:rsidRDefault="009C1347" w14:paraId="20241B13" w14:textId="38D93A89">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t>None (follow C-CDA)</w:t>
            </w:r>
          </w:p>
        </w:tc>
        <w:tc>
          <w:tcPr>
            <w:tcW w:w="2250" w:type="dxa"/>
          </w:tcPr>
          <w:p w:rsidRPr="009B1E21" w:rsidR="009C1347" w:rsidP="00D011EE" w:rsidRDefault="003E2C96" w14:paraId="242F5AEE" w14:textId="36EBB7B4">
            <w:pPr>
              <w:rPr>
                <w:rStyle w:val="Hyperlink"/>
                <w:rFonts w:asciiTheme="minorHAnsi" w:hAnsiTheme="minorHAnsi" w:cstheme="minorHAnsi"/>
                <w:color w:val="auto"/>
              </w:rPr>
            </w:pPr>
            <w:r>
              <w:rPr>
                <w:rFonts w:asciiTheme="minorHAnsi" w:hAnsiTheme="minorHAnsi" w:cstheme="minorHAnsi"/>
                <w:shd w:val="clear" w:color="auto" w:fill="FFFFFF"/>
              </w:rPr>
              <w:t>j</w:t>
            </w:r>
            <w:r w:rsidRPr="009B1E21">
              <w:rPr>
                <w:rFonts w:asciiTheme="minorHAnsi" w:hAnsiTheme="minorHAnsi" w:cstheme="minorHAnsi"/>
                <w:shd w:val="clear" w:color="auto" w:fill="FFFFFF"/>
              </w:rPr>
              <w:t xml:space="preserve"> </w:t>
            </w:r>
            <w:r w:rsidRPr="009B1E21" w:rsidR="009C1347">
              <w:rPr>
                <w:rFonts w:asciiTheme="minorHAnsi" w:hAnsiTheme="minorHAnsi" w:cstheme="minorHAnsi"/>
                <w:shd w:val="clear" w:color="auto" w:fill="FFFFFF"/>
              </w:rPr>
              <w:t>Activity</w:t>
            </w:r>
          </w:p>
        </w:tc>
        <w:tc>
          <w:tcPr>
            <w:tcW w:w="3240" w:type="dxa"/>
          </w:tcPr>
          <w:p w:rsidRPr="009C1347" w:rsidR="009C1347" w:rsidP="009C1347" w:rsidRDefault="009C1347" w14:paraId="71B9D6C7" w14:textId="0E2A1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C1347">
              <w:rPr>
                <w:rFonts w:ascii="Courier New" w:hAnsi="Courier New" w:cs="Courier New"/>
                <w:sz w:val="18"/>
                <w:szCs w:val="18"/>
              </w:rPr>
              <w:t>act/performer[@typeCode="PRF" AND code/@code="</w:t>
            </w:r>
            <w:r w:rsidRPr="009C1347" w:rsidR="00E374D8">
              <w:rPr>
                <w:rFonts w:ascii="Courier New" w:hAnsi="Courier New" w:cs="Courier New"/>
                <w:sz w:val="18"/>
                <w:szCs w:val="18"/>
              </w:rPr>
              <w:t>PAY</w:t>
            </w:r>
            <w:r w:rsidR="00E374D8">
              <w:rPr>
                <w:rFonts w:ascii="Courier New" w:hAnsi="Courier New" w:cs="Courier New"/>
                <w:sz w:val="18"/>
                <w:szCs w:val="18"/>
              </w:rPr>
              <w:t>E</w:t>
            </w:r>
            <w:r w:rsidRPr="009C1347" w:rsidR="00E374D8">
              <w:rPr>
                <w:rFonts w:ascii="Courier New" w:hAnsi="Courier New" w:cs="Courier New"/>
                <w:sz w:val="18"/>
                <w:szCs w:val="18"/>
              </w:rPr>
              <w:t>R</w:t>
            </w:r>
            <w:r w:rsidRPr="009C1347">
              <w:rPr>
                <w:rFonts w:ascii="Courier New" w:hAnsi="Courier New" w:cs="Courier New"/>
                <w:sz w:val="18"/>
                <w:szCs w:val="18"/>
              </w:rPr>
              <w:t>"]/templateId</w:t>
            </w:r>
            <w:r w:rsidR="00EA508A">
              <w:rPr>
                <w:rFonts w:ascii="Courier New" w:hAnsi="Courier New" w:cs="Courier New"/>
                <w:sz w:val="18"/>
                <w:szCs w:val="18"/>
              </w:rPr>
              <w:t>/</w:t>
            </w:r>
            <w:r w:rsidRPr="009C1347">
              <w:rPr>
                <w:rFonts w:ascii="Courier New" w:hAnsi="Courier New" w:cs="Courier New"/>
                <w:sz w:val="18"/>
                <w:szCs w:val="18"/>
              </w:rPr>
              <w:t>@root="2.16.840.1.113883.10.20.22.4.87"/assignedEntity/id</w:t>
            </w:r>
          </w:p>
          <w:p w:rsidRPr="00902B4D" w:rsidR="009C1347" w:rsidP="00D011EE" w:rsidRDefault="009C1347" w14:paraId="47C02AB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p>
        </w:tc>
      </w:tr>
    </w:tbl>
    <w:p w:rsidRPr="000E43B8" w:rsidR="00B84F2D" w:rsidP="004C76D9" w:rsidRDefault="00B84F2D" w14:paraId="71646884" w14:textId="2743B4E0">
      <w:pPr>
        <w:pStyle w:val="Heading4"/>
        <w:rPr>
          <w:rFonts w:asciiTheme="minorHAnsi" w:hAnsiTheme="minorHAnsi" w:cstheme="minorHAnsi"/>
          <w:color w:val="auto"/>
        </w:rPr>
      </w:pPr>
      <w:bookmarkStart w:name="_Toc98851892" w:id="2096"/>
      <w:bookmarkEnd w:id="2096"/>
      <w:r>
        <w:t xml:space="preserve"> Coverage </w:t>
      </w:r>
      <w:r w:rsidRPr="000E43B8">
        <w:rPr>
          <w:rFonts w:asciiTheme="minorHAnsi" w:hAnsiTheme="minorHAnsi" w:cstheme="minorHAnsi"/>
          <w:color w:val="auto"/>
        </w:rPr>
        <w:t>Status</w:t>
      </w:r>
    </w:p>
    <w:p w:rsidRPr="000E43B8" w:rsidR="00B84F2D" w:rsidP="00B84F2D" w:rsidRDefault="00B84F2D" w14:paraId="340A824B"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C-CDA model records the coverage status for a patient using the coverage activity effectiveTime. </w:t>
      </w:r>
    </w:p>
    <w:p w:rsidRPr="000E43B8" w:rsidR="00B84F2D" w:rsidP="00B84F2D" w:rsidRDefault="00B84F2D" w14:paraId="12355848" w14:textId="7F6E0A90">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 xml:space="preserve">The act/effectiveTime@value records the </w:t>
      </w:r>
      <w:r w:rsidR="00CB5FB0">
        <w:rPr>
          <w:rFonts w:asciiTheme="minorHAnsi" w:hAnsiTheme="minorHAnsi" w:cstheme="minorHAnsi"/>
        </w:rPr>
        <w:t>date</w:t>
      </w:r>
      <w:r w:rsidRPr="000E43B8">
        <w:rPr>
          <w:rFonts w:asciiTheme="minorHAnsi" w:hAnsiTheme="minorHAnsi" w:cstheme="minorHAnsi"/>
        </w:rPr>
        <w:t xml:space="preserve"> when you checked the coverage for a patient, and applies for all policies within the coverage activity. </w:t>
      </w:r>
      <w:r w:rsidRPr="00CB5FB0" w:rsidR="00CB5FB0">
        <w:rPr>
          <w:rFonts w:asciiTheme="minorHAnsi" w:hAnsiTheme="minorHAnsi" w:cstheme="minorHAnsi"/>
        </w:rPr>
        <w:t>If systems choose to include a time they may need multiple Coverage Activity Acts to represent the moment of the eligibility check.</w:t>
      </w:r>
      <w:r w:rsidRPr="000E43B8">
        <w:rPr>
          <w:rFonts w:asciiTheme="minorHAnsi" w:hAnsiTheme="minorHAnsi" w:cstheme="minorHAnsi"/>
        </w:rPr>
        <w:t xml:space="preserve"> Details on a specific Policy coverage period, or self-pay period, systems can record an additional effectiveTime inside the Policy Activity. Systems may prioritize Coverages using the sequenceNumber.</w:t>
      </w:r>
    </w:p>
    <w:p w:rsidRPr="004E29C8" w:rsidR="00B84F2D" w:rsidP="004C76D9" w:rsidRDefault="00B84F2D" w14:paraId="23887E40" w14:textId="6FAF904D">
      <w:pPr>
        <w:pStyle w:val="Heading4"/>
      </w:pPr>
      <w:r w:rsidRPr="004E29C8">
        <w:t>Coverage Type</w:t>
      </w:r>
    </w:p>
    <w:p w:rsidRPr="00B84F2D" w:rsidR="00B84F2D" w:rsidP="00B84F2D" w:rsidRDefault="00B84F2D" w14:paraId="46602AA7" w14:textId="77777777">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No additional guidance</w:t>
      </w:r>
    </w:p>
    <w:p w:rsidRPr="004E29C8" w:rsidR="00B84F2D" w:rsidP="004C76D9" w:rsidRDefault="00B84F2D" w14:paraId="7251147E" w14:textId="3D3FD30F">
      <w:pPr>
        <w:pStyle w:val="Heading4"/>
      </w:pPr>
      <w:r w:rsidRPr="004E29C8">
        <w:t>Relationship to Subscriber</w:t>
      </w:r>
    </w:p>
    <w:p w:rsidRPr="00B84F2D" w:rsidR="00B84F2D" w:rsidP="00B84F2D" w:rsidRDefault="00B84F2D" w14:paraId="2B8C1F15" w14:textId="77777777">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See the latest guidance added to Policy Activity V4 which includes a new value set.</w:t>
      </w:r>
    </w:p>
    <w:p w:rsidRPr="004E29C8" w:rsidR="00B84F2D" w:rsidP="004C76D9" w:rsidRDefault="00B84F2D" w14:paraId="39914577" w14:textId="5490AE4E">
      <w:pPr>
        <w:pStyle w:val="Heading4"/>
      </w:pPr>
      <w:r w:rsidRPr="004E29C8">
        <w:t>Member Identifier</w:t>
      </w:r>
    </w:p>
    <w:p w:rsidRPr="00B84F2D" w:rsidR="00B84F2D" w:rsidP="00B84F2D" w:rsidRDefault="00B84F2D" w14:paraId="1522C218" w14:textId="77777777">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No additional guidance</w:t>
      </w:r>
    </w:p>
    <w:p w:rsidRPr="004E29C8" w:rsidR="00B84F2D" w:rsidP="004C76D9" w:rsidRDefault="00B84F2D" w14:paraId="717CE0B7" w14:textId="4D7BC798">
      <w:pPr>
        <w:pStyle w:val="Heading4"/>
      </w:pPr>
      <w:r w:rsidRPr="004E29C8">
        <w:t>Subscriber Identifier</w:t>
      </w:r>
    </w:p>
    <w:p w:rsidRPr="00B84F2D" w:rsidR="00B84F2D" w:rsidP="00B84F2D" w:rsidRDefault="00B84F2D" w14:paraId="5EC5D00E" w14:textId="77777777">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No additional guidance</w:t>
      </w:r>
    </w:p>
    <w:p w:rsidRPr="004E29C8" w:rsidR="00B84F2D" w:rsidP="004C76D9" w:rsidRDefault="00B84F2D" w14:paraId="65CB816D" w14:textId="20A4E338">
      <w:pPr>
        <w:pStyle w:val="Heading4"/>
      </w:pPr>
      <w:r w:rsidRPr="004E29C8">
        <w:t>Group Identifier</w:t>
      </w:r>
    </w:p>
    <w:p w:rsidRPr="00B84F2D" w:rsidR="00B84F2D" w:rsidP="00B84F2D" w:rsidRDefault="00B84F2D" w14:paraId="4B31125B" w14:textId="77777777">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No additional guidance</w:t>
      </w:r>
    </w:p>
    <w:p w:rsidRPr="004E29C8" w:rsidR="00B84F2D" w:rsidP="004C76D9" w:rsidRDefault="00B84F2D" w14:paraId="349A0C25" w14:textId="70AD9C61">
      <w:pPr>
        <w:pStyle w:val="Heading4"/>
      </w:pPr>
      <w:r w:rsidRPr="004E29C8">
        <w:t>Payer Identifier</w:t>
      </w:r>
    </w:p>
    <w:p w:rsidRPr="00B84F2D" w:rsidR="00B84F2D" w:rsidP="00B84F2D" w:rsidRDefault="00B84F2D" w14:paraId="14D0AE2D" w14:textId="77777777">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See the latest guidance added to Policy Activity V4.</w:t>
      </w:r>
    </w:p>
    <w:p w:rsidRPr="0058022B" w:rsidR="0058022B" w:rsidP="0058022B" w:rsidRDefault="0058022B" w14:paraId="399F48EA" w14:textId="77777777"/>
    <w:p w:rsidRPr="000B3D82" w:rsidR="009B1E21" w:rsidP="00FD31AC" w:rsidRDefault="0028316B" w14:paraId="2625FE56" w14:textId="1AA7219C">
      <w:pPr>
        <w:pStyle w:val="Heading3"/>
      </w:pPr>
      <w:bookmarkStart w:name="_Toc119939894" w:id="2097"/>
      <w:bookmarkStart w:name="_Toc135312926" w:id="2098"/>
      <w:r w:rsidRPr="000B3D82">
        <w:t>Health Status/Assessments</w:t>
      </w:r>
      <w:bookmarkEnd w:id="2097"/>
      <w:bookmarkEnd w:id="2098"/>
    </w:p>
    <w:p w:rsidR="009B1E21" w:rsidP="009B1E21" w:rsidRDefault="009B1E21" w14:paraId="43E95763" w14:textId="5B6D7391">
      <w:r w:rsidRPr="00BD12D9">
        <w:t>An expressed desired health state to be achieved by a subject of care (or family/group).</w:t>
      </w:r>
    </w:p>
    <w:p w:rsidR="00534568" w:rsidP="009B1E21" w:rsidRDefault="00534568" w14:paraId="10F763C3" w14:textId="368B2AC1">
      <w:r>
        <w:t xml:space="preserve">Proposed Text: </w:t>
      </w:r>
      <w:r w:rsidRPr="00534568">
        <w:t>Assessments represent health-related matters of interest, importance, or worry to a patient, patient's family, or patient's healthcare provider that could identify a need, problem, or condition.</w:t>
      </w:r>
    </w:p>
    <w:p w:rsidRPr="009B1E21" w:rsidR="009B1E21" w:rsidP="009B1E21" w:rsidRDefault="009B1E21" w14:paraId="431BD023" w14:textId="77777777"/>
    <w:tbl>
      <w:tblPr>
        <w:tblStyle w:val="TableGrid"/>
        <w:tblW w:w="9625" w:type="dxa"/>
        <w:tblLayout w:type="fixed"/>
        <w:tblLook w:val="04A0" w:firstRow="1" w:lastRow="0" w:firstColumn="1" w:lastColumn="0" w:noHBand="0" w:noVBand="1"/>
      </w:tblPr>
      <w:tblGrid>
        <w:gridCol w:w="2155"/>
        <w:gridCol w:w="1980"/>
        <w:gridCol w:w="2250"/>
        <w:gridCol w:w="3240"/>
      </w:tblGrid>
      <w:tr w:rsidRPr="00314140" w:rsidR="0028316B" w:rsidTr="004E29C8" w14:paraId="2C034FA7" w14:textId="77777777">
        <w:tc>
          <w:tcPr>
            <w:tcW w:w="2155" w:type="dxa"/>
            <w:shd w:val="clear" w:color="auto" w:fill="00B050"/>
          </w:tcPr>
          <w:p w:rsidRPr="00314140" w:rsidR="0028316B" w:rsidP="00D011EE" w:rsidRDefault="0028316B" w14:paraId="14AD4FAC" w14:textId="4DD0FFC2">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 xml:space="preserve">3 </w:t>
            </w:r>
            <w:r w:rsidRPr="00314140">
              <w:rPr>
                <w:rStyle w:val="Strong"/>
                <w:rFonts w:asciiTheme="minorHAnsi" w:hAnsiTheme="minorHAnsi" w:cstheme="minorHAnsi"/>
                <w:color w:val="FFFFFF" w:themeColor="background1"/>
              </w:rPr>
              <w:t>DATA ELEMENT </w:t>
            </w:r>
          </w:p>
        </w:tc>
        <w:tc>
          <w:tcPr>
            <w:tcW w:w="1980" w:type="dxa"/>
            <w:shd w:val="clear" w:color="auto" w:fill="00B050"/>
          </w:tcPr>
          <w:p w:rsidRPr="00314140" w:rsidR="0028316B" w:rsidP="00D011EE" w:rsidRDefault="0028316B" w14:paraId="57D62E28"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2250" w:type="dxa"/>
            <w:shd w:val="clear" w:color="auto" w:fill="00B050"/>
          </w:tcPr>
          <w:p w:rsidRPr="00314140" w:rsidR="0028316B" w:rsidP="00D011EE" w:rsidRDefault="0028316B" w14:paraId="4EB5A8F8"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240" w:type="dxa"/>
            <w:shd w:val="clear" w:color="auto" w:fill="00B050"/>
          </w:tcPr>
          <w:p w:rsidRPr="00314140" w:rsidR="0028316B" w:rsidP="00D011EE" w:rsidRDefault="0028316B" w14:paraId="2A201646"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Pr="00902B4D" w:rsidR="008D2695" w:rsidTr="004E29C8" w14:paraId="3D5F783B" w14:textId="77777777">
        <w:tc>
          <w:tcPr>
            <w:tcW w:w="2155" w:type="dxa"/>
          </w:tcPr>
          <w:p w:rsidRPr="00576BB3" w:rsidR="008D2695" w:rsidP="008D2695" w:rsidRDefault="00000000" w14:paraId="1BC0D54C" w14:textId="3787A4A7">
            <w:pPr>
              <w:shd w:val="clear" w:color="auto" w:fill="FFFFFF"/>
              <w:rPr>
                <w:rFonts w:eastAsia="Times New Roman" w:asciiTheme="minorHAnsi" w:hAnsiTheme="minorHAnsi" w:cstheme="minorHAnsi"/>
              </w:rPr>
            </w:pPr>
            <w:hyperlink w:history="1" r:id="rId105">
              <w:r w:rsidRPr="00576BB3" w:rsidR="008D2695">
                <w:rPr>
                  <w:rStyle w:val="Hyperlink"/>
                  <w:rFonts w:eastAsia="Times New Roman" w:asciiTheme="minorHAnsi" w:hAnsiTheme="minorHAnsi" w:cstheme="minorHAnsi"/>
                </w:rPr>
                <w:t>Functional Status</w:t>
              </w:r>
            </w:hyperlink>
          </w:p>
          <w:p w:rsidRPr="00142E93" w:rsidR="008D2695" w:rsidP="008D2695" w:rsidRDefault="008D2695" w14:paraId="4FC38D37" w14:textId="77777777">
            <w:pPr>
              <w:shd w:val="clear" w:color="auto" w:fill="FFFFFF"/>
              <w:spacing w:before="150"/>
              <w:rPr>
                <w:rFonts w:eastAsia="Times New Roman" w:asciiTheme="minorHAnsi" w:hAnsiTheme="minorHAnsi" w:cstheme="minorHAnsi"/>
              </w:rPr>
            </w:pPr>
            <w:r w:rsidRPr="00142E93">
              <w:rPr>
                <w:rFonts w:eastAsia="Times New Roman" w:asciiTheme="minorHAnsi" w:hAnsiTheme="minorHAnsi" w:cstheme="minorHAnsi"/>
              </w:rPr>
              <w:t xml:space="preserve">Assessment of a </w:t>
            </w:r>
            <w:r w:rsidRPr="00142E93">
              <w:rPr>
                <w:rFonts w:eastAsia="Times New Roman" w:asciiTheme="minorHAnsi" w:hAnsiTheme="minorHAnsi" w:cstheme="minorHAnsi"/>
              </w:rPr>
              <w:t>patient’s capabilities, or their risks of development or worsening of a condition or problem. (e.g., fall risk, pressure ulcer risk, alcohol use)</w:t>
            </w:r>
          </w:p>
          <w:p w:rsidRPr="00142E93" w:rsidR="008D2695" w:rsidP="008D2695" w:rsidRDefault="008D2695" w14:paraId="595F4EBD" w14:textId="77777777">
            <w:pPr>
              <w:rPr>
                <w:rStyle w:val="Strong"/>
                <w:rFonts w:asciiTheme="minorHAnsi" w:hAnsiTheme="minorHAnsi" w:cstheme="minorHAnsi"/>
                <w:b w:val="0"/>
                <w:bCs w:val="0"/>
              </w:rPr>
            </w:pPr>
          </w:p>
        </w:tc>
        <w:tc>
          <w:tcPr>
            <w:tcW w:w="1980" w:type="dxa"/>
          </w:tcPr>
          <w:p w:rsidRPr="00902B4D" w:rsidR="008D2695" w:rsidP="008D2695" w:rsidRDefault="008D2695" w14:paraId="385C965C" w14:textId="07FE1777">
            <w:pPr>
              <w:pStyle w:val="NormalWeb"/>
              <w:spacing w:before="0" w:beforeAutospacing="0" w:after="0" w:afterAutospacing="0"/>
              <w:rPr>
                <w:rFonts w:asciiTheme="minorHAnsi" w:hAnsiTheme="minorHAnsi" w:cstheme="minorHAnsi"/>
              </w:rPr>
            </w:pPr>
            <w:r w:rsidRPr="00314140">
              <w:rPr>
                <w:rFonts w:asciiTheme="minorHAnsi" w:hAnsiTheme="minorHAnsi" w:cstheme="minorHAnsi"/>
                <w:color w:val="172B4D"/>
              </w:rPr>
              <w:t xml:space="preserve">• </w:t>
            </w:r>
            <w:r>
              <w:rPr>
                <w:rFonts w:asciiTheme="minorHAnsi" w:hAnsiTheme="minorHAnsi" w:cstheme="minorHAnsi"/>
                <w:color w:val="172B4D"/>
              </w:rPr>
              <w:t>L</w:t>
            </w:r>
            <w:r w:rsidRPr="00142E93">
              <w:rPr>
                <w:rFonts w:asciiTheme="minorHAnsi" w:hAnsiTheme="minorHAnsi" w:cstheme="minorHAnsi"/>
                <w:color w:val="172B4D"/>
              </w:rPr>
              <w:t xml:space="preserve">ogical Observation Identifiers Names </w:t>
            </w:r>
            <w:r w:rsidRPr="00142E93">
              <w:rPr>
                <w:rFonts w:asciiTheme="minorHAnsi" w:hAnsiTheme="minorHAnsi" w:cstheme="minorHAnsi"/>
                <w:color w:val="172B4D"/>
              </w:rPr>
              <w:t>and Codes (LOINC®) version 2.72</w:t>
            </w:r>
          </w:p>
        </w:tc>
        <w:tc>
          <w:tcPr>
            <w:tcW w:w="2250" w:type="dxa"/>
          </w:tcPr>
          <w:p w:rsidRPr="008D2695" w:rsidR="008D2695" w:rsidP="008D2695" w:rsidRDefault="008D2695" w14:paraId="36B684C4" w14:textId="77777777">
            <w:pPr>
              <w:rPr>
                <w:rFonts w:asciiTheme="minorHAnsi" w:hAnsiTheme="minorHAnsi" w:cstheme="minorHAnsi"/>
                <w:shd w:val="clear" w:color="auto" w:fill="FFFFFF"/>
              </w:rPr>
            </w:pPr>
            <w:r w:rsidRPr="008D2695">
              <w:rPr>
                <w:rFonts w:asciiTheme="minorHAnsi" w:hAnsiTheme="minorHAnsi" w:cstheme="minorHAnsi"/>
                <w:shd w:val="clear" w:color="auto" w:fill="FFFFFF"/>
              </w:rPr>
              <w:t>Functional Status Section </w:t>
            </w:r>
          </w:p>
          <w:p w:rsidRPr="008D2695" w:rsidR="008D2695" w:rsidP="008D2695" w:rsidRDefault="008D2695" w14:paraId="13102C72" w14:textId="77777777">
            <w:pPr>
              <w:rPr>
                <w:rFonts w:asciiTheme="minorHAnsi" w:hAnsiTheme="minorHAnsi" w:cstheme="minorHAnsi"/>
                <w:shd w:val="clear" w:color="auto" w:fill="FFFFFF"/>
              </w:rPr>
            </w:pPr>
            <w:r w:rsidRPr="008D2695">
              <w:rPr>
                <w:rFonts w:asciiTheme="minorHAnsi" w:hAnsiTheme="minorHAnsi" w:cstheme="minorHAnsi"/>
                <w:b/>
                <w:bCs/>
                <w:shd w:val="clear" w:color="auto" w:fill="FFFFFF"/>
              </w:rPr>
              <w:t>Full Assessment</w:t>
            </w:r>
          </w:p>
          <w:p w:rsidRPr="008D2695" w:rsidR="008D2695" w:rsidP="008D2695" w:rsidRDefault="008D2695" w14:paraId="6E85D1B3" w14:textId="77777777">
            <w:pPr>
              <w:rPr>
                <w:rFonts w:asciiTheme="minorHAnsi" w:hAnsiTheme="minorHAnsi" w:cstheme="minorHAnsi"/>
                <w:shd w:val="clear" w:color="auto" w:fill="FFFFFF"/>
              </w:rPr>
            </w:pPr>
            <w:r w:rsidRPr="008D2695">
              <w:rPr>
                <w:rFonts w:asciiTheme="minorHAnsi" w:hAnsiTheme="minorHAnsi" w:cstheme="minorHAnsi"/>
                <w:shd w:val="clear" w:color="auto" w:fill="FFFFFF"/>
              </w:rPr>
              <w:t>Assessment Scale Observation + Assessment Scale Supporting Observation</w:t>
            </w:r>
            <w:r w:rsidRPr="008D2695">
              <w:rPr>
                <w:rFonts w:asciiTheme="minorHAnsi" w:hAnsiTheme="minorHAnsi" w:cstheme="minorHAnsi"/>
                <w:shd w:val="clear" w:color="auto" w:fill="FFFFFF"/>
              </w:rPr>
              <w:br/>
            </w:r>
            <w:r w:rsidRPr="008D2695">
              <w:rPr>
                <w:rFonts w:asciiTheme="minorHAnsi" w:hAnsiTheme="minorHAnsi" w:cstheme="minorHAnsi"/>
                <w:shd w:val="clear" w:color="auto" w:fill="FFFFFF"/>
              </w:rPr>
              <w:br/>
            </w:r>
            <w:r w:rsidRPr="008D2695">
              <w:rPr>
                <w:rFonts w:asciiTheme="minorHAnsi" w:hAnsiTheme="minorHAnsi" w:cstheme="minorHAnsi"/>
                <w:b/>
                <w:bCs/>
                <w:shd w:val="clear" w:color="auto" w:fill="FFFFFF"/>
              </w:rPr>
              <w:t>Clinical Judgement</w:t>
            </w:r>
          </w:p>
          <w:p w:rsidRPr="009B1E21" w:rsidR="008D2695" w:rsidP="008D2695" w:rsidRDefault="008D2695" w14:paraId="53010EE7" w14:textId="1ECABA63">
            <w:pPr>
              <w:rPr>
                <w:rStyle w:val="Hyperlink"/>
                <w:rFonts w:asciiTheme="minorHAnsi" w:hAnsiTheme="minorHAnsi" w:cstheme="minorHAnsi"/>
                <w:color w:val="auto"/>
              </w:rPr>
            </w:pPr>
            <w:r w:rsidRPr="008D2695">
              <w:rPr>
                <w:rFonts w:asciiTheme="minorHAnsi" w:hAnsiTheme="minorHAnsi" w:cstheme="minorHAnsi"/>
                <w:shd w:val="clear" w:color="auto" w:fill="FFFFFF"/>
              </w:rPr>
              <w:t>Functional Status Observation</w:t>
            </w:r>
            <w:r>
              <w:rPr>
                <w:rFonts w:ascii="-apple-system" w:hAnsi="-apple-system"/>
                <w:color w:val="172B4D"/>
                <w:sz w:val="21"/>
                <w:szCs w:val="21"/>
              </w:rPr>
              <w:t> </w:t>
            </w:r>
          </w:p>
        </w:tc>
        <w:tc>
          <w:tcPr>
            <w:tcW w:w="3240" w:type="dxa"/>
          </w:tcPr>
          <w:p w:rsidRPr="008D2695" w:rsidR="008D2695" w:rsidP="008D2695" w:rsidRDefault="008D2695" w14:paraId="625D3344" w14:textId="77777777">
            <w:pPr>
              <w:pStyle w:val="HTMLPreformatted"/>
              <w:shd w:val="clear" w:color="auto" w:fill="FFFFFF"/>
              <w:rPr>
                <w:sz w:val="18"/>
                <w:szCs w:val="18"/>
              </w:rPr>
            </w:pPr>
            <w:r w:rsidRPr="008D2695">
              <w:rPr>
                <w:b/>
                <w:bCs/>
                <w:sz w:val="18"/>
                <w:szCs w:val="18"/>
              </w:rPr>
              <w:t>Full Assessment</w:t>
            </w:r>
          </w:p>
          <w:p w:rsidRPr="008D2695" w:rsidR="008D2695" w:rsidP="008D2695" w:rsidRDefault="008D2695" w14:paraId="2C84A699" w14:textId="77777777">
            <w:pPr>
              <w:pStyle w:val="HTMLPreformatted"/>
              <w:shd w:val="clear" w:color="auto" w:fill="FFFFFF"/>
              <w:rPr>
                <w:i/>
                <w:iCs/>
                <w:sz w:val="18"/>
                <w:szCs w:val="18"/>
              </w:rPr>
            </w:pPr>
            <w:r w:rsidRPr="008D2695">
              <w:rPr>
                <w:i/>
                <w:iCs/>
                <w:sz w:val="18"/>
                <w:szCs w:val="18"/>
              </w:rPr>
              <w:t>Assessment Scale Observation</w:t>
            </w:r>
          </w:p>
          <w:p w:rsidRPr="008D2695" w:rsidR="008D2695" w:rsidP="008D2695" w:rsidRDefault="008D2695" w14:paraId="77F80ED3" w14:textId="77777777">
            <w:pPr>
              <w:pStyle w:val="HTMLPreformatted"/>
              <w:shd w:val="clear" w:color="auto" w:fill="FFFFFF"/>
              <w:rPr>
                <w:sz w:val="18"/>
                <w:szCs w:val="18"/>
              </w:rPr>
            </w:pPr>
            <w:r w:rsidRPr="008D2695">
              <w:rPr>
                <w:sz w:val="18"/>
                <w:szCs w:val="18"/>
              </w:rPr>
              <w:t>observation/code</w:t>
            </w:r>
          </w:p>
          <w:p w:rsidRPr="008D2695" w:rsidR="008D2695" w:rsidP="008D2695" w:rsidRDefault="008D2695" w14:paraId="025DAD4A" w14:textId="77777777">
            <w:pPr>
              <w:pStyle w:val="HTMLPreformatted"/>
              <w:shd w:val="clear" w:color="auto" w:fill="FFFFFF"/>
              <w:rPr>
                <w:sz w:val="18"/>
                <w:szCs w:val="18"/>
              </w:rPr>
            </w:pPr>
            <w:r w:rsidRPr="008D2695">
              <w:rPr>
                <w:sz w:val="18"/>
                <w:szCs w:val="18"/>
              </w:rPr>
              <w:t>observation/effectiveTime</w:t>
            </w:r>
          </w:p>
          <w:p w:rsidRPr="008D2695" w:rsidR="008D2695" w:rsidP="008D2695" w:rsidRDefault="008D2695" w14:paraId="5ECDB471" w14:textId="77777777">
            <w:pPr>
              <w:pStyle w:val="HTMLPreformatted"/>
              <w:shd w:val="clear" w:color="auto" w:fill="FFFFFF"/>
              <w:rPr>
                <w:sz w:val="18"/>
                <w:szCs w:val="18"/>
              </w:rPr>
            </w:pPr>
            <w:r w:rsidRPr="008D2695">
              <w:rPr>
                <w:sz w:val="18"/>
                <w:szCs w:val="18"/>
              </w:rPr>
              <w:t>observation/value</w:t>
            </w:r>
          </w:p>
          <w:p w:rsidRPr="008D2695" w:rsidR="008D2695" w:rsidP="008D2695" w:rsidRDefault="008D2695" w14:paraId="1490349D" w14:textId="77777777">
            <w:pPr>
              <w:pStyle w:val="HTMLPreformatted"/>
              <w:shd w:val="clear" w:color="auto" w:fill="FFFFFF"/>
              <w:rPr>
                <w:i/>
                <w:iCs/>
                <w:sz w:val="18"/>
                <w:szCs w:val="18"/>
              </w:rPr>
            </w:pPr>
            <w:r w:rsidRPr="008D2695">
              <w:rPr>
                <w:i/>
                <w:iCs/>
                <w:sz w:val="18"/>
                <w:szCs w:val="18"/>
              </w:rPr>
              <w:t>Assessment Scale Supporting Observation</w:t>
            </w:r>
          </w:p>
          <w:p w:rsidRPr="008D2695" w:rsidR="008D2695" w:rsidP="008D2695" w:rsidRDefault="008D2695" w14:paraId="7B3F222E" w14:textId="77777777">
            <w:pPr>
              <w:pStyle w:val="HTMLPreformatted"/>
              <w:shd w:val="clear" w:color="auto" w:fill="FFFFFF"/>
              <w:rPr>
                <w:sz w:val="18"/>
                <w:szCs w:val="18"/>
              </w:rPr>
            </w:pPr>
            <w:r w:rsidRPr="008D2695">
              <w:rPr>
                <w:sz w:val="18"/>
                <w:szCs w:val="18"/>
              </w:rPr>
              <w:t>observation/code</w:t>
            </w:r>
          </w:p>
          <w:p w:rsidRPr="008D2695" w:rsidR="008D2695" w:rsidP="008D2695" w:rsidRDefault="008D2695" w14:paraId="400F32ED" w14:textId="77777777">
            <w:pPr>
              <w:pStyle w:val="HTMLPreformatted"/>
              <w:shd w:val="clear" w:color="auto" w:fill="FFFFFF"/>
              <w:rPr>
                <w:sz w:val="18"/>
                <w:szCs w:val="18"/>
              </w:rPr>
            </w:pPr>
            <w:r w:rsidRPr="008D2695">
              <w:rPr>
                <w:sz w:val="18"/>
                <w:szCs w:val="18"/>
              </w:rPr>
              <w:t>observation/value</w:t>
            </w:r>
          </w:p>
          <w:p w:rsidRPr="008D2695" w:rsidR="008D2695" w:rsidP="008D2695" w:rsidRDefault="008D2695" w14:paraId="22217D73" w14:textId="77777777">
            <w:pPr>
              <w:pStyle w:val="HTMLPreformatted"/>
              <w:shd w:val="clear" w:color="auto" w:fill="FFFFFF"/>
              <w:rPr>
                <w:sz w:val="18"/>
                <w:szCs w:val="18"/>
              </w:rPr>
            </w:pPr>
            <w:r w:rsidRPr="008D2695">
              <w:rPr>
                <w:b/>
                <w:bCs/>
                <w:sz w:val="18"/>
                <w:szCs w:val="18"/>
              </w:rPr>
              <w:t>Clinical Judgement</w:t>
            </w:r>
          </w:p>
          <w:p w:rsidRPr="008D2695" w:rsidR="008D2695" w:rsidP="008D2695" w:rsidRDefault="008D2695" w14:paraId="79D665F6" w14:textId="77777777">
            <w:pPr>
              <w:pStyle w:val="HTMLPreformatted"/>
              <w:shd w:val="clear" w:color="auto" w:fill="FFFFFF"/>
              <w:rPr>
                <w:i/>
                <w:iCs/>
                <w:sz w:val="18"/>
                <w:szCs w:val="18"/>
              </w:rPr>
            </w:pPr>
            <w:r w:rsidRPr="008D2695">
              <w:rPr>
                <w:i/>
                <w:iCs/>
                <w:sz w:val="18"/>
                <w:szCs w:val="18"/>
              </w:rPr>
              <w:t>Functional Status Observation </w:t>
            </w:r>
          </w:p>
          <w:p w:rsidRPr="008D2695" w:rsidR="008D2695" w:rsidP="008D2695" w:rsidRDefault="008D2695" w14:paraId="31128F9F" w14:textId="77777777">
            <w:pPr>
              <w:pStyle w:val="HTMLPreformatted"/>
              <w:shd w:val="clear" w:color="auto" w:fill="FFFFFF"/>
              <w:rPr>
                <w:sz w:val="18"/>
                <w:szCs w:val="18"/>
              </w:rPr>
            </w:pPr>
            <w:r w:rsidRPr="008D2695">
              <w:rPr>
                <w:sz w:val="18"/>
                <w:szCs w:val="18"/>
              </w:rPr>
              <w:t>observation/code</w:t>
            </w:r>
          </w:p>
          <w:p w:rsidRPr="008D2695" w:rsidR="008D2695" w:rsidP="008D2695" w:rsidRDefault="008D2695" w14:paraId="301C86FA" w14:textId="77777777">
            <w:pPr>
              <w:pStyle w:val="HTMLPreformatted"/>
              <w:shd w:val="clear" w:color="auto" w:fill="FFFFFF"/>
              <w:rPr>
                <w:sz w:val="18"/>
                <w:szCs w:val="18"/>
              </w:rPr>
            </w:pPr>
            <w:r w:rsidRPr="008D2695">
              <w:rPr>
                <w:sz w:val="18"/>
                <w:szCs w:val="18"/>
              </w:rPr>
              <w:t>observation/effectiveTime</w:t>
            </w:r>
          </w:p>
          <w:p w:rsidRPr="00902B4D" w:rsidR="008D2695" w:rsidP="008D2695" w:rsidRDefault="008D2695" w14:paraId="6DDFCA44" w14:textId="5172F1D9">
            <w:pPr>
              <w:pStyle w:val="HTMLPreformatted"/>
              <w:shd w:val="clear" w:color="auto" w:fill="FFFFFF"/>
              <w:rPr>
                <w:sz w:val="18"/>
                <w:szCs w:val="18"/>
              </w:rPr>
            </w:pPr>
            <w:r w:rsidRPr="008D2695">
              <w:rPr>
                <w:sz w:val="18"/>
                <w:szCs w:val="18"/>
              </w:rPr>
              <w:t>observation/value</w:t>
            </w:r>
          </w:p>
        </w:tc>
      </w:tr>
      <w:tr w:rsidRPr="00902B4D" w:rsidR="008D2695" w:rsidTr="004E29C8" w14:paraId="42DF0746" w14:textId="77777777">
        <w:tc>
          <w:tcPr>
            <w:tcW w:w="2155" w:type="dxa"/>
          </w:tcPr>
          <w:p w:rsidRPr="00576BB3" w:rsidR="008D2695" w:rsidP="008D2695" w:rsidRDefault="00000000" w14:paraId="46C3D0B4" w14:textId="526D965F">
            <w:pPr>
              <w:shd w:val="clear" w:color="auto" w:fill="FFFFFF"/>
              <w:rPr>
                <w:rFonts w:eastAsia="Times New Roman" w:asciiTheme="minorHAnsi" w:hAnsiTheme="minorHAnsi" w:cstheme="minorHAnsi"/>
              </w:rPr>
            </w:pPr>
            <w:hyperlink w:history="1" r:id="rId106">
              <w:r w:rsidRPr="00576BB3" w:rsidR="008D2695">
                <w:rPr>
                  <w:rStyle w:val="Hyperlink"/>
                  <w:rFonts w:eastAsia="Times New Roman" w:asciiTheme="minorHAnsi" w:hAnsiTheme="minorHAnsi" w:cstheme="minorHAnsi"/>
                </w:rPr>
                <w:t>Disability Status</w:t>
              </w:r>
            </w:hyperlink>
          </w:p>
          <w:p w:rsidRPr="00142E93" w:rsidR="008D2695" w:rsidP="008D2695" w:rsidRDefault="008D2695" w14:paraId="612A7373" w14:textId="77777777">
            <w:pPr>
              <w:shd w:val="clear" w:color="auto" w:fill="FFFFFF"/>
              <w:spacing w:before="150"/>
              <w:rPr>
                <w:rFonts w:eastAsia="Times New Roman" w:asciiTheme="minorHAnsi" w:hAnsiTheme="minorHAnsi" w:cstheme="minorHAnsi"/>
              </w:rPr>
            </w:pPr>
            <w:r w:rsidRPr="00142E93">
              <w:rPr>
                <w:rFonts w:eastAsia="Times New Roman" w:asciiTheme="minorHAnsi" w:hAnsiTheme="minorHAnsi" w:cstheme="minorHAnsi"/>
              </w:rPr>
              <w:t>Assessments of a patient’s physical, cognitive, intellectual, or psychiatric disabilities. (e.g., vision, hearing, memory, activities of daily living)</w:t>
            </w:r>
          </w:p>
          <w:p w:rsidRPr="00142E93" w:rsidR="008D2695" w:rsidP="008D2695" w:rsidRDefault="008D2695" w14:paraId="122257EE" w14:textId="77777777">
            <w:pPr>
              <w:shd w:val="clear" w:color="auto" w:fill="FFFFFF"/>
              <w:rPr>
                <w:rFonts w:eastAsia="Times New Roman" w:asciiTheme="minorHAnsi" w:hAnsiTheme="minorHAnsi" w:cstheme="minorHAnsi"/>
                <w:b/>
                <w:bCs/>
              </w:rPr>
            </w:pPr>
          </w:p>
        </w:tc>
        <w:tc>
          <w:tcPr>
            <w:tcW w:w="1980" w:type="dxa"/>
          </w:tcPr>
          <w:p w:rsidRPr="00902B4D" w:rsidR="008D2695" w:rsidP="008D2695" w:rsidRDefault="008D2695" w14:paraId="4A93F890" w14:textId="0413F131">
            <w:pPr>
              <w:pStyle w:val="NormalWeb"/>
              <w:spacing w:before="0" w:beforeAutospacing="0" w:after="0" w:afterAutospacing="0"/>
              <w:rPr>
                <w:rFonts w:asciiTheme="minorHAnsi" w:hAnsiTheme="minorHAnsi" w:cstheme="minorHAnsi"/>
                <w:shd w:val="clear" w:color="auto" w:fill="FFFFFF"/>
              </w:rPr>
            </w:pPr>
            <w:r w:rsidRPr="00314140">
              <w:rPr>
                <w:rFonts w:asciiTheme="minorHAnsi" w:hAnsiTheme="minorHAnsi" w:cstheme="minorHAnsi"/>
                <w:color w:val="172B4D"/>
              </w:rPr>
              <w:t xml:space="preserve">• </w:t>
            </w:r>
            <w:r>
              <w:rPr>
                <w:rFonts w:asciiTheme="minorHAnsi" w:hAnsiTheme="minorHAnsi" w:cstheme="minorHAnsi"/>
                <w:color w:val="172B4D"/>
              </w:rPr>
              <w:t>L</w:t>
            </w:r>
            <w:r w:rsidRPr="00142E93">
              <w:rPr>
                <w:rFonts w:asciiTheme="minorHAnsi" w:hAnsiTheme="minorHAnsi" w:cstheme="minorHAnsi"/>
                <w:color w:val="172B4D"/>
              </w:rPr>
              <w:t>ogical Observation Identifiers Names and Codes (LOINC®) version 2.72</w:t>
            </w:r>
          </w:p>
        </w:tc>
        <w:tc>
          <w:tcPr>
            <w:tcW w:w="2250" w:type="dxa"/>
          </w:tcPr>
          <w:p w:rsidRPr="009B1E21" w:rsidR="008D2695" w:rsidP="008D2695" w:rsidRDefault="00000000" w14:paraId="29B38182" w14:textId="7CAE1A50">
            <w:pPr>
              <w:rPr>
                <w:rFonts w:asciiTheme="minorHAnsi" w:hAnsiTheme="minorHAnsi" w:cstheme="minorHAnsi"/>
                <w:shd w:val="clear" w:color="auto" w:fill="FFFFFF"/>
              </w:rPr>
            </w:pPr>
            <w:hyperlink w:history="1">
              <w:r w:rsidRPr="008D2695" w:rsidR="008D2695">
                <w:rPr>
                  <w:rFonts w:asciiTheme="minorHAnsi" w:hAnsiTheme="minorHAnsi" w:cstheme="minorHAnsi"/>
                  <w:shd w:val="clear" w:color="auto" w:fill="FFFFFF"/>
                </w:rPr>
                <w:t>Disability Status Observation</w:t>
              </w:r>
            </w:hyperlink>
          </w:p>
        </w:tc>
        <w:tc>
          <w:tcPr>
            <w:tcW w:w="3240" w:type="dxa"/>
          </w:tcPr>
          <w:p w:rsidRPr="008D2695" w:rsidR="008D2695" w:rsidP="008D2695" w:rsidRDefault="008D2695" w14:paraId="3E345EEE" w14:textId="77777777">
            <w:pPr>
              <w:pStyle w:val="HTMLPreformatted"/>
              <w:shd w:val="clear" w:color="auto" w:fill="FFFFFF"/>
              <w:rPr>
                <w:sz w:val="18"/>
                <w:szCs w:val="18"/>
              </w:rPr>
            </w:pPr>
            <w:r w:rsidRPr="008D2695">
              <w:rPr>
                <w:sz w:val="18"/>
                <w:szCs w:val="18"/>
              </w:rPr>
              <w:t>observation/code</w:t>
            </w:r>
          </w:p>
          <w:p w:rsidRPr="008D2695" w:rsidR="008D2695" w:rsidP="008D2695" w:rsidRDefault="008D2695" w14:paraId="7A2AB1A4" w14:textId="77777777">
            <w:pPr>
              <w:pStyle w:val="HTMLPreformatted"/>
              <w:shd w:val="clear" w:color="auto" w:fill="FFFFFF"/>
              <w:rPr>
                <w:sz w:val="18"/>
                <w:szCs w:val="18"/>
              </w:rPr>
            </w:pPr>
            <w:r w:rsidRPr="008D2695">
              <w:rPr>
                <w:sz w:val="18"/>
                <w:szCs w:val="18"/>
              </w:rPr>
              <w:t>observation/effectiveTime</w:t>
            </w:r>
          </w:p>
          <w:p w:rsidRPr="00902B4D" w:rsidR="008D2695" w:rsidP="008D2695" w:rsidRDefault="008D2695" w14:paraId="667C1FDB" w14:textId="52EDD0F8">
            <w:pPr>
              <w:pStyle w:val="HTMLPreformatted"/>
              <w:shd w:val="clear" w:color="auto" w:fill="FFFFFF"/>
              <w:rPr>
                <w:sz w:val="18"/>
                <w:szCs w:val="18"/>
              </w:rPr>
            </w:pPr>
            <w:r w:rsidRPr="008D2695">
              <w:rPr>
                <w:sz w:val="18"/>
                <w:szCs w:val="18"/>
              </w:rPr>
              <w:t>observation/value</w:t>
            </w:r>
          </w:p>
        </w:tc>
      </w:tr>
      <w:tr w:rsidRPr="00902B4D" w:rsidR="008D2695" w:rsidTr="00D011EE" w14:paraId="399556F3" w14:textId="77777777">
        <w:tc>
          <w:tcPr>
            <w:tcW w:w="2155" w:type="dxa"/>
          </w:tcPr>
          <w:p w:rsidRPr="00576BB3" w:rsidR="008D2695" w:rsidP="008D2695" w:rsidRDefault="00000000" w14:paraId="29937D76" w14:textId="4415FFA8">
            <w:pPr>
              <w:shd w:val="clear" w:color="auto" w:fill="FFFFFF"/>
              <w:rPr>
                <w:rFonts w:eastAsia="Times New Roman" w:asciiTheme="minorHAnsi" w:hAnsiTheme="minorHAnsi" w:cstheme="minorHAnsi"/>
              </w:rPr>
            </w:pPr>
            <w:hyperlink w:history="1" r:id="rId107">
              <w:r w:rsidRPr="00576BB3" w:rsidR="008D2695">
                <w:rPr>
                  <w:rStyle w:val="Hyperlink"/>
                  <w:rFonts w:eastAsia="Times New Roman" w:asciiTheme="minorHAnsi" w:hAnsiTheme="minorHAnsi" w:cstheme="minorHAnsi"/>
                </w:rPr>
                <w:t>Mental/Cognitive Status</w:t>
              </w:r>
            </w:hyperlink>
          </w:p>
          <w:p w:rsidRPr="00142E93" w:rsidR="008D2695" w:rsidP="008D2695" w:rsidRDefault="008D2695" w14:paraId="1A40F1EF" w14:textId="77777777">
            <w:pPr>
              <w:shd w:val="clear" w:color="auto" w:fill="FFFFFF"/>
              <w:spacing w:before="150"/>
              <w:rPr>
                <w:rFonts w:eastAsia="Times New Roman" w:asciiTheme="minorHAnsi" w:hAnsiTheme="minorHAnsi" w:cstheme="minorHAnsi"/>
              </w:rPr>
            </w:pPr>
            <w:r w:rsidRPr="00142E93">
              <w:rPr>
                <w:rFonts w:eastAsia="Times New Roman" w:asciiTheme="minorHAnsi" w:hAnsiTheme="minorHAnsi" w:cstheme="minorHAnsi"/>
              </w:rPr>
              <w:t>Assessment of a patient's level of cognitive functioning. (e.g., alertness, orientation, comprehension, concentration, and immediate memory for simple commands)</w:t>
            </w:r>
          </w:p>
          <w:p w:rsidRPr="00142E93" w:rsidR="008D2695" w:rsidP="008D2695" w:rsidRDefault="008D2695" w14:paraId="527C2296" w14:textId="77777777">
            <w:pPr>
              <w:shd w:val="clear" w:color="auto" w:fill="FFFFFF"/>
              <w:rPr>
                <w:rFonts w:eastAsia="Times New Roman" w:asciiTheme="minorHAnsi" w:hAnsiTheme="minorHAnsi" w:cstheme="minorHAnsi"/>
                <w:b/>
                <w:bCs/>
              </w:rPr>
            </w:pPr>
          </w:p>
        </w:tc>
        <w:tc>
          <w:tcPr>
            <w:tcW w:w="1980" w:type="dxa"/>
          </w:tcPr>
          <w:p w:rsidRPr="00902B4D" w:rsidR="008D2695" w:rsidP="008D2695" w:rsidRDefault="008D2695" w14:paraId="7F47ACC1" w14:textId="1A4D94DB">
            <w:pPr>
              <w:pStyle w:val="NormalWeb"/>
              <w:spacing w:before="0" w:beforeAutospacing="0" w:after="0" w:afterAutospacing="0"/>
              <w:rPr>
                <w:rFonts w:asciiTheme="minorHAnsi" w:hAnsiTheme="minorHAnsi" w:cstheme="minorHAnsi"/>
                <w:shd w:val="clear" w:color="auto" w:fill="FFFFFF"/>
              </w:rPr>
            </w:pPr>
            <w:r w:rsidRPr="00314140">
              <w:rPr>
                <w:rFonts w:asciiTheme="minorHAnsi" w:hAnsiTheme="minorHAnsi" w:cstheme="minorHAnsi"/>
                <w:color w:val="172B4D"/>
              </w:rPr>
              <w:t xml:space="preserve">• </w:t>
            </w:r>
            <w:r>
              <w:rPr>
                <w:rFonts w:asciiTheme="minorHAnsi" w:hAnsiTheme="minorHAnsi" w:cstheme="minorHAnsi"/>
                <w:color w:val="172B4D"/>
              </w:rPr>
              <w:t>L</w:t>
            </w:r>
            <w:r w:rsidRPr="00142E93">
              <w:rPr>
                <w:rFonts w:asciiTheme="minorHAnsi" w:hAnsiTheme="minorHAnsi" w:cstheme="minorHAnsi"/>
                <w:color w:val="172B4D"/>
              </w:rPr>
              <w:t>ogical Observation Identifiers Names and Codes (LOINC®) version 2.72</w:t>
            </w:r>
          </w:p>
        </w:tc>
        <w:tc>
          <w:tcPr>
            <w:tcW w:w="2250" w:type="dxa"/>
          </w:tcPr>
          <w:p w:rsidRPr="008D2695" w:rsidR="008D2695" w:rsidP="008D2695" w:rsidRDefault="008D2695" w14:paraId="1D0678EE" w14:textId="07F7894F">
            <w:pPr>
              <w:rPr>
                <w:rFonts w:asciiTheme="minorHAnsi" w:hAnsiTheme="minorHAnsi" w:cstheme="minorHAnsi"/>
                <w:shd w:val="clear" w:color="auto" w:fill="FFFFFF"/>
              </w:rPr>
            </w:pPr>
            <w:r w:rsidRPr="008D2695">
              <w:rPr>
                <w:rFonts w:asciiTheme="minorHAnsi" w:hAnsiTheme="minorHAnsi" w:cstheme="minorHAnsi"/>
                <w:shd w:val="clear" w:color="auto" w:fill="FFFFFF"/>
              </w:rPr>
              <w:t>Mental Status Section</w:t>
            </w:r>
          </w:p>
          <w:p w:rsidRPr="008D2695" w:rsidR="008D2695" w:rsidP="008D2695" w:rsidRDefault="008D2695" w14:paraId="1C59F21E" w14:textId="77777777">
            <w:pPr>
              <w:rPr>
                <w:rFonts w:asciiTheme="minorHAnsi" w:hAnsiTheme="minorHAnsi" w:cstheme="minorHAnsi"/>
                <w:shd w:val="clear" w:color="auto" w:fill="FFFFFF"/>
              </w:rPr>
            </w:pPr>
            <w:r w:rsidRPr="008D2695">
              <w:rPr>
                <w:rFonts w:asciiTheme="minorHAnsi" w:hAnsiTheme="minorHAnsi" w:cstheme="minorHAnsi"/>
                <w:b/>
                <w:bCs/>
                <w:shd w:val="clear" w:color="auto" w:fill="FFFFFF"/>
              </w:rPr>
              <w:t>Full Assessment</w:t>
            </w:r>
          </w:p>
          <w:p w:rsidRPr="008D2695" w:rsidR="008D2695" w:rsidP="008D2695" w:rsidRDefault="008D2695" w14:paraId="41AA3075" w14:textId="77777777">
            <w:pPr>
              <w:rPr>
                <w:rFonts w:asciiTheme="minorHAnsi" w:hAnsiTheme="minorHAnsi" w:cstheme="minorHAnsi"/>
                <w:shd w:val="clear" w:color="auto" w:fill="FFFFFF"/>
              </w:rPr>
            </w:pPr>
            <w:r w:rsidRPr="008D2695">
              <w:rPr>
                <w:rFonts w:asciiTheme="minorHAnsi" w:hAnsiTheme="minorHAnsi" w:cstheme="minorHAnsi"/>
                <w:shd w:val="clear" w:color="auto" w:fill="FFFFFF"/>
              </w:rPr>
              <w:t>Assessment Scale Observation + Assessment Scale Supporting Observation</w:t>
            </w:r>
            <w:r w:rsidRPr="008D2695">
              <w:rPr>
                <w:rFonts w:asciiTheme="minorHAnsi" w:hAnsiTheme="minorHAnsi" w:cstheme="minorHAnsi"/>
                <w:shd w:val="clear" w:color="auto" w:fill="FFFFFF"/>
              </w:rPr>
              <w:br/>
            </w:r>
            <w:r w:rsidRPr="008D2695">
              <w:rPr>
                <w:rFonts w:asciiTheme="minorHAnsi" w:hAnsiTheme="minorHAnsi" w:cstheme="minorHAnsi"/>
                <w:shd w:val="clear" w:color="auto" w:fill="FFFFFF"/>
              </w:rPr>
              <w:br/>
            </w:r>
            <w:r w:rsidRPr="008D2695">
              <w:rPr>
                <w:rFonts w:asciiTheme="minorHAnsi" w:hAnsiTheme="minorHAnsi" w:cstheme="minorHAnsi"/>
                <w:b/>
                <w:bCs/>
                <w:shd w:val="clear" w:color="auto" w:fill="FFFFFF"/>
              </w:rPr>
              <w:t>Clinical Judgement</w:t>
            </w:r>
          </w:p>
          <w:p w:rsidRPr="009B1E21" w:rsidR="008D2695" w:rsidP="008D2695" w:rsidRDefault="00020C75" w14:paraId="7BBB6743" w14:textId="59C393E0">
            <w:pPr>
              <w:rPr>
                <w:rFonts w:asciiTheme="minorHAnsi" w:hAnsiTheme="minorHAnsi" w:cstheme="minorHAnsi"/>
                <w:shd w:val="clear" w:color="auto" w:fill="FFFFFF"/>
              </w:rPr>
            </w:pPr>
            <w:r w:rsidRPr="00020C75">
              <w:rPr>
                <w:rFonts w:asciiTheme="minorHAnsi" w:hAnsiTheme="minorHAnsi" w:cstheme="minorHAnsi"/>
                <w:shd w:val="clear" w:color="auto" w:fill="FFFFFF"/>
              </w:rPr>
              <w:t>Mental Status Observation</w:t>
            </w:r>
          </w:p>
        </w:tc>
        <w:tc>
          <w:tcPr>
            <w:tcW w:w="3240" w:type="dxa"/>
          </w:tcPr>
          <w:p w:rsidRPr="008D2695" w:rsidR="008D2695" w:rsidP="008D2695" w:rsidRDefault="008D2695" w14:paraId="78AE8EF2" w14:textId="77777777">
            <w:pPr>
              <w:pStyle w:val="HTMLPreformatted"/>
              <w:shd w:val="clear" w:color="auto" w:fill="FFFFFF"/>
              <w:rPr>
                <w:sz w:val="18"/>
                <w:szCs w:val="18"/>
              </w:rPr>
            </w:pPr>
            <w:r w:rsidRPr="008D2695">
              <w:rPr>
                <w:b/>
                <w:bCs/>
                <w:sz w:val="18"/>
                <w:szCs w:val="18"/>
              </w:rPr>
              <w:t>Full Assessment</w:t>
            </w:r>
          </w:p>
          <w:p w:rsidRPr="008D2695" w:rsidR="008D2695" w:rsidP="008D2695" w:rsidRDefault="008D2695" w14:paraId="5BAEBFD1" w14:textId="77777777">
            <w:pPr>
              <w:pStyle w:val="HTMLPreformatted"/>
              <w:shd w:val="clear" w:color="auto" w:fill="FFFFFF"/>
              <w:rPr>
                <w:i/>
                <w:iCs/>
                <w:sz w:val="18"/>
                <w:szCs w:val="18"/>
              </w:rPr>
            </w:pPr>
            <w:r w:rsidRPr="008D2695">
              <w:rPr>
                <w:i/>
                <w:iCs/>
                <w:sz w:val="18"/>
                <w:szCs w:val="18"/>
              </w:rPr>
              <w:t>Assessment Scale Observation</w:t>
            </w:r>
          </w:p>
          <w:p w:rsidRPr="008D2695" w:rsidR="008D2695" w:rsidP="008D2695" w:rsidRDefault="008D2695" w14:paraId="5A018FF6" w14:textId="77777777">
            <w:pPr>
              <w:pStyle w:val="HTMLPreformatted"/>
              <w:shd w:val="clear" w:color="auto" w:fill="FFFFFF"/>
              <w:rPr>
                <w:sz w:val="18"/>
                <w:szCs w:val="18"/>
              </w:rPr>
            </w:pPr>
            <w:r w:rsidRPr="008D2695">
              <w:rPr>
                <w:sz w:val="18"/>
                <w:szCs w:val="18"/>
              </w:rPr>
              <w:t>observation/code</w:t>
            </w:r>
          </w:p>
          <w:p w:rsidRPr="008D2695" w:rsidR="008D2695" w:rsidP="008D2695" w:rsidRDefault="008D2695" w14:paraId="08FCC4CF" w14:textId="77777777">
            <w:pPr>
              <w:pStyle w:val="HTMLPreformatted"/>
              <w:shd w:val="clear" w:color="auto" w:fill="FFFFFF"/>
              <w:rPr>
                <w:sz w:val="18"/>
                <w:szCs w:val="18"/>
              </w:rPr>
            </w:pPr>
            <w:r w:rsidRPr="008D2695">
              <w:rPr>
                <w:sz w:val="18"/>
                <w:szCs w:val="18"/>
              </w:rPr>
              <w:t>observation/effectiveTime</w:t>
            </w:r>
          </w:p>
          <w:p w:rsidRPr="008D2695" w:rsidR="008D2695" w:rsidP="008D2695" w:rsidRDefault="008D2695" w14:paraId="6416F703" w14:textId="77777777">
            <w:pPr>
              <w:pStyle w:val="HTMLPreformatted"/>
              <w:shd w:val="clear" w:color="auto" w:fill="FFFFFF"/>
              <w:rPr>
                <w:sz w:val="18"/>
                <w:szCs w:val="18"/>
              </w:rPr>
            </w:pPr>
            <w:r w:rsidRPr="008D2695">
              <w:rPr>
                <w:sz w:val="18"/>
                <w:szCs w:val="18"/>
              </w:rPr>
              <w:t>observation/value</w:t>
            </w:r>
          </w:p>
          <w:p w:rsidRPr="008D2695" w:rsidR="008D2695" w:rsidP="008D2695" w:rsidRDefault="008D2695" w14:paraId="600F28AC" w14:textId="77777777">
            <w:pPr>
              <w:pStyle w:val="HTMLPreformatted"/>
              <w:shd w:val="clear" w:color="auto" w:fill="FFFFFF"/>
              <w:rPr>
                <w:i/>
                <w:iCs/>
                <w:sz w:val="18"/>
                <w:szCs w:val="18"/>
              </w:rPr>
            </w:pPr>
            <w:r w:rsidRPr="008D2695">
              <w:rPr>
                <w:i/>
                <w:iCs/>
                <w:sz w:val="18"/>
                <w:szCs w:val="18"/>
              </w:rPr>
              <w:t>Assessment Scale Supporting Observation</w:t>
            </w:r>
          </w:p>
          <w:p w:rsidRPr="008D2695" w:rsidR="008D2695" w:rsidP="008D2695" w:rsidRDefault="008D2695" w14:paraId="40982E9E" w14:textId="77777777">
            <w:pPr>
              <w:pStyle w:val="HTMLPreformatted"/>
              <w:shd w:val="clear" w:color="auto" w:fill="FFFFFF"/>
              <w:rPr>
                <w:sz w:val="18"/>
                <w:szCs w:val="18"/>
              </w:rPr>
            </w:pPr>
            <w:r w:rsidRPr="008D2695">
              <w:rPr>
                <w:sz w:val="18"/>
                <w:szCs w:val="18"/>
              </w:rPr>
              <w:t>observation/code</w:t>
            </w:r>
          </w:p>
          <w:p w:rsidRPr="008D2695" w:rsidR="008D2695" w:rsidP="008D2695" w:rsidRDefault="008D2695" w14:paraId="29413EF6" w14:textId="77777777">
            <w:pPr>
              <w:pStyle w:val="HTMLPreformatted"/>
              <w:shd w:val="clear" w:color="auto" w:fill="FFFFFF"/>
              <w:rPr>
                <w:sz w:val="18"/>
                <w:szCs w:val="18"/>
              </w:rPr>
            </w:pPr>
            <w:r w:rsidRPr="008D2695">
              <w:rPr>
                <w:sz w:val="18"/>
                <w:szCs w:val="18"/>
              </w:rPr>
              <w:t>observation/value</w:t>
            </w:r>
          </w:p>
          <w:p w:rsidRPr="008D2695" w:rsidR="008D2695" w:rsidP="008D2695" w:rsidRDefault="008D2695" w14:paraId="47193BDB" w14:textId="77777777">
            <w:pPr>
              <w:pStyle w:val="HTMLPreformatted"/>
              <w:shd w:val="clear" w:color="auto" w:fill="FFFFFF"/>
              <w:rPr>
                <w:sz w:val="18"/>
                <w:szCs w:val="18"/>
              </w:rPr>
            </w:pPr>
            <w:r w:rsidRPr="008D2695">
              <w:rPr>
                <w:b/>
                <w:bCs/>
                <w:sz w:val="18"/>
                <w:szCs w:val="18"/>
              </w:rPr>
              <w:t>Clinical Judgement</w:t>
            </w:r>
          </w:p>
          <w:p w:rsidRPr="008D2695" w:rsidR="008D2695" w:rsidP="008D2695" w:rsidRDefault="008D2695" w14:paraId="2E1A2E41" w14:textId="77777777">
            <w:pPr>
              <w:pStyle w:val="HTMLPreformatted"/>
              <w:shd w:val="clear" w:color="auto" w:fill="FFFFFF"/>
              <w:rPr>
                <w:i/>
                <w:iCs/>
                <w:sz w:val="18"/>
                <w:szCs w:val="18"/>
              </w:rPr>
            </w:pPr>
            <w:r w:rsidRPr="008D2695">
              <w:rPr>
                <w:i/>
                <w:iCs/>
                <w:sz w:val="18"/>
                <w:szCs w:val="18"/>
              </w:rPr>
              <w:t>Mental Status Observation </w:t>
            </w:r>
          </w:p>
          <w:p w:rsidRPr="008D2695" w:rsidR="008D2695" w:rsidP="008D2695" w:rsidRDefault="008D2695" w14:paraId="3D6D4A75" w14:textId="77777777">
            <w:pPr>
              <w:pStyle w:val="HTMLPreformatted"/>
              <w:shd w:val="clear" w:color="auto" w:fill="FFFFFF"/>
              <w:rPr>
                <w:sz w:val="18"/>
                <w:szCs w:val="18"/>
              </w:rPr>
            </w:pPr>
            <w:r w:rsidRPr="008D2695">
              <w:rPr>
                <w:sz w:val="18"/>
                <w:szCs w:val="18"/>
              </w:rPr>
              <w:t>observation/effectiveTime</w:t>
            </w:r>
          </w:p>
          <w:p w:rsidRPr="00902B4D" w:rsidR="008D2695" w:rsidP="008D2695" w:rsidRDefault="008D2695" w14:paraId="5F757EFB" w14:textId="24CE31FD">
            <w:pPr>
              <w:pStyle w:val="HTMLPreformatted"/>
              <w:shd w:val="clear" w:color="auto" w:fill="FFFFFF"/>
              <w:rPr>
                <w:sz w:val="18"/>
                <w:szCs w:val="18"/>
              </w:rPr>
            </w:pPr>
            <w:r w:rsidRPr="008D2695">
              <w:rPr>
                <w:sz w:val="18"/>
                <w:szCs w:val="18"/>
              </w:rPr>
              <w:t>observation/value</w:t>
            </w:r>
          </w:p>
        </w:tc>
      </w:tr>
      <w:tr w:rsidRPr="00902B4D" w:rsidR="00B84F2D" w:rsidTr="004E29C8" w14:paraId="190D0D1A" w14:textId="77777777">
        <w:tc>
          <w:tcPr>
            <w:tcW w:w="2155" w:type="dxa"/>
          </w:tcPr>
          <w:p w:rsidRPr="00576BB3" w:rsidR="00B84F2D" w:rsidP="00B84F2D" w:rsidRDefault="00000000" w14:paraId="5DBB0667" w14:textId="3FAAC600">
            <w:pPr>
              <w:shd w:val="clear" w:color="auto" w:fill="FFFFFF"/>
              <w:rPr>
                <w:rFonts w:eastAsia="Times New Roman" w:asciiTheme="minorHAnsi" w:hAnsiTheme="minorHAnsi" w:cstheme="minorHAnsi"/>
              </w:rPr>
            </w:pPr>
            <w:hyperlink w:history="1" r:id="rId108">
              <w:r w:rsidRPr="00576BB3" w:rsidR="00B84F2D">
                <w:rPr>
                  <w:rStyle w:val="Hyperlink"/>
                  <w:rFonts w:eastAsia="Times New Roman" w:asciiTheme="minorHAnsi" w:hAnsiTheme="minorHAnsi" w:cstheme="minorHAnsi"/>
                </w:rPr>
                <w:t>Pregnancy Status</w:t>
              </w:r>
            </w:hyperlink>
          </w:p>
          <w:p w:rsidRPr="00142E93" w:rsidR="00B84F2D" w:rsidP="00B84F2D" w:rsidRDefault="00B84F2D" w14:paraId="6AF17801" w14:textId="77777777">
            <w:pPr>
              <w:shd w:val="clear" w:color="auto" w:fill="FFFFFF"/>
              <w:spacing w:before="150"/>
              <w:rPr>
                <w:rFonts w:eastAsia="Times New Roman" w:asciiTheme="minorHAnsi" w:hAnsiTheme="minorHAnsi" w:cstheme="minorHAnsi"/>
              </w:rPr>
            </w:pPr>
            <w:r w:rsidRPr="00142E93">
              <w:rPr>
                <w:rFonts w:eastAsia="Times New Roman" w:asciiTheme="minorHAnsi" w:hAnsiTheme="minorHAnsi" w:cstheme="minorHAnsi"/>
              </w:rPr>
              <w:t>State or condition of being pregnant or intent to become pregnant. (e.g., pregnant, not pregnant, intent to become pregnant, unknown)</w:t>
            </w:r>
          </w:p>
          <w:p w:rsidRPr="00142E93" w:rsidR="00B84F2D" w:rsidP="00B84F2D" w:rsidRDefault="00B84F2D" w14:paraId="1FA04931" w14:textId="77777777">
            <w:pPr>
              <w:shd w:val="clear" w:color="auto" w:fill="FFFFFF"/>
              <w:rPr>
                <w:rFonts w:eastAsia="Times New Roman" w:asciiTheme="minorHAnsi" w:hAnsiTheme="minorHAnsi" w:cstheme="minorHAnsi"/>
                <w:b/>
                <w:bCs/>
              </w:rPr>
            </w:pPr>
          </w:p>
        </w:tc>
        <w:tc>
          <w:tcPr>
            <w:tcW w:w="1980" w:type="dxa"/>
          </w:tcPr>
          <w:p w:rsidRPr="00902B4D" w:rsidR="00B84F2D" w:rsidP="00B84F2D" w:rsidRDefault="00B84F2D" w14:paraId="63249346" w14:textId="5108F868">
            <w:pPr>
              <w:pStyle w:val="NormalWeb"/>
              <w:spacing w:before="0" w:beforeAutospacing="0" w:after="0" w:afterAutospacing="0"/>
              <w:rPr>
                <w:rFonts w:asciiTheme="minorHAnsi" w:hAnsiTheme="minorHAnsi" w:cstheme="minorHAnsi"/>
                <w:shd w:val="clear" w:color="auto" w:fill="FFFFFF"/>
              </w:rPr>
            </w:pPr>
            <w:r w:rsidRPr="00ED6FF9">
              <w:rPr>
                <w:rFonts w:asciiTheme="minorHAnsi" w:hAnsiTheme="minorHAnsi" w:cstheme="minorHAnsi"/>
                <w:color w:val="172B4D"/>
              </w:rPr>
              <w:t>None (follow C-CDA)</w:t>
            </w:r>
          </w:p>
        </w:tc>
        <w:tc>
          <w:tcPr>
            <w:tcW w:w="2250" w:type="dxa"/>
          </w:tcPr>
          <w:p w:rsidRPr="00902B4D" w:rsidR="00B84F2D" w:rsidP="00B84F2D" w:rsidRDefault="00B84F2D" w14:paraId="0D32C04C" w14:textId="36055B3A">
            <w:pPr>
              <w:rPr>
                <w:rFonts w:asciiTheme="minorHAnsi" w:hAnsiTheme="minorHAnsi" w:cstheme="minorHAnsi"/>
                <w:shd w:val="clear" w:color="auto" w:fill="FFFFFF"/>
              </w:rPr>
            </w:pPr>
            <w:r w:rsidRPr="00B84F2D">
              <w:rPr>
                <w:rFonts w:asciiTheme="minorHAnsi" w:hAnsiTheme="minorHAnsi" w:cstheme="minorHAnsi"/>
                <w:shd w:val="clear" w:color="auto" w:fill="FFFFFF"/>
              </w:rPr>
              <w:t>Pregnancy Observation</w:t>
            </w:r>
          </w:p>
        </w:tc>
        <w:tc>
          <w:tcPr>
            <w:tcW w:w="3240" w:type="dxa"/>
          </w:tcPr>
          <w:p w:rsidRPr="00902B4D" w:rsidR="00B84F2D" w:rsidP="00B84F2D" w:rsidRDefault="00B84F2D" w14:paraId="6F07CB3E" w14:textId="068991D2">
            <w:pPr>
              <w:pStyle w:val="HTMLPreformatted"/>
              <w:shd w:val="clear" w:color="auto" w:fill="FFFFFF"/>
              <w:rPr>
                <w:sz w:val="18"/>
                <w:szCs w:val="18"/>
              </w:rPr>
            </w:pPr>
            <w:r w:rsidRPr="00B84F2D">
              <w:rPr>
                <w:sz w:val="18"/>
                <w:szCs w:val="18"/>
              </w:rPr>
              <w:t>observation/value</w:t>
            </w:r>
          </w:p>
        </w:tc>
      </w:tr>
    </w:tbl>
    <w:p w:rsidR="000E43B8" w:rsidP="004C76D9" w:rsidRDefault="000E43B8" w14:paraId="031ABF3C" w14:textId="601B6884">
      <w:pPr>
        <w:pStyle w:val="Heading4"/>
        <w:rPr>
          <w:color w:val="172B4D"/>
        </w:rPr>
      </w:pPr>
      <w:r>
        <w:t>Functional Status</w:t>
      </w:r>
    </w:p>
    <w:p w:rsidRPr="000E43B8" w:rsidR="000E43B8" w:rsidP="000E43B8" w:rsidRDefault="000E43B8" w14:paraId="34271F96" w14:textId="77777777">
      <w:pPr>
        <w:pStyle w:val="NormalWeb"/>
        <w:shd w:val="clear" w:color="auto" w:fill="FFFFFF"/>
        <w:spacing w:before="150" w:beforeAutospacing="0" w:after="0" w:afterAutospacing="0"/>
        <w:rPr>
          <w:rFonts w:asciiTheme="minorHAnsi" w:hAnsiTheme="minorHAnsi" w:cstheme="minorHAnsi"/>
          <w:color w:val="172B4D"/>
        </w:rPr>
      </w:pPr>
      <w:r w:rsidRPr="000E43B8">
        <w:rPr>
          <w:rFonts w:asciiTheme="minorHAnsi" w:hAnsiTheme="minorHAnsi" w:cstheme="minorHAnsi"/>
          <w:color w:val="003366"/>
        </w:rPr>
        <w:t>A</w:t>
      </w:r>
      <w:r w:rsidRPr="000E43B8">
        <w:rPr>
          <w:rFonts w:asciiTheme="minorHAnsi" w:hAnsiTheme="minorHAnsi" w:cstheme="minorHAnsi"/>
          <w:color w:val="000000"/>
        </w:rPr>
        <w:t> clinician, or caregiver, may record the functional status of a patient (e.g., mobility status, activities of daily living, self-care status) using a formal assessment tool, or a simple assertion. When a clinician uses a formal instrument, such as the Glasgow Coma scale, systems are encouraged to use the Assessment Scale Observation to group a series of Assessment Scale Supporting Observations. See t</w:t>
      </w:r>
      <w:r w:rsidRPr="000E43B8">
        <w:rPr>
          <w:rFonts w:asciiTheme="minorHAnsi" w:hAnsiTheme="minorHAnsi" w:cstheme="minorHAnsi"/>
          <w:color w:val="212529"/>
        </w:rPr>
        <w:t>he approved </w:t>
      </w:r>
      <w:hyperlink w:history="1" r:id="rId109">
        <w:r w:rsidRPr="000E43B8">
          <w:rPr>
            <w:rStyle w:val="Hyperlink"/>
            <w:rFonts w:asciiTheme="minorHAnsi" w:hAnsiTheme="minorHAnsi" w:cstheme="minorHAnsi"/>
            <w:color w:val="0052CC"/>
          </w:rPr>
          <w:t>Functional Assessment - Glasgow Coma</w:t>
        </w:r>
      </w:hyperlink>
      <w:r w:rsidRPr="000E43B8">
        <w:rPr>
          <w:rFonts w:asciiTheme="minorHAnsi" w:hAnsiTheme="minorHAnsi" w:cstheme="minorHAnsi"/>
          <w:color w:val="212529"/>
        </w:rPr>
        <w:t xml:space="preserve"> example. Note, the best practice is to include the final 'score' in both the  Assessment Scale Observation/value in addition to an individual Assessment Scale Supporting Observation. Use of the prior </w:t>
      </w:r>
      <w:r w:rsidRPr="000E43B8">
        <w:rPr>
          <w:rFonts w:asciiTheme="minorHAnsi" w:hAnsiTheme="minorHAnsi" w:cstheme="minorHAnsi"/>
          <w:color w:val="212529"/>
        </w:rPr>
        <w:t>Functional Status Organizer and Functional Status Observation is discouraged since the it promotes inconsistent generation of an Organizer/Observation when a generic Assessment Scale Observation/Assessment Scale Supporting Observation is sufficient. In a future release of C-CDA, Structured Documents will deprecate these legacy templates.</w:t>
      </w:r>
    </w:p>
    <w:p w:rsidRPr="000E43B8" w:rsidR="000E43B8" w:rsidP="000E43B8" w:rsidRDefault="000E43B8" w14:paraId="5BF39F93" w14:textId="77777777">
      <w:pPr>
        <w:pStyle w:val="NormalWeb"/>
        <w:shd w:val="clear" w:color="auto" w:fill="FFFFFF"/>
        <w:spacing w:before="150" w:beforeAutospacing="0" w:after="0" w:afterAutospacing="0"/>
        <w:rPr>
          <w:rFonts w:asciiTheme="minorHAnsi" w:hAnsiTheme="minorHAnsi" w:cstheme="minorHAnsi"/>
          <w:color w:val="172B4D"/>
        </w:rPr>
      </w:pPr>
      <w:r w:rsidRPr="000E43B8">
        <w:rPr>
          <w:rFonts w:asciiTheme="minorHAnsi" w:hAnsiTheme="minorHAnsi" w:cstheme="minorHAnsi"/>
          <w:color w:val="212529"/>
        </w:rPr>
        <w:t>In certain situations a clinician may make a judgement about a patient's physical function. The Functional Status Observation is the appropriate place to record this judgement. See approved </w:t>
      </w:r>
      <w:hyperlink w:history="1" r:id="rId110">
        <w:r w:rsidRPr="000E43B8">
          <w:rPr>
            <w:rStyle w:val="Hyperlink"/>
            <w:rFonts w:asciiTheme="minorHAnsi" w:hAnsiTheme="minorHAnsi" w:cstheme="minorHAnsi"/>
            <w:color w:val="0052CC"/>
          </w:rPr>
          <w:t>Functional Impairment</w:t>
        </w:r>
      </w:hyperlink>
      <w:r w:rsidRPr="000E43B8">
        <w:rPr>
          <w:rFonts w:asciiTheme="minorHAnsi" w:hAnsiTheme="minorHAnsi" w:cstheme="minorHAnsi"/>
          <w:color w:val="003366"/>
        </w:rPr>
        <w:t> example.</w:t>
      </w:r>
    </w:p>
    <w:p w:rsidRPr="004E29C8" w:rsidR="000E43B8" w:rsidP="004C76D9" w:rsidRDefault="000E43B8" w14:paraId="2C3DB254" w14:textId="3F271640">
      <w:pPr>
        <w:pStyle w:val="Heading4"/>
      </w:pPr>
      <w:r w:rsidRPr="004E29C8">
        <w:t>Disability Status</w:t>
      </w:r>
    </w:p>
    <w:p w:rsidRPr="000E43B8" w:rsidR="000E43B8" w:rsidP="000E43B8" w:rsidRDefault="000E43B8" w14:paraId="55EF17E2" w14:textId="3F0CCD58">
      <w:pPr>
        <w:pStyle w:val="NormalWeb"/>
        <w:shd w:val="clear" w:color="auto" w:fill="FFFFFF"/>
        <w:spacing w:before="150" w:beforeAutospacing="0" w:after="0" w:afterAutospacing="0"/>
        <w:rPr>
          <w:rFonts w:asciiTheme="minorHAnsi" w:hAnsiTheme="minorHAnsi" w:cstheme="minorHAnsi"/>
          <w:color w:val="172B4D"/>
        </w:rPr>
      </w:pPr>
      <w:r w:rsidRPr="000E43B8">
        <w:rPr>
          <w:rFonts w:asciiTheme="minorHAnsi" w:hAnsiTheme="minorHAnsi" w:cstheme="minorHAnsi"/>
          <w:color w:val="000000"/>
        </w:rPr>
        <w:t>A clinician can use the new Disability Status Observation to assert a specific concern about a patient. A prior HL7 standard, the electronic initial case report (eICR), created a Disability Status Observation template constrained to 8 concepts (see VSAC (log-in required): </w:t>
      </w:r>
      <w:hyperlink w:history="1" r:id="rId111">
        <w:r w:rsidRPr="000E43B8">
          <w:rPr>
            <w:rStyle w:val="Hyperlink"/>
            <w:rFonts w:asciiTheme="minorHAnsi" w:hAnsiTheme="minorHAnsi" w:cstheme="minorHAnsi"/>
            <w:color w:val="0052CC"/>
          </w:rPr>
          <w:t>Disability Status</w:t>
        </w:r>
      </w:hyperlink>
      <w:r w:rsidRPr="000E43B8">
        <w:rPr>
          <w:rFonts w:asciiTheme="minorHAnsi" w:hAnsiTheme="minorHAnsi" w:cstheme="minorHAnsi"/>
          <w:color w:val="000000"/>
        </w:rPr>
        <w:t>). The eICR project is restricted to report "minimum necessary” data needed for public health case reporting. The new Disability Status Observation is not limited to these 8 concepts, and adds the ability to include an Assessment Scale Observation/Assessment Scale Supporting Observation.</w:t>
      </w:r>
    </w:p>
    <w:p w:rsidRPr="004E29C8" w:rsidR="000E43B8" w:rsidP="004C76D9" w:rsidRDefault="000E43B8" w14:paraId="50740AFF" w14:textId="598D7C93">
      <w:pPr>
        <w:pStyle w:val="Heading4"/>
      </w:pPr>
      <w:r w:rsidRPr="004E29C8">
        <w:t>Mental/Cognitive Status</w:t>
      </w:r>
    </w:p>
    <w:p w:rsidRPr="000E43B8" w:rsidR="000E43B8" w:rsidP="000E43B8" w:rsidRDefault="000E43B8" w14:paraId="0ED6C6EF"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color w:val="000000"/>
        </w:rPr>
        <w:t>A clinician, or caregiver, may record the Mental/Cognitive Status of a patient's psychological and mental competency using a formal assessment tool, or a simple assertion. When a clinician uses a formal instrument, such as the Patient Health Questionnaire-9 (PHQ-9), systems are encouraged to use the Assessment Scale Observation to group a series of Assessment Scale Supporting Observations. See the approve</w:t>
      </w:r>
      <w:r w:rsidRPr="000E43B8">
        <w:rPr>
          <w:rFonts w:asciiTheme="minorHAnsi" w:hAnsiTheme="minorHAnsi" w:cstheme="minorHAnsi"/>
          <w:color w:val="212529"/>
        </w:rPr>
        <w:t>d </w:t>
      </w:r>
      <w:hyperlink w:history="1" r:id="rId112">
        <w:r w:rsidRPr="000E43B8">
          <w:rPr>
            <w:rStyle w:val="Hyperlink"/>
            <w:rFonts w:asciiTheme="minorHAnsi" w:hAnsiTheme="minorHAnsi" w:cstheme="minorHAnsi"/>
            <w:color w:val="0052CC"/>
          </w:rPr>
          <w:t>Patient Health Questionnaire PHQ-9</w:t>
        </w:r>
      </w:hyperlink>
      <w:r w:rsidRPr="000E43B8">
        <w:rPr>
          <w:rFonts w:asciiTheme="minorHAnsi" w:hAnsiTheme="minorHAnsi" w:cstheme="minorHAnsi"/>
          <w:color w:val="212529"/>
        </w:rPr>
        <w:t> example</w:t>
      </w:r>
      <w:r w:rsidRPr="000E43B8">
        <w:rPr>
          <w:rFonts w:asciiTheme="minorHAnsi" w:hAnsiTheme="minorHAnsi" w:cstheme="minorHAnsi"/>
          <w:color w:val="000000"/>
        </w:rPr>
        <w:t xml:space="preserve">. Note, the best practice is to include the final 'score' in both the Assessment Scale Observation/value in addition to an individual Assessment Scale Supporting Observation. Use of the prior Mental Status Organizer and Mental Status Observation is discouraged since the it promotes inconsistent generation of an Organizer/Observation when a generic Assessment Scale Observation/Assessment Scale Supporting Observation is sufficient. In a future release of </w:t>
      </w:r>
      <w:r w:rsidRPr="000E43B8">
        <w:rPr>
          <w:rFonts w:asciiTheme="minorHAnsi" w:hAnsiTheme="minorHAnsi" w:cstheme="minorHAnsi"/>
        </w:rPr>
        <w:t>C-CDA, Structured Documents will deprecate these legacy templates.</w:t>
      </w:r>
    </w:p>
    <w:p w:rsidRPr="000E43B8" w:rsidR="000E43B8" w:rsidP="000E43B8" w:rsidRDefault="000E43B8" w14:paraId="609A80AF"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In certain situations a clinician may make a judgement about a patient's Mental/Cognitive Status function. The Mental Status Observation is the appropriate place to record this judgement. See approved </w:t>
      </w:r>
      <w:hyperlink w:history="1" r:id="rId113">
        <w:r w:rsidRPr="000E43B8">
          <w:rPr>
            <w:rStyle w:val="Hyperlink"/>
            <w:rFonts w:asciiTheme="minorHAnsi" w:hAnsiTheme="minorHAnsi" w:cstheme="minorHAnsi"/>
            <w:color w:val="auto"/>
          </w:rPr>
          <w:t>Memory Impairment</w:t>
        </w:r>
      </w:hyperlink>
      <w:r w:rsidRPr="000E43B8">
        <w:rPr>
          <w:rFonts w:asciiTheme="minorHAnsi" w:hAnsiTheme="minorHAnsi" w:cstheme="minorHAnsi"/>
        </w:rPr>
        <w:t> example.</w:t>
      </w:r>
    </w:p>
    <w:p w:rsidRPr="004E29C8" w:rsidR="000E43B8" w:rsidP="004C76D9" w:rsidRDefault="000E43B8" w14:paraId="2247ACD1" w14:textId="6A6FAD4B">
      <w:pPr>
        <w:pStyle w:val="Heading4"/>
      </w:pPr>
      <w:r w:rsidRPr="004E29C8">
        <w:t>Pregnancy Status</w:t>
      </w:r>
    </w:p>
    <w:p w:rsidRPr="000E43B8" w:rsidR="000E43B8" w:rsidP="000E43B8" w:rsidRDefault="000E43B8" w14:paraId="32BD8F57"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existing C-CDA Pregnancy Observation represents current and/or prior pregnancy dates. Systems wishing to capture the intent to become pregnant can include the </w:t>
      </w:r>
      <w:hyperlink w:history="1" r:id="rId114">
        <w:r w:rsidRPr="000E43B8">
          <w:rPr>
            <w:rStyle w:val="Hyperlink"/>
            <w:rFonts w:asciiTheme="minorHAnsi" w:hAnsiTheme="minorHAnsi" w:cstheme="minorHAnsi"/>
            <w:color w:val="auto"/>
          </w:rPr>
          <w:t>Pregnancy Intention in Next Year</w:t>
        </w:r>
      </w:hyperlink>
      <w:r w:rsidRPr="000E43B8">
        <w:rPr>
          <w:rFonts w:asciiTheme="minorHAnsi" w:hAnsiTheme="minorHAnsi" w:cstheme="minorHAnsi"/>
        </w:rPr>
        <w:t> in the Social History Section. </w:t>
      </w:r>
    </w:p>
    <w:p w:rsidRPr="0028316B" w:rsidR="0028316B" w:rsidP="0028316B" w:rsidRDefault="0028316B" w14:paraId="0EC288EC" w14:textId="77777777"/>
    <w:p w:rsidRPr="000B3D82" w:rsidR="00ED6FF9" w:rsidP="00FD31AC" w:rsidRDefault="00ED6FF9" w14:paraId="1F8D573F" w14:textId="4EAE3EBF">
      <w:pPr>
        <w:pStyle w:val="Heading3"/>
      </w:pPr>
      <w:bookmarkStart w:name="_Toc119939895" w:id="2099"/>
      <w:bookmarkStart w:name="_Toc135312927" w:id="2100"/>
      <w:r w:rsidRPr="000B3D82">
        <w:t>Laboratory</w:t>
      </w:r>
      <w:bookmarkEnd w:id="2099"/>
      <w:bookmarkEnd w:id="2100"/>
    </w:p>
    <w:p w:rsidR="00ED6FF9" w:rsidP="00ED6FF9" w:rsidRDefault="00ED6FF9" w14:paraId="449DD9DA" w14:textId="22722A7E">
      <w:r w:rsidRPr="00ED6FF9">
        <w:t>Analysis of clinical specimens to obtain information about the health of a patient.</w:t>
      </w:r>
    </w:p>
    <w:tbl>
      <w:tblPr>
        <w:tblStyle w:val="TableGrid"/>
        <w:tblW w:w="10075" w:type="dxa"/>
        <w:tblLook w:val="04A0" w:firstRow="1" w:lastRow="0" w:firstColumn="1" w:lastColumn="0" w:noHBand="0" w:noVBand="1"/>
      </w:tblPr>
      <w:tblGrid>
        <w:gridCol w:w="1508"/>
        <w:gridCol w:w="1383"/>
        <w:gridCol w:w="1211"/>
        <w:gridCol w:w="7778"/>
      </w:tblGrid>
      <w:tr w:rsidRPr="00314140" w:rsidR="00ED6FF9" w:rsidTr="004E29C8" w14:paraId="380EACA4" w14:textId="77777777">
        <w:tc>
          <w:tcPr>
            <w:tcW w:w="1508" w:type="dxa"/>
            <w:shd w:val="clear" w:color="auto" w:fill="00B050"/>
          </w:tcPr>
          <w:p w:rsidRPr="00314140" w:rsidR="00ED6FF9" w:rsidP="00D011EE" w:rsidRDefault="00ED6FF9" w14:paraId="69417D9A" w14:textId="0F31C87B">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 xml:space="preserve">3 </w:t>
            </w:r>
            <w:r w:rsidRPr="00314140">
              <w:rPr>
                <w:rStyle w:val="Strong"/>
                <w:rFonts w:asciiTheme="minorHAnsi" w:hAnsiTheme="minorHAnsi" w:cstheme="minorHAnsi"/>
                <w:color w:val="FFFFFF" w:themeColor="background1"/>
              </w:rPr>
              <w:t>DATA ELEMENT </w:t>
            </w:r>
          </w:p>
        </w:tc>
        <w:tc>
          <w:tcPr>
            <w:tcW w:w="3512" w:type="dxa"/>
            <w:shd w:val="clear" w:color="auto" w:fill="00B050"/>
          </w:tcPr>
          <w:p w:rsidRPr="00314140" w:rsidR="00ED6FF9" w:rsidP="00D011EE" w:rsidRDefault="00ED6FF9" w14:paraId="107C5F54"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1598" w:type="dxa"/>
            <w:shd w:val="clear" w:color="auto" w:fill="00B050"/>
          </w:tcPr>
          <w:p w:rsidRPr="00314140" w:rsidR="00ED6FF9" w:rsidP="00D011EE" w:rsidRDefault="00ED6FF9" w14:paraId="0E61DFF4"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457" w:type="dxa"/>
            <w:shd w:val="clear" w:color="auto" w:fill="00B050"/>
          </w:tcPr>
          <w:p w:rsidRPr="00314140" w:rsidR="00ED6FF9" w:rsidP="00D011EE" w:rsidRDefault="00ED6FF9" w14:paraId="5BD93D39"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Pr="00907779" w:rsidR="00ED6FF9" w:rsidTr="000E43B8" w14:paraId="2452A21A" w14:textId="77777777">
        <w:tc>
          <w:tcPr>
            <w:tcW w:w="1508" w:type="dxa"/>
          </w:tcPr>
          <w:p w:rsidRPr="00576BB3" w:rsidR="00ED6FF9" w:rsidP="00ED6FF9" w:rsidRDefault="00000000" w14:paraId="6668E7E2" w14:textId="568CBFB9">
            <w:pPr>
              <w:rPr>
                <w:rStyle w:val="Strong"/>
                <w:rFonts w:asciiTheme="minorHAnsi" w:hAnsiTheme="minorHAnsi" w:cstheme="minorHAnsi"/>
                <w:color w:val="172B4D"/>
              </w:rPr>
            </w:pPr>
            <w:hyperlink w:history="1" r:id="rId115">
              <w:r w:rsidRPr="00576BB3" w:rsidR="00ED6FF9">
                <w:rPr>
                  <w:rStyle w:val="Hyperlink"/>
                  <w:rFonts w:asciiTheme="minorHAnsi" w:hAnsiTheme="minorHAnsi" w:cstheme="minorHAnsi"/>
                </w:rPr>
                <w:t>Specimen Type</w:t>
              </w:r>
            </w:hyperlink>
          </w:p>
          <w:p w:rsidRPr="00ED6FF9" w:rsidR="00ED6FF9" w:rsidP="00ED6FF9" w:rsidRDefault="00ED6FF9" w14:paraId="335BB46C" w14:textId="3903EB5C">
            <w:pPr>
              <w:rPr>
                <w:rStyle w:val="Strong"/>
                <w:rFonts w:asciiTheme="minorHAnsi" w:hAnsiTheme="minorHAnsi" w:cstheme="minorHAnsi"/>
                <w:b w:val="0"/>
                <w:bCs w:val="0"/>
                <w:color w:val="172B4D"/>
              </w:rPr>
            </w:pPr>
            <w:r w:rsidRPr="00ED6FF9">
              <w:rPr>
                <w:rStyle w:val="Strong"/>
                <w:rFonts w:asciiTheme="minorHAnsi" w:hAnsiTheme="minorHAnsi" w:cstheme="minorHAnsi"/>
                <w:b w:val="0"/>
                <w:bCs w:val="0"/>
                <w:color w:val="172B4D"/>
              </w:rPr>
              <w:t xml:space="preserve">Substance being sampled or tested. (e.g., nasopharyngeal swab, whole blood, serum, urine, wound </w:t>
            </w:r>
            <w:r w:rsidRPr="00ED6FF9">
              <w:rPr>
                <w:rStyle w:val="Strong"/>
                <w:rFonts w:asciiTheme="minorHAnsi" w:hAnsiTheme="minorHAnsi" w:cstheme="minorHAnsi"/>
                <w:b w:val="0"/>
                <w:bCs w:val="0"/>
                <w:color w:val="172B4D"/>
              </w:rPr>
              <w:t>swab).</w:t>
            </w:r>
          </w:p>
        </w:tc>
        <w:tc>
          <w:tcPr>
            <w:tcW w:w="3512" w:type="dxa"/>
          </w:tcPr>
          <w:p w:rsidRPr="00ED6FF9" w:rsidR="00ED6FF9" w:rsidP="00ED6FF9" w:rsidRDefault="00ED6FF9" w14:paraId="3C990B55" w14:textId="5F1D5F28">
            <w:pPr>
              <w:pStyle w:val="NormalWeb"/>
              <w:spacing w:before="0" w:beforeAutospacing="0" w:after="0" w:afterAutospacing="0"/>
              <w:rPr>
                <w:rFonts w:asciiTheme="minorHAnsi" w:hAnsiTheme="minorHAnsi" w:cstheme="minorHAnsi"/>
              </w:rPr>
            </w:pPr>
            <w:r w:rsidRPr="00ED6FF9">
              <w:rPr>
                <w:rFonts w:asciiTheme="minorHAnsi" w:hAnsiTheme="minorHAnsi" w:cstheme="minorHAnsi"/>
                <w:color w:val="172B4D"/>
              </w:rPr>
              <w:t xml:space="preserve">• SNOMED International, Systematized Nomenclature of Medicine Clinical Terms (SNOMED CT®) U.S. </w:t>
            </w:r>
            <w:r w:rsidRPr="00ED6FF9">
              <w:rPr>
                <w:rFonts w:asciiTheme="minorHAnsi" w:hAnsiTheme="minorHAnsi" w:cstheme="minorHAnsi"/>
                <w:color w:val="172B4D"/>
              </w:rPr>
              <w:t>Edition, March 2022 Release</w:t>
            </w:r>
          </w:p>
        </w:tc>
        <w:tc>
          <w:tcPr>
            <w:tcW w:w="1598" w:type="dxa"/>
          </w:tcPr>
          <w:p w:rsidRPr="00B84F2D" w:rsidR="00B84F2D" w:rsidP="00B84F2D" w:rsidRDefault="00B84F2D" w14:paraId="7BC6709E" w14:textId="77777777">
            <w:pPr>
              <w:shd w:val="clear" w:color="auto" w:fill="FFFFFF"/>
              <w:rPr>
                <w:rFonts w:eastAsia="Times New Roman" w:asciiTheme="minorHAnsi" w:hAnsiTheme="minorHAnsi" w:cstheme="minorHAnsi"/>
                <w:color w:val="172B4D"/>
              </w:rPr>
            </w:pPr>
            <w:r w:rsidRPr="00B84F2D">
              <w:rPr>
                <w:rFonts w:eastAsia="Times New Roman" w:asciiTheme="minorHAnsi" w:hAnsiTheme="minorHAnsi" w:cstheme="minorHAnsi"/>
                <w:color w:val="172B4D"/>
              </w:rPr>
              <w:t>Result Organizer</w:t>
            </w:r>
          </w:p>
          <w:p w:rsidRPr="00B84F2D" w:rsidR="00B84F2D" w:rsidP="00B84F2D" w:rsidRDefault="00B84F2D" w14:paraId="06DB67B8" w14:textId="77777777">
            <w:pPr>
              <w:shd w:val="clear" w:color="auto" w:fill="FFFFFF"/>
              <w:spacing w:before="150"/>
              <w:rPr>
                <w:rFonts w:eastAsia="Times New Roman" w:asciiTheme="minorHAnsi" w:hAnsiTheme="minorHAnsi" w:cstheme="minorHAnsi"/>
                <w:color w:val="172B4D"/>
              </w:rPr>
            </w:pPr>
            <w:r w:rsidRPr="00B84F2D">
              <w:rPr>
                <w:rFonts w:eastAsia="Times New Roman" w:asciiTheme="minorHAnsi" w:hAnsiTheme="minorHAnsi" w:cstheme="minorHAnsi"/>
                <w:color w:val="172B4D"/>
              </w:rPr>
              <w:t>Result Observation</w:t>
            </w:r>
          </w:p>
          <w:p w:rsidRPr="00B84F2D" w:rsidR="00ED6FF9" w:rsidP="00ED6FF9" w:rsidRDefault="00ED6FF9" w14:paraId="565486CE" w14:textId="5F5CBCE9">
            <w:pPr>
              <w:rPr>
                <w:rFonts w:eastAsia="Times New Roman"/>
                <w:color w:val="172B4D"/>
              </w:rPr>
            </w:pPr>
          </w:p>
        </w:tc>
        <w:tc>
          <w:tcPr>
            <w:tcW w:w="3457" w:type="dxa"/>
          </w:tcPr>
          <w:p w:rsidRPr="00ED6FF9" w:rsidR="00ED6FF9" w:rsidP="00ED6FF9" w:rsidRDefault="00A936B9" w14:paraId="16180AC3" w14:textId="38405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172B4D"/>
                <w:sz w:val="18"/>
                <w:szCs w:val="18"/>
              </w:rPr>
            </w:pPr>
            <w:r>
              <w:rPr>
                <w:rFonts w:ascii="Courier New" w:hAnsi="Courier New" w:eastAsia="Times New Roman" w:cs="Courier New"/>
                <w:color w:val="172B4D"/>
                <w:sz w:val="18"/>
                <w:szCs w:val="18"/>
              </w:rPr>
              <w:t>o</w:t>
            </w:r>
            <w:r w:rsidRPr="00ED6FF9">
              <w:rPr>
                <w:rFonts w:ascii="Courier New" w:hAnsi="Courier New" w:eastAsia="Times New Roman" w:cs="Courier New"/>
                <w:color w:val="172B4D"/>
                <w:sz w:val="18"/>
                <w:szCs w:val="18"/>
              </w:rPr>
              <w:t>rganizer</w:t>
            </w:r>
            <w:r w:rsidRPr="00ED6FF9" w:rsidR="00ED6FF9">
              <w:rPr>
                <w:rFonts w:ascii="Courier New" w:hAnsi="Courier New" w:eastAsia="Times New Roman" w:cs="Courier New"/>
                <w:color w:val="172B4D"/>
                <w:sz w:val="18"/>
                <w:szCs w:val="18"/>
              </w:rPr>
              <w:t>/specimen</w:t>
            </w:r>
            <w:r w:rsidRPr="00A43958" w:rsidR="00A43958">
              <w:rPr>
                <w:rFonts w:ascii="Courier New" w:hAnsi="Courier New" w:eastAsia="Times New Roman" w:cs="Courier New"/>
                <w:color w:val="172B4D"/>
                <w:sz w:val="18"/>
                <w:szCs w:val="18"/>
              </w:rPr>
              <w:t>/specimenRole/specimenPlayingEntity/code</w:t>
            </w:r>
            <w:r w:rsidRPr="00ED6FF9" w:rsidR="00ED6FF9">
              <w:rPr>
                <w:rFonts w:ascii="Courier New" w:hAnsi="Courier New" w:eastAsia="Times New Roman" w:cs="Courier New"/>
                <w:color w:val="172B4D"/>
                <w:sz w:val="18"/>
                <w:szCs w:val="18"/>
              </w:rPr>
              <w:br/>
            </w:r>
            <w:r>
              <w:rPr>
                <w:rFonts w:ascii="Courier New" w:hAnsi="Courier New" w:eastAsia="Times New Roman" w:cs="Courier New"/>
                <w:color w:val="172B4D"/>
                <w:sz w:val="18"/>
                <w:szCs w:val="18"/>
              </w:rPr>
              <w:t>o</w:t>
            </w:r>
            <w:r w:rsidRPr="00ED6FF9">
              <w:rPr>
                <w:rFonts w:ascii="Courier New" w:hAnsi="Courier New" w:eastAsia="Times New Roman" w:cs="Courier New"/>
                <w:color w:val="172B4D"/>
                <w:sz w:val="18"/>
                <w:szCs w:val="18"/>
              </w:rPr>
              <w:t>rganizer</w:t>
            </w:r>
            <w:r w:rsidRPr="00ED6FF9" w:rsidR="00ED6FF9">
              <w:rPr>
                <w:rFonts w:ascii="Courier New" w:hAnsi="Courier New" w:eastAsia="Times New Roman" w:cs="Courier New"/>
                <w:color w:val="172B4D"/>
                <w:sz w:val="18"/>
                <w:szCs w:val="18"/>
              </w:rPr>
              <w:t>/observation/specimen</w:t>
            </w:r>
            <w:r w:rsidRPr="00A43958" w:rsidR="00A43958">
              <w:rPr>
                <w:rFonts w:ascii="Courier New" w:hAnsi="Courier New" w:eastAsia="Times New Roman" w:cs="Courier New"/>
                <w:color w:val="172B4D"/>
                <w:sz w:val="18"/>
                <w:szCs w:val="18"/>
              </w:rPr>
              <w:t>/specimenRole/specimenPlayingEntity/code</w:t>
            </w:r>
          </w:p>
          <w:p w:rsidRPr="00ED6FF9" w:rsidR="00ED6FF9" w:rsidP="00ED6FF9" w:rsidRDefault="00ED6FF9" w14:paraId="03C47F41" w14:textId="03C82B29">
            <w:pPr>
              <w:rPr>
                <w:rFonts w:ascii="Courier New" w:hAnsi="Courier New" w:cs="Courier New"/>
                <w:color w:val="172B4D"/>
                <w:sz w:val="18"/>
                <w:szCs w:val="18"/>
              </w:rPr>
            </w:pPr>
          </w:p>
        </w:tc>
      </w:tr>
      <w:tr w:rsidRPr="00907779" w:rsidR="00ED6FF9" w:rsidTr="004E29C8" w14:paraId="51027435" w14:textId="77777777">
        <w:tc>
          <w:tcPr>
            <w:tcW w:w="1508" w:type="dxa"/>
          </w:tcPr>
          <w:p w:rsidR="00ED6FF9" w:rsidP="00ED6FF9" w:rsidRDefault="00000000" w14:paraId="2C53B9F3" w14:textId="26F198B0">
            <w:pPr>
              <w:rPr>
                <w:rStyle w:val="Strong"/>
              </w:rPr>
            </w:pPr>
            <w:hyperlink w:history="1" r:id="rId116">
              <w:r w:rsidRPr="00ED6FF9" w:rsidR="00ED6FF9">
                <w:rPr>
                  <w:rStyle w:val="Hyperlink"/>
                  <w:rFonts w:asciiTheme="minorHAnsi" w:hAnsiTheme="minorHAnsi" w:cstheme="minorHAnsi"/>
                </w:rPr>
                <w:t>R</w:t>
              </w:r>
              <w:r w:rsidRPr="00ED6FF9" w:rsidR="00ED6FF9">
                <w:rPr>
                  <w:rStyle w:val="Hyperlink"/>
                </w:rPr>
                <w:t>esult Status</w:t>
              </w:r>
            </w:hyperlink>
          </w:p>
          <w:p w:rsidRPr="00ED6FF9" w:rsidR="00ED6FF9" w:rsidP="00ED6FF9" w:rsidRDefault="00ED6FF9" w14:paraId="524F3AD2" w14:textId="6E0AB878">
            <w:pPr>
              <w:rPr>
                <w:rStyle w:val="Strong"/>
                <w:rFonts w:asciiTheme="minorHAnsi" w:hAnsiTheme="minorHAnsi" w:cstheme="minorHAnsi"/>
                <w:b w:val="0"/>
                <w:bCs w:val="0"/>
                <w:color w:val="172B4D"/>
              </w:rPr>
            </w:pPr>
            <w:r w:rsidRPr="00ED6FF9">
              <w:rPr>
                <w:rStyle w:val="Strong"/>
                <w:rFonts w:asciiTheme="minorHAnsi" w:hAnsiTheme="minorHAnsi" w:cstheme="minorHAnsi"/>
                <w:b w:val="0"/>
                <w:bCs w:val="0"/>
                <w:color w:val="172B4D"/>
              </w:rPr>
              <w:t>State or condition of a laboratory test.</w:t>
            </w:r>
          </w:p>
        </w:tc>
        <w:tc>
          <w:tcPr>
            <w:tcW w:w="3512" w:type="dxa"/>
          </w:tcPr>
          <w:p w:rsidRPr="00ED6FF9" w:rsidR="00ED6FF9" w:rsidP="00ED6FF9" w:rsidRDefault="00ED6FF9" w14:paraId="4490688D" w14:textId="48E77A0D">
            <w:pPr>
              <w:pStyle w:val="NormalWeb"/>
              <w:spacing w:before="0" w:beforeAutospacing="0" w:after="0" w:afterAutospacing="0"/>
              <w:rPr>
                <w:rFonts w:asciiTheme="minorHAnsi" w:hAnsiTheme="minorHAnsi" w:cstheme="minorHAnsi"/>
                <w:color w:val="172B4D"/>
              </w:rPr>
            </w:pPr>
            <w:r w:rsidRPr="00ED6FF9">
              <w:rPr>
                <w:rFonts w:asciiTheme="minorHAnsi" w:hAnsiTheme="minorHAnsi" w:cstheme="minorHAnsi"/>
                <w:color w:val="172B4D"/>
              </w:rPr>
              <w:t>None (follow C-CDA)</w:t>
            </w:r>
          </w:p>
        </w:tc>
        <w:tc>
          <w:tcPr>
            <w:tcW w:w="1598" w:type="dxa"/>
          </w:tcPr>
          <w:p w:rsidRPr="00ED6FF9" w:rsidR="00ED6FF9" w:rsidP="00ED6FF9" w:rsidRDefault="00ED6FF9" w14:paraId="7307B007" w14:textId="60103E30">
            <w:pPr>
              <w:shd w:val="clear" w:color="auto" w:fill="FFFFFF"/>
              <w:rPr>
                <w:rStyle w:val="Hyperlink"/>
                <w:rFonts w:asciiTheme="minorHAnsi" w:hAnsiTheme="minorHAnsi" w:cstheme="minorHAnsi"/>
                <w:color w:val="0052CC"/>
              </w:rPr>
            </w:pPr>
            <w:r w:rsidRPr="00ED6FF9">
              <w:rPr>
                <w:rFonts w:eastAsia="Times New Roman" w:asciiTheme="minorHAnsi" w:hAnsiTheme="minorHAnsi" w:cstheme="minorHAnsi"/>
                <w:color w:val="172B4D"/>
              </w:rPr>
              <w:t>Result Observation</w:t>
            </w:r>
          </w:p>
        </w:tc>
        <w:tc>
          <w:tcPr>
            <w:tcW w:w="3457" w:type="dxa"/>
          </w:tcPr>
          <w:p w:rsidRPr="00ED6FF9" w:rsidR="00ED6FF9" w:rsidP="00ED6FF9" w:rsidRDefault="00ED6FF9" w14:paraId="08F8EF56" w14:textId="2D6384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172B4D"/>
                <w:sz w:val="18"/>
                <w:szCs w:val="18"/>
              </w:rPr>
            </w:pPr>
            <w:r w:rsidRPr="00ED6FF9">
              <w:rPr>
                <w:rFonts w:ascii="Courier New" w:hAnsi="Courier New" w:eastAsia="Times New Roman" w:cs="Courier New"/>
                <w:color w:val="172B4D"/>
                <w:sz w:val="18"/>
                <w:szCs w:val="18"/>
              </w:rPr>
              <w:t>observation/statusCode</w:t>
            </w:r>
          </w:p>
        </w:tc>
      </w:tr>
    </w:tbl>
    <w:p w:rsidR="000E43B8" w:rsidP="004C76D9" w:rsidRDefault="000E43B8" w14:paraId="458EA18A" w14:textId="575F5483">
      <w:pPr>
        <w:pStyle w:val="Heading4"/>
        <w:rPr>
          <w:color w:val="172B4D"/>
        </w:rPr>
      </w:pPr>
      <w:r>
        <w:t>Specimen Type</w:t>
      </w:r>
    </w:p>
    <w:p w:rsidRPr="000E43B8" w:rsidR="000E43B8" w:rsidP="000E43B8" w:rsidRDefault="000E43B8" w14:paraId="0BD80965" w14:textId="77777777">
      <w:pPr>
        <w:pStyle w:val="NormalWeb"/>
        <w:shd w:val="clear" w:color="auto" w:fill="FFFFFF"/>
        <w:spacing w:before="150" w:beforeAutospacing="0" w:after="0" w:afterAutospacing="0"/>
        <w:rPr>
          <w:rFonts w:asciiTheme="minorHAnsi" w:hAnsiTheme="minorHAnsi" w:cstheme="minorHAnsi"/>
        </w:rPr>
      </w:pPr>
      <w:r w:rsidRPr="000E43B8">
        <w:rPr>
          <w:rStyle w:val="inline-comment-marker"/>
          <w:rFonts w:asciiTheme="minorHAnsi" w:hAnsiTheme="minorHAnsi" w:cstheme="minorHAnsi"/>
        </w:rPr>
        <w:t>The Result </w:t>
      </w:r>
      <w:r w:rsidRPr="000E43B8">
        <w:rPr>
          <w:rFonts w:asciiTheme="minorHAnsi" w:hAnsiTheme="minorHAnsi" w:cstheme="minorHAnsi"/>
        </w:rPr>
        <w:t>Organizer/specimen</w:t>
      </w:r>
      <w:r w:rsidRPr="000E43B8">
        <w:rPr>
          <w:rStyle w:val="inline-comment-marker"/>
          <w:rFonts w:asciiTheme="minorHAnsi" w:hAnsiTheme="minorHAnsi" w:cstheme="minorHAnsi"/>
        </w:rPr>
        <w:t> is used when all Result Observations are from the same specimen. If any of the Result Observations use a different specimen they must be recorded individually at the Organizer/observation/specimen.</w:t>
      </w:r>
    </w:p>
    <w:p w:rsidR="000E43B8" w:rsidP="004C76D9" w:rsidRDefault="000E43B8" w14:paraId="79ED2E7F" w14:textId="666E7321">
      <w:pPr>
        <w:pStyle w:val="Heading4"/>
        <w:rPr>
          <w:color w:val="172B4D"/>
        </w:rPr>
      </w:pPr>
      <w:r>
        <w:t>Result Status</w:t>
      </w:r>
    </w:p>
    <w:p w:rsidRPr="000E43B8" w:rsidR="000E43B8" w:rsidP="000E43B8" w:rsidRDefault="000E43B8" w14:paraId="1B1DB0EE" w14:textId="1DE95F9E">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observation/statusCode uses the Result Status value set (2.16.840.1.113883.11.20.9.39) to allow systems to record result status, such as 'in process' (active) or 'final' (completed).</w:t>
      </w:r>
    </w:p>
    <w:p w:rsidR="00ED6FF9" w:rsidP="00ED6FF9" w:rsidRDefault="00ED6FF9" w14:paraId="10D4DD79" w14:textId="310647D2"/>
    <w:p w:rsidRPr="006E4AFE" w:rsidR="001F767C" w:rsidP="00FD31AC" w:rsidRDefault="001F767C" w14:paraId="2606DFCD" w14:textId="6EB3169E">
      <w:pPr>
        <w:pStyle w:val="Heading3"/>
      </w:pPr>
      <w:bookmarkStart w:name="_Toc119939896" w:id="2101"/>
      <w:bookmarkStart w:name="_Toc135312928" w:id="2102"/>
      <w:r w:rsidRPr="006E4AFE">
        <w:t>Medication</w:t>
      </w:r>
      <w:bookmarkEnd w:id="2101"/>
      <w:bookmarkEnd w:id="2102"/>
    </w:p>
    <w:p w:rsidR="001F767C" w:rsidP="001F767C" w:rsidRDefault="001F767C" w14:paraId="70C490F7" w14:textId="1D05F902"/>
    <w:tbl>
      <w:tblPr>
        <w:tblStyle w:val="TableGrid"/>
        <w:tblW w:w="10075" w:type="dxa"/>
        <w:tblLayout w:type="fixed"/>
        <w:tblLook w:val="04A0" w:firstRow="1" w:lastRow="0" w:firstColumn="1" w:lastColumn="0" w:noHBand="0" w:noVBand="1"/>
      </w:tblPr>
      <w:tblGrid>
        <w:gridCol w:w="2605"/>
        <w:gridCol w:w="1980"/>
        <w:gridCol w:w="2160"/>
        <w:gridCol w:w="3330"/>
      </w:tblGrid>
      <w:tr w:rsidRPr="00314140" w:rsidR="0058022B" w:rsidTr="004E29C8" w14:paraId="063B873D" w14:textId="77777777">
        <w:tc>
          <w:tcPr>
            <w:tcW w:w="2605" w:type="dxa"/>
            <w:shd w:val="clear" w:color="auto" w:fill="00B050"/>
          </w:tcPr>
          <w:p w:rsidRPr="00314140" w:rsidR="001F767C" w:rsidP="00D011EE" w:rsidRDefault="001F767C" w14:paraId="3FFA373C"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 xml:space="preserve">3 </w:t>
            </w:r>
            <w:r w:rsidRPr="00314140">
              <w:rPr>
                <w:rStyle w:val="Strong"/>
                <w:rFonts w:asciiTheme="minorHAnsi" w:hAnsiTheme="minorHAnsi" w:cstheme="minorHAnsi"/>
                <w:color w:val="FFFFFF" w:themeColor="background1"/>
              </w:rPr>
              <w:t>DATA ELEMENT </w:t>
            </w:r>
          </w:p>
        </w:tc>
        <w:tc>
          <w:tcPr>
            <w:tcW w:w="1980" w:type="dxa"/>
            <w:shd w:val="clear" w:color="auto" w:fill="00B050"/>
          </w:tcPr>
          <w:p w:rsidRPr="00314140" w:rsidR="001F767C" w:rsidP="00D011EE" w:rsidRDefault="001F767C" w14:paraId="7D25DB06"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2160" w:type="dxa"/>
            <w:shd w:val="clear" w:color="auto" w:fill="00B050"/>
          </w:tcPr>
          <w:p w:rsidRPr="00314140" w:rsidR="001F767C" w:rsidP="00D011EE" w:rsidRDefault="001F767C" w14:paraId="30507A67"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330" w:type="dxa"/>
            <w:shd w:val="clear" w:color="auto" w:fill="00B050"/>
          </w:tcPr>
          <w:p w:rsidRPr="00314140" w:rsidR="001F767C" w:rsidP="00D011EE" w:rsidRDefault="001F767C" w14:paraId="1A7499C3"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Pr="00907779" w:rsidR="0058022B" w:rsidTr="0058022B" w14:paraId="051024FB" w14:textId="77777777">
        <w:tc>
          <w:tcPr>
            <w:tcW w:w="2605" w:type="dxa"/>
          </w:tcPr>
          <w:p w:rsidRPr="00576BB3" w:rsidR="001F767C" w:rsidP="001F767C" w:rsidRDefault="00000000" w14:paraId="751D6625" w14:textId="5F236F59">
            <w:pPr>
              <w:shd w:val="clear" w:color="auto" w:fill="FFFFFF"/>
              <w:rPr>
                <w:rFonts w:asciiTheme="minorHAnsi" w:hAnsiTheme="minorHAnsi" w:cstheme="minorHAnsi"/>
                <w:color w:val="172B4D"/>
              </w:rPr>
            </w:pPr>
            <w:hyperlink w:history="1" r:id="rId117">
              <w:r w:rsidRPr="00576BB3" w:rsidR="001F767C">
                <w:rPr>
                  <w:rStyle w:val="Hyperlink"/>
                  <w:rFonts w:asciiTheme="minorHAnsi" w:hAnsiTheme="minorHAnsi" w:cstheme="minorHAnsi"/>
                </w:rPr>
                <w:t>Dose</w:t>
              </w:r>
            </w:hyperlink>
          </w:p>
          <w:p w:rsidRPr="001F767C" w:rsidR="001F767C" w:rsidP="001F767C" w:rsidRDefault="001F767C" w14:paraId="03E48737" w14:textId="77777777">
            <w:pPr>
              <w:shd w:val="clear" w:color="auto" w:fill="FFFFFF"/>
              <w:spacing w:before="150"/>
              <w:rPr>
                <w:rFonts w:asciiTheme="minorHAnsi" w:hAnsiTheme="minorHAnsi" w:cstheme="minorHAnsi"/>
                <w:color w:val="172B4D"/>
              </w:rPr>
            </w:pPr>
            <w:r w:rsidRPr="001F767C">
              <w:rPr>
                <w:rFonts w:asciiTheme="minorHAnsi" w:hAnsiTheme="minorHAnsi" w:cstheme="minorHAnsi"/>
                <w:color w:val="172B4D"/>
              </w:rPr>
              <w:t>Amount of a medication for each administration.</w:t>
            </w:r>
          </w:p>
          <w:p w:rsidRPr="001F767C" w:rsidR="001F767C" w:rsidP="00D011EE" w:rsidRDefault="001F767C" w14:paraId="412F8FD6" w14:textId="72CE7DD5"/>
        </w:tc>
        <w:tc>
          <w:tcPr>
            <w:tcW w:w="1980" w:type="dxa"/>
          </w:tcPr>
          <w:p w:rsidRPr="001F767C" w:rsidR="001F767C" w:rsidP="00D011EE" w:rsidRDefault="001F767C" w14:paraId="58ADCA33" w14:textId="357E1B57">
            <w:pPr>
              <w:pStyle w:val="NormalWeb"/>
              <w:spacing w:before="0" w:beforeAutospacing="0" w:after="0" w:afterAutospacing="0"/>
              <w:rPr>
                <w:rFonts w:asciiTheme="minorHAnsi" w:hAnsiTheme="minorHAnsi" w:cstheme="minorHAnsi"/>
                <w:color w:val="172B4D"/>
              </w:rPr>
            </w:pPr>
            <w:r w:rsidRPr="001F767C">
              <w:rPr>
                <w:rFonts w:asciiTheme="minorHAnsi" w:hAnsiTheme="minorHAnsi" w:cstheme="minorHAnsi"/>
                <w:color w:val="172B4D"/>
              </w:rPr>
              <w:t>None (follow C-CDA)</w:t>
            </w:r>
          </w:p>
        </w:tc>
        <w:tc>
          <w:tcPr>
            <w:tcW w:w="2160" w:type="dxa"/>
          </w:tcPr>
          <w:p w:rsidRPr="001F767C" w:rsidR="001F767C" w:rsidP="00D011EE" w:rsidRDefault="001F767C" w14:paraId="1E32EEFB" w14:textId="645B1F2F">
            <w:pPr>
              <w:rPr>
                <w:color w:val="172B4D"/>
              </w:rPr>
            </w:pPr>
            <w:r w:rsidRPr="001F767C">
              <w:rPr>
                <w:rFonts w:asciiTheme="minorHAnsi" w:hAnsiTheme="minorHAnsi" w:cstheme="minorHAnsi"/>
                <w:color w:val="172B4D"/>
              </w:rPr>
              <w:t>Medication Information</w:t>
            </w:r>
          </w:p>
        </w:tc>
        <w:tc>
          <w:tcPr>
            <w:tcW w:w="3330" w:type="dxa"/>
          </w:tcPr>
          <w:p w:rsidRPr="00ED6FF9" w:rsidR="001F767C" w:rsidP="00D011EE" w:rsidRDefault="001F767C" w14:paraId="5730C55B" w14:textId="092E7595">
            <w:pPr>
              <w:rPr>
                <w:rFonts w:ascii="Courier New" w:hAnsi="Courier New" w:cs="Courier New"/>
                <w:color w:val="172B4D"/>
                <w:sz w:val="18"/>
                <w:szCs w:val="18"/>
              </w:rPr>
            </w:pPr>
            <w:r w:rsidRPr="001F767C">
              <w:rPr>
                <w:rFonts w:ascii="Courier New" w:hAnsi="Courier New" w:cs="Courier New"/>
                <w:color w:val="172B4D"/>
                <w:sz w:val="18"/>
                <w:szCs w:val="18"/>
              </w:rPr>
              <w:t>substanceAdministrati</w:t>
            </w:r>
            <w:r w:rsidR="00E351CE">
              <w:rPr>
                <w:rFonts w:ascii="Courier New" w:hAnsi="Courier New" w:cs="Courier New"/>
                <w:color w:val="172B4D"/>
                <w:sz w:val="18"/>
                <w:szCs w:val="18"/>
              </w:rPr>
              <w:t>o</w:t>
            </w:r>
            <w:r w:rsidRPr="001F767C">
              <w:rPr>
                <w:rFonts w:ascii="Courier New" w:hAnsi="Courier New" w:cs="Courier New"/>
                <w:color w:val="172B4D"/>
                <w:sz w:val="18"/>
                <w:szCs w:val="18"/>
              </w:rPr>
              <w:t>n/doseQuantity</w:t>
            </w:r>
            <w:r w:rsidR="00EA508A">
              <w:rPr>
                <w:rFonts w:ascii="Courier New" w:hAnsi="Courier New" w:cs="Courier New"/>
                <w:color w:val="172B4D"/>
                <w:sz w:val="18"/>
                <w:szCs w:val="18"/>
              </w:rPr>
              <w:t>/</w:t>
            </w:r>
            <w:r w:rsidRPr="001F767C">
              <w:rPr>
                <w:rFonts w:ascii="Courier New" w:hAnsi="Courier New" w:cs="Courier New"/>
                <w:color w:val="172B4D"/>
                <w:sz w:val="18"/>
                <w:szCs w:val="18"/>
              </w:rPr>
              <w:t>@value</w:t>
            </w:r>
          </w:p>
        </w:tc>
      </w:tr>
      <w:tr w:rsidRPr="00907779" w:rsidR="001F767C" w:rsidTr="0058022B" w14:paraId="0B83A0F6" w14:textId="77777777">
        <w:tc>
          <w:tcPr>
            <w:tcW w:w="2605" w:type="dxa"/>
          </w:tcPr>
          <w:p w:rsidRPr="00576BB3" w:rsidR="001F767C" w:rsidP="001F767C" w:rsidRDefault="00000000" w14:paraId="20E3CC50" w14:textId="10C5F76A">
            <w:pPr>
              <w:shd w:val="clear" w:color="auto" w:fill="FFFFFF"/>
              <w:rPr>
                <w:rFonts w:eastAsia="Times New Roman" w:asciiTheme="minorHAnsi" w:hAnsiTheme="minorHAnsi" w:cstheme="minorHAnsi"/>
                <w:color w:val="172B4D"/>
              </w:rPr>
            </w:pPr>
            <w:hyperlink w:history="1" r:id="rId118">
              <w:r w:rsidRPr="00576BB3" w:rsidR="001F767C">
                <w:rPr>
                  <w:rStyle w:val="Hyperlink"/>
                  <w:rFonts w:eastAsia="Times New Roman" w:asciiTheme="minorHAnsi" w:hAnsiTheme="minorHAnsi" w:cstheme="minorHAnsi"/>
                </w:rPr>
                <w:t>Dose Unit of Measure</w:t>
              </w:r>
            </w:hyperlink>
          </w:p>
          <w:p w:rsidRPr="001F767C" w:rsidR="001F767C" w:rsidP="001F767C" w:rsidRDefault="001F767C" w14:paraId="5E21D800" w14:textId="77777777">
            <w:pPr>
              <w:shd w:val="clear" w:color="auto" w:fill="FFFFFF"/>
              <w:spacing w:before="150"/>
              <w:rPr>
                <w:rFonts w:eastAsia="Times New Roman" w:asciiTheme="minorHAnsi" w:hAnsiTheme="minorHAnsi" w:cstheme="minorHAnsi"/>
                <w:color w:val="172B4D"/>
              </w:rPr>
            </w:pPr>
            <w:r w:rsidRPr="001F767C">
              <w:rPr>
                <w:rFonts w:eastAsia="Times New Roman" w:asciiTheme="minorHAnsi" w:hAnsiTheme="minorHAnsi" w:cstheme="minorHAnsi"/>
                <w:color w:val="172B4D"/>
              </w:rPr>
              <w:t>Units of measure of a medication. (e.g., milligrams, milliliters)</w:t>
            </w:r>
          </w:p>
          <w:p w:rsidRPr="001F767C" w:rsidR="001F767C" w:rsidP="001F767C" w:rsidRDefault="001F767C" w14:paraId="2C42F2FC" w14:textId="77777777">
            <w:pPr>
              <w:shd w:val="clear" w:color="auto" w:fill="FFFFFF"/>
              <w:rPr>
                <w:rFonts w:asciiTheme="minorHAnsi" w:hAnsiTheme="minorHAnsi" w:cstheme="minorHAnsi"/>
                <w:b/>
                <w:bCs/>
                <w:color w:val="172B4D"/>
              </w:rPr>
            </w:pPr>
          </w:p>
        </w:tc>
        <w:tc>
          <w:tcPr>
            <w:tcW w:w="1980" w:type="dxa"/>
          </w:tcPr>
          <w:p w:rsidRPr="001F767C" w:rsidR="001F767C" w:rsidP="001F767C" w:rsidRDefault="001F767C" w14:paraId="0511C9D3" w14:textId="21CE9A30">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t xml:space="preserve">• </w:t>
            </w:r>
            <w:r w:rsidRPr="001F767C">
              <w:rPr>
                <w:rFonts w:asciiTheme="minorHAnsi" w:hAnsiTheme="minorHAnsi" w:cstheme="minorHAnsi"/>
                <w:color w:val="172B4D"/>
              </w:rPr>
              <w:t>The Unified Code for Units of Measure, Revision 2.1</w:t>
            </w:r>
          </w:p>
          <w:p w:rsidRPr="001F767C" w:rsidR="001F767C" w:rsidP="00D011EE" w:rsidRDefault="001F767C" w14:paraId="1F706CF0" w14:textId="77777777">
            <w:pPr>
              <w:pStyle w:val="NormalWeb"/>
              <w:spacing w:before="0" w:beforeAutospacing="0" w:after="0" w:afterAutospacing="0"/>
              <w:rPr>
                <w:rFonts w:asciiTheme="minorHAnsi" w:hAnsiTheme="minorHAnsi" w:cstheme="minorHAnsi"/>
                <w:color w:val="172B4D"/>
              </w:rPr>
            </w:pPr>
          </w:p>
        </w:tc>
        <w:tc>
          <w:tcPr>
            <w:tcW w:w="2160" w:type="dxa"/>
          </w:tcPr>
          <w:p w:rsidRPr="001F767C" w:rsidR="001F767C" w:rsidP="00D011EE" w:rsidRDefault="001F767C" w14:paraId="3710004A" w14:textId="611E2B2A">
            <w:pPr>
              <w:rPr>
                <w:rFonts w:asciiTheme="minorHAnsi" w:hAnsiTheme="minorHAnsi" w:cstheme="minorHAnsi"/>
                <w:color w:val="172B4D"/>
              </w:rPr>
            </w:pPr>
            <w:r w:rsidRPr="001F767C">
              <w:rPr>
                <w:rFonts w:asciiTheme="minorHAnsi" w:hAnsiTheme="minorHAnsi" w:cstheme="minorHAnsi"/>
                <w:color w:val="172B4D"/>
              </w:rPr>
              <w:t>Medication Information</w:t>
            </w:r>
          </w:p>
        </w:tc>
        <w:tc>
          <w:tcPr>
            <w:tcW w:w="3330" w:type="dxa"/>
          </w:tcPr>
          <w:p w:rsidRPr="001F767C" w:rsidR="001F767C" w:rsidP="001F767C" w:rsidRDefault="001F767C" w14:paraId="7BE7ED32" w14:textId="56617CEA">
            <w:pPr>
              <w:rPr>
                <w:rFonts w:ascii="Courier New" w:hAnsi="Courier New" w:cs="Courier New"/>
                <w:color w:val="172B4D"/>
                <w:sz w:val="18"/>
                <w:szCs w:val="18"/>
              </w:rPr>
            </w:pPr>
            <w:r w:rsidRPr="001F767C">
              <w:rPr>
                <w:rFonts w:ascii="Courier New" w:hAnsi="Courier New" w:cs="Courier New"/>
                <w:color w:val="172B4D"/>
                <w:sz w:val="18"/>
                <w:szCs w:val="18"/>
              </w:rPr>
              <w:t>substanceAdministrati</w:t>
            </w:r>
            <w:r w:rsidR="00E351CE">
              <w:rPr>
                <w:rFonts w:ascii="Courier New" w:hAnsi="Courier New" w:cs="Courier New"/>
                <w:color w:val="172B4D"/>
                <w:sz w:val="18"/>
                <w:szCs w:val="18"/>
              </w:rPr>
              <w:t>o</w:t>
            </w:r>
            <w:r w:rsidRPr="001F767C">
              <w:rPr>
                <w:rFonts w:ascii="Courier New" w:hAnsi="Courier New" w:cs="Courier New"/>
                <w:color w:val="172B4D"/>
                <w:sz w:val="18"/>
                <w:szCs w:val="18"/>
              </w:rPr>
              <w:t>n/doseQuantity</w:t>
            </w:r>
            <w:r w:rsidR="00EA508A">
              <w:rPr>
                <w:rFonts w:ascii="Courier New" w:hAnsi="Courier New" w:cs="Courier New"/>
                <w:color w:val="172B4D"/>
                <w:sz w:val="18"/>
                <w:szCs w:val="18"/>
              </w:rPr>
              <w:t>/</w:t>
            </w:r>
            <w:r w:rsidRPr="001F767C">
              <w:rPr>
                <w:rFonts w:ascii="Courier New" w:hAnsi="Courier New" w:cs="Courier New"/>
                <w:color w:val="172B4D"/>
                <w:sz w:val="18"/>
                <w:szCs w:val="18"/>
              </w:rPr>
              <w:t>@value and @unit</w:t>
            </w:r>
          </w:p>
        </w:tc>
      </w:tr>
      <w:tr w:rsidRPr="00907779" w:rsidR="00B84F2D" w:rsidTr="004E29C8" w14:paraId="33727322" w14:textId="77777777">
        <w:tc>
          <w:tcPr>
            <w:tcW w:w="2605" w:type="dxa"/>
          </w:tcPr>
          <w:p w:rsidRPr="00576BB3" w:rsidR="00B84F2D" w:rsidP="00B84F2D" w:rsidRDefault="00000000" w14:paraId="78BD71EE" w14:textId="1D45A9DA">
            <w:pPr>
              <w:shd w:val="clear" w:color="auto" w:fill="FFFFFF"/>
              <w:rPr>
                <w:rFonts w:eastAsia="Times New Roman" w:asciiTheme="minorHAnsi" w:hAnsiTheme="minorHAnsi" w:cstheme="minorHAnsi"/>
                <w:color w:val="172B4D"/>
              </w:rPr>
            </w:pPr>
            <w:hyperlink w:history="1" r:id="rId119">
              <w:r w:rsidRPr="00576BB3" w:rsidR="00B84F2D">
                <w:rPr>
                  <w:rStyle w:val="Hyperlink"/>
                  <w:rFonts w:eastAsia="Times New Roman" w:asciiTheme="minorHAnsi" w:hAnsiTheme="minorHAnsi" w:cstheme="minorHAnsi"/>
                </w:rPr>
                <w:t>Indication</w:t>
              </w:r>
            </w:hyperlink>
          </w:p>
          <w:p w:rsidRPr="001F767C" w:rsidR="00B84F2D" w:rsidP="00B84F2D" w:rsidRDefault="00B84F2D" w14:paraId="16C8AF46" w14:textId="77777777">
            <w:pPr>
              <w:shd w:val="clear" w:color="auto" w:fill="FFFFFF"/>
              <w:spacing w:before="150"/>
              <w:rPr>
                <w:rFonts w:eastAsia="Times New Roman" w:asciiTheme="minorHAnsi" w:hAnsiTheme="minorHAnsi" w:cstheme="minorHAnsi"/>
                <w:color w:val="172B4D"/>
              </w:rPr>
            </w:pPr>
            <w:r w:rsidRPr="001F767C">
              <w:rPr>
                <w:rFonts w:eastAsia="Times New Roman" w:asciiTheme="minorHAnsi" w:hAnsiTheme="minorHAnsi" w:cstheme="minorHAnsi"/>
                <w:color w:val="172B4D"/>
              </w:rPr>
              <w:t>Sign, symptom, or medical condition that leads to the recommendation of a treatment, test, or procedure.</w:t>
            </w:r>
          </w:p>
          <w:p w:rsidRPr="001F767C" w:rsidR="00B84F2D" w:rsidP="00B84F2D" w:rsidRDefault="00B84F2D" w14:paraId="23014A4B" w14:textId="77777777">
            <w:pPr>
              <w:shd w:val="clear" w:color="auto" w:fill="FFFFFF"/>
              <w:rPr>
                <w:rFonts w:asciiTheme="minorHAnsi" w:hAnsiTheme="minorHAnsi" w:cstheme="minorHAnsi"/>
                <w:b/>
                <w:bCs/>
                <w:color w:val="172B4D"/>
              </w:rPr>
            </w:pPr>
          </w:p>
        </w:tc>
        <w:tc>
          <w:tcPr>
            <w:tcW w:w="1980" w:type="dxa"/>
          </w:tcPr>
          <w:p w:rsidRPr="001F767C" w:rsidR="00B84F2D" w:rsidP="00B84F2D" w:rsidRDefault="00B84F2D" w14:paraId="038BF0FF" w14:textId="33894C0E">
            <w:pPr>
              <w:pStyle w:val="NormalWeb"/>
              <w:spacing w:before="0" w:beforeAutospacing="0" w:after="0" w:afterAutospacing="0"/>
              <w:rPr>
                <w:rFonts w:asciiTheme="minorHAnsi" w:hAnsiTheme="minorHAnsi" w:cstheme="minorHAnsi"/>
                <w:color w:val="172B4D"/>
              </w:rPr>
            </w:pPr>
            <w:r w:rsidRPr="001F767C">
              <w:rPr>
                <w:rFonts w:asciiTheme="minorHAnsi" w:hAnsiTheme="minorHAnsi" w:cstheme="minorHAnsi"/>
                <w:color w:val="172B4D"/>
              </w:rPr>
              <w:t>None (follow C-CDA)</w:t>
            </w:r>
          </w:p>
        </w:tc>
        <w:tc>
          <w:tcPr>
            <w:tcW w:w="2160" w:type="dxa"/>
          </w:tcPr>
          <w:p w:rsidRPr="00B84F2D" w:rsidR="00B84F2D" w:rsidP="00B84F2D" w:rsidRDefault="00B84F2D" w14:paraId="60FAFB3F" w14:textId="77777777">
            <w:pPr>
              <w:rPr>
                <w:rFonts w:asciiTheme="minorHAnsi" w:hAnsiTheme="minorHAnsi" w:cstheme="minorHAnsi"/>
                <w:color w:val="172B4D"/>
              </w:rPr>
            </w:pPr>
            <w:r w:rsidRPr="00B84F2D">
              <w:rPr>
                <w:rFonts w:asciiTheme="minorHAnsi" w:hAnsiTheme="minorHAnsi" w:cstheme="minorHAnsi"/>
                <w:color w:val="172B4D"/>
              </w:rPr>
              <w:t>Medication Activity - &gt;Indication </w:t>
            </w:r>
          </w:p>
          <w:p w:rsidRPr="001F767C" w:rsidR="00B84F2D" w:rsidP="00B84F2D" w:rsidRDefault="00B84F2D" w14:paraId="2AA920A2" w14:textId="15686518">
            <w:pPr>
              <w:rPr>
                <w:rFonts w:asciiTheme="minorHAnsi" w:hAnsiTheme="minorHAnsi" w:cstheme="minorHAnsi"/>
                <w:color w:val="172B4D"/>
              </w:rPr>
            </w:pPr>
          </w:p>
        </w:tc>
        <w:tc>
          <w:tcPr>
            <w:tcW w:w="3330" w:type="dxa"/>
          </w:tcPr>
          <w:p w:rsidRPr="001F767C" w:rsidR="00B84F2D" w:rsidP="00B84F2D" w:rsidRDefault="00B84F2D" w14:paraId="3555B0F5" w14:textId="17857C33">
            <w:pPr>
              <w:rPr>
                <w:rFonts w:ascii="Courier New" w:hAnsi="Courier New" w:cs="Courier New"/>
                <w:color w:val="172B4D"/>
                <w:sz w:val="18"/>
                <w:szCs w:val="18"/>
              </w:rPr>
            </w:pPr>
            <w:r w:rsidRPr="00B84F2D">
              <w:rPr>
                <w:rFonts w:ascii="Courier New" w:hAnsi="Courier New" w:cs="Courier New"/>
                <w:color w:val="172B4D"/>
                <w:sz w:val="18"/>
                <w:szCs w:val="18"/>
              </w:rPr>
              <w:t>observation/value</w:t>
            </w:r>
          </w:p>
        </w:tc>
      </w:tr>
      <w:tr w:rsidRPr="00907779" w:rsidR="00B84F2D" w:rsidTr="004E29C8" w14:paraId="6AB05324" w14:textId="77777777">
        <w:tc>
          <w:tcPr>
            <w:tcW w:w="2605" w:type="dxa"/>
          </w:tcPr>
          <w:p w:rsidRPr="00576BB3" w:rsidR="00B84F2D" w:rsidP="00B84F2D" w:rsidRDefault="00000000" w14:paraId="3CC38377" w14:textId="2A57605E">
            <w:pPr>
              <w:shd w:val="clear" w:color="auto" w:fill="FFFFFF"/>
              <w:rPr>
                <w:rFonts w:eastAsia="Times New Roman" w:asciiTheme="minorHAnsi" w:hAnsiTheme="minorHAnsi" w:cstheme="minorHAnsi"/>
                <w:color w:val="172B4D"/>
              </w:rPr>
            </w:pPr>
            <w:hyperlink w:history="1" r:id="rId120">
              <w:r w:rsidRPr="00576BB3" w:rsidR="00B84F2D">
                <w:rPr>
                  <w:rStyle w:val="Hyperlink"/>
                  <w:rFonts w:eastAsia="Times New Roman" w:asciiTheme="minorHAnsi" w:hAnsiTheme="minorHAnsi" w:cstheme="minorHAnsi"/>
                </w:rPr>
                <w:t>Fill Status</w:t>
              </w:r>
            </w:hyperlink>
          </w:p>
          <w:p w:rsidRPr="001F767C" w:rsidR="00B84F2D" w:rsidP="00B84F2D" w:rsidRDefault="00B84F2D" w14:paraId="33974CBD" w14:textId="77777777">
            <w:pPr>
              <w:shd w:val="clear" w:color="auto" w:fill="FFFFFF"/>
              <w:spacing w:before="150"/>
              <w:rPr>
                <w:rFonts w:eastAsia="Times New Roman" w:asciiTheme="minorHAnsi" w:hAnsiTheme="minorHAnsi" w:cstheme="minorHAnsi"/>
                <w:color w:val="172B4D"/>
              </w:rPr>
            </w:pPr>
            <w:r w:rsidRPr="001F767C">
              <w:rPr>
                <w:rFonts w:eastAsia="Times New Roman" w:asciiTheme="minorHAnsi" w:hAnsiTheme="minorHAnsi" w:cstheme="minorHAnsi"/>
                <w:color w:val="172B4D"/>
              </w:rPr>
              <w:t>State of a medication with regards to dispensing or other activity. (e.g., dispensed, partially dispensed, not dispensed)</w:t>
            </w:r>
          </w:p>
          <w:p w:rsidRPr="001F767C" w:rsidR="00B84F2D" w:rsidP="00B84F2D" w:rsidRDefault="00B84F2D" w14:paraId="3EB20918" w14:textId="77777777">
            <w:pPr>
              <w:shd w:val="clear" w:color="auto" w:fill="FFFFFF"/>
              <w:rPr>
                <w:rFonts w:asciiTheme="minorHAnsi" w:hAnsiTheme="minorHAnsi" w:cstheme="minorHAnsi"/>
                <w:b/>
                <w:bCs/>
                <w:color w:val="172B4D"/>
              </w:rPr>
            </w:pPr>
          </w:p>
        </w:tc>
        <w:tc>
          <w:tcPr>
            <w:tcW w:w="1980" w:type="dxa"/>
          </w:tcPr>
          <w:p w:rsidRPr="001F767C" w:rsidR="00B84F2D" w:rsidP="00B84F2D" w:rsidRDefault="00B84F2D" w14:paraId="4F13C113" w14:textId="5D255F31">
            <w:pPr>
              <w:pStyle w:val="NormalWeb"/>
              <w:spacing w:before="0" w:beforeAutospacing="0" w:after="0" w:afterAutospacing="0"/>
              <w:rPr>
                <w:rFonts w:asciiTheme="minorHAnsi" w:hAnsiTheme="minorHAnsi" w:cstheme="minorHAnsi"/>
                <w:color w:val="172B4D"/>
              </w:rPr>
            </w:pPr>
            <w:r w:rsidRPr="001F767C">
              <w:rPr>
                <w:rFonts w:asciiTheme="minorHAnsi" w:hAnsiTheme="minorHAnsi" w:cstheme="minorHAnsi"/>
                <w:color w:val="172B4D"/>
              </w:rPr>
              <w:t>None (follow C-CDA)</w:t>
            </w:r>
          </w:p>
        </w:tc>
        <w:tc>
          <w:tcPr>
            <w:tcW w:w="2160" w:type="dxa"/>
          </w:tcPr>
          <w:p w:rsidRPr="00B84F2D" w:rsidR="00B84F2D" w:rsidP="00B84F2D" w:rsidRDefault="00B84F2D" w14:paraId="1C81299B" w14:textId="77777777">
            <w:pPr>
              <w:rPr>
                <w:rFonts w:asciiTheme="minorHAnsi" w:hAnsiTheme="minorHAnsi" w:cstheme="minorHAnsi"/>
                <w:color w:val="172B4D"/>
              </w:rPr>
            </w:pPr>
            <w:r w:rsidRPr="00B84F2D">
              <w:rPr>
                <w:rFonts w:asciiTheme="minorHAnsi" w:hAnsiTheme="minorHAnsi" w:cstheme="minorHAnsi"/>
                <w:color w:val="172B4D"/>
              </w:rPr>
              <w:t>Medication Dispense </w:t>
            </w:r>
          </w:p>
          <w:p w:rsidRPr="001F767C" w:rsidR="00B84F2D" w:rsidP="00B84F2D" w:rsidRDefault="00B84F2D" w14:paraId="43E2CA32" w14:textId="1EBEE5C3">
            <w:pPr>
              <w:rPr>
                <w:rFonts w:asciiTheme="minorHAnsi" w:hAnsiTheme="minorHAnsi" w:cstheme="minorHAnsi"/>
                <w:color w:val="172B4D"/>
              </w:rPr>
            </w:pPr>
          </w:p>
        </w:tc>
        <w:tc>
          <w:tcPr>
            <w:tcW w:w="3330" w:type="dxa"/>
          </w:tcPr>
          <w:p w:rsidRPr="001F767C" w:rsidR="00B84F2D" w:rsidP="00B84F2D" w:rsidRDefault="00B84F2D" w14:paraId="6E73C743" w14:textId="2364348B">
            <w:pPr>
              <w:rPr>
                <w:rFonts w:ascii="Courier New" w:hAnsi="Courier New" w:cs="Courier New"/>
                <w:color w:val="172B4D"/>
                <w:sz w:val="18"/>
                <w:szCs w:val="18"/>
              </w:rPr>
            </w:pPr>
            <w:r w:rsidRPr="00B84F2D">
              <w:rPr>
                <w:rFonts w:ascii="Courier New" w:hAnsi="Courier New" w:cs="Courier New"/>
                <w:color w:val="172B4D"/>
                <w:sz w:val="18"/>
                <w:szCs w:val="18"/>
              </w:rPr>
              <w:t>supply/code</w:t>
            </w:r>
          </w:p>
        </w:tc>
      </w:tr>
    </w:tbl>
    <w:p w:rsidR="000E43B8" w:rsidP="004C76D9" w:rsidRDefault="000E43B8" w14:paraId="10923263" w14:textId="77777777">
      <w:pPr>
        <w:pStyle w:val="Heading4"/>
        <w:rPr>
          <w:color w:val="172B4D"/>
        </w:rPr>
      </w:pPr>
      <w:r>
        <w:t>Dose</w:t>
      </w:r>
    </w:p>
    <w:p w:rsidRPr="000E43B8" w:rsidR="000E43B8" w:rsidP="000E43B8" w:rsidRDefault="000E43B8" w14:paraId="53A3AA00"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Dose (doseQuantity) represents how many of the consumables (a medication code that is precoordinated with the dose) are to be administered at each administration event. As a result, the dose is always relative to the consumable. Dose (doseQuantity) will often be unitless number that indicates the number of products given per administration (e.g., "2", meaning 2 x "metoprolol 25mg tablet" per administration). </w:t>
      </w:r>
    </w:p>
    <w:p w:rsidRPr="000E43B8" w:rsidR="000E43B8" w:rsidP="000E43B8" w:rsidRDefault="000E43B8" w14:paraId="48BD9804"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&lt;doseQuantity value="2"/&gt;</w:t>
      </w:r>
    </w:p>
    <w:p w:rsidRPr="000E43B8" w:rsidR="000E43B8" w:rsidP="000E43B8" w:rsidRDefault="000E43B8" w14:paraId="2C7DBF60"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&lt;doseQuantity value="2" unit="{tablet}" /&gt;</w:t>
      </w:r>
    </w:p>
    <w:p w:rsidRPr="000E43B8" w:rsidR="000E43B8" w:rsidP="000E43B8" w:rsidRDefault="000E43B8" w14:paraId="6F238B42"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When a unit is omitted, or text is included in curly braces ({}), the unit is equivalent to '1'.</w:t>
      </w:r>
    </w:p>
    <w:p w:rsidRPr="000E43B8" w:rsidR="000E43B8" w:rsidP="000E43B8" w:rsidRDefault="000E43B8" w14:paraId="41A24475"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It is not recommended to communicate the consumable as "metoprolol" and include a doseQuantity of "50 mg":</w:t>
      </w:r>
    </w:p>
    <w:p w:rsidRPr="000E43B8" w:rsidR="000E43B8" w:rsidP="000E43B8" w:rsidRDefault="000E43B8" w14:paraId="0929227C"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&lt;doseQuantity value="50" unit="mg" /&gt;</w:t>
      </w:r>
    </w:p>
    <w:p w:rsidRPr="000E43B8" w:rsidR="000E43B8" w:rsidP="000E43B8" w:rsidRDefault="000E43B8" w14:paraId="0A1CAAB2" w14:textId="77777777">
      <w:pPr>
        <w:pStyle w:val="NormalWeb"/>
        <w:shd w:val="clear" w:color="auto" w:fill="FFFFFF"/>
        <w:spacing w:before="150" w:beforeAutospacing="0" w:after="0" w:afterAutospacing="0"/>
        <w:rPr>
          <w:rFonts w:asciiTheme="minorHAnsi" w:hAnsiTheme="minorHAnsi" w:cstheme="minorHAnsi"/>
        </w:rPr>
      </w:pPr>
    </w:p>
    <w:p w:rsidRPr="004E29C8" w:rsidR="000E43B8" w:rsidP="004C76D9" w:rsidRDefault="000E43B8" w14:paraId="08CD1242" w14:textId="0AADA51F">
      <w:pPr>
        <w:pStyle w:val="Heading4"/>
      </w:pPr>
      <w:r w:rsidRPr="004E29C8">
        <w:t>Dose Unit of Measure</w:t>
      </w:r>
    </w:p>
    <w:p w:rsidRPr="000E43B8" w:rsidR="000E43B8" w:rsidP="000E43B8" w:rsidRDefault="000E43B8" w14:paraId="3E422C2B"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Dose Unit of Measure should only be leveraged when the dose unit of measure value is not precoordinated in the medication code.</w:t>
      </w:r>
    </w:p>
    <w:p w:rsidRPr="000E43B8" w:rsidR="000E43B8" w:rsidP="000E43B8" w:rsidRDefault="000E43B8" w14:paraId="0BA53E53"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Example: &lt;doseQuantity value="5" unit="mg/kg" /&gt;</w:t>
      </w:r>
    </w:p>
    <w:p w:rsidRPr="004E29C8" w:rsidR="000E43B8" w:rsidP="004C76D9" w:rsidRDefault="000E43B8" w14:paraId="5D549B51" w14:textId="6E5E2578">
      <w:pPr>
        <w:pStyle w:val="Heading4"/>
      </w:pPr>
      <w:r w:rsidRPr="004E29C8">
        <w:t>Indication</w:t>
      </w:r>
    </w:p>
    <w:p w:rsidR="00253888" w:rsidP="000E43B8" w:rsidRDefault="000E43B8" w14:paraId="730D778C" w14:textId="7502082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An Indication Template (2.16.840.1.113883.10.20.22.4.19) that is contained in a Medication Activity Template is used to represent the sign, symptom, or medical condition that led to the ordering or administration of the medication.</w:t>
      </w:r>
    </w:p>
    <w:p w:rsidRPr="000E43B8" w:rsidR="000E43B8" w:rsidP="000E43B8" w:rsidRDefault="00253888" w14:paraId="11D74FDD" w14:textId="75BB61C9">
      <w:pPr>
        <w:pStyle w:val="NormalWeb"/>
        <w:shd w:val="clear" w:color="auto" w:fill="FFFFFF"/>
        <w:spacing w:before="150" w:beforeAutospacing="0" w:after="0" w:afterAutospacing="0"/>
        <w:rPr>
          <w:rFonts w:asciiTheme="minorHAnsi" w:hAnsiTheme="minorHAnsi" w:cstheme="minorHAnsi"/>
        </w:rPr>
      </w:pPr>
      <w:r>
        <w:rPr>
          <w:rFonts w:asciiTheme="minorHAnsi" w:hAnsiTheme="minorHAnsi" w:cstheme="minorHAnsi"/>
        </w:rPr>
        <w:t>T</w:t>
      </w:r>
      <w:r w:rsidRPr="00253888">
        <w:rPr>
          <w:rFonts w:asciiTheme="minorHAnsi" w:hAnsiTheme="minorHAnsi" w:cstheme="minorHAnsi"/>
        </w:rPr>
        <w:t>h</w:t>
      </w:r>
      <w:r w:rsidR="003258AB">
        <w:rPr>
          <w:rFonts w:asciiTheme="minorHAnsi" w:hAnsiTheme="minorHAnsi" w:cstheme="minorHAnsi"/>
        </w:rPr>
        <w:t xml:space="preserve">e Indication template </w:t>
      </w:r>
      <w:r w:rsidRPr="00253888">
        <w:rPr>
          <w:rFonts w:asciiTheme="minorHAnsi" w:hAnsiTheme="minorHAnsi" w:cstheme="minorHAnsi"/>
        </w:rPr>
        <w:t xml:space="preserve"> belongs as an entryRelationship under the medication activity with typeCode=SUBJ and inversionInd=true</w:t>
      </w:r>
    </w:p>
    <w:p w:rsidRPr="004E29C8" w:rsidR="000E43B8" w:rsidP="004C76D9" w:rsidRDefault="000E43B8" w14:paraId="0C1F982C" w14:textId="58E93B13">
      <w:pPr>
        <w:pStyle w:val="Heading4"/>
      </w:pPr>
      <w:r w:rsidRPr="004E29C8">
        <w:t>Fill Status</w:t>
      </w:r>
    </w:p>
    <w:p w:rsidRPr="000E43B8" w:rsidR="000E43B8" w:rsidP="000E43B8" w:rsidRDefault="000E43B8" w14:paraId="331D7D04"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C-CDA doesn't include a field to explicitly share number of Refill remaining on a prescription. The Fill Status can be obtain by combing the Medication Supply (Prescription Order), and the Medication Dispense (Pharmacist provision).</w:t>
      </w:r>
    </w:p>
    <w:p w:rsidRPr="000E43B8" w:rsidR="000E43B8" w:rsidP="000E43B8" w:rsidRDefault="000E43B8" w14:paraId="0D51E2AA"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In the Medication Supply ("INT" intent mood), the repeatNumber defines the number of allowed dispenses. For example, a repeatNumber of "3" means that the substance can be dispensed up to 3 times. This is </w:t>
      </w:r>
      <w:r w:rsidRPr="000E43B8">
        <w:rPr>
          <w:rFonts w:asciiTheme="minorHAnsi" w:hAnsiTheme="minorHAnsi" w:cstheme="minorHAnsi"/>
          <w:u w:val="single"/>
        </w:rPr>
        <w:t>not</w:t>
      </w:r>
      <w:r w:rsidRPr="000E43B8">
        <w:rPr>
          <w:rFonts w:asciiTheme="minorHAnsi" w:hAnsiTheme="minorHAnsi" w:cstheme="minorHAnsi"/>
        </w:rPr>
        <w:t> equivalent to refills.</w:t>
      </w:r>
    </w:p>
    <w:p w:rsidRPr="000E43B8" w:rsidR="000E43B8" w:rsidP="000E43B8" w:rsidRDefault="000E43B8" w14:paraId="19714FEE"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In the Medication Dispense ("EVN" event mood),  the repeatNumber is the number of dispenses. For example, a repeatNumber of "3" indicates the third dispense. This is </w:t>
      </w:r>
      <w:r w:rsidRPr="000E43B8">
        <w:rPr>
          <w:rFonts w:asciiTheme="minorHAnsi" w:hAnsiTheme="minorHAnsi" w:cstheme="minorHAnsi"/>
          <w:u w:val="single"/>
        </w:rPr>
        <w:t>not</w:t>
      </w:r>
      <w:r w:rsidRPr="000E43B8">
        <w:rPr>
          <w:rFonts w:asciiTheme="minorHAnsi" w:hAnsiTheme="minorHAnsi" w:cstheme="minorHAnsi"/>
        </w:rPr>
        <w:t> equivalent to refills.</w:t>
      </w:r>
    </w:p>
    <w:p w:rsidRPr="000E43B8" w:rsidR="000E43B8" w:rsidP="000E43B8" w:rsidRDefault="000E43B8" w14:paraId="2B140B78" w14:textId="77777777">
      <w:pPr>
        <w:pStyle w:val="NormalWeb"/>
        <w:shd w:val="clear" w:color="auto" w:fill="FFFFFF"/>
        <w:spacing w:before="150" w:beforeAutospacing="0" w:after="0" w:afterAutospacing="0"/>
        <w:rPr>
          <w:rFonts w:asciiTheme="minorHAnsi" w:hAnsiTheme="minorHAnsi" w:cstheme="minorHAnsi"/>
        </w:rPr>
      </w:pPr>
    </w:p>
    <w:p w:rsidRPr="000E43B8" w:rsidR="000E43B8" w:rsidP="000E43B8" w:rsidRDefault="000E43B8" w14:paraId="3B08C24D"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Use Case: A patient has 6 fills allowed</w:t>
      </w:r>
    </w:p>
    <w:p w:rsidRPr="000E43B8" w:rsidR="000E43B8" w:rsidP="000E43B8" w:rsidRDefault="000E43B8" w14:paraId="5A12D74B"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Event Mood:</w:t>
      </w:r>
    </w:p>
    <w:p w:rsidRPr="000E43B8" w:rsidR="000E43B8" w:rsidP="000E43B8" w:rsidRDefault="000E43B8" w14:paraId="1FDA317D"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They have filled 4 times </w:t>
      </w:r>
      <w:r w:rsidRPr="000E43B8">
        <w:rPr>
          <w:rFonts w:asciiTheme="minorHAnsi" w:hAnsiTheme="minorHAnsi" w:cstheme="minorHAnsi"/>
        </w:rPr>
        <w:br/>
      </w:r>
      <w:r w:rsidRPr="000E43B8">
        <w:rPr>
          <w:rFonts w:asciiTheme="minorHAnsi" w:hAnsiTheme="minorHAnsi" w:cstheme="minorHAnsi"/>
        </w:rPr>
        <w:t>    - Dispense #1 - quantity - 75; repeatNumber = 1 This is the first time the medication is dispensed. Repeat Number 1 is the first instance and not a refill. 5 refills remain.</w:t>
      </w:r>
      <w:r w:rsidRPr="000E43B8">
        <w:rPr>
          <w:rFonts w:asciiTheme="minorHAnsi" w:hAnsiTheme="minorHAnsi" w:cstheme="minorHAnsi"/>
        </w:rPr>
        <w:br/>
      </w:r>
      <w:r w:rsidRPr="000E43B8">
        <w:rPr>
          <w:rFonts w:asciiTheme="minorHAnsi" w:hAnsiTheme="minorHAnsi" w:cstheme="minorHAnsi"/>
        </w:rPr>
        <w:t>    - Dispense #2 - quantity - 75; repeatNumber = 2 Repeat number 2 is second fill, but the the first refill. 4 refills remain.</w:t>
      </w:r>
      <w:r w:rsidRPr="000E43B8">
        <w:rPr>
          <w:rFonts w:asciiTheme="minorHAnsi" w:hAnsiTheme="minorHAnsi" w:cstheme="minorHAnsi"/>
        </w:rPr>
        <w:br/>
      </w:r>
      <w:r w:rsidRPr="000E43B8">
        <w:rPr>
          <w:rFonts w:asciiTheme="minorHAnsi" w:hAnsiTheme="minorHAnsi" w:cstheme="minorHAnsi"/>
        </w:rPr>
        <w:t>    - Dispense #3 - quantity - 75; repeatNumber = 3</w:t>
      </w:r>
      <w:r w:rsidRPr="000E43B8">
        <w:rPr>
          <w:rFonts w:asciiTheme="minorHAnsi" w:hAnsiTheme="minorHAnsi" w:cstheme="minorHAnsi"/>
        </w:rPr>
        <w:br/>
      </w:r>
      <w:r w:rsidRPr="000E43B8">
        <w:rPr>
          <w:rFonts w:asciiTheme="minorHAnsi" w:hAnsiTheme="minorHAnsi" w:cstheme="minorHAnsi"/>
        </w:rPr>
        <w:t>    - Dispense #4 - quantity - 75; repeatNumber = 4</w:t>
      </w:r>
    </w:p>
    <w:p w:rsidRPr="000E43B8" w:rsidR="000E43B8" w:rsidP="000E43B8" w:rsidRDefault="000E43B8" w14:paraId="10A948B4"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Intent Mood:</w:t>
      </w:r>
    </w:p>
    <w:p w:rsidRPr="000E43B8" w:rsidR="000E43B8" w:rsidP="000E43B8" w:rsidRDefault="000E43B8" w14:paraId="4956CF06"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2 remaining refills:</w:t>
      </w:r>
    </w:p>
    <w:p w:rsidRPr="000E43B8" w:rsidR="000E43B8" w:rsidP="000E43B8" w:rsidRDefault="000E43B8" w14:paraId="2250E469"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In Intent mood a Supply is the order/information sent to the pharmacy and is not updated at each dispense</w:t>
      </w:r>
    </w:p>
    <w:p w:rsidRPr="000E43B8" w:rsidR="000E43B8" w:rsidP="000E43B8" w:rsidRDefault="000E43B8" w14:paraId="145751B6"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    - Supply - quantity - 75; repeatNumber = 6 (how many overall allowed!)</w:t>
      </w:r>
    </w:p>
    <w:p w:rsidRPr="00ED6FF9" w:rsidR="001F767C" w:rsidP="00ED6FF9" w:rsidRDefault="001F767C" w14:paraId="58FE120A" w14:textId="77777777"/>
    <w:p w:rsidRPr="005B4F32" w:rsidR="001E7AE2" w:rsidP="00FD31AC" w:rsidRDefault="000C52ED" w14:paraId="73ABA34D" w14:textId="140BB0E1">
      <w:pPr>
        <w:pStyle w:val="Heading3"/>
        <w:rPr>
          <w:highlight w:val="yellow"/>
        </w:rPr>
      </w:pPr>
      <w:bookmarkStart w:name="_Toc119939897" w:id="2103"/>
      <w:bookmarkStart w:name="_Toc135312929" w:id="2104"/>
      <w:r w:rsidRPr="005B4F32">
        <w:rPr>
          <w:highlight w:val="yellow"/>
        </w:rPr>
        <w:t>Patient Demographics</w:t>
      </w:r>
      <w:bookmarkEnd w:id="2103"/>
      <w:bookmarkEnd w:id="2104"/>
    </w:p>
    <w:tbl>
      <w:tblPr>
        <w:tblStyle w:val="TableGrid"/>
        <w:tblW w:w="9978" w:type="dxa"/>
        <w:tblLayout w:type="fixed"/>
        <w:tblLook w:val="04A0" w:firstRow="1" w:lastRow="0" w:firstColumn="1" w:lastColumn="0" w:noHBand="0" w:noVBand="1"/>
      </w:tblPr>
      <w:tblGrid>
        <w:gridCol w:w="2425"/>
        <w:gridCol w:w="2430"/>
        <w:gridCol w:w="1797"/>
        <w:gridCol w:w="3326"/>
      </w:tblGrid>
      <w:tr w:rsidRPr="00314140" w:rsidR="0066383D" w:rsidTr="004E29C8" w14:paraId="78DE350A" w14:textId="77777777">
        <w:tc>
          <w:tcPr>
            <w:tcW w:w="2425" w:type="dxa"/>
            <w:shd w:val="clear" w:color="auto" w:fill="2E74B5" w:themeFill="accent5" w:themeFillShade="BF"/>
          </w:tcPr>
          <w:p w:rsidRPr="00314140" w:rsidR="00992641" w:rsidP="00E518B4" w:rsidRDefault="00992641" w14:paraId="140DF5CA" w14:textId="77777777">
            <w:pPr>
              <w:rPr>
                <w:rStyle w:val="Strong"/>
                <w:rFonts w:asciiTheme="minorHAnsi" w:hAnsiTheme="minorHAnsi" w:cstheme="minorHAnsi"/>
                <w:color w:val="FFFFFF" w:themeColor="background1"/>
              </w:rPr>
            </w:pPr>
            <w:bookmarkStart w:name="_Hlk117258712" w:id="2105"/>
            <w:r w:rsidRPr="00314140">
              <w:rPr>
                <w:rStyle w:val="Strong"/>
                <w:rFonts w:asciiTheme="minorHAnsi" w:hAnsiTheme="minorHAnsi" w:cstheme="minorHAnsi"/>
                <w:color w:val="FFFFFF" w:themeColor="background1"/>
              </w:rPr>
              <w:t>USCDI v2 DATA ELEMENT </w:t>
            </w:r>
          </w:p>
        </w:tc>
        <w:tc>
          <w:tcPr>
            <w:tcW w:w="2430" w:type="dxa"/>
            <w:shd w:val="clear" w:color="auto" w:fill="2E74B5" w:themeFill="accent5" w:themeFillShade="BF"/>
          </w:tcPr>
          <w:p w:rsidRPr="00314140" w:rsidR="00992641" w:rsidP="00E518B4" w:rsidRDefault="00992641" w14:paraId="769AF117"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1797" w:type="dxa"/>
            <w:shd w:val="clear" w:color="auto" w:fill="2E74B5" w:themeFill="accent5" w:themeFillShade="BF"/>
          </w:tcPr>
          <w:p w:rsidRPr="00314140" w:rsidR="00992641" w:rsidP="00E518B4" w:rsidRDefault="00992641" w14:paraId="311FEDBA"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326" w:type="dxa"/>
            <w:shd w:val="clear" w:color="auto" w:fill="2E74B5" w:themeFill="accent5" w:themeFillShade="BF"/>
          </w:tcPr>
          <w:p w:rsidRPr="00314140" w:rsidR="00992641" w:rsidP="00E518B4" w:rsidRDefault="00992641" w14:paraId="30EFC17A"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bookmarkStart w:name="_Hlk117258744" w:id="2106"/>
      <w:bookmarkEnd w:id="2105"/>
      <w:tr w:rsidRPr="00314140" w:rsidR="00F61091" w:rsidTr="004E29C8" w14:paraId="2B21560C" w14:textId="77777777">
        <w:tc>
          <w:tcPr>
            <w:tcW w:w="2425" w:type="dxa"/>
          </w:tcPr>
          <w:p w:rsidRPr="00576BB3" w:rsidR="00E24F5F" w:rsidP="00E518B4" w:rsidRDefault="00D011EE" w14:paraId="7B28838E" w14:textId="129E67AD">
            <w:pPr>
              <w:pStyle w:val="NormalWeb"/>
              <w:spacing w:before="0" w:beforeAutospacing="0" w:after="0" w:afterAutospacing="0"/>
              <w:rPr>
                <w:rFonts w:asciiTheme="minorHAnsi" w:hAnsiTheme="minorHAnsi" w:cstheme="minorHAnsi"/>
                <w:color w:val="172B4D"/>
              </w:rPr>
            </w:pPr>
            <w:r w:rsidRPr="00576BB3">
              <w:fldChar w:fldCharType="begin"/>
            </w:r>
            <w:r w:rsidRPr="00576BB3">
              <w:instrText xml:space="preserve"> HYPERLINK "https://www.healthit.gov/isa/taxonomy/term/2741/uscdi-v2" </w:instrText>
            </w:r>
            <w:r w:rsidRPr="00576BB3">
              <w:fldChar w:fldCharType="separate"/>
            </w:r>
            <w:r w:rsidRPr="00576BB3" w:rsidR="00E24F5F">
              <w:rPr>
                <w:rStyle w:val="Hyperlink"/>
                <w:rFonts w:asciiTheme="minorHAnsi" w:hAnsiTheme="minorHAnsi" w:cstheme="minorHAnsi"/>
              </w:rPr>
              <w:t>Sexual Orientation</w:t>
            </w:r>
            <w:r w:rsidRPr="00576BB3">
              <w:rPr>
                <w:rStyle w:val="Hyperlink"/>
                <w:rFonts w:asciiTheme="minorHAnsi" w:hAnsiTheme="minorHAnsi" w:cstheme="minorHAnsi"/>
              </w:rPr>
              <w:fldChar w:fldCharType="end"/>
            </w:r>
          </w:p>
          <w:p w:rsidRPr="00314140" w:rsidR="00E24F5F" w:rsidP="00E518B4" w:rsidRDefault="00E24F5F" w14:paraId="7FA5CB06" w14:textId="5C4BC8FC">
            <w:pPr>
              <w:rPr>
                <w:rStyle w:val="Strong"/>
                <w:rFonts w:asciiTheme="minorHAnsi" w:hAnsiTheme="minorHAnsi" w:cstheme="minorHAnsi"/>
                <w:color w:val="172B4D"/>
              </w:rPr>
            </w:pPr>
            <w:r w:rsidRPr="00314140">
              <w:rPr>
                <w:rFonts w:asciiTheme="minorHAnsi" w:hAnsiTheme="minorHAnsi" w:cstheme="minorHAnsi"/>
                <w:color w:val="172B4D"/>
              </w:rPr>
              <w:t>A person’s identification of their emotional, romantic, sexual, or affectional attraction to another person.</w:t>
            </w:r>
          </w:p>
        </w:tc>
        <w:tc>
          <w:tcPr>
            <w:tcW w:w="2430" w:type="dxa"/>
          </w:tcPr>
          <w:p w:rsidRPr="00314140" w:rsidR="00E24F5F" w:rsidP="00E518B4" w:rsidRDefault="00E24F5F" w14:paraId="626A42B0" w14:textId="77777777">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t>• Sexual orientation must be coded in accordance with SNOMED CT® and HL7 Version 3 Standard, Value Sets for AdministrativeGender and NullFlavor, attributed as follows: </w:t>
            </w:r>
          </w:p>
          <w:p w:rsidRPr="00314140" w:rsidR="00E24F5F" w:rsidP="00E518B4" w:rsidRDefault="00E24F5F" w14:paraId="218D3D4B" w14:textId="77777777">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Lesbian, gay or homosexual. 38628009 </w:t>
            </w:r>
          </w:p>
          <w:p w:rsidRPr="00314140" w:rsidR="00E24F5F" w:rsidP="00E518B4" w:rsidRDefault="00E24F5F" w14:paraId="42753A8A" w14:textId="77777777">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Straight or heterosexual. 20430005 </w:t>
            </w:r>
          </w:p>
          <w:p w:rsidRPr="00314140" w:rsidR="00E24F5F" w:rsidP="00E518B4" w:rsidRDefault="00E24F5F" w14:paraId="2653A73C" w14:textId="77777777">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Bisexual. 42035005</w:t>
            </w:r>
          </w:p>
          <w:p w:rsidRPr="00314140" w:rsidR="00E24F5F" w:rsidP="00E518B4" w:rsidRDefault="00E24F5F" w14:paraId="7243803C" w14:textId="77777777">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 Something else, please describe. nullFlavor OTH </w:t>
            </w:r>
          </w:p>
          <w:p w:rsidRPr="00314140" w:rsidR="00E24F5F" w:rsidP="00E518B4" w:rsidRDefault="00E24F5F" w14:paraId="229B7D07" w14:textId="77777777">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Don't know. nullFlavor UNK </w:t>
            </w:r>
          </w:p>
          <w:p w:rsidRPr="00314140" w:rsidR="00E24F5F" w:rsidP="00E518B4" w:rsidRDefault="00E24F5F" w14:paraId="166A91E7" w14:textId="42183981">
            <w:pPr>
              <w:rPr>
                <w:rFonts w:asciiTheme="minorHAnsi" w:hAnsiTheme="minorHAnsi" w:cstheme="minorHAnsi"/>
              </w:rPr>
            </w:pPr>
            <w:r w:rsidRPr="00314140">
              <w:rPr>
                <w:rFonts w:asciiTheme="minorHAnsi" w:hAnsiTheme="minorHAnsi" w:cstheme="minorHAnsi"/>
                <w:color w:val="172B4D"/>
              </w:rPr>
              <w:t>• Choose not to disclose. nullFlavor ASKU Adopted at 45 CFR 170.207(o)(1)</w:t>
            </w:r>
          </w:p>
        </w:tc>
        <w:tc>
          <w:tcPr>
            <w:tcW w:w="1797" w:type="dxa"/>
          </w:tcPr>
          <w:p w:rsidRPr="00314140" w:rsidR="00E24F5F" w:rsidP="00E518B4" w:rsidRDefault="00E24F5F" w14:paraId="116C13FA" w14:textId="489B8431">
            <w:pPr>
              <w:rPr>
                <w:rStyle w:val="Hyperlink"/>
                <w:rFonts w:asciiTheme="minorHAnsi" w:hAnsiTheme="minorHAnsi" w:cstheme="minorHAnsi"/>
                <w:color w:val="0052CC"/>
              </w:rPr>
            </w:pPr>
            <w:r w:rsidRPr="00314140">
              <w:rPr>
                <w:rFonts w:asciiTheme="minorHAnsi" w:hAnsiTheme="minorHAnsi" w:cstheme="minorHAnsi"/>
                <w:color w:val="172B4D"/>
              </w:rPr>
              <w:t>Sexual Orientation Observation</w:t>
            </w:r>
          </w:p>
        </w:tc>
        <w:tc>
          <w:tcPr>
            <w:tcW w:w="3326" w:type="dxa"/>
          </w:tcPr>
          <w:p w:rsidRPr="00907779" w:rsidR="00E24F5F" w:rsidP="00E518B4" w:rsidRDefault="001E7E2A" w14:paraId="1401FBB0" w14:textId="081892FC">
            <w:pPr>
              <w:rPr>
                <w:rFonts w:ascii="Courier New" w:hAnsi="Courier New" w:cs="Courier New"/>
                <w:color w:val="172B4D"/>
                <w:sz w:val="18"/>
                <w:szCs w:val="18"/>
              </w:rPr>
            </w:pPr>
            <w:r>
              <w:rPr>
                <w:rFonts w:ascii="Courier New" w:hAnsi="Courier New" w:cs="Courier New"/>
                <w:color w:val="172B4D"/>
                <w:sz w:val="18"/>
                <w:szCs w:val="18"/>
              </w:rPr>
              <w:t>o</w:t>
            </w:r>
            <w:r w:rsidRPr="00907779" w:rsidR="00E24F5F">
              <w:rPr>
                <w:rFonts w:ascii="Courier New" w:hAnsi="Courier New" w:cs="Courier New"/>
                <w:color w:val="172B4D"/>
                <w:sz w:val="18"/>
                <w:szCs w:val="18"/>
              </w:rPr>
              <w:t>bservation/value</w:t>
            </w:r>
          </w:p>
        </w:tc>
      </w:tr>
      <w:bookmarkEnd w:id="2106"/>
      <w:tr w:rsidRPr="00314140" w:rsidR="00F61091" w:rsidTr="004E29C8" w14:paraId="5EA0C2A0" w14:textId="77777777">
        <w:tc>
          <w:tcPr>
            <w:tcW w:w="2425" w:type="dxa"/>
          </w:tcPr>
          <w:p w:rsidRPr="00576BB3" w:rsidR="00E24F5F" w:rsidP="00E518B4" w:rsidRDefault="00D011EE" w14:paraId="2A211A0D" w14:textId="61FC1CC8">
            <w:pPr>
              <w:pStyle w:val="NormalWeb"/>
              <w:spacing w:before="0" w:beforeAutospacing="0" w:after="0" w:afterAutospacing="0"/>
              <w:rPr>
                <w:rFonts w:asciiTheme="minorHAnsi" w:hAnsiTheme="minorHAnsi" w:cstheme="minorHAnsi"/>
                <w:color w:val="172B4D"/>
              </w:rPr>
            </w:pPr>
            <w:r w:rsidRPr="00576BB3">
              <w:fldChar w:fldCharType="begin"/>
            </w:r>
            <w:r w:rsidRPr="00576BB3">
              <w:instrText xml:space="preserve"> HYPERLINK "https://www.healthit.gov/isa/taxonomy/term/2736/uscdi-v2" </w:instrText>
            </w:r>
            <w:r w:rsidRPr="00576BB3">
              <w:fldChar w:fldCharType="separate"/>
            </w:r>
            <w:r w:rsidRPr="00576BB3" w:rsidR="00E24F5F">
              <w:rPr>
                <w:rStyle w:val="Hyperlink"/>
                <w:rFonts w:asciiTheme="minorHAnsi" w:hAnsiTheme="minorHAnsi" w:cstheme="minorHAnsi"/>
              </w:rPr>
              <w:t>Gender Identity</w:t>
            </w:r>
            <w:r w:rsidRPr="00576BB3">
              <w:rPr>
                <w:rStyle w:val="Hyperlink"/>
                <w:rFonts w:asciiTheme="minorHAnsi" w:hAnsiTheme="minorHAnsi" w:cstheme="minorHAnsi"/>
              </w:rPr>
              <w:fldChar w:fldCharType="end"/>
            </w:r>
          </w:p>
          <w:p w:rsidRPr="00314140" w:rsidR="00E24F5F" w:rsidP="00E518B4" w:rsidRDefault="00E24F5F" w14:paraId="38EECC4C" w14:textId="52F13BB7">
            <w:pPr>
              <w:rPr>
                <w:rStyle w:val="Strong"/>
                <w:rFonts w:asciiTheme="minorHAnsi" w:hAnsiTheme="minorHAnsi" w:cstheme="minorHAnsi"/>
                <w:color w:val="172B4D"/>
              </w:rPr>
            </w:pPr>
            <w:r w:rsidRPr="00314140">
              <w:rPr>
                <w:rFonts w:asciiTheme="minorHAnsi" w:hAnsiTheme="minorHAnsi" w:cstheme="minorHAnsi"/>
                <w:color w:val="172B4D"/>
              </w:rPr>
              <w:t>A person’s internal sense of being a man, woman, both, or neither.</w:t>
            </w:r>
          </w:p>
        </w:tc>
        <w:tc>
          <w:tcPr>
            <w:tcW w:w="2430" w:type="dxa"/>
          </w:tcPr>
          <w:p w:rsidRPr="00314140" w:rsidR="00E24F5F" w:rsidP="00E518B4" w:rsidRDefault="00E24F5F" w14:paraId="0B8CB0E7" w14:textId="77777777">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t>Gender Identify must be coded in accordance with SNOMED CT® and HL7 Version 3 Standard, Value Sets for AdministrativeGender and NullFlavor, attributed as follows:</w:t>
            </w:r>
          </w:p>
          <w:p w:rsidRPr="00314140" w:rsidR="00E24F5F" w:rsidP="00E518B4" w:rsidRDefault="00E24F5F" w14:paraId="2F6B4418" w14:textId="77777777">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Male. 446151000124109 </w:t>
            </w:r>
          </w:p>
          <w:p w:rsidRPr="00314140" w:rsidR="00E24F5F" w:rsidP="00E518B4" w:rsidRDefault="00E24F5F" w14:paraId="41200CB5" w14:textId="77777777">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Female. 446141000124107 </w:t>
            </w:r>
          </w:p>
          <w:p w:rsidRPr="00314140" w:rsidR="00E24F5F" w:rsidP="00E518B4" w:rsidRDefault="00E24F5F" w14:paraId="05945A3E" w14:textId="77777777">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xml:space="preserve">• Female-to-Male </w:t>
            </w:r>
            <w:r w:rsidRPr="00314140">
              <w:rPr>
                <w:rFonts w:asciiTheme="minorHAnsi" w:hAnsiTheme="minorHAnsi" w:cstheme="minorHAnsi"/>
                <w:color w:val="172B4D"/>
              </w:rPr>
              <w:t>(FTM)/Transgender Male/Trans Man. 407377005 </w:t>
            </w:r>
          </w:p>
          <w:p w:rsidRPr="00314140" w:rsidR="00E24F5F" w:rsidP="00E518B4" w:rsidRDefault="00E24F5F" w14:paraId="2756B1E0" w14:textId="77777777">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Male-to-Female (MTF)/Transgender Female/Trans Woman. 407376001 </w:t>
            </w:r>
          </w:p>
          <w:p w:rsidRPr="00314140" w:rsidR="00E24F5F" w:rsidP="00E518B4" w:rsidRDefault="00E24F5F" w14:paraId="43F29E70" w14:textId="77777777">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Genderqueer, neither exclusively male nor female. 446131000124102 </w:t>
            </w:r>
          </w:p>
          <w:p w:rsidRPr="00314140" w:rsidR="00E24F5F" w:rsidP="00E518B4" w:rsidRDefault="00E24F5F" w14:paraId="4DB51424" w14:textId="77777777">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Additional gender category or other, please specify. nullFlavor OTH </w:t>
            </w:r>
          </w:p>
          <w:p w:rsidRPr="00314140" w:rsidR="00E24F5F" w:rsidP="00E518B4" w:rsidRDefault="00E24F5F" w14:paraId="3C205374" w14:textId="36D280AC">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t>• Choose not to disclose. nullFlavor ASKU Adopted at 45 CFR 170.207(o)(2)</w:t>
            </w:r>
          </w:p>
        </w:tc>
        <w:tc>
          <w:tcPr>
            <w:tcW w:w="1797" w:type="dxa"/>
          </w:tcPr>
          <w:p w:rsidRPr="00314140" w:rsidR="00E24F5F" w:rsidP="00E518B4" w:rsidRDefault="00E24F5F" w14:paraId="3F2E6CCC" w14:textId="3FF2B7CB">
            <w:pPr>
              <w:rPr>
                <w:rStyle w:val="Hyperlink"/>
                <w:rFonts w:asciiTheme="minorHAnsi" w:hAnsiTheme="minorHAnsi" w:cstheme="minorHAnsi"/>
                <w:color w:val="0052CC"/>
              </w:rPr>
            </w:pPr>
            <w:r w:rsidRPr="00314140">
              <w:rPr>
                <w:rFonts w:asciiTheme="minorHAnsi" w:hAnsiTheme="minorHAnsi" w:cstheme="minorHAnsi"/>
                <w:color w:val="172B4D"/>
              </w:rPr>
              <w:t xml:space="preserve">Gender Identity Observation </w:t>
            </w:r>
          </w:p>
        </w:tc>
        <w:tc>
          <w:tcPr>
            <w:tcW w:w="3326" w:type="dxa"/>
          </w:tcPr>
          <w:p w:rsidRPr="00907779" w:rsidR="00E24F5F" w:rsidP="00E518B4" w:rsidRDefault="001E7E2A" w14:paraId="731097E9" w14:textId="31CB80F3">
            <w:pPr>
              <w:keepNext/>
              <w:rPr>
                <w:rFonts w:ascii="Courier New" w:hAnsi="Courier New" w:cs="Courier New"/>
                <w:color w:val="172B4D"/>
                <w:sz w:val="18"/>
                <w:szCs w:val="18"/>
              </w:rPr>
            </w:pPr>
            <w:r>
              <w:rPr>
                <w:rFonts w:ascii="Courier New" w:hAnsi="Courier New" w:cs="Courier New"/>
                <w:color w:val="172B4D"/>
                <w:sz w:val="18"/>
                <w:szCs w:val="18"/>
              </w:rPr>
              <w:t>o</w:t>
            </w:r>
            <w:r w:rsidRPr="00907779" w:rsidR="00E24F5F">
              <w:rPr>
                <w:rFonts w:ascii="Courier New" w:hAnsi="Courier New" w:cs="Courier New"/>
                <w:color w:val="172B4D"/>
                <w:sz w:val="18"/>
                <w:szCs w:val="18"/>
              </w:rPr>
              <w:t>bservation/value</w:t>
            </w:r>
          </w:p>
        </w:tc>
      </w:tr>
      <w:tr w:rsidRPr="00314140" w:rsidR="0066383D" w:rsidTr="004E29C8" w14:paraId="65F69253" w14:textId="77777777">
        <w:tc>
          <w:tcPr>
            <w:tcW w:w="2425" w:type="dxa"/>
            <w:shd w:val="clear" w:color="auto" w:fill="00B050"/>
          </w:tcPr>
          <w:p w:rsidRPr="00314140" w:rsidR="008E265F" w:rsidP="00D011EE" w:rsidRDefault="008E265F" w14:paraId="658961BC" w14:textId="4C2F83A6">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 xml:space="preserve">3 </w:t>
            </w:r>
            <w:r w:rsidRPr="00314140">
              <w:rPr>
                <w:rStyle w:val="Strong"/>
                <w:rFonts w:asciiTheme="minorHAnsi" w:hAnsiTheme="minorHAnsi" w:cstheme="minorHAnsi"/>
                <w:color w:val="FFFFFF" w:themeColor="background1"/>
              </w:rPr>
              <w:t>DATA ELEMENT </w:t>
            </w:r>
          </w:p>
        </w:tc>
        <w:tc>
          <w:tcPr>
            <w:tcW w:w="2430" w:type="dxa"/>
            <w:shd w:val="clear" w:color="auto" w:fill="00B050"/>
          </w:tcPr>
          <w:p w:rsidRPr="00314140" w:rsidR="008E265F" w:rsidP="00D011EE" w:rsidRDefault="008E265F" w14:paraId="62775484"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1797" w:type="dxa"/>
            <w:shd w:val="clear" w:color="auto" w:fill="00B050"/>
          </w:tcPr>
          <w:p w:rsidRPr="00314140" w:rsidR="008E265F" w:rsidP="00D011EE" w:rsidRDefault="008E265F" w14:paraId="16F24963"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326" w:type="dxa"/>
            <w:shd w:val="clear" w:color="auto" w:fill="00B050"/>
          </w:tcPr>
          <w:p w:rsidRPr="00314140" w:rsidR="008E265F" w:rsidP="00D011EE" w:rsidRDefault="008E265F" w14:paraId="67F610FC"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Pr="00907779" w:rsidR="00F61091" w:rsidTr="00F61091" w14:paraId="2F01BF84" w14:textId="77777777">
        <w:tc>
          <w:tcPr>
            <w:tcW w:w="2425" w:type="dxa"/>
          </w:tcPr>
          <w:p w:rsidRPr="00576BB3" w:rsidR="008E265F" w:rsidP="008E265F" w:rsidRDefault="00000000" w14:paraId="2D65E104" w14:textId="199222DB">
            <w:pPr>
              <w:shd w:val="clear" w:color="auto" w:fill="FFFFFF"/>
              <w:rPr>
                <w:rFonts w:eastAsia="Times New Roman" w:asciiTheme="minorHAnsi" w:hAnsiTheme="minorHAnsi" w:cstheme="minorHAnsi"/>
              </w:rPr>
            </w:pPr>
            <w:hyperlink w:history="1" r:id="rId121">
              <w:r w:rsidRPr="00576BB3" w:rsidR="008E265F">
                <w:rPr>
                  <w:rStyle w:val="Hyperlink"/>
                  <w:rFonts w:eastAsia="Times New Roman" w:asciiTheme="minorHAnsi" w:hAnsiTheme="minorHAnsi" w:cstheme="minorHAnsi"/>
                </w:rPr>
                <w:t>Date of Death</w:t>
              </w:r>
            </w:hyperlink>
          </w:p>
          <w:p w:rsidRPr="008E265F" w:rsidR="008E265F" w:rsidP="008E265F" w:rsidRDefault="008E265F" w14:paraId="4EB72AA1" w14:textId="2E425353">
            <w:pPr>
              <w:shd w:val="clear" w:color="auto" w:fill="FFFFFF"/>
              <w:spacing w:before="150"/>
              <w:rPr>
                <w:rStyle w:val="Strong"/>
                <w:rFonts w:eastAsia="Times New Roman" w:asciiTheme="minorHAnsi" w:hAnsiTheme="minorHAnsi" w:cstheme="minorHAnsi"/>
                <w:b w:val="0"/>
                <w:bCs w:val="0"/>
              </w:rPr>
            </w:pPr>
            <w:r w:rsidRPr="008E265F">
              <w:rPr>
                <w:rFonts w:eastAsia="Times New Roman" w:asciiTheme="minorHAnsi" w:hAnsiTheme="minorHAnsi" w:cstheme="minorHAnsi"/>
              </w:rPr>
              <w:t>Known or estimated year, month, and day of the patient's death.</w:t>
            </w:r>
          </w:p>
        </w:tc>
        <w:tc>
          <w:tcPr>
            <w:tcW w:w="2430" w:type="dxa"/>
          </w:tcPr>
          <w:p w:rsidRPr="008E265F" w:rsidR="008E265F" w:rsidP="008E265F" w:rsidRDefault="008E265F" w14:paraId="70569BDD" w14:textId="1193DF29">
            <w:pPr>
              <w:pStyle w:val="NormalWeb"/>
              <w:spacing w:before="0" w:beforeAutospacing="0" w:after="0" w:afterAutospacing="0"/>
              <w:rPr>
                <w:rFonts w:asciiTheme="minorHAnsi" w:hAnsiTheme="minorHAnsi" w:cstheme="minorHAnsi"/>
              </w:rPr>
            </w:pPr>
            <w:r w:rsidRPr="008E265F">
              <w:rPr>
                <w:rFonts w:asciiTheme="minorHAnsi" w:hAnsiTheme="minorHAnsi" w:cstheme="minorHAnsi"/>
                <w:shd w:val="clear" w:color="auto" w:fill="FFFFFF"/>
              </w:rPr>
              <w:t>None (follow C-CDA)</w:t>
            </w:r>
          </w:p>
        </w:tc>
        <w:tc>
          <w:tcPr>
            <w:tcW w:w="1797" w:type="dxa"/>
          </w:tcPr>
          <w:p w:rsidRPr="00B84F2D" w:rsidR="008E265F" w:rsidP="00D011EE" w:rsidRDefault="008E265F" w14:paraId="45A66BB0" w14:textId="39D14641">
            <w:pPr>
              <w:rPr>
                <w:color w:val="172B4D"/>
              </w:rPr>
            </w:pPr>
            <w:r w:rsidRPr="00B84F2D">
              <w:rPr>
                <w:color w:val="172B4D"/>
              </w:rPr>
              <w:t>US Realm Header</w:t>
            </w:r>
          </w:p>
        </w:tc>
        <w:tc>
          <w:tcPr>
            <w:tcW w:w="3326" w:type="dxa"/>
          </w:tcPr>
          <w:p w:rsidRPr="00B84F2D" w:rsidR="00B84F2D" w:rsidP="00B84F2D" w:rsidRDefault="00B84F2D" w14:paraId="5E21F2E2" w14:textId="69FFB6A1">
            <w:pPr>
              <w:pStyle w:val="HTMLPreformatted"/>
              <w:shd w:val="clear" w:color="auto" w:fill="FFFFFF"/>
              <w:rPr>
                <w:color w:val="172B4D"/>
                <w:sz w:val="18"/>
                <w:szCs w:val="18"/>
              </w:rPr>
            </w:pPr>
            <w:r w:rsidRPr="00B84F2D">
              <w:rPr>
                <w:color w:val="172B4D"/>
                <w:sz w:val="18"/>
                <w:szCs w:val="18"/>
              </w:rPr>
              <w:t>sdtc:deceasedInd</w:t>
            </w:r>
            <w:r w:rsidRPr="00B84F2D">
              <w:rPr>
                <w:color w:val="172B4D"/>
                <w:sz w:val="18"/>
                <w:szCs w:val="18"/>
              </w:rPr>
              <w:br/>
            </w:r>
            <w:r w:rsidRPr="00B84F2D">
              <w:rPr>
                <w:color w:val="172B4D"/>
                <w:sz w:val="18"/>
                <w:szCs w:val="18"/>
              </w:rPr>
              <w:t>sdtc:deceasedTime</w:t>
            </w:r>
            <w:r w:rsidRPr="00B84F2D">
              <w:rPr>
                <w:color w:val="172B4D"/>
                <w:sz w:val="18"/>
                <w:szCs w:val="18"/>
              </w:rPr>
              <w:br/>
            </w:r>
            <w:r w:rsidRPr="00B84F2D">
              <w:rPr>
                <w:color w:val="172B4D"/>
                <w:sz w:val="18"/>
                <w:szCs w:val="18"/>
              </w:rPr>
              <w:t>see:</w:t>
            </w:r>
            <w:r w:rsidRPr="00B84F2D">
              <w:rPr>
                <w:color w:val="172B4D"/>
                <w:sz w:val="18"/>
                <w:szCs w:val="18"/>
              </w:rPr>
              <w:br/>
            </w:r>
            <w:hyperlink w:history="1" r:id="rId122">
              <w:r w:rsidRPr="00B84F2D">
                <w:rPr>
                  <w:color w:val="172B4D"/>
                  <w:sz w:val="18"/>
                  <w:szCs w:val="18"/>
                </w:rPr>
                <w:t>CDA Extensions</w:t>
              </w:r>
            </w:hyperlink>
            <w:r w:rsidRPr="00B84F2D">
              <w:rPr>
                <w:color w:val="172B4D"/>
                <w:sz w:val="18"/>
                <w:szCs w:val="18"/>
              </w:rPr>
              <w:br/>
            </w:r>
            <w:r w:rsidR="004A4BB1">
              <w:rPr>
                <w:color w:val="172B4D"/>
                <w:sz w:val="18"/>
                <w:szCs w:val="18"/>
              </w:rPr>
              <w:t>r</w:t>
            </w:r>
            <w:r w:rsidRPr="00B84F2D" w:rsidR="004A4BB1">
              <w:rPr>
                <w:color w:val="172B4D"/>
                <w:sz w:val="18"/>
                <w:szCs w:val="18"/>
              </w:rPr>
              <w:t>ecordTarget</w:t>
            </w:r>
            <w:r w:rsidRPr="00B84F2D">
              <w:rPr>
                <w:color w:val="172B4D"/>
                <w:sz w:val="18"/>
                <w:szCs w:val="18"/>
              </w:rPr>
              <w:t>/patientRole/patient</w:t>
            </w:r>
          </w:p>
          <w:p w:rsidRPr="00907779" w:rsidR="008E265F" w:rsidP="008E265F" w:rsidRDefault="008E265F" w14:paraId="1C7E2943" w14:textId="5FA528FA">
            <w:pPr>
              <w:rPr>
                <w:rFonts w:ascii="Courier New" w:hAnsi="Courier New" w:cs="Courier New"/>
                <w:color w:val="172B4D"/>
                <w:sz w:val="18"/>
                <w:szCs w:val="18"/>
              </w:rPr>
            </w:pPr>
          </w:p>
        </w:tc>
      </w:tr>
      <w:tr w:rsidRPr="00907779" w:rsidR="00F61091" w:rsidTr="00F61091" w14:paraId="5656EEB9" w14:textId="77777777">
        <w:tc>
          <w:tcPr>
            <w:tcW w:w="2425" w:type="dxa"/>
          </w:tcPr>
          <w:p w:rsidRPr="00576BB3" w:rsidR="008E265F" w:rsidP="008E265F" w:rsidRDefault="00000000" w14:paraId="07CB43B5" w14:textId="6C82211B">
            <w:pPr>
              <w:shd w:val="clear" w:color="auto" w:fill="FFFFFF"/>
              <w:rPr>
                <w:rFonts w:eastAsia="Times New Roman" w:asciiTheme="minorHAnsi" w:hAnsiTheme="minorHAnsi" w:cstheme="minorHAnsi"/>
              </w:rPr>
            </w:pPr>
            <w:hyperlink w:history="1" r:id="rId123">
              <w:r w:rsidRPr="00576BB3" w:rsidR="008E265F">
                <w:rPr>
                  <w:rStyle w:val="Hyperlink"/>
                  <w:rFonts w:eastAsia="Times New Roman" w:asciiTheme="minorHAnsi" w:hAnsiTheme="minorHAnsi" w:cstheme="minorHAnsi"/>
                </w:rPr>
                <w:t>Tribal Affiliation</w:t>
              </w:r>
            </w:hyperlink>
          </w:p>
          <w:p w:rsidRPr="008E265F" w:rsidR="008E265F" w:rsidP="008E265F" w:rsidRDefault="008E265F" w14:paraId="48F8E70E" w14:textId="146DDCE7">
            <w:pPr>
              <w:shd w:val="clear" w:color="auto" w:fill="FFFFFF"/>
              <w:spacing w:before="150"/>
              <w:rPr>
                <w:rFonts w:eastAsia="Times New Roman" w:asciiTheme="minorHAnsi" w:hAnsiTheme="minorHAnsi" w:cstheme="minorHAnsi"/>
              </w:rPr>
            </w:pPr>
            <w:r w:rsidRPr="008E265F">
              <w:rPr>
                <w:rFonts w:eastAsia="Times New Roman" w:asciiTheme="minorHAnsi" w:hAnsiTheme="minorHAnsi" w:cstheme="minorHAnsi"/>
              </w:rPr>
              <w:t>Tribe or band with which an individual associates.</w:t>
            </w:r>
          </w:p>
        </w:tc>
        <w:tc>
          <w:tcPr>
            <w:tcW w:w="2430" w:type="dxa"/>
          </w:tcPr>
          <w:p w:rsidRPr="008E265F" w:rsidR="008E265F" w:rsidP="00D011EE" w:rsidRDefault="008E265F" w14:paraId="0FC4E5DF" w14:textId="3271C426">
            <w:pPr>
              <w:pStyle w:val="NormalWeb"/>
              <w:spacing w:before="0" w:beforeAutospacing="0" w:after="0" w:afterAutospacing="0"/>
              <w:rPr>
                <w:rFonts w:asciiTheme="minorHAnsi" w:hAnsiTheme="minorHAnsi" w:cstheme="minorHAnsi"/>
              </w:rPr>
            </w:pPr>
            <w:r w:rsidRPr="008E265F">
              <w:rPr>
                <w:rFonts w:asciiTheme="minorHAnsi" w:hAnsiTheme="minorHAnsi" w:cstheme="minorHAnsi"/>
                <w:shd w:val="clear" w:color="auto" w:fill="FFFFFF"/>
              </w:rPr>
              <w:t>None (follow C-CDA)</w:t>
            </w:r>
          </w:p>
        </w:tc>
        <w:tc>
          <w:tcPr>
            <w:tcW w:w="1797" w:type="dxa"/>
          </w:tcPr>
          <w:p w:rsidRPr="00B84F2D" w:rsidR="008E265F" w:rsidP="00D011EE" w:rsidRDefault="000C627F" w14:paraId="0FB35110" w14:textId="120E1F13">
            <w:pPr>
              <w:rPr>
                <w:color w:val="172B4D"/>
              </w:rPr>
            </w:pPr>
            <w:r w:rsidRPr="000C627F">
              <w:rPr>
                <w:color w:val="172B4D"/>
              </w:rPr>
              <w:t>Tribal Affiliation Observation</w:t>
            </w:r>
          </w:p>
        </w:tc>
        <w:tc>
          <w:tcPr>
            <w:tcW w:w="3326" w:type="dxa"/>
          </w:tcPr>
          <w:p w:rsidR="008E265F" w:rsidP="00D011EE" w:rsidRDefault="004A4BB1" w14:paraId="6D399D5D" w14:textId="6EDB7AE3">
            <w:pPr>
              <w:rPr>
                <w:rFonts w:ascii="Courier New" w:hAnsi="Courier New" w:cs="Courier New"/>
                <w:color w:val="172B4D"/>
                <w:sz w:val="18"/>
                <w:szCs w:val="18"/>
              </w:rPr>
            </w:pPr>
            <w:r w:rsidRPr="004A4BB1">
              <w:rPr>
                <w:rFonts w:ascii="Courier New" w:hAnsi="Courier New" w:cs="Courier New"/>
                <w:color w:val="172B4D"/>
                <w:sz w:val="18"/>
                <w:szCs w:val="18"/>
              </w:rPr>
              <w:t>observation[code/@code="</w:t>
            </w:r>
            <w:r w:rsidRPr="003E63E2" w:rsidR="003E63E2">
              <w:rPr>
                <w:rFonts w:ascii="Courier New" w:hAnsi="Courier New" w:cs="Courier New"/>
                <w:color w:val="172B4D"/>
                <w:sz w:val="18"/>
                <w:szCs w:val="18"/>
              </w:rPr>
              <w:t>95370-3</w:t>
            </w:r>
            <w:r w:rsidRPr="004A4BB1">
              <w:rPr>
                <w:rFonts w:ascii="Courier New" w:hAnsi="Courier New" w:cs="Courier New"/>
                <w:color w:val="172B4D"/>
                <w:sz w:val="18"/>
                <w:szCs w:val="18"/>
              </w:rPr>
              <w:t>"]/value</w:t>
            </w:r>
          </w:p>
        </w:tc>
      </w:tr>
      <w:tr w:rsidRPr="00907779" w:rsidR="00F61091" w:rsidTr="004E29C8" w14:paraId="31BA18A4" w14:textId="77777777">
        <w:tc>
          <w:tcPr>
            <w:tcW w:w="2425" w:type="dxa"/>
          </w:tcPr>
          <w:p w:rsidRPr="00E32413" w:rsidR="00B84F2D" w:rsidP="00B84F2D" w:rsidRDefault="00000000" w14:paraId="318A668B" w14:textId="56B7AB5D">
            <w:pPr>
              <w:shd w:val="clear" w:color="auto" w:fill="FFFFFF"/>
              <w:rPr>
                <w:rFonts w:eastAsia="Times New Roman" w:asciiTheme="minorHAnsi" w:hAnsiTheme="minorHAnsi" w:cstheme="minorHAnsi"/>
              </w:rPr>
            </w:pPr>
            <w:hyperlink w:history="1" r:id="rId124">
              <w:r w:rsidRPr="00E32413" w:rsidR="00B84F2D">
                <w:rPr>
                  <w:rStyle w:val="Hyperlink"/>
                  <w:rFonts w:eastAsia="Times New Roman" w:asciiTheme="minorHAnsi" w:hAnsiTheme="minorHAnsi" w:cstheme="minorHAnsi"/>
                </w:rPr>
                <w:t>Related Person's Name</w:t>
              </w:r>
            </w:hyperlink>
          </w:p>
          <w:p w:rsidRPr="008E265F" w:rsidR="00B84F2D" w:rsidP="00B84F2D" w:rsidRDefault="00B84F2D" w14:paraId="723823C8" w14:textId="2D4D2A59">
            <w:pPr>
              <w:shd w:val="clear" w:color="auto" w:fill="FFFFFF"/>
              <w:spacing w:before="150"/>
              <w:rPr>
                <w:rFonts w:eastAsia="Times New Roman" w:asciiTheme="minorHAnsi" w:hAnsiTheme="minorHAnsi" w:cstheme="minorHAnsi"/>
              </w:rPr>
            </w:pPr>
            <w:r w:rsidRPr="008E265F">
              <w:rPr>
                <w:rFonts w:eastAsia="Times New Roman" w:asciiTheme="minorHAnsi" w:hAnsiTheme="minorHAnsi" w:cstheme="minorHAnsi"/>
              </w:rPr>
              <w:t>Name of a person with a legal or familial relationship to a patient.</w:t>
            </w:r>
          </w:p>
        </w:tc>
        <w:tc>
          <w:tcPr>
            <w:tcW w:w="2430" w:type="dxa"/>
          </w:tcPr>
          <w:p w:rsidRPr="008E265F" w:rsidR="00B84F2D" w:rsidP="00B84F2D" w:rsidRDefault="00B84F2D" w14:paraId="6EC199AD" w14:textId="0FE01F17">
            <w:pPr>
              <w:pStyle w:val="NormalWeb"/>
              <w:spacing w:before="0" w:beforeAutospacing="0" w:after="0" w:afterAutospacing="0"/>
              <w:rPr>
                <w:rFonts w:asciiTheme="minorHAnsi" w:hAnsiTheme="minorHAnsi" w:cstheme="minorHAnsi"/>
              </w:rPr>
            </w:pPr>
            <w:r w:rsidRPr="008E265F">
              <w:rPr>
                <w:rFonts w:asciiTheme="minorHAnsi" w:hAnsiTheme="minorHAnsi" w:cstheme="minorHAnsi"/>
                <w:shd w:val="clear" w:color="auto" w:fill="FFFFFF"/>
              </w:rPr>
              <w:t>None (follow C-CDA)</w:t>
            </w:r>
          </w:p>
        </w:tc>
        <w:tc>
          <w:tcPr>
            <w:tcW w:w="1797" w:type="dxa"/>
          </w:tcPr>
          <w:p w:rsidRPr="00B84F2D" w:rsidR="00B84F2D" w:rsidP="00B84F2D" w:rsidRDefault="00B84F2D" w14:paraId="143182F4" w14:textId="7941EC48">
            <w:pPr>
              <w:rPr>
                <w:color w:val="172B4D"/>
              </w:rPr>
            </w:pPr>
            <w:r w:rsidRPr="00B84F2D">
              <w:rPr>
                <w:color w:val="172B4D"/>
              </w:rPr>
              <w:t>Related Person Relationship and Name Participant</w:t>
            </w:r>
          </w:p>
        </w:tc>
        <w:tc>
          <w:tcPr>
            <w:tcW w:w="3326" w:type="dxa"/>
          </w:tcPr>
          <w:p w:rsidR="00B84F2D" w:rsidP="00B84F2D" w:rsidRDefault="00B84F2D" w14:paraId="4A797CEB" w14:textId="7112903F">
            <w:pPr>
              <w:rPr>
                <w:rFonts w:ascii="Courier New" w:hAnsi="Courier New" w:cs="Courier New"/>
                <w:color w:val="172B4D"/>
                <w:sz w:val="18"/>
                <w:szCs w:val="18"/>
              </w:rPr>
            </w:pPr>
            <w:r w:rsidRPr="00B84F2D">
              <w:rPr>
                <w:rFonts w:ascii="Courier New" w:hAnsi="Courier New" w:cs="Courier New"/>
                <w:color w:val="172B4D"/>
                <w:sz w:val="18"/>
                <w:szCs w:val="18"/>
              </w:rPr>
              <w:t>/ClinicalDocument/participant/associatedEntity/associatedPerson/name</w:t>
            </w:r>
          </w:p>
        </w:tc>
      </w:tr>
      <w:tr w:rsidRPr="00907779" w:rsidR="00F61091" w:rsidTr="004E29C8" w14:paraId="1BC8EF0C" w14:textId="77777777">
        <w:tc>
          <w:tcPr>
            <w:tcW w:w="2425" w:type="dxa"/>
          </w:tcPr>
          <w:p w:rsidRPr="00E32413" w:rsidR="00B84F2D" w:rsidP="00B84F2D" w:rsidRDefault="00000000" w14:paraId="4A05D72C" w14:textId="48CCC639">
            <w:pPr>
              <w:shd w:val="clear" w:color="auto" w:fill="FFFFFF"/>
              <w:rPr>
                <w:rFonts w:eastAsia="Times New Roman" w:asciiTheme="minorHAnsi" w:hAnsiTheme="minorHAnsi" w:cstheme="minorHAnsi"/>
              </w:rPr>
            </w:pPr>
            <w:hyperlink w:history="1" r:id="rId125">
              <w:r w:rsidRPr="00E32413" w:rsidR="00B84F2D">
                <w:rPr>
                  <w:rStyle w:val="Hyperlink"/>
                  <w:rFonts w:eastAsia="Times New Roman" w:asciiTheme="minorHAnsi" w:hAnsiTheme="minorHAnsi" w:cstheme="minorHAnsi"/>
                </w:rPr>
                <w:t>Related Person's Relationship</w:t>
              </w:r>
            </w:hyperlink>
          </w:p>
          <w:p w:rsidRPr="008E265F" w:rsidR="00B84F2D" w:rsidP="00B84F2D" w:rsidRDefault="00B84F2D" w14:paraId="6472B6B4" w14:textId="4C4F8CE7">
            <w:pPr>
              <w:shd w:val="clear" w:color="auto" w:fill="FFFFFF"/>
              <w:spacing w:before="150"/>
              <w:rPr>
                <w:rFonts w:eastAsia="Times New Roman" w:asciiTheme="minorHAnsi" w:hAnsiTheme="minorHAnsi" w:cstheme="minorHAnsi"/>
              </w:rPr>
            </w:pPr>
            <w:r w:rsidRPr="008E265F">
              <w:rPr>
                <w:rFonts w:eastAsia="Times New Roman" w:asciiTheme="minorHAnsi" w:hAnsiTheme="minorHAnsi" w:cstheme="minorHAnsi"/>
              </w:rPr>
              <w:t>Relationship of a person to a patient. (e.g., parent, next-of-kin, guardian, custodian)</w:t>
            </w:r>
          </w:p>
        </w:tc>
        <w:tc>
          <w:tcPr>
            <w:tcW w:w="2430" w:type="dxa"/>
          </w:tcPr>
          <w:p w:rsidRPr="008E265F" w:rsidR="00B84F2D" w:rsidP="00B84F2D" w:rsidRDefault="00B84F2D" w14:paraId="1FD7F919" w14:textId="65B9A311">
            <w:pPr>
              <w:pStyle w:val="NormalWeb"/>
              <w:spacing w:before="0" w:beforeAutospacing="0" w:after="0" w:afterAutospacing="0"/>
              <w:rPr>
                <w:rFonts w:asciiTheme="minorHAnsi" w:hAnsiTheme="minorHAnsi" w:cstheme="minorHAnsi"/>
              </w:rPr>
            </w:pPr>
            <w:r w:rsidRPr="008E265F">
              <w:rPr>
                <w:rFonts w:asciiTheme="minorHAnsi" w:hAnsiTheme="minorHAnsi" w:cstheme="minorHAnsi"/>
                <w:shd w:val="clear" w:color="auto" w:fill="FFFFFF"/>
              </w:rPr>
              <w:t>None (follow C-CDA)</w:t>
            </w:r>
          </w:p>
        </w:tc>
        <w:tc>
          <w:tcPr>
            <w:tcW w:w="1797" w:type="dxa"/>
          </w:tcPr>
          <w:p w:rsidRPr="00B84F2D" w:rsidR="00B84F2D" w:rsidP="00B84F2D" w:rsidRDefault="00B84F2D" w14:paraId="3B7C0887" w14:textId="0E6B5BD3">
            <w:pPr>
              <w:rPr>
                <w:color w:val="172B4D"/>
              </w:rPr>
            </w:pPr>
            <w:r w:rsidRPr="00B84F2D">
              <w:rPr>
                <w:color w:val="172B4D"/>
              </w:rPr>
              <w:t>Related Person Relationship and Name Participant</w:t>
            </w:r>
          </w:p>
        </w:tc>
        <w:tc>
          <w:tcPr>
            <w:tcW w:w="3326" w:type="dxa"/>
          </w:tcPr>
          <w:p w:rsidR="00B84F2D" w:rsidP="00B84F2D" w:rsidRDefault="00B84F2D" w14:paraId="205FF1B8" w14:textId="47AE688C">
            <w:pPr>
              <w:rPr>
                <w:rFonts w:ascii="Courier New" w:hAnsi="Courier New" w:cs="Courier New"/>
                <w:color w:val="172B4D"/>
                <w:sz w:val="18"/>
                <w:szCs w:val="18"/>
              </w:rPr>
            </w:pPr>
            <w:r w:rsidRPr="00B84F2D">
              <w:rPr>
                <w:rFonts w:ascii="Courier New" w:hAnsi="Courier New" w:cs="Courier New"/>
                <w:color w:val="172B4D"/>
                <w:sz w:val="18"/>
                <w:szCs w:val="18"/>
              </w:rPr>
              <w:t>/ClinicalDocument/participant/associatedEntity/code (Personal And Legal Relationship Role Type Value Set)</w:t>
            </w:r>
          </w:p>
        </w:tc>
      </w:tr>
      <w:tr w:rsidRPr="00907779" w:rsidR="00F61091" w:rsidTr="00F61091" w14:paraId="2459BB9E" w14:textId="77777777">
        <w:tc>
          <w:tcPr>
            <w:tcW w:w="2425" w:type="dxa"/>
          </w:tcPr>
          <w:p w:rsidRPr="00E32413" w:rsidR="00B84F2D" w:rsidP="00B84F2D" w:rsidRDefault="00000000" w14:paraId="23CFBD80" w14:textId="29B5B20B">
            <w:pPr>
              <w:shd w:val="clear" w:color="auto" w:fill="FFFFFF"/>
              <w:rPr>
                <w:rFonts w:eastAsia="Times New Roman" w:asciiTheme="minorHAnsi" w:hAnsiTheme="minorHAnsi" w:cstheme="minorHAnsi"/>
              </w:rPr>
            </w:pPr>
            <w:hyperlink w:history="1" r:id="rId126">
              <w:r w:rsidRPr="00E32413" w:rsidR="00B84F2D">
                <w:rPr>
                  <w:rStyle w:val="Hyperlink"/>
                  <w:rFonts w:eastAsia="Times New Roman" w:asciiTheme="minorHAnsi" w:hAnsiTheme="minorHAnsi" w:cstheme="minorHAnsi"/>
                </w:rPr>
                <w:t>Occupation</w:t>
              </w:r>
            </w:hyperlink>
          </w:p>
          <w:p w:rsidRPr="008E265F" w:rsidR="00B84F2D" w:rsidP="00B84F2D" w:rsidRDefault="00B84F2D" w14:paraId="73A59936" w14:textId="77777777">
            <w:pPr>
              <w:shd w:val="clear" w:color="auto" w:fill="FFFFFF"/>
              <w:spacing w:before="150"/>
              <w:rPr>
                <w:rFonts w:eastAsia="Times New Roman" w:asciiTheme="minorHAnsi" w:hAnsiTheme="minorHAnsi" w:cstheme="minorHAnsi"/>
              </w:rPr>
            </w:pPr>
            <w:r w:rsidRPr="008E265F">
              <w:rPr>
                <w:rFonts w:eastAsia="Times New Roman" w:asciiTheme="minorHAnsi" w:hAnsiTheme="minorHAnsi" w:cstheme="minorHAnsi"/>
              </w:rPr>
              <w:t>Type of work of a person. (e.g., infantry, business analyst, social worker)</w:t>
            </w:r>
          </w:p>
          <w:p w:rsidRPr="008E265F" w:rsidR="00B84F2D" w:rsidP="00B84F2D" w:rsidRDefault="00B84F2D" w14:paraId="2900834E" w14:textId="77777777">
            <w:pPr>
              <w:pStyle w:val="NormalWeb"/>
              <w:spacing w:before="0" w:beforeAutospacing="0" w:after="0" w:afterAutospacing="0"/>
              <w:rPr>
                <w:rFonts w:asciiTheme="minorHAnsi" w:hAnsiTheme="minorHAnsi" w:cstheme="minorHAnsi"/>
              </w:rPr>
            </w:pPr>
          </w:p>
        </w:tc>
        <w:tc>
          <w:tcPr>
            <w:tcW w:w="2430" w:type="dxa"/>
          </w:tcPr>
          <w:p w:rsidRPr="008E265F" w:rsidR="00B84F2D" w:rsidP="00B84F2D" w:rsidRDefault="00B84F2D" w14:paraId="13BA0468" w14:textId="3AA5A247">
            <w:pPr>
              <w:pStyle w:val="NormalWeb"/>
              <w:spacing w:before="0" w:beforeAutospacing="0" w:after="0" w:afterAutospacing="0"/>
              <w:rPr>
                <w:rFonts w:asciiTheme="minorHAnsi" w:hAnsiTheme="minorHAnsi" w:cstheme="minorHAnsi"/>
              </w:rPr>
            </w:pPr>
            <w:r w:rsidRPr="008E265F">
              <w:rPr>
                <w:rFonts w:asciiTheme="minorHAnsi" w:hAnsiTheme="minorHAnsi" w:cstheme="minorHAnsi"/>
              </w:rPr>
              <w:t>• Occupational Data for Health, version 20201030</w:t>
            </w:r>
          </w:p>
        </w:tc>
        <w:tc>
          <w:tcPr>
            <w:tcW w:w="1797" w:type="dxa"/>
          </w:tcPr>
          <w:p w:rsidRPr="00B84F2D" w:rsidR="00B84F2D" w:rsidP="00B84F2D" w:rsidRDefault="00B84F2D" w14:paraId="6247BEAE" w14:textId="10476843">
            <w:pPr>
              <w:rPr>
                <w:color w:val="172B4D"/>
              </w:rPr>
            </w:pPr>
            <w:r w:rsidRPr="00B84F2D">
              <w:rPr>
                <w:color w:val="172B4D"/>
              </w:rPr>
              <w:t>Basic Occupation Observation</w:t>
            </w:r>
          </w:p>
        </w:tc>
        <w:tc>
          <w:tcPr>
            <w:tcW w:w="3326" w:type="dxa"/>
          </w:tcPr>
          <w:p w:rsidR="00B84F2D" w:rsidP="004E29C8" w:rsidRDefault="004A4BB1" w14:paraId="756AFC30" w14:textId="751AF167">
            <w:pPr>
              <w:pStyle w:val="NormalWeb"/>
              <w:spacing w:before="0" w:beforeAutospacing="0" w:after="0" w:afterAutospacing="0"/>
              <w:rPr>
                <w:rFonts w:ascii="Courier New" w:hAnsi="Courier New" w:cs="Courier New"/>
                <w:color w:val="172B4D"/>
                <w:sz w:val="18"/>
                <w:szCs w:val="18"/>
              </w:rPr>
            </w:pPr>
            <w:r w:rsidRPr="004A4BB1">
              <w:rPr>
                <w:rFonts w:ascii="Courier New" w:hAnsi="Courier New" w:cs="Courier New"/>
                <w:color w:val="172B4D"/>
                <w:sz w:val="18"/>
                <w:szCs w:val="18"/>
              </w:rPr>
              <w:t>observation[code/@code="</w:t>
            </w:r>
            <w:r w:rsidRPr="003E63E2" w:rsidR="003E63E2">
              <w:rPr>
                <w:rFonts w:ascii="Courier New" w:hAnsi="Courier New" w:cs="Courier New"/>
                <w:color w:val="172B4D"/>
                <w:sz w:val="18"/>
                <w:szCs w:val="18"/>
              </w:rPr>
              <w:t>11341-5</w:t>
            </w:r>
            <w:r w:rsidRPr="004A4BB1">
              <w:rPr>
                <w:rFonts w:ascii="Courier New" w:hAnsi="Courier New" w:cs="Courier New"/>
                <w:color w:val="172B4D"/>
                <w:sz w:val="18"/>
                <w:szCs w:val="18"/>
              </w:rPr>
              <w:t>"]/value</w:t>
            </w:r>
          </w:p>
        </w:tc>
      </w:tr>
      <w:tr w:rsidRPr="00907779" w:rsidR="00F61091" w:rsidTr="00F61091" w14:paraId="5366BCEB" w14:textId="77777777">
        <w:tc>
          <w:tcPr>
            <w:tcW w:w="2425" w:type="dxa"/>
          </w:tcPr>
          <w:p w:rsidRPr="00E32413" w:rsidR="00B84F2D" w:rsidP="00B84F2D" w:rsidRDefault="00000000" w14:paraId="5B5C1AA8" w14:textId="65BF2AF4">
            <w:pPr>
              <w:shd w:val="clear" w:color="auto" w:fill="FFFFFF"/>
              <w:rPr>
                <w:rFonts w:eastAsia="Times New Roman" w:asciiTheme="minorHAnsi" w:hAnsiTheme="minorHAnsi" w:cstheme="minorHAnsi"/>
              </w:rPr>
            </w:pPr>
            <w:hyperlink w:history="1" r:id="rId127">
              <w:r w:rsidRPr="00E32413" w:rsidR="00B84F2D">
                <w:rPr>
                  <w:rStyle w:val="Hyperlink"/>
                  <w:rFonts w:eastAsia="Times New Roman" w:asciiTheme="minorHAnsi" w:hAnsiTheme="minorHAnsi" w:cstheme="minorHAnsi"/>
                </w:rPr>
                <w:t>Occupation Industry</w:t>
              </w:r>
            </w:hyperlink>
          </w:p>
          <w:p w:rsidRPr="008E265F" w:rsidR="00B84F2D" w:rsidP="00B84F2D" w:rsidRDefault="00B84F2D" w14:paraId="777797F6" w14:textId="77777777">
            <w:pPr>
              <w:shd w:val="clear" w:color="auto" w:fill="FFFFFF"/>
              <w:spacing w:before="150"/>
              <w:rPr>
                <w:rFonts w:eastAsia="Times New Roman" w:asciiTheme="minorHAnsi" w:hAnsiTheme="minorHAnsi" w:cstheme="minorHAnsi"/>
              </w:rPr>
            </w:pPr>
            <w:r w:rsidRPr="008E265F">
              <w:rPr>
                <w:rFonts w:eastAsia="Times New Roman" w:asciiTheme="minorHAnsi" w:hAnsiTheme="minorHAnsi" w:cstheme="minorHAnsi"/>
              </w:rPr>
              <w:t xml:space="preserve">Type of business that compensates for work or assigns work to an unpaid </w:t>
            </w:r>
            <w:r w:rsidRPr="008E265F">
              <w:rPr>
                <w:rFonts w:eastAsia="Times New Roman" w:asciiTheme="minorHAnsi" w:hAnsiTheme="minorHAnsi" w:cstheme="minorHAnsi"/>
              </w:rPr>
              <w:t>worker or volunteer. (e.g., U.S. Army, cement manufacturing, children and youth services)</w:t>
            </w:r>
          </w:p>
          <w:p w:rsidRPr="008E265F" w:rsidR="00B84F2D" w:rsidP="00B84F2D" w:rsidRDefault="00B84F2D" w14:paraId="5263E75C" w14:textId="77777777">
            <w:pPr>
              <w:pStyle w:val="NormalWeb"/>
              <w:spacing w:before="0" w:beforeAutospacing="0" w:after="0" w:afterAutospacing="0"/>
              <w:rPr>
                <w:rFonts w:asciiTheme="minorHAnsi" w:hAnsiTheme="minorHAnsi" w:cstheme="minorHAnsi"/>
              </w:rPr>
            </w:pPr>
          </w:p>
        </w:tc>
        <w:tc>
          <w:tcPr>
            <w:tcW w:w="2430" w:type="dxa"/>
          </w:tcPr>
          <w:p w:rsidRPr="008E265F" w:rsidR="00B84F2D" w:rsidP="00B84F2D" w:rsidRDefault="00B84F2D" w14:paraId="5DAF8917" w14:textId="330D22E3">
            <w:pPr>
              <w:pStyle w:val="NormalWeb"/>
              <w:spacing w:before="0" w:beforeAutospacing="0" w:after="0" w:afterAutospacing="0"/>
              <w:rPr>
                <w:rFonts w:asciiTheme="minorHAnsi" w:hAnsiTheme="minorHAnsi" w:cstheme="minorHAnsi"/>
              </w:rPr>
            </w:pPr>
            <w:r w:rsidRPr="008E265F">
              <w:rPr>
                <w:rFonts w:asciiTheme="minorHAnsi" w:hAnsiTheme="minorHAnsi" w:cstheme="minorHAnsi"/>
              </w:rPr>
              <w:t>• Occupational Data for Health, version 20201030</w:t>
            </w:r>
          </w:p>
        </w:tc>
        <w:tc>
          <w:tcPr>
            <w:tcW w:w="1797" w:type="dxa"/>
          </w:tcPr>
          <w:p w:rsidRPr="00B84F2D" w:rsidR="00B84F2D" w:rsidP="00B84F2D" w:rsidRDefault="00B84F2D" w14:paraId="322B1AF0" w14:textId="4EEE7CE7">
            <w:pPr>
              <w:rPr>
                <w:color w:val="172B4D"/>
              </w:rPr>
            </w:pPr>
            <w:r w:rsidRPr="00B84F2D">
              <w:rPr>
                <w:color w:val="172B4D"/>
              </w:rPr>
              <w:t>Basic Industry Observation</w:t>
            </w:r>
          </w:p>
        </w:tc>
        <w:tc>
          <w:tcPr>
            <w:tcW w:w="3326" w:type="dxa"/>
          </w:tcPr>
          <w:p w:rsidR="00B84F2D" w:rsidP="00B84F2D" w:rsidRDefault="004A4BB1" w14:paraId="3AB52C06" w14:textId="6E7B0200">
            <w:pPr>
              <w:rPr>
                <w:rFonts w:ascii="Courier New" w:hAnsi="Courier New" w:cs="Courier New"/>
                <w:color w:val="172B4D"/>
                <w:sz w:val="18"/>
                <w:szCs w:val="18"/>
              </w:rPr>
            </w:pPr>
            <w:r w:rsidRPr="004A4BB1">
              <w:rPr>
                <w:rFonts w:ascii="Courier New" w:hAnsi="Courier New" w:cs="Courier New"/>
                <w:color w:val="172B4D"/>
                <w:sz w:val="18"/>
                <w:szCs w:val="18"/>
              </w:rPr>
              <w:t>observation[code/@code="</w:t>
            </w:r>
            <w:r w:rsidRPr="003E63E2" w:rsidR="003E63E2">
              <w:rPr>
                <w:rFonts w:ascii="Courier New" w:hAnsi="Courier New" w:cs="Courier New"/>
                <w:color w:val="172B4D"/>
                <w:sz w:val="18"/>
                <w:szCs w:val="18"/>
              </w:rPr>
              <w:t>86188-0</w:t>
            </w:r>
            <w:r w:rsidRPr="004A4BB1">
              <w:rPr>
                <w:rFonts w:ascii="Courier New" w:hAnsi="Courier New" w:cs="Courier New"/>
                <w:color w:val="172B4D"/>
                <w:sz w:val="18"/>
                <w:szCs w:val="18"/>
              </w:rPr>
              <w:t>"]/value</w:t>
            </w:r>
          </w:p>
        </w:tc>
      </w:tr>
      <w:tr w:rsidRPr="00907779" w:rsidR="00227E64" w:rsidTr="00F61091" w14:paraId="57825D4A" w14:textId="77777777">
        <w:tc>
          <w:tcPr>
            <w:tcW w:w="2425" w:type="dxa"/>
          </w:tcPr>
          <w:p w:rsidRPr="00E32413" w:rsidR="00227E64" w:rsidP="00227E64" w:rsidRDefault="00000000" w14:paraId="30C47911" w14:textId="5CA27539">
            <w:pPr>
              <w:shd w:val="clear" w:color="auto" w:fill="FFFFFF"/>
              <w:rPr>
                <w:rFonts w:eastAsia="Times New Roman" w:asciiTheme="minorHAnsi" w:hAnsiTheme="minorHAnsi" w:cstheme="minorHAnsi"/>
                <w:color w:val="172B4D"/>
              </w:rPr>
            </w:pPr>
            <w:hyperlink w:history="1" r:id="rId128">
              <w:r w:rsidRPr="007F5999" w:rsidR="00227E64">
                <w:rPr>
                  <w:rStyle w:val="Hyperlink"/>
                  <w:rFonts w:eastAsia="Times New Roman" w:asciiTheme="minorHAnsi" w:hAnsiTheme="minorHAnsi" w:cstheme="minorHAnsi"/>
                </w:rPr>
                <w:t>Sex</w:t>
              </w:r>
            </w:hyperlink>
          </w:p>
          <w:p w:rsidRPr="000E43B8" w:rsidR="00227E64" w:rsidP="00227E64" w:rsidRDefault="00227E64" w14:paraId="7C655039" w14:textId="77777777">
            <w:pPr>
              <w:shd w:val="clear" w:color="auto" w:fill="FFFFFF"/>
              <w:spacing w:before="150"/>
              <w:rPr>
                <w:rFonts w:eastAsia="Times New Roman" w:asciiTheme="minorHAnsi" w:hAnsiTheme="minorHAnsi" w:cstheme="minorHAnsi"/>
                <w:color w:val="172B4D"/>
              </w:rPr>
            </w:pPr>
            <w:r w:rsidRPr="000E43B8">
              <w:rPr>
                <w:rFonts w:eastAsia="Times New Roman" w:asciiTheme="minorHAnsi" w:hAnsiTheme="minorHAnsi" w:cstheme="minorHAnsi"/>
                <w:color w:val="000000"/>
              </w:rPr>
              <w:t>Documentation of a specific instance of sex and/or gender information.</w:t>
            </w:r>
          </w:p>
          <w:p w:rsidRPr="000E43B8" w:rsidR="00227E64" w:rsidP="00227E64" w:rsidRDefault="00227E64" w14:paraId="787F8AAF" w14:textId="77777777">
            <w:pPr>
              <w:shd w:val="clear" w:color="auto" w:fill="FFFFFF"/>
              <w:rPr>
                <w:rFonts w:eastAsia="Times New Roman" w:asciiTheme="minorHAnsi" w:hAnsiTheme="minorHAnsi" w:cstheme="minorHAnsi"/>
                <w:b/>
                <w:bCs/>
              </w:rPr>
            </w:pPr>
          </w:p>
        </w:tc>
        <w:tc>
          <w:tcPr>
            <w:tcW w:w="2430" w:type="dxa"/>
          </w:tcPr>
          <w:p w:rsidRPr="000E43B8" w:rsidR="00227E64" w:rsidP="00227E64" w:rsidRDefault="00227E64" w14:paraId="0B911C30" w14:textId="77777777">
            <w:pPr>
              <w:numPr>
                <w:ilvl w:val="0"/>
                <w:numId w:val="43"/>
              </w:numPr>
              <w:shd w:val="clear" w:color="auto" w:fill="FFFFFF"/>
              <w:spacing w:before="100" w:beforeAutospacing="1" w:after="100" w:afterAutospacing="1"/>
              <w:rPr>
                <w:rFonts w:eastAsia="Times New Roman" w:asciiTheme="minorHAnsi" w:hAnsiTheme="minorHAnsi" w:cstheme="minorHAnsi"/>
                <w:color w:val="172B4D"/>
              </w:rPr>
            </w:pPr>
            <w:r w:rsidRPr="000E43B8">
              <w:rPr>
                <w:rFonts w:eastAsia="Times New Roman" w:asciiTheme="minorHAnsi" w:hAnsiTheme="minorHAnsi" w:cstheme="minorHAnsi"/>
                <w:color w:val="172B4D"/>
              </w:rPr>
              <w:t>SNOMED International, Systematized Nomenclature of Medicine Clinical Terms (SNOMED CT®) U.S. Edition, March 2022 Release</w:t>
            </w:r>
          </w:p>
          <w:p w:rsidRPr="000E43B8" w:rsidR="00227E64" w:rsidP="00227E64" w:rsidRDefault="00227E64" w14:paraId="4FF8613F" w14:textId="77777777">
            <w:pPr>
              <w:pStyle w:val="NormalWeb"/>
              <w:spacing w:before="0" w:beforeAutospacing="0" w:after="0" w:afterAutospacing="0"/>
              <w:rPr>
                <w:rFonts w:asciiTheme="minorHAnsi" w:hAnsiTheme="minorHAnsi" w:cstheme="minorHAnsi"/>
              </w:rPr>
            </w:pPr>
          </w:p>
        </w:tc>
        <w:tc>
          <w:tcPr>
            <w:tcW w:w="1797" w:type="dxa"/>
          </w:tcPr>
          <w:p w:rsidRPr="000E43B8" w:rsidR="00227E64" w:rsidP="00227E64" w:rsidRDefault="00BD2E66" w14:paraId="06B78987" w14:textId="623BCD8D">
            <w:pPr>
              <w:rPr>
                <w:rFonts w:asciiTheme="minorHAnsi" w:hAnsiTheme="minorHAnsi" w:cstheme="minorHAnsi"/>
                <w:color w:val="172B4D"/>
              </w:rPr>
            </w:pPr>
            <w:del w:author="Gay Dolin" w:date="2023-05-18T06:45:00Z" w:id="2107">
              <w:r w:rsidDel="003F60AF">
                <w:rPr>
                  <w:color w:val="172B4D"/>
                </w:rPr>
                <w:delText xml:space="preserve">Birth </w:delText>
              </w:r>
            </w:del>
            <w:r>
              <w:rPr>
                <w:color w:val="172B4D"/>
              </w:rPr>
              <w:t xml:space="preserve">Sex Observation </w:t>
            </w:r>
            <w:del w:author="Gay Dolin" w:date="2023-05-18T06:45:00Z" w:id="2108">
              <w:r w:rsidDel="003F60AF">
                <w:rPr>
                  <w:color w:val="172B4D"/>
                </w:rPr>
                <w:delText>(V2)</w:delText>
              </w:r>
            </w:del>
          </w:p>
        </w:tc>
        <w:tc>
          <w:tcPr>
            <w:tcW w:w="3326" w:type="dxa"/>
          </w:tcPr>
          <w:p w:rsidRPr="00B84F2D" w:rsidR="00227E64" w:rsidP="00227E64" w:rsidRDefault="004A4BB1" w14:paraId="4A23B923" w14:textId="53DFE9A6">
            <w:pPr>
              <w:rPr>
                <w:rFonts w:ascii="Courier New" w:hAnsi="Courier New" w:cs="Courier New"/>
                <w:color w:val="172B4D"/>
                <w:sz w:val="18"/>
                <w:szCs w:val="18"/>
              </w:rPr>
            </w:pPr>
            <w:r w:rsidRPr="004A4BB1">
              <w:rPr>
                <w:rFonts w:ascii="Courier New" w:hAnsi="Courier New" w:cs="Courier New"/>
                <w:color w:val="172B4D"/>
                <w:sz w:val="18"/>
                <w:szCs w:val="18"/>
              </w:rPr>
              <w:t>observation[code/@code="</w:t>
            </w:r>
            <w:ins w:author="Gay Dolin" w:date="2023-05-18T06:45:00Z" w:id="2109">
              <w:r w:rsidR="005B42C6">
                <w:rPr>
                  <w:rStyle w:val="XMLname"/>
                </w:rPr>
                <w:t>46098-0</w:t>
              </w:r>
            </w:ins>
            <w:del w:author="Gay Dolin" w:date="2023-05-18T06:45:00Z" w:id="2110">
              <w:r w:rsidRPr="00BD2E66" w:rsidDel="005B42C6" w:rsidR="00BD2E66">
                <w:rPr>
                  <w:rStyle w:val="XMLname"/>
                </w:rPr>
                <w:delText>76689-9</w:delText>
              </w:r>
            </w:del>
            <w:r w:rsidRPr="004A4BB1">
              <w:rPr>
                <w:rFonts w:ascii="Courier New" w:hAnsi="Courier New" w:cs="Courier New"/>
                <w:color w:val="172B4D"/>
                <w:sz w:val="18"/>
                <w:szCs w:val="18"/>
              </w:rPr>
              <w:t>"]/value</w:t>
            </w:r>
          </w:p>
        </w:tc>
      </w:tr>
    </w:tbl>
    <w:p w:rsidR="00992641" w:rsidP="00E518B4" w:rsidRDefault="00E518B4" w14:paraId="3D2F5319" w14:textId="4A1DA441">
      <w:pPr>
        <w:pStyle w:val="Caption"/>
      </w:pPr>
      <w:bookmarkStart w:name="_Toc118898860" w:id="2111"/>
      <w:bookmarkStart w:name="_Toc119940064" w:id="2112"/>
      <w:bookmarkStart w:name="_Toc135313095" w:id="2113"/>
      <w:r>
        <w:t xml:space="preserve">Table </w:t>
      </w:r>
      <w:r>
        <w:fldChar w:fldCharType="begin"/>
      </w:r>
      <w:r>
        <w:instrText>SEQ Table \* ARABIC</w:instrText>
      </w:r>
      <w:r>
        <w:fldChar w:fldCharType="separate"/>
      </w:r>
      <w:r w:rsidR="00DC1072">
        <w:rPr>
          <w:noProof/>
        </w:rPr>
        <w:t>74</w:t>
      </w:r>
      <w:r>
        <w:fldChar w:fldCharType="end"/>
      </w:r>
      <w:r>
        <w:t xml:space="preserve">: </w:t>
      </w:r>
      <w:r w:rsidRPr="001601DB">
        <w:t xml:space="preserve">USCDI Data Elements - </w:t>
      </w:r>
      <w:r>
        <w:t>Patient Demographics</w:t>
      </w:r>
      <w:bookmarkEnd w:id="2111"/>
      <w:bookmarkEnd w:id="2112"/>
      <w:bookmarkEnd w:id="2113"/>
    </w:p>
    <w:p w:rsidR="000B3F91" w:rsidP="004C76D9" w:rsidRDefault="004724A8" w14:paraId="0BF2323D" w14:textId="3C2BE198">
      <w:pPr>
        <w:pStyle w:val="Heading4"/>
      </w:pPr>
      <w:r>
        <w:t>Sexual Orientation</w:t>
      </w:r>
    </w:p>
    <w:p w:rsidRPr="00ED1E82" w:rsidR="000B3F91" w:rsidP="000B3F91" w:rsidRDefault="000B3F91" w14:paraId="19B7C129" w14:textId="77777777">
      <w:pPr>
        <w:rPr>
          <w:rFonts w:asciiTheme="minorHAnsi" w:hAnsiTheme="minorHAnsi" w:cstheme="minorHAnsi"/>
        </w:rPr>
      </w:pPr>
      <w:r w:rsidRPr="00ED1E82">
        <w:rPr>
          <w:rFonts w:asciiTheme="minorHAnsi" w:hAnsiTheme="minorHAnsi" w:cstheme="minorHAnsi"/>
        </w:rPr>
        <w:t>No additional guidance</w:t>
      </w:r>
    </w:p>
    <w:p w:rsidR="00EF36D1" w:rsidP="004C76D9" w:rsidRDefault="00EF36D1" w14:paraId="7C6C2D09" w14:textId="6E09E063">
      <w:pPr>
        <w:pStyle w:val="Heading4"/>
      </w:pPr>
      <w:r>
        <w:t>Gender Identity</w:t>
      </w:r>
    </w:p>
    <w:p w:rsidR="00437475" w:rsidP="00EF36D1" w:rsidRDefault="00437475" w14:paraId="60D739E1" w14:textId="38601C47">
      <w:pPr>
        <w:rPr>
          <w:rFonts w:asciiTheme="minorHAnsi" w:hAnsiTheme="minorHAnsi" w:cstheme="minorHAnsi"/>
        </w:rPr>
      </w:pPr>
      <w:r>
        <w:rPr>
          <w:rFonts w:asciiTheme="minorHAnsi" w:hAnsiTheme="minorHAnsi" w:cstheme="minorHAnsi"/>
        </w:rPr>
        <w:t>The</w:t>
      </w:r>
      <w:r w:rsidRPr="00ED1E82" w:rsidR="00EF36D1">
        <w:rPr>
          <w:rFonts w:asciiTheme="minorHAnsi" w:hAnsiTheme="minorHAnsi" w:cstheme="minorHAnsi"/>
        </w:rPr>
        <w:t xml:space="preserve"> </w:t>
      </w:r>
      <w:hyperlink w:history="1" r:id="rId129">
        <w:r w:rsidRPr="00ED1E82" w:rsidR="00EF36D1">
          <w:rPr>
            <w:rStyle w:val="Hyperlink"/>
            <w:rFonts w:asciiTheme="minorHAnsi" w:hAnsiTheme="minorHAnsi" w:cstheme="minorHAnsi"/>
          </w:rPr>
          <w:t>Gender Harmony project</w:t>
        </w:r>
      </w:hyperlink>
      <w:r w:rsidRPr="00ED1E82" w:rsidR="00EF36D1">
        <w:rPr>
          <w:rFonts w:asciiTheme="minorHAnsi" w:hAnsiTheme="minorHAnsi" w:cstheme="minorHAnsi"/>
        </w:rPr>
        <w:t xml:space="preserve">, </w:t>
      </w:r>
      <w:r>
        <w:rPr>
          <w:rFonts w:asciiTheme="minorHAnsi" w:hAnsiTheme="minorHAnsi" w:cstheme="minorHAnsi"/>
        </w:rPr>
        <w:t xml:space="preserve">does not recommend the use of the terms and codes </w:t>
      </w:r>
      <w:r w:rsidRPr="00ED1E82" w:rsidR="003C4967">
        <w:rPr>
          <w:rFonts w:asciiTheme="minorHAnsi" w:hAnsiTheme="minorHAnsi" w:cstheme="minorHAnsi"/>
        </w:rPr>
        <w:t xml:space="preserve"> </w:t>
      </w:r>
      <w:r w:rsidRPr="00254B4A">
        <w:rPr>
          <w:rFonts w:asciiTheme="minorHAnsi" w:hAnsiTheme="minorHAnsi" w:cstheme="minorHAnsi"/>
          <w:i/>
          <w:iCs/>
        </w:rPr>
        <w:t xml:space="preserve">Male-to-female transsexual (407376001)or Female-to-male transsexual (407377005). </w:t>
      </w:r>
      <w:r>
        <w:rPr>
          <w:rFonts w:asciiTheme="minorHAnsi" w:hAnsiTheme="minorHAnsi" w:cstheme="minorHAnsi"/>
        </w:rPr>
        <w:t xml:space="preserve">However, they are in the bound </w:t>
      </w:r>
      <w:hyperlink w:history="1" r:id="rId130">
        <w:r w:rsidRPr="00ED1E82">
          <w:rPr>
            <w:rStyle w:val="Hyperlink"/>
            <w:rFonts w:asciiTheme="minorHAnsi" w:hAnsiTheme="minorHAnsi" w:cstheme="minorHAnsi"/>
          </w:rPr>
          <w:t>Gender Identity</w:t>
        </w:r>
      </w:hyperlink>
      <w:r>
        <w:rPr>
          <w:rStyle w:val="Hyperlink"/>
          <w:rFonts w:asciiTheme="minorHAnsi" w:hAnsiTheme="minorHAnsi" w:cstheme="minorHAnsi"/>
        </w:rPr>
        <w:t xml:space="preserve"> </w:t>
      </w:r>
      <w:r>
        <w:rPr>
          <w:rFonts w:asciiTheme="minorHAnsi" w:hAnsiTheme="minorHAnsi" w:cstheme="minorHAnsi"/>
        </w:rPr>
        <w:t xml:space="preserve">value </w:t>
      </w:r>
      <w:r w:rsidR="00351260">
        <w:rPr>
          <w:rFonts w:asciiTheme="minorHAnsi" w:hAnsiTheme="minorHAnsi" w:cstheme="minorHAnsi"/>
        </w:rPr>
        <w:t xml:space="preserve">set </w:t>
      </w:r>
      <w:r>
        <w:rPr>
          <w:rFonts w:asciiTheme="minorHAnsi" w:hAnsiTheme="minorHAnsi" w:cstheme="minorHAnsi"/>
        </w:rPr>
        <w:t>and are permitted to be used.</w:t>
      </w:r>
    </w:p>
    <w:p w:rsidR="00437475" w:rsidP="00EF36D1" w:rsidRDefault="00437475" w14:paraId="59794F60" w14:textId="77777777">
      <w:pPr>
        <w:rPr>
          <w:rFonts w:asciiTheme="minorHAnsi" w:hAnsiTheme="minorHAnsi" w:cstheme="minorHAnsi"/>
        </w:rPr>
      </w:pPr>
    </w:p>
    <w:p w:rsidR="000E43B8" w:rsidP="004C76D9" w:rsidRDefault="000E43B8" w14:paraId="2027D758" w14:textId="77777777">
      <w:pPr>
        <w:pStyle w:val="Heading4"/>
        <w:rPr>
          <w:color w:val="172B4D"/>
        </w:rPr>
      </w:pPr>
      <w:r>
        <w:t>Date of Death</w:t>
      </w:r>
    </w:p>
    <w:p w:rsidRPr="000E43B8" w:rsidR="000E43B8" w:rsidP="000E43B8" w:rsidRDefault="000E43B8" w14:paraId="337D19DF"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CDA has the sdtc:deceasedInd and sdtc:deceasedTime extensions that represents that a patient is deceased, sdtc:deceasedInd = "true" and sdtc:deceasedTime, to indicate the time of death. Note that these extensions may also be associated with other subject/persons present in the document.</w:t>
      </w:r>
    </w:p>
    <w:p w:rsidRPr="004E29C8" w:rsidR="000E43B8" w:rsidP="004C76D9" w:rsidRDefault="000E43B8" w14:paraId="61563DC0" w14:textId="5314F6C5">
      <w:pPr>
        <w:pStyle w:val="Heading4"/>
      </w:pPr>
      <w:r w:rsidRPr="004E29C8">
        <w:t>Tribal Affiliation</w:t>
      </w:r>
    </w:p>
    <w:p w:rsidRPr="000E43B8" w:rsidR="000E43B8" w:rsidP="000E43B8" w:rsidRDefault="000E43B8" w14:paraId="448BE25D"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tribal affiliation template represents a tribe or band with which an individual associates. It does not reflect official tribal enrollment.</w:t>
      </w:r>
    </w:p>
    <w:p w:rsidRPr="004E29C8" w:rsidR="000E43B8" w:rsidP="004C76D9" w:rsidRDefault="000E43B8" w14:paraId="4577EE0A" w14:textId="339415CC">
      <w:pPr>
        <w:pStyle w:val="Heading4"/>
      </w:pPr>
      <w:r w:rsidRPr="004E29C8">
        <w:t>Related Person's Name</w:t>
      </w:r>
    </w:p>
    <w:p w:rsidRPr="000E43B8" w:rsidR="000E43B8" w:rsidP="000E43B8" w:rsidRDefault="000E43B8" w14:paraId="389EE44D" w14:textId="027A458A">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Persons associated with the patient identified in the RecordTarget are represented using various participation relationships. To represent a generic related person's relationship to the patient and that person's name, a new template has been created (Related Person Relationship and Name - Participant Participation) that may be used in the header or in entries.</w:t>
      </w:r>
    </w:p>
    <w:p w:rsidRPr="004E29C8" w:rsidR="000E43B8" w:rsidP="004C76D9" w:rsidRDefault="000E43B8" w14:paraId="42A939E9" w14:textId="664BBE3A">
      <w:pPr>
        <w:pStyle w:val="Heading4"/>
      </w:pPr>
      <w:r w:rsidRPr="004E29C8">
        <w:t>Related Person's Relationship</w:t>
      </w:r>
    </w:p>
    <w:p w:rsidRPr="000E43B8" w:rsidR="000E43B8" w:rsidP="000E43B8" w:rsidRDefault="000E43B8" w14:paraId="711F749C"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Persons associated with the patient identified in the RecordTarget are represented using various participation relationships. To represent a generic related person's relationship to the patient and that person's name, a new template has been created  (Related Person Relationship and Name - Participant Participation)  that may be used in the header or in entries.</w:t>
      </w:r>
    </w:p>
    <w:p w:rsidRPr="004E29C8" w:rsidR="000E43B8" w:rsidP="004C76D9" w:rsidRDefault="000E43B8" w14:paraId="5EC98420" w14:textId="27CA6B6B">
      <w:pPr>
        <w:pStyle w:val="Heading4"/>
      </w:pPr>
      <w:r w:rsidRPr="004E29C8">
        <w:t>Occupation</w:t>
      </w:r>
    </w:p>
    <w:p w:rsidRPr="000E43B8" w:rsidR="000E43B8" w:rsidP="000E43B8" w:rsidRDefault="000E43B8" w14:paraId="3D89FDB7" w14:textId="31DD30EF">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Basic Occupation template is a simple observation template that is similar to the Past or Present Occupation Observation template found in </w:t>
      </w:r>
      <w:hyperlink w:history="1" r:id="rId131">
        <w:r w:rsidRPr="000E43B8">
          <w:rPr>
            <w:rStyle w:val="Hyperlink"/>
            <w:rFonts w:asciiTheme="minorHAnsi" w:hAnsiTheme="minorHAnsi" w:cstheme="minorHAnsi"/>
            <w:color w:val="auto"/>
          </w:rPr>
          <w:t>HL7 CDA® R2 Implementation Guide: C-CDA R2.1 Supplemental Templates for Occupational Data for Health Release 1, STU Release 1.1 - US Realm</w:t>
        </w:r>
      </w:hyperlink>
      <w:r w:rsidRPr="000E43B8">
        <w:rPr>
          <w:rFonts w:asciiTheme="minorHAnsi" w:hAnsiTheme="minorHAnsi" w:cstheme="minorHAnsi"/>
        </w:rPr>
        <w:t> but is simplified  or use in the general clinical context and binds to the most recent ODH value set from Occupational Data for Health, version 20201030 code system.</w:t>
      </w:r>
    </w:p>
    <w:p w:rsidRPr="004E29C8" w:rsidR="000E43B8" w:rsidP="004C76D9" w:rsidRDefault="000E43B8" w14:paraId="71D71BD6" w14:textId="0DAB1BDE">
      <w:pPr>
        <w:pStyle w:val="Heading4"/>
      </w:pPr>
      <w:r w:rsidRPr="004E29C8">
        <w:t>Occupation Industry</w:t>
      </w:r>
    </w:p>
    <w:p w:rsidRPr="000E43B8" w:rsidR="000E43B8" w:rsidP="000E43B8" w:rsidRDefault="000E43B8" w14:paraId="6453D015"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Basic Industry template is a simple observation template that is similar to the Past or Present Industry Observation template found in </w:t>
      </w:r>
      <w:hyperlink w:history="1" r:id="rId132">
        <w:r w:rsidRPr="000E43B8">
          <w:rPr>
            <w:rStyle w:val="Hyperlink"/>
            <w:rFonts w:asciiTheme="minorHAnsi" w:hAnsiTheme="minorHAnsi" w:cstheme="minorHAnsi"/>
            <w:color w:val="auto"/>
          </w:rPr>
          <w:t>HL7 CDA® R2 Implementation Guide: C-CDA R2.1 Supplemental Templates for Occupational Data for Health Release 1, STU Release 1.1 - US Realm</w:t>
        </w:r>
      </w:hyperlink>
      <w:r w:rsidRPr="000E43B8">
        <w:rPr>
          <w:rFonts w:asciiTheme="minorHAnsi" w:hAnsiTheme="minorHAnsi" w:cstheme="minorHAnsi"/>
        </w:rPr>
        <w:t> but is simplified for use in the general clinical context and binds to the most recent ODH value set from Occupational Data for Health, version 20201030 code system.</w:t>
      </w:r>
    </w:p>
    <w:p w:rsidRPr="008E687F" w:rsidR="000E43B8" w:rsidP="004C76D9" w:rsidRDefault="000E43B8" w14:paraId="7E62B2D5" w14:textId="7C665F47">
      <w:pPr>
        <w:pStyle w:val="Heading4"/>
        <w:rPr>
          <w:highlight w:val="yellow"/>
        </w:rPr>
      </w:pPr>
      <w:bookmarkStart w:name="_Sex" w:id="2114"/>
      <w:bookmarkEnd w:id="2114"/>
      <w:r w:rsidRPr="008E687F">
        <w:rPr>
          <w:highlight w:val="yellow"/>
        </w:rPr>
        <w:t>Sex</w:t>
      </w:r>
    </w:p>
    <w:p w:rsidRPr="00ED1E82" w:rsidR="00C27E92" w:rsidP="00EF36D1" w:rsidRDefault="00227E64" w14:paraId="6EE051E4" w14:textId="61C38052">
      <w:pPr>
        <w:rPr>
          <w:rFonts w:asciiTheme="minorHAnsi" w:hAnsiTheme="minorHAnsi" w:cstheme="minorHAnsi"/>
        </w:rPr>
      </w:pPr>
      <w:r w:rsidRPr="00227E64">
        <w:rPr>
          <w:rFonts w:asciiTheme="minorHAnsi" w:hAnsiTheme="minorHAnsi" w:cstheme="minorHAnsi"/>
        </w:rPr>
        <w:t xml:space="preserve">The </w:t>
      </w:r>
      <w:del w:author="Gay Dolin" w:date="2023-05-16T13:11:00Z" w:id="2115">
        <w:r w:rsidRPr="00227E64" w:rsidDel="00C62BEB">
          <w:rPr>
            <w:rFonts w:asciiTheme="minorHAnsi" w:hAnsiTheme="minorHAnsi" w:cstheme="minorHAnsi"/>
          </w:rPr>
          <w:delText xml:space="preserve">Birth </w:delText>
        </w:r>
      </w:del>
      <w:r w:rsidRPr="00227E64">
        <w:rPr>
          <w:rFonts w:asciiTheme="minorHAnsi" w:hAnsiTheme="minorHAnsi" w:cstheme="minorHAnsi"/>
        </w:rPr>
        <w:t xml:space="preserve">Sex Observation template reflects the </w:t>
      </w:r>
      <w:ins w:author="Gay Dolin" w:date="2023-05-16T13:12:00Z" w:id="2116">
        <w:r w:rsidR="00003C31">
          <w:rPr>
            <w:rFonts w:asciiTheme="minorHAnsi" w:hAnsiTheme="minorHAnsi" w:cstheme="minorHAnsi"/>
          </w:rPr>
          <w:t xml:space="preserve">Sex </w:t>
        </w:r>
      </w:ins>
      <w:ins w:author="Gay Dolin" w:date="2023-05-16T13:15:00Z" w:id="2117">
        <w:r w:rsidR="001468E3">
          <w:rPr>
            <w:rFonts w:asciiTheme="minorHAnsi" w:hAnsiTheme="minorHAnsi" w:cstheme="minorHAnsi"/>
          </w:rPr>
          <w:t xml:space="preserve">data element </w:t>
        </w:r>
      </w:ins>
      <w:ins w:author="Gay Dolin" w:date="2023-05-18T06:43:00Z" w:id="2118">
        <w:r w:rsidR="0083359A">
          <w:rPr>
            <w:rFonts w:asciiTheme="minorHAnsi" w:hAnsiTheme="minorHAnsi" w:cstheme="minorHAnsi"/>
          </w:rPr>
          <w:t>i</w:t>
        </w:r>
      </w:ins>
      <w:ins w:author="Gay Dolin" w:date="2023-05-16T13:12:00Z" w:id="2119">
        <w:r w:rsidR="00003C31">
          <w:rPr>
            <w:rFonts w:asciiTheme="minorHAnsi" w:hAnsiTheme="minorHAnsi" w:cstheme="minorHAnsi"/>
          </w:rPr>
          <w:t xml:space="preserve">n USCDI </w:t>
        </w:r>
      </w:ins>
      <w:ins w:author="Gay Dolin" w:date="2023-05-18T14:50:00Z" w:id="2120">
        <w:r w:rsidR="001E6839">
          <w:rPr>
            <w:rFonts w:asciiTheme="minorHAnsi" w:hAnsiTheme="minorHAnsi" w:cstheme="minorHAnsi"/>
          </w:rPr>
          <w:t>v</w:t>
        </w:r>
      </w:ins>
      <w:ins w:author="Gay Dolin" w:date="2023-05-16T13:12:00Z" w:id="2121">
        <w:r w:rsidR="00003C31">
          <w:rPr>
            <w:rFonts w:asciiTheme="minorHAnsi" w:hAnsiTheme="minorHAnsi" w:cstheme="minorHAnsi"/>
          </w:rPr>
          <w:t xml:space="preserve">3 </w:t>
        </w:r>
      </w:ins>
      <w:del w:author="Gay Dolin" w:date="2023-05-16T13:12:00Z" w:id="2122">
        <w:r w:rsidDel="00003C31" w:rsidR="00BD2E66">
          <w:rPr>
            <w:rFonts w:asciiTheme="minorHAnsi" w:hAnsiTheme="minorHAnsi" w:cstheme="minorHAnsi"/>
          </w:rPr>
          <w:delText>S</w:delText>
        </w:r>
        <w:r w:rsidRPr="00227E64" w:rsidDel="00003C31">
          <w:rPr>
            <w:rFonts w:asciiTheme="minorHAnsi" w:hAnsiTheme="minorHAnsi" w:cstheme="minorHAnsi"/>
          </w:rPr>
          <w:delText xml:space="preserve">ex assigned at birth concept </w:delText>
        </w:r>
      </w:del>
      <w:ins w:author="Gay Dolin" w:date="2023-05-16T13:13:00Z" w:id="2123">
        <w:r w:rsidR="00C715EA">
          <w:rPr>
            <w:rFonts w:asciiTheme="minorHAnsi" w:hAnsiTheme="minorHAnsi" w:cstheme="minorHAnsi"/>
          </w:rPr>
          <w:t xml:space="preserve">The Birth Sex Observation </w:t>
        </w:r>
      </w:ins>
      <w:ins w:author="Gay Dolin" w:date="2023-05-16T13:16:00Z" w:id="2124">
        <w:r w:rsidR="00CC683B">
          <w:rPr>
            <w:rFonts w:asciiTheme="minorHAnsi" w:hAnsiTheme="minorHAnsi" w:cstheme="minorHAnsi"/>
          </w:rPr>
          <w:t xml:space="preserve">represents </w:t>
        </w:r>
      </w:ins>
      <w:ins w:author="Gay Dolin" w:date="2023-05-18T06:43:00Z" w:id="2125">
        <w:r w:rsidR="008D0D68">
          <w:rPr>
            <w:rFonts w:asciiTheme="minorHAnsi" w:hAnsiTheme="minorHAnsi" w:cstheme="minorHAnsi"/>
          </w:rPr>
          <w:t xml:space="preserve">a </w:t>
        </w:r>
      </w:ins>
      <w:ins w:author="Gay Dolin" w:date="2023-05-16T13:16:00Z" w:id="2126">
        <w:r w:rsidR="00CC683B">
          <w:rPr>
            <w:rFonts w:asciiTheme="minorHAnsi" w:hAnsiTheme="minorHAnsi" w:cstheme="minorHAnsi"/>
          </w:rPr>
          <w:t>Sex</w:t>
        </w:r>
      </w:ins>
      <w:ins w:author="Gay Dolin" w:date="2023-05-16T13:13:00Z" w:id="2127">
        <w:r w:rsidR="00CD1F27">
          <w:rPr>
            <w:rFonts w:asciiTheme="minorHAnsi" w:hAnsiTheme="minorHAnsi" w:cstheme="minorHAnsi"/>
          </w:rPr>
          <w:t xml:space="preserve"> Ass</w:t>
        </w:r>
      </w:ins>
      <w:ins w:author="Gay Dolin" w:date="2023-05-16T13:14:00Z" w:id="2128">
        <w:r w:rsidR="00CD1F27">
          <w:rPr>
            <w:rFonts w:asciiTheme="minorHAnsi" w:hAnsiTheme="minorHAnsi" w:cstheme="minorHAnsi"/>
          </w:rPr>
          <w:t xml:space="preserve">igned at Birth </w:t>
        </w:r>
      </w:ins>
      <w:r w:rsidRPr="00227E64">
        <w:rPr>
          <w:rFonts w:asciiTheme="minorHAnsi" w:hAnsiTheme="minorHAnsi" w:cstheme="minorHAnsi"/>
        </w:rPr>
        <w:t>present in USCDI v1 and v2</w:t>
      </w:r>
      <w:ins w:author="Gay Dolin" w:date="2023-05-16T13:14:00Z" w:id="2129">
        <w:r w:rsidR="007B7855">
          <w:rPr>
            <w:rFonts w:asciiTheme="minorHAnsi" w:hAnsiTheme="minorHAnsi" w:cstheme="minorHAnsi"/>
          </w:rPr>
          <w:t>. Sex Assigned at Birth is no longer a USCDI data element</w:t>
        </w:r>
      </w:ins>
      <w:ins w:author="Gay Dolin" w:date="2023-05-16T13:15:00Z" w:id="2130">
        <w:r w:rsidR="00CC683B">
          <w:rPr>
            <w:rFonts w:asciiTheme="minorHAnsi" w:hAnsiTheme="minorHAnsi" w:cstheme="minorHAnsi"/>
          </w:rPr>
          <w:t xml:space="preserve"> in USCDI </w:t>
        </w:r>
      </w:ins>
      <w:ins w:author="Gay Dolin" w:date="2023-05-18T14:50:00Z" w:id="2131">
        <w:r w:rsidR="00C9200B">
          <w:rPr>
            <w:rFonts w:asciiTheme="minorHAnsi" w:hAnsiTheme="minorHAnsi" w:cstheme="minorHAnsi"/>
          </w:rPr>
          <w:t>v</w:t>
        </w:r>
      </w:ins>
      <w:ins w:author="Gay Dolin" w:date="2023-05-16T13:15:00Z" w:id="2132">
        <w:r w:rsidR="00CC683B">
          <w:rPr>
            <w:rFonts w:asciiTheme="minorHAnsi" w:hAnsiTheme="minorHAnsi" w:cstheme="minorHAnsi"/>
          </w:rPr>
          <w:t>3</w:t>
        </w:r>
      </w:ins>
      <w:ins w:author="Gay Dolin" w:date="2023-05-16T13:14:00Z" w:id="2133">
        <w:r w:rsidR="007B7855">
          <w:rPr>
            <w:rFonts w:asciiTheme="minorHAnsi" w:hAnsiTheme="minorHAnsi" w:cstheme="minorHAnsi"/>
          </w:rPr>
          <w:t>, but systems may continue to use for</w:t>
        </w:r>
      </w:ins>
      <w:ins w:author="Gay Dolin" w:date="2023-05-16T13:15:00Z" w:id="2134">
        <w:r w:rsidR="001468E3">
          <w:rPr>
            <w:rFonts w:asciiTheme="minorHAnsi" w:hAnsiTheme="minorHAnsi" w:cstheme="minorHAnsi"/>
          </w:rPr>
          <w:t xml:space="preserve"> other purposes.</w:t>
        </w:r>
      </w:ins>
      <w:r w:rsidR="00BD2E66">
        <w:rPr>
          <w:rFonts w:asciiTheme="minorHAnsi" w:hAnsiTheme="minorHAnsi" w:cstheme="minorHAnsi"/>
        </w:rPr>
        <w:t xml:space="preserve"> </w:t>
      </w:r>
      <w:del w:author="Gay Dolin" w:date="2023-05-16T13:14:00Z" w:id="2135">
        <w:r w:rsidDel="007B7855" w:rsidR="00BD2E66">
          <w:rPr>
            <w:rFonts w:asciiTheme="minorHAnsi" w:hAnsiTheme="minorHAnsi" w:cstheme="minorHAnsi"/>
          </w:rPr>
          <w:delText>and the Sex concept in USCDI V3</w:delText>
        </w:r>
      </w:del>
    </w:p>
    <w:p w:rsidRPr="00A61A3F" w:rsidR="001E7AE2" w:rsidP="00FD31AC" w:rsidRDefault="001E7AE2" w14:paraId="1AA4A3BB" w14:textId="47D2E35C">
      <w:pPr>
        <w:pStyle w:val="Heading3"/>
        <w:pPrChange w:author="Gay Dolin" w:date="2023-05-18T15:22:00Z" w:id="2136">
          <w:pPr>
            <w:pStyle w:val="Heading3"/>
          </w:pPr>
        </w:pPrChange>
      </w:pPr>
      <w:bookmarkStart w:name="_Toc119939898" w:id="2137"/>
      <w:bookmarkStart w:name="_Toc135312930" w:id="2138"/>
      <w:r w:rsidRPr="00A61A3F">
        <w:t>Problems</w:t>
      </w:r>
      <w:bookmarkEnd w:id="2137"/>
      <w:bookmarkEnd w:id="2138"/>
    </w:p>
    <w:p w:rsidRPr="00ED1E82" w:rsidR="00633E04" w:rsidP="00633E04" w:rsidRDefault="00633E04" w14:paraId="0069232E" w14:textId="27DE4850">
      <w:pPr>
        <w:rPr>
          <w:rFonts w:asciiTheme="minorHAnsi" w:hAnsiTheme="minorHAnsi" w:cstheme="minorHAnsi"/>
        </w:rPr>
      </w:pPr>
      <w:r w:rsidRPr="00ED1E82">
        <w:rPr>
          <w:rFonts w:asciiTheme="minorHAnsi" w:hAnsiTheme="minorHAnsi" w:cstheme="minorHAnsi"/>
        </w:rPr>
        <w:t>Information about a condition, diagnosis, or other event, situation, issue, or clinical concept that is documented.</w:t>
      </w:r>
    </w:p>
    <w:p w:rsidRPr="00633E04" w:rsidR="00E518B4" w:rsidP="00633E04" w:rsidRDefault="00E518B4" w14:paraId="1588E74D" w14:textId="77777777"/>
    <w:tbl>
      <w:tblPr>
        <w:tblStyle w:val="TableGrid"/>
        <w:tblW w:w="9910" w:type="dxa"/>
        <w:tblLook w:val="04A0" w:firstRow="1" w:lastRow="0" w:firstColumn="1" w:lastColumn="0" w:noHBand="0" w:noVBand="1"/>
      </w:tblPr>
      <w:tblGrid>
        <w:gridCol w:w="1810"/>
        <w:gridCol w:w="1595"/>
        <w:gridCol w:w="1968"/>
        <w:gridCol w:w="4537"/>
      </w:tblGrid>
      <w:tr w:rsidRPr="00ED1E82" w:rsidR="00533DE4" w:rsidTr="004E29C8" w14:paraId="5B6F386A" w14:textId="77777777">
        <w:tc>
          <w:tcPr>
            <w:tcW w:w="1894" w:type="dxa"/>
            <w:shd w:val="clear" w:color="auto" w:fill="2E74B5" w:themeFill="accent5" w:themeFillShade="BF"/>
          </w:tcPr>
          <w:p w:rsidRPr="00ED1E82" w:rsidR="00992641" w:rsidP="00E518B4" w:rsidRDefault="00992641" w14:paraId="7D479F30" w14:textId="77777777">
            <w:pPr>
              <w:rPr>
                <w:rStyle w:val="Strong"/>
                <w:rFonts w:asciiTheme="minorHAnsi" w:hAnsiTheme="minorHAnsi" w:cstheme="minorHAnsi"/>
                <w:color w:val="FFFFFF" w:themeColor="background1"/>
              </w:rPr>
            </w:pPr>
            <w:r w:rsidRPr="00ED1E82">
              <w:rPr>
                <w:rStyle w:val="Strong"/>
                <w:rFonts w:asciiTheme="minorHAnsi" w:hAnsiTheme="minorHAnsi" w:cstheme="minorHAnsi"/>
                <w:color w:val="FFFFFF" w:themeColor="background1"/>
              </w:rPr>
              <w:t>USCDI v2 DATA ELEMENT </w:t>
            </w:r>
          </w:p>
        </w:tc>
        <w:tc>
          <w:tcPr>
            <w:tcW w:w="1680" w:type="dxa"/>
            <w:shd w:val="clear" w:color="auto" w:fill="2E74B5" w:themeFill="accent5" w:themeFillShade="BF"/>
          </w:tcPr>
          <w:p w:rsidRPr="00ED1E82" w:rsidR="00992641" w:rsidP="00E518B4" w:rsidRDefault="00992641" w14:paraId="3FB2ED26" w14:textId="77777777">
            <w:pPr>
              <w:rPr>
                <w:rStyle w:val="Strong"/>
                <w:rFonts w:asciiTheme="minorHAnsi" w:hAnsiTheme="minorHAnsi" w:cstheme="minorHAnsi"/>
                <w:color w:val="FFFFFF" w:themeColor="background1"/>
              </w:rPr>
            </w:pPr>
            <w:r w:rsidRPr="00ED1E82">
              <w:rPr>
                <w:rStyle w:val="Strong"/>
                <w:rFonts w:asciiTheme="minorHAnsi" w:hAnsiTheme="minorHAnsi" w:cstheme="minorHAnsi"/>
                <w:color w:val="FFFFFF" w:themeColor="background1"/>
              </w:rPr>
              <w:t>USCDI Vocabulary Requirement</w:t>
            </w:r>
          </w:p>
        </w:tc>
        <w:tc>
          <w:tcPr>
            <w:tcW w:w="2271" w:type="dxa"/>
            <w:shd w:val="clear" w:color="auto" w:fill="2E74B5" w:themeFill="accent5" w:themeFillShade="BF"/>
          </w:tcPr>
          <w:p w:rsidRPr="00ED1E82" w:rsidR="00992641" w:rsidP="00E518B4" w:rsidRDefault="00992641" w14:paraId="4E409642" w14:textId="77777777">
            <w:pPr>
              <w:rPr>
                <w:rStyle w:val="Strong"/>
                <w:rFonts w:asciiTheme="minorHAnsi" w:hAnsiTheme="minorHAnsi" w:cstheme="minorHAnsi"/>
                <w:color w:val="FFFFFF" w:themeColor="background1"/>
              </w:rPr>
            </w:pPr>
            <w:r w:rsidRPr="00ED1E82">
              <w:rPr>
                <w:rStyle w:val="Strong"/>
                <w:rFonts w:asciiTheme="minorHAnsi" w:hAnsiTheme="minorHAnsi" w:cstheme="minorHAnsi"/>
                <w:color w:val="FFFFFF" w:themeColor="background1"/>
              </w:rPr>
              <w:t>Template</w:t>
            </w:r>
          </w:p>
        </w:tc>
        <w:tc>
          <w:tcPr>
            <w:tcW w:w="4065" w:type="dxa"/>
            <w:shd w:val="clear" w:color="auto" w:fill="2E74B5" w:themeFill="accent5" w:themeFillShade="BF"/>
          </w:tcPr>
          <w:p w:rsidRPr="00ED1E82" w:rsidR="00992641" w:rsidP="00E518B4" w:rsidRDefault="00992641" w14:paraId="1ED13872" w14:textId="77777777">
            <w:pPr>
              <w:rPr>
                <w:rStyle w:val="Strong"/>
                <w:rFonts w:asciiTheme="minorHAnsi" w:hAnsiTheme="minorHAnsi" w:cstheme="minorHAnsi"/>
                <w:color w:val="FFFFFF" w:themeColor="background1"/>
              </w:rPr>
            </w:pPr>
            <w:r w:rsidRPr="00ED1E82">
              <w:rPr>
                <w:rStyle w:val="Strong"/>
                <w:rFonts w:asciiTheme="minorHAnsi" w:hAnsiTheme="minorHAnsi" w:cstheme="minorHAnsi"/>
                <w:color w:val="FFFFFF" w:themeColor="background1"/>
              </w:rPr>
              <w:t>XPath</w:t>
            </w:r>
          </w:p>
        </w:tc>
      </w:tr>
      <w:tr w:rsidRPr="00ED1E82" w:rsidR="00633E04" w:rsidTr="004E29C8" w14:paraId="7EDB02CA" w14:textId="77777777">
        <w:trPr>
          <w:trHeight w:val="950"/>
        </w:trPr>
        <w:tc>
          <w:tcPr>
            <w:tcW w:w="1894" w:type="dxa"/>
            <w:vMerge w:val="restart"/>
          </w:tcPr>
          <w:p w:rsidRPr="00ED1E82" w:rsidR="00633E04" w:rsidP="00E518B4" w:rsidRDefault="00000000" w14:paraId="2056A9C5" w14:textId="70E2FB2A">
            <w:pPr>
              <w:pStyle w:val="NormalWeb"/>
              <w:spacing w:before="0" w:beforeAutospacing="0" w:after="0" w:afterAutospacing="0"/>
              <w:rPr>
                <w:rFonts w:asciiTheme="minorHAnsi" w:hAnsiTheme="minorHAnsi" w:cstheme="minorHAnsi"/>
                <w:color w:val="172B4D"/>
              </w:rPr>
            </w:pPr>
            <w:hyperlink w:history="1" r:id="rId133">
              <w:r w:rsidRPr="00ED1E82" w:rsidR="00633E04">
                <w:rPr>
                  <w:rStyle w:val="Hyperlink"/>
                  <w:rFonts w:asciiTheme="minorHAnsi" w:hAnsiTheme="minorHAnsi" w:cstheme="minorHAnsi"/>
                </w:rPr>
                <w:t>SDOH Problems/Health Concerns</w:t>
              </w:r>
            </w:hyperlink>
          </w:p>
          <w:p w:rsidRPr="00ED1E82" w:rsidR="00633E04" w:rsidP="00E518B4" w:rsidRDefault="00633E04" w14:paraId="54D433E4" w14:textId="37BBA0BE">
            <w:pPr>
              <w:rPr>
                <w:rStyle w:val="Strong"/>
                <w:rFonts w:asciiTheme="minorHAnsi" w:hAnsiTheme="minorHAnsi" w:cstheme="minorHAnsi"/>
                <w:color w:val="172B4D"/>
              </w:rPr>
            </w:pPr>
            <w:r w:rsidRPr="00ED1E82">
              <w:rPr>
                <w:rFonts w:asciiTheme="minorHAnsi" w:hAnsiTheme="minorHAnsi" w:cstheme="minorHAnsi"/>
                <w:color w:val="172B4D"/>
              </w:rPr>
              <w:t>An identified Social Determinants of Health-related condition (e.g., Homelessness (finding), Lack of adequate food Z59.41, Transport too expensive (finding)). SDOH data relate to conditions in which people live, learn, work, and play and their effects on health risks and outcomes.</w:t>
            </w:r>
          </w:p>
        </w:tc>
        <w:tc>
          <w:tcPr>
            <w:tcW w:w="1680" w:type="dxa"/>
            <w:vMerge w:val="restart"/>
          </w:tcPr>
          <w:p w:rsidRPr="00ED1E82" w:rsidR="00633E04" w:rsidP="00E518B4" w:rsidRDefault="00633E04" w14:paraId="34125903" w14:textId="77777777">
            <w:pPr>
              <w:pStyle w:val="NormalWeb"/>
              <w:spacing w:before="0" w:beforeAutospacing="0" w:after="0" w:afterAutospacing="0"/>
              <w:rPr>
                <w:rFonts w:asciiTheme="minorHAnsi" w:hAnsiTheme="minorHAnsi" w:cstheme="minorHAnsi"/>
                <w:color w:val="172B4D"/>
              </w:rPr>
            </w:pPr>
            <w:r w:rsidRPr="00ED1E82">
              <w:rPr>
                <w:rFonts w:asciiTheme="minorHAnsi" w:hAnsiTheme="minorHAnsi" w:cstheme="minorHAnsi"/>
                <w:color w:val="172B4D"/>
              </w:rPr>
              <w:t>• SNOMED International, Systematized Nomenclature of Medicine Clinical Terms (SNOMED CT®) U.S. Edition, March 2021 Release </w:t>
            </w:r>
          </w:p>
          <w:p w:rsidRPr="00ED1E82" w:rsidR="00633E04" w:rsidP="00E518B4" w:rsidRDefault="00633E04" w14:paraId="6BD7958E" w14:textId="3EEDA693">
            <w:pPr>
              <w:rPr>
                <w:rFonts w:asciiTheme="minorHAnsi" w:hAnsiTheme="minorHAnsi" w:cstheme="minorHAnsi"/>
              </w:rPr>
            </w:pPr>
            <w:r w:rsidRPr="00ED1E82">
              <w:rPr>
                <w:rFonts w:asciiTheme="minorHAnsi" w:hAnsiTheme="minorHAnsi" w:cstheme="minorHAnsi"/>
                <w:color w:val="172B4D"/>
              </w:rPr>
              <w:t>• International Classification of Diseases ICD-10-CM 2021</w:t>
            </w:r>
          </w:p>
        </w:tc>
        <w:tc>
          <w:tcPr>
            <w:tcW w:w="2271" w:type="dxa"/>
          </w:tcPr>
          <w:p w:rsidRPr="00ED1E82" w:rsidR="00633E04" w:rsidP="00E518B4" w:rsidRDefault="00633E04" w14:paraId="333F78D5" w14:textId="4FC18ED6">
            <w:pPr>
              <w:rPr>
                <w:rFonts w:asciiTheme="minorHAnsi" w:hAnsiTheme="minorHAnsi" w:cstheme="minorHAnsi"/>
              </w:rPr>
            </w:pPr>
            <w:r w:rsidRPr="00ED1E82">
              <w:rPr>
                <w:rFonts w:asciiTheme="minorHAnsi" w:hAnsiTheme="minorHAnsi" w:cstheme="minorHAnsi"/>
                <w:color w:val="172B4D"/>
              </w:rPr>
              <w:t>For SDOH Problems</w:t>
            </w:r>
            <w:r w:rsidRPr="00ED1E82">
              <w:rPr>
                <w:rFonts w:asciiTheme="minorHAnsi" w:hAnsiTheme="minorHAnsi" w:cstheme="minorHAnsi"/>
              </w:rPr>
              <w:t>:</w:t>
            </w:r>
          </w:p>
          <w:p w:rsidRPr="00ED1E82" w:rsidR="006B2604" w:rsidP="00E518B4" w:rsidRDefault="006B2604" w14:paraId="4F919284" w14:textId="77777777">
            <w:pPr>
              <w:rPr>
                <w:rFonts w:asciiTheme="minorHAnsi" w:hAnsiTheme="minorHAnsi" w:cstheme="minorHAnsi"/>
              </w:rPr>
            </w:pPr>
          </w:p>
          <w:p w:rsidRPr="00ED1E82" w:rsidR="00633E04" w:rsidP="00E518B4" w:rsidRDefault="00633E04" w14:paraId="48915FB9" w14:textId="6645FD61">
            <w:pPr>
              <w:rPr>
                <w:rStyle w:val="Hyperlink"/>
                <w:rFonts w:asciiTheme="minorHAnsi" w:hAnsiTheme="minorHAnsi" w:cstheme="minorHAnsi"/>
                <w:color w:val="0052CC"/>
              </w:rPr>
            </w:pPr>
            <w:r w:rsidRPr="00ED1E82">
              <w:rPr>
                <w:rFonts w:asciiTheme="minorHAnsi" w:hAnsiTheme="minorHAnsi" w:cstheme="minorHAnsi"/>
              </w:rPr>
              <w:t>Problem Observation</w:t>
            </w:r>
          </w:p>
        </w:tc>
        <w:tc>
          <w:tcPr>
            <w:tcW w:w="4065" w:type="dxa"/>
          </w:tcPr>
          <w:p w:rsidRPr="00907779" w:rsidR="00633E04" w:rsidP="00E518B4" w:rsidRDefault="00633E04" w14:paraId="22F8C1D2" w14:textId="77777777">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/observation/value/@code</w:t>
            </w:r>
          </w:p>
          <w:p w:rsidRPr="00907779" w:rsidR="00633E04" w:rsidP="00E518B4" w:rsidRDefault="00633E04" w14:paraId="2BD0A873" w14:textId="77777777">
            <w:pPr>
              <w:rPr>
                <w:rFonts w:ascii="Courier New" w:hAnsi="Courier New" w:cs="Courier New"/>
                <w:color w:val="172B4D"/>
                <w:sz w:val="18"/>
                <w:szCs w:val="18"/>
              </w:rPr>
            </w:pPr>
          </w:p>
        </w:tc>
      </w:tr>
      <w:tr w:rsidRPr="00ED1E82" w:rsidR="00633E04" w:rsidTr="004E29C8" w14:paraId="6DE1CD11" w14:textId="77777777">
        <w:trPr>
          <w:trHeight w:val="1290"/>
        </w:trPr>
        <w:tc>
          <w:tcPr>
            <w:tcW w:w="1894" w:type="dxa"/>
            <w:vMerge/>
          </w:tcPr>
          <w:p w:rsidRPr="00ED1E82" w:rsidR="00633E04" w:rsidP="00E518B4" w:rsidRDefault="00633E04" w14:paraId="3E252B87" w14:textId="77777777">
            <w:pPr>
              <w:pStyle w:val="NormalWeb"/>
              <w:spacing w:before="0" w:beforeAutospacing="0" w:after="0" w:afterAutospacing="0"/>
              <w:rPr>
                <w:rStyle w:val="Strong"/>
                <w:rFonts w:asciiTheme="minorHAnsi" w:hAnsiTheme="minorHAnsi" w:cstheme="minorHAnsi"/>
                <w:color w:val="172B4D"/>
              </w:rPr>
            </w:pPr>
          </w:p>
        </w:tc>
        <w:tc>
          <w:tcPr>
            <w:tcW w:w="1680" w:type="dxa"/>
            <w:vMerge/>
          </w:tcPr>
          <w:p w:rsidRPr="00ED1E82" w:rsidR="00633E04" w:rsidP="00E518B4" w:rsidRDefault="00633E04" w14:paraId="3303B47C" w14:textId="77777777">
            <w:pPr>
              <w:pStyle w:val="NormalWeb"/>
              <w:spacing w:before="0" w:beforeAutospacing="0" w:after="0" w:afterAutospacing="0"/>
              <w:rPr>
                <w:rFonts w:asciiTheme="minorHAnsi" w:hAnsiTheme="minorHAnsi" w:cstheme="minorHAnsi"/>
                <w:color w:val="172B4D"/>
              </w:rPr>
            </w:pPr>
          </w:p>
        </w:tc>
        <w:tc>
          <w:tcPr>
            <w:tcW w:w="2271" w:type="dxa"/>
          </w:tcPr>
          <w:p w:rsidRPr="00ED1E82" w:rsidR="00633E04" w:rsidP="00E518B4" w:rsidRDefault="00633E04" w14:paraId="301E5630" w14:textId="769540C7">
            <w:pPr>
              <w:rPr>
                <w:rFonts w:asciiTheme="minorHAnsi" w:hAnsiTheme="minorHAnsi" w:cstheme="minorHAnsi"/>
                <w:color w:val="172B4D"/>
              </w:rPr>
            </w:pPr>
            <w:r w:rsidRPr="00ED1E82">
              <w:rPr>
                <w:rFonts w:asciiTheme="minorHAnsi" w:hAnsiTheme="minorHAnsi" w:cstheme="minorHAnsi"/>
                <w:color w:val="172B4D"/>
              </w:rPr>
              <w:t>For SDOH Problems in Social History:</w:t>
            </w:r>
          </w:p>
          <w:p w:rsidRPr="00ED1E82" w:rsidR="006B2604" w:rsidP="00E518B4" w:rsidRDefault="006B2604" w14:paraId="56E30741" w14:textId="77777777">
            <w:pPr>
              <w:rPr>
                <w:rFonts w:asciiTheme="minorHAnsi" w:hAnsiTheme="minorHAnsi" w:cstheme="minorHAnsi"/>
                <w:color w:val="172B4D"/>
              </w:rPr>
            </w:pPr>
          </w:p>
          <w:p w:rsidRPr="00ED1E82" w:rsidR="00633E04" w:rsidP="00E518B4" w:rsidRDefault="00633E04" w14:paraId="302FCCBE" w14:textId="437F49C3">
            <w:pPr>
              <w:rPr>
                <w:rFonts w:asciiTheme="minorHAnsi" w:hAnsiTheme="minorHAnsi" w:cstheme="minorHAnsi"/>
              </w:rPr>
            </w:pPr>
            <w:r w:rsidRPr="00ED1E82">
              <w:rPr>
                <w:rFonts w:asciiTheme="minorHAnsi" w:hAnsiTheme="minorHAnsi" w:cstheme="minorHAnsi"/>
              </w:rPr>
              <w:t>Social History Observation</w:t>
            </w:r>
          </w:p>
        </w:tc>
        <w:tc>
          <w:tcPr>
            <w:tcW w:w="4065" w:type="dxa"/>
          </w:tcPr>
          <w:p w:rsidRPr="00907779" w:rsidR="00633E04" w:rsidP="00E518B4" w:rsidRDefault="00633E04" w14:paraId="34CE6ABE" w14:textId="757E69EC">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/observation/value/@code</w:t>
            </w:r>
          </w:p>
        </w:tc>
      </w:tr>
      <w:tr w:rsidRPr="00ED1E82" w:rsidR="00633E04" w:rsidTr="004E29C8" w14:paraId="7DF41536" w14:textId="77777777">
        <w:trPr>
          <w:trHeight w:val="1290"/>
        </w:trPr>
        <w:tc>
          <w:tcPr>
            <w:tcW w:w="1894" w:type="dxa"/>
            <w:vMerge/>
          </w:tcPr>
          <w:p w:rsidRPr="00ED1E82" w:rsidR="00633E04" w:rsidP="00E518B4" w:rsidRDefault="00633E04" w14:paraId="3DF2ED85" w14:textId="77777777">
            <w:pPr>
              <w:pStyle w:val="NormalWeb"/>
              <w:spacing w:before="0" w:beforeAutospacing="0" w:after="0" w:afterAutospacing="0"/>
              <w:rPr>
                <w:rStyle w:val="Strong"/>
                <w:rFonts w:asciiTheme="minorHAnsi" w:hAnsiTheme="minorHAnsi" w:cstheme="minorHAnsi"/>
                <w:color w:val="172B4D"/>
              </w:rPr>
            </w:pPr>
          </w:p>
        </w:tc>
        <w:tc>
          <w:tcPr>
            <w:tcW w:w="1680" w:type="dxa"/>
            <w:vMerge/>
          </w:tcPr>
          <w:p w:rsidRPr="00ED1E82" w:rsidR="00633E04" w:rsidP="00E518B4" w:rsidRDefault="00633E04" w14:paraId="2B8EDCA9" w14:textId="77777777">
            <w:pPr>
              <w:pStyle w:val="NormalWeb"/>
              <w:spacing w:before="0" w:beforeAutospacing="0" w:after="0" w:afterAutospacing="0"/>
              <w:rPr>
                <w:rFonts w:asciiTheme="minorHAnsi" w:hAnsiTheme="minorHAnsi" w:cstheme="minorHAnsi"/>
                <w:color w:val="172B4D"/>
              </w:rPr>
            </w:pPr>
          </w:p>
        </w:tc>
        <w:tc>
          <w:tcPr>
            <w:tcW w:w="2271" w:type="dxa"/>
          </w:tcPr>
          <w:p w:rsidRPr="00ED1E82" w:rsidR="00633E04" w:rsidP="00E518B4" w:rsidRDefault="00633E04" w14:paraId="1BF54AD3" w14:textId="6B57B747">
            <w:pPr>
              <w:rPr>
                <w:rFonts w:asciiTheme="minorHAnsi" w:hAnsiTheme="minorHAnsi" w:cstheme="minorHAnsi"/>
                <w:color w:val="172B4D"/>
              </w:rPr>
            </w:pPr>
            <w:r w:rsidRPr="00ED1E82">
              <w:rPr>
                <w:rFonts w:asciiTheme="minorHAnsi" w:hAnsiTheme="minorHAnsi" w:cstheme="minorHAnsi"/>
                <w:color w:val="172B4D"/>
              </w:rPr>
              <w:t>For SDOH Problems that are Health Concerns</w:t>
            </w:r>
            <w:r w:rsidRPr="00ED1E82" w:rsidR="006B2604">
              <w:rPr>
                <w:rFonts w:asciiTheme="minorHAnsi" w:hAnsiTheme="minorHAnsi" w:cstheme="minorHAnsi"/>
                <w:color w:val="172B4D"/>
              </w:rPr>
              <w:t>:</w:t>
            </w:r>
          </w:p>
          <w:p w:rsidRPr="00ED1E82" w:rsidR="006B2604" w:rsidP="00E518B4" w:rsidRDefault="006B2604" w14:paraId="1F1F181B" w14:textId="77777777">
            <w:pPr>
              <w:rPr>
                <w:rFonts w:asciiTheme="minorHAnsi" w:hAnsiTheme="minorHAnsi" w:cstheme="minorHAnsi"/>
                <w:color w:val="172B4D"/>
              </w:rPr>
            </w:pPr>
          </w:p>
          <w:p w:rsidRPr="00ED1E82" w:rsidR="00633E04" w:rsidP="00E518B4" w:rsidRDefault="00633E04" w14:paraId="22B414F7" w14:textId="259D8F25">
            <w:pPr>
              <w:rPr>
                <w:rFonts w:asciiTheme="minorHAnsi" w:hAnsiTheme="minorHAnsi" w:cstheme="minorHAnsi"/>
              </w:rPr>
            </w:pPr>
            <w:r w:rsidRPr="00ED1E82">
              <w:rPr>
                <w:rFonts w:asciiTheme="minorHAnsi" w:hAnsiTheme="minorHAnsi" w:cstheme="minorHAnsi"/>
              </w:rPr>
              <w:t>Health Concern Act</w:t>
            </w:r>
          </w:p>
        </w:tc>
        <w:tc>
          <w:tcPr>
            <w:tcW w:w="4065" w:type="dxa"/>
          </w:tcPr>
          <w:p w:rsidRPr="00907779" w:rsidR="00633E04" w:rsidP="00E518B4" w:rsidRDefault="00633E04" w14:paraId="05FF8682" w14:textId="77777777">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/entry/act/entryRelationship</w:t>
            </w:r>
          </w:p>
          <w:p w:rsidRPr="00ED1E82" w:rsidR="00633E04" w:rsidP="00E518B4" w:rsidRDefault="00633E04" w14:paraId="36D7CA1F" w14:textId="77777777">
            <w:pPr>
              <w:pStyle w:val="NormalWeb"/>
              <w:spacing w:before="150" w:beforeAutospacing="0" w:after="0" w:afterAutospacing="0"/>
              <w:rPr>
                <w:rFonts w:asciiTheme="minorHAnsi" w:hAnsiTheme="minorHAnsi" w:cstheme="minorHAnsi"/>
                <w:color w:val="172B4D"/>
              </w:rPr>
            </w:pPr>
            <w:r w:rsidRPr="00ED1E82">
              <w:rPr>
                <w:rFonts w:asciiTheme="minorHAnsi" w:hAnsiTheme="minorHAnsi" w:cstheme="minorHAnsi"/>
                <w:color w:val="172B4D"/>
              </w:rPr>
              <w:t>Primitive conformance statement above first entryRelationship or after last (see H&amp;P Document)</w:t>
            </w:r>
          </w:p>
          <w:p w:rsidRPr="00ED1E82" w:rsidR="00633E04" w:rsidP="00E518B4" w:rsidRDefault="00633E04" w14:paraId="71950BD6" w14:textId="0F71D723">
            <w:pPr>
              <w:pStyle w:val="NormalWeb"/>
              <w:spacing w:before="0" w:beforeAutospacing="0" w:after="0" w:afterAutospacing="0"/>
              <w:rPr>
                <w:rFonts w:asciiTheme="minorHAnsi" w:hAnsiTheme="minorHAnsi" w:cstheme="minorHAnsi"/>
                <w:color w:val="172B4D"/>
              </w:rPr>
            </w:pPr>
            <w:r w:rsidRPr="00907779">
              <w:rPr>
                <w:rFonts w:ascii="Courier New" w:hAnsi="Courier New" w:cs="Courier New"/>
                <w:color w:val="172B4D"/>
                <w:sz w:val="18"/>
                <w:szCs w:val="18"/>
              </w:rPr>
              <w:t>/entry/act/entryRelationship/observation</w:t>
            </w:r>
          </w:p>
        </w:tc>
      </w:tr>
      <w:tr w:rsidRPr="00ED1E82" w:rsidR="00633E04" w:rsidTr="004E29C8" w14:paraId="02568579" w14:textId="77777777">
        <w:tc>
          <w:tcPr>
            <w:tcW w:w="1894" w:type="dxa"/>
          </w:tcPr>
          <w:p w:rsidRPr="00ED1E82" w:rsidR="00633E04" w:rsidP="00E518B4" w:rsidRDefault="00000000" w14:paraId="5170512A" w14:textId="4ECA7C68">
            <w:pPr>
              <w:pStyle w:val="NormalWeb"/>
              <w:spacing w:before="0" w:beforeAutospacing="0" w:after="0" w:afterAutospacing="0"/>
              <w:rPr>
                <w:rFonts w:asciiTheme="minorHAnsi" w:hAnsiTheme="minorHAnsi" w:cstheme="minorHAnsi"/>
                <w:color w:val="172B4D"/>
              </w:rPr>
            </w:pPr>
            <w:hyperlink w:history="1" r:id="rId134">
              <w:r w:rsidRPr="00ED1E82" w:rsidR="00633E04">
                <w:rPr>
                  <w:rStyle w:val="Hyperlink"/>
                  <w:rFonts w:asciiTheme="minorHAnsi" w:hAnsiTheme="minorHAnsi" w:cstheme="minorHAnsi"/>
                </w:rPr>
                <w:t>Date of Diagnosis</w:t>
              </w:r>
            </w:hyperlink>
            <w:r w:rsidRPr="00ED1E82" w:rsidR="00633E04">
              <w:rPr>
                <w:rStyle w:val="Strong"/>
                <w:rFonts w:asciiTheme="minorHAnsi" w:hAnsiTheme="minorHAnsi" w:cstheme="minorHAnsi"/>
                <w:color w:val="172B4D"/>
              </w:rPr>
              <w:t> </w:t>
            </w:r>
          </w:p>
          <w:p w:rsidRPr="00ED1E82" w:rsidR="00633E04" w:rsidP="00E518B4" w:rsidRDefault="00633E04" w14:paraId="0A04A70D" w14:textId="5CE68DC0">
            <w:pPr>
              <w:pStyle w:val="NormalWeb"/>
              <w:spacing w:before="0" w:beforeAutospacing="0" w:after="0" w:afterAutospacing="0"/>
              <w:rPr>
                <w:rStyle w:val="Strong"/>
                <w:rFonts w:asciiTheme="minorHAnsi" w:hAnsiTheme="minorHAnsi" w:cstheme="minorHAnsi"/>
                <w:color w:val="172B4D"/>
              </w:rPr>
            </w:pPr>
            <w:r w:rsidRPr="00ED1E82">
              <w:rPr>
                <w:rFonts w:asciiTheme="minorHAnsi" w:hAnsiTheme="minorHAnsi" w:cstheme="minorHAnsi"/>
                <w:color w:val="172B4D"/>
              </w:rPr>
              <w:t xml:space="preserve">Date of first determination by a </w:t>
            </w:r>
            <w:r w:rsidRPr="00ED1E82">
              <w:rPr>
                <w:rFonts w:asciiTheme="minorHAnsi" w:hAnsiTheme="minorHAnsi" w:cstheme="minorHAnsi"/>
                <w:color w:val="172B4D"/>
              </w:rPr>
              <w:t>qualified professional of the presence of a problem or condition affecting a patient</w:t>
            </w:r>
          </w:p>
        </w:tc>
        <w:tc>
          <w:tcPr>
            <w:tcW w:w="1680" w:type="dxa"/>
          </w:tcPr>
          <w:p w:rsidRPr="00ED1E82" w:rsidR="00633E04" w:rsidP="00E518B4" w:rsidRDefault="00633E04" w14:paraId="6F89649A" w14:textId="77777777">
            <w:pPr>
              <w:pStyle w:val="NormalWeb"/>
              <w:spacing w:before="0" w:beforeAutospacing="0" w:after="0" w:afterAutospacing="0"/>
              <w:rPr>
                <w:rFonts w:asciiTheme="minorHAnsi" w:hAnsiTheme="minorHAnsi" w:cstheme="minorHAnsi"/>
                <w:color w:val="172B4D"/>
              </w:rPr>
            </w:pPr>
          </w:p>
        </w:tc>
        <w:tc>
          <w:tcPr>
            <w:tcW w:w="2271" w:type="dxa"/>
          </w:tcPr>
          <w:p w:rsidRPr="00ED1E82" w:rsidR="00633E04" w:rsidP="00E518B4" w:rsidRDefault="00633E04" w14:paraId="04E561B5" w14:textId="668F0EA2">
            <w:pPr>
              <w:rPr>
                <w:rFonts w:asciiTheme="minorHAnsi" w:hAnsiTheme="minorHAnsi" w:cstheme="minorHAnsi"/>
                <w:color w:val="172B4D"/>
              </w:rPr>
            </w:pPr>
            <w:r w:rsidRPr="00ED1E82">
              <w:rPr>
                <w:rFonts w:asciiTheme="minorHAnsi" w:hAnsiTheme="minorHAnsi" w:cstheme="minorHAnsi"/>
              </w:rPr>
              <w:t>Problem Observation</w:t>
            </w:r>
            <w:r w:rsidRPr="00ED1E82">
              <w:rPr>
                <w:rStyle w:val="Hyperlink"/>
                <w:rFonts w:asciiTheme="minorHAnsi" w:hAnsiTheme="minorHAnsi" w:cstheme="minorHAnsi"/>
                <w:color w:val="0052CC"/>
              </w:rPr>
              <w:t xml:space="preserve"> </w:t>
            </w:r>
            <w:r w:rsidRPr="00ED1E82">
              <w:rPr>
                <w:rFonts w:asciiTheme="minorHAnsi" w:hAnsiTheme="minorHAnsi" w:cstheme="minorHAnsi"/>
                <w:color w:val="172B4D"/>
              </w:rPr>
              <w:t> -&gt; Date of Diagnosis Act</w:t>
            </w:r>
          </w:p>
        </w:tc>
        <w:tc>
          <w:tcPr>
            <w:tcW w:w="4065" w:type="dxa"/>
          </w:tcPr>
          <w:p w:rsidRPr="00ED1E82" w:rsidR="00633E04" w:rsidP="007770C6" w:rsidRDefault="00633E04" w14:paraId="5D899644" w14:textId="68992083">
            <w:pPr>
              <w:pStyle w:val="NormalWeb"/>
              <w:spacing w:before="0" w:beforeAutospacing="0" w:after="0" w:afterAutospacing="0"/>
              <w:rPr>
                <w:rFonts w:asciiTheme="minorHAnsi" w:hAnsiTheme="minorHAnsi" w:cstheme="minorHAnsi"/>
                <w:color w:val="172B4D"/>
              </w:rPr>
            </w:pPr>
            <w:r w:rsidRPr="00907779">
              <w:rPr>
                <w:rFonts w:ascii="Courier New" w:hAnsi="Courier New" w:cs="Courier New"/>
                <w:color w:val="172B4D"/>
                <w:sz w:val="18"/>
                <w:szCs w:val="18"/>
              </w:rPr>
              <w:t>/</w:t>
            </w:r>
            <w:r w:rsidRPr="00907779" w:rsidR="008D52C5">
              <w:rPr>
                <w:rFonts w:ascii="Courier New" w:hAnsi="Courier New" w:cs="Courier New"/>
                <w:color w:val="172B4D"/>
                <w:sz w:val="18"/>
                <w:szCs w:val="18"/>
              </w:rPr>
              <w:t>act</w:t>
            </w:r>
            <w:r w:rsidRPr="00907779">
              <w:rPr>
                <w:rFonts w:ascii="Courier New" w:hAnsi="Courier New" w:cs="Courier New"/>
                <w:color w:val="172B4D"/>
                <w:sz w:val="18"/>
                <w:szCs w:val="18"/>
              </w:rPr>
              <w:t>/effectiveTime</w:t>
            </w:r>
            <w:r w:rsidR="002A149B">
              <w:rPr>
                <w:rFonts w:ascii="Courier New" w:hAnsi="Courier New" w:cs="Courier New"/>
                <w:color w:val="172B4D"/>
                <w:sz w:val="18"/>
                <w:szCs w:val="18"/>
              </w:rPr>
              <w:t>/</w:t>
            </w:r>
            <w:r w:rsidRPr="00907779" w:rsidR="008D52C5">
              <w:rPr>
                <w:rFonts w:ascii="Courier New" w:hAnsi="Courier New" w:cs="Courier New"/>
                <w:color w:val="172B4D"/>
                <w:sz w:val="18"/>
                <w:szCs w:val="18"/>
              </w:rPr>
              <w:t>@value</w:t>
            </w:r>
          </w:p>
        </w:tc>
      </w:tr>
      <w:tr w:rsidRPr="00ED1E82" w:rsidR="00633E04" w:rsidTr="004E29C8" w14:paraId="2AE17526" w14:textId="77777777">
        <w:tc>
          <w:tcPr>
            <w:tcW w:w="1894" w:type="dxa"/>
          </w:tcPr>
          <w:p w:rsidRPr="00ED1E82" w:rsidR="00633E04" w:rsidP="00E518B4" w:rsidRDefault="00000000" w14:paraId="6A53AF7F" w14:textId="49138F40">
            <w:pPr>
              <w:pStyle w:val="NormalWeb"/>
              <w:spacing w:before="0" w:beforeAutospacing="0" w:after="0" w:afterAutospacing="0"/>
              <w:rPr>
                <w:rFonts w:asciiTheme="minorHAnsi" w:hAnsiTheme="minorHAnsi" w:cstheme="minorHAnsi"/>
                <w:color w:val="172B4D"/>
              </w:rPr>
            </w:pPr>
            <w:hyperlink w:history="1" r:id="rId135">
              <w:r w:rsidRPr="00ED1E82" w:rsidR="00633E04">
                <w:rPr>
                  <w:rStyle w:val="Hyperlink"/>
                  <w:rFonts w:asciiTheme="minorHAnsi" w:hAnsiTheme="minorHAnsi" w:cstheme="minorHAnsi"/>
                </w:rPr>
                <w:t>Date of Resolution</w:t>
              </w:r>
            </w:hyperlink>
            <w:r w:rsidRPr="00ED1E82" w:rsidR="00633E04">
              <w:rPr>
                <w:rStyle w:val="Strong"/>
                <w:rFonts w:asciiTheme="minorHAnsi" w:hAnsiTheme="minorHAnsi" w:cstheme="minorHAnsi"/>
                <w:color w:val="172B4D"/>
              </w:rPr>
              <w:t> </w:t>
            </w:r>
          </w:p>
          <w:p w:rsidRPr="00ED1E82" w:rsidR="00633E04" w:rsidP="00E518B4" w:rsidRDefault="00633E04" w14:paraId="7C026B7E" w14:textId="27809BDE">
            <w:pPr>
              <w:pStyle w:val="NormalWeb"/>
              <w:spacing w:before="0" w:beforeAutospacing="0" w:after="0" w:afterAutospacing="0"/>
              <w:rPr>
                <w:rStyle w:val="Strong"/>
                <w:rFonts w:asciiTheme="minorHAnsi" w:hAnsiTheme="minorHAnsi" w:cstheme="minorHAnsi"/>
                <w:color w:val="172B4D"/>
              </w:rPr>
            </w:pPr>
            <w:r w:rsidRPr="00ED1E82">
              <w:rPr>
                <w:rFonts w:asciiTheme="minorHAnsi" w:hAnsiTheme="minorHAnsi" w:cstheme="minorHAnsi"/>
                <w:color w:val="172B4D"/>
              </w:rPr>
              <w:t>Date of subsiding or termination of a symptom, problem, or condition.</w:t>
            </w:r>
          </w:p>
        </w:tc>
        <w:tc>
          <w:tcPr>
            <w:tcW w:w="1680" w:type="dxa"/>
          </w:tcPr>
          <w:p w:rsidRPr="00ED1E82" w:rsidR="00633E04" w:rsidP="00E518B4" w:rsidRDefault="00633E04" w14:paraId="534E76B3" w14:textId="0BE84960">
            <w:pPr>
              <w:pStyle w:val="NormalWeb"/>
              <w:spacing w:before="0" w:beforeAutospacing="0" w:after="0" w:afterAutospacing="0"/>
              <w:rPr>
                <w:rFonts w:asciiTheme="minorHAnsi" w:hAnsiTheme="minorHAnsi" w:cstheme="minorHAnsi"/>
                <w:color w:val="172B4D"/>
              </w:rPr>
            </w:pPr>
          </w:p>
        </w:tc>
        <w:tc>
          <w:tcPr>
            <w:tcW w:w="2271" w:type="dxa"/>
          </w:tcPr>
          <w:p w:rsidRPr="00ED1E82" w:rsidR="00633E04" w:rsidP="00E518B4" w:rsidRDefault="00633E04" w14:paraId="042C8986" w14:textId="59E65221">
            <w:pPr>
              <w:rPr>
                <w:rFonts w:asciiTheme="minorHAnsi" w:hAnsiTheme="minorHAnsi" w:cstheme="minorHAnsi"/>
                <w:color w:val="172B4D"/>
              </w:rPr>
            </w:pPr>
            <w:r w:rsidRPr="00ED1E82">
              <w:rPr>
                <w:rFonts w:asciiTheme="minorHAnsi" w:hAnsiTheme="minorHAnsi" w:cstheme="minorHAnsi"/>
              </w:rPr>
              <w:t>Problem Observation</w:t>
            </w:r>
          </w:p>
        </w:tc>
        <w:tc>
          <w:tcPr>
            <w:tcW w:w="4065" w:type="dxa"/>
          </w:tcPr>
          <w:p w:rsidRPr="00ED1E82" w:rsidR="00633E04" w:rsidP="00907779" w:rsidRDefault="00633E04" w14:paraId="1A46D837" w14:textId="1D2D8DC9">
            <w:pPr>
              <w:pStyle w:val="NormalWeb"/>
              <w:spacing w:before="0" w:beforeAutospacing="0" w:after="0" w:afterAutospacing="0"/>
              <w:rPr>
                <w:rFonts w:asciiTheme="minorHAnsi" w:hAnsiTheme="minorHAnsi" w:cstheme="minorHAnsi"/>
                <w:color w:val="172B4D"/>
              </w:rPr>
            </w:pPr>
            <w:r w:rsidRPr="00907779">
              <w:rPr>
                <w:rFonts w:ascii="Courier New" w:hAnsi="Courier New" w:cs="Courier New"/>
                <w:color w:val="172B4D"/>
                <w:sz w:val="18"/>
                <w:szCs w:val="18"/>
              </w:rPr>
              <w:t>/observation/effectiveTime/high</w:t>
            </w:r>
          </w:p>
        </w:tc>
      </w:tr>
    </w:tbl>
    <w:p w:rsidR="00992641" w:rsidP="00E518B4" w:rsidRDefault="00E518B4" w14:paraId="2657EB01" w14:textId="5C0446CE">
      <w:pPr>
        <w:pStyle w:val="Caption"/>
      </w:pPr>
      <w:bookmarkStart w:name="_Toc118898861" w:id="2139"/>
      <w:bookmarkStart w:name="_Toc119940065" w:id="2140"/>
      <w:bookmarkStart w:name="_Toc135313096" w:id="2141"/>
      <w:r>
        <w:t xml:space="preserve">Table </w:t>
      </w:r>
      <w:r>
        <w:fldChar w:fldCharType="begin"/>
      </w:r>
      <w:r>
        <w:instrText>SEQ Table \* ARABIC</w:instrText>
      </w:r>
      <w:r>
        <w:fldChar w:fldCharType="separate"/>
      </w:r>
      <w:r w:rsidR="00DC1072">
        <w:rPr>
          <w:noProof/>
        </w:rPr>
        <w:t>75</w:t>
      </w:r>
      <w:r>
        <w:fldChar w:fldCharType="end"/>
      </w:r>
      <w:r>
        <w:t xml:space="preserve">: </w:t>
      </w:r>
      <w:r w:rsidRPr="001D6349">
        <w:t xml:space="preserve">USCDI v2 Data Elements - </w:t>
      </w:r>
      <w:r>
        <w:t>Problems</w:t>
      </w:r>
      <w:bookmarkEnd w:id="2139"/>
      <w:bookmarkEnd w:id="2140"/>
      <w:bookmarkEnd w:id="2141"/>
    </w:p>
    <w:p w:rsidR="006B2604" w:rsidP="004C76D9" w:rsidRDefault="00633E04" w14:paraId="154B0C23" w14:textId="38B0697C">
      <w:pPr>
        <w:pStyle w:val="Heading4"/>
      </w:pPr>
      <w:r>
        <w:t xml:space="preserve">SDOH </w:t>
      </w:r>
      <w:r w:rsidR="006B2604">
        <w:t>Problems/Health Concerns</w:t>
      </w:r>
    </w:p>
    <w:p w:rsidR="00261355" w:rsidP="00261355" w:rsidRDefault="00261355" w14:paraId="2F392A43" w14:textId="6301121C">
      <w:pPr>
        <w:rPr>
          <w:rFonts w:asciiTheme="minorHAnsi" w:hAnsiTheme="minorHAnsi" w:cstheme="minorHAnsi"/>
        </w:rPr>
      </w:pPr>
      <w:r>
        <w:rPr>
          <w:rFonts w:asciiTheme="minorHAnsi" w:hAnsiTheme="minorHAnsi" w:cstheme="minorHAnsi"/>
        </w:rPr>
        <w:t>The updated Problem Observation, and Health Concern Act templates include a value set for conveying SDOH problems and health concerns.</w:t>
      </w:r>
    </w:p>
    <w:p w:rsidR="00261355" w:rsidP="00261355" w:rsidRDefault="00261355" w14:paraId="3F171FE3" w14:textId="77777777">
      <w:pPr>
        <w:rPr>
          <w:rFonts w:asciiTheme="minorHAnsi" w:hAnsiTheme="minorHAnsi" w:cstheme="minorHAnsi"/>
        </w:rPr>
      </w:pPr>
    </w:p>
    <w:p w:rsidRPr="00314140" w:rsidR="00F87448" w:rsidP="00261355" w:rsidRDefault="00261355" w14:paraId="3DB001CD" w14:textId="0F6F6BFF">
      <w:pPr>
        <w:rPr>
          <w:rFonts w:asciiTheme="minorHAnsi" w:hAnsiTheme="minorHAnsi" w:cstheme="minorHAnsi"/>
        </w:rPr>
      </w:pPr>
      <w:r>
        <w:rPr>
          <w:rFonts w:asciiTheme="minorHAnsi" w:hAnsiTheme="minorHAnsi" w:cstheme="minorHAnsi"/>
        </w:rPr>
        <w:t>For SDOH value sets, s</w:t>
      </w:r>
      <w:r w:rsidRPr="00314140">
        <w:rPr>
          <w:rFonts w:asciiTheme="minorHAnsi" w:hAnsiTheme="minorHAnsi" w:cstheme="minorHAnsi"/>
        </w:rPr>
        <w:t xml:space="preserve">ee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\r \h </w:instrText>
      </w:r>
      <w:r w:rsidR="00A61A3F">
        <w:rPr>
          <w:rFonts w:asciiTheme="minorHAnsi" w:hAnsiTheme="minorHAnsi" w:cstheme="minorHAnsi"/>
          <w:color w:val="0000FF"/>
          <w:u w:val="single"/>
        </w:rPr>
        <w:instrText xml:space="preserve">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DC1072">
        <w:rPr>
          <w:rFonts w:asciiTheme="minorHAnsi" w:hAnsiTheme="minorHAnsi" w:cstheme="minorHAnsi"/>
          <w:color w:val="0000FF"/>
          <w:u w:val="single"/>
        </w:rPr>
        <w:t>6.1.2</w:t>
      </w:r>
      <w:r w:rsidRPr="00A61A3F">
        <w:rPr>
          <w:rFonts w:asciiTheme="minorHAnsi" w:hAnsiTheme="minorHAnsi" w:cstheme="minorHAnsi"/>
          <w:color w:val="0000FF"/>
          <w:u w:val="single"/>
        </w:rPr>
        <w:fldChar w:fldCharType="end"/>
      </w:r>
      <w:r w:rsidRPr="00A61A3F">
        <w:rPr>
          <w:rFonts w:asciiTheme="minorHAnsi" w:hAnsiTheme="minorHAnsi" w:cstheme="minorHAnsi"/>
          <w:color w:val="0000FF"/>
          <w:u w:val="single"/>
        </w:rPr>
        <w:t xml:space="preserv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\h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Pr="00254B4A" w:rsidR="00DC1072">
        <w:rPr>
          <w:rFonts w:asciiTheme="minorHAnsi" w:hAnsiTheme="minorHAnsi" w:cstheme="minorHAnsi"/>
          <w:color w:val="0000FF"/>
          <w:u w:val="single"/>
        </w:rPr>
        <w:t>Social Determinant of Health Vocabulary Design Notes</w:t>
      </w:r>
      <w:r w:rsidRPr="00A61A3F">
        <w:rPr>
          <w:rFonts w:asciiTheme="minorHAnsi" w:hAnsiTheme="minorHAnsi" w:cstheme="minorHAnsi"/>
          <w:color w:val="0000FF"/>
          <w:u w:val="single"/>
        </w:rPr>
        <w:fldChar w:fldCharType="end"/>
      </w:r>
      <w:r w:rsidRPr="00A61A3F">
        <w:rPr>
          <w:rFonts w:asciiTheme="minorHAnsi" w:hAnsiTheme="minorHAnsi" w:cstheme="minorHAnsi"/>
        </w:rPr>
        <w:t>.</w:t>
      </w:r>
    </w:p>
    <w:p w:rsidR="006B2604" w:rsidP="004C76D9" w:rsidRDefault="006B2604" w14:paraId="2EB4FAD1" w14:textId="15812E02">
      <w:pPr>
        <w:pStyle w:val="Heading4"/>
      </w:pPr>
      <w:r>
        <w:t>Date of Diagnosis</w:t>
      </w:r>
    </w:p>
    <w:p w:rsidRPr="00F56C38" w:rsidR="006B2604" w:rsidP="006B2604" w:rsidRDefault="006B2604" w14:paraId="17CED2D4" w14:textId="258401F0">
      <w:pPr>
        <w:rPr>
          <w:rFonts w:asciiTheme="minorHAnsi" w:hAnsiTheme="minorHAnsi" w:cstheme="minorHAnsi"/>
        </w:rPr>
      </w:pPr>
      <w:r w:rsidRPr="00F56C38">
        <w:rPr>
          <w:rFonts w:asciiTheme="minorHAnsi" w:hAnsiTheme="minorHAnsi" w:cstheme="minorHAnsi"/>
        </w:rPr>
        <w:t>No additional guidance</w:t>
      </w:r>
    </w:p>
    <w:p w:rsidR="006B2604" w:rsidP="004C76D9" w:rsidRDefault="006B2604" w14:paraId="36DEE5DA" w14:textId="544B1826">
      <w:pPr>
        <w:pStyle w:val="Heading4"/>
      </w:pPr>
      <w:r>
        <w:t>Date of Resolution</w:t>
      </w:r>
    </w:p>
    <w:p w:rsidRPr="00F56C38" w:rsidR="006B2604" w:rsidP="006B2604" w:rsidRDefault="006B2604" w14:paraId="37BF134C" w14:textId="77777777">
      <w:pPr>
        <w:rPr>
          <w:rFonts w:asciiTheme="minorHAnsi" w:hAnsiTheme="minorHAnsi" w:cstheme="minorHAnsi"/>
        </w:rPr>
      </w:pPr>
      <w:r w:rsidRPr="00F56C38">
        <w:rPr>
          <w:rFonts w:asciiTheme="minorHAnsi" w:hAnsiTheme="minorHAnsi" w:cstheme="minorHAnsi"/>
        </w:rPr>
        <w:t>No additional guidance</w:t>
      </w:r>
    </w:p>
    <w:p w:rsidRPr="000B3D82" w:rsidR="001E7AE2" w:rsidP="00FD31AC" w:rsidRDefault="001E7AE2" w14:paraId="3929FFFF" w14:textId="30E79285">
      <w:pPr>
        <w:pStyle w:val="Heading3"/>
        <w:pPrChange w:author="Gay Dolin" w:date="2023-05-18T15:22:00Z" w:id="2142">
          <w:pPr>
            <w:pStyle w:val="Heading3"/>
          </w:pPr>
        </w:pPrChange>
      </w:pPr>
      <w:bookmarkStart w:name="_Toc119939899" w:id="2143"/>
      <w:bookmarkStart w:name="_Toc135312931" w:id="2144"/>
      <w:r w:rsidRPr="000B3D82">
        <w:t>Procedures</w:t>
      </w:r>
      <w:bookmarkEnd w:id="2143"/>
      <w:bookmarkEnd w:id="2144"/>
    </w:p>
    <w:tbl>
      <w:tblPr>
        <w:tblStyle w:val="TableGrid"/>
        <w:tblW w:w="9783" w:type="dxa"/>
        <w:tblLook w:val="04A0" w:firstRow="1" w:lastRow="0" w:firstColumn="1" w:lastColumn="0" w:noHBand="0" w:noVBand="1"/>
      </w:tblPr>
      <w:tblGrid>
        <w:gridCol w:w="2049"/>
        <w:gridCol w:w="2003"/>
        <w:gridCol w:w="1356"/>
        <w:gridCol w:w="4375"/>
      </w:tblGrid>
      <w:tr w:rsidRPr="00F56C38" w:rsidR="006E6E03" w:rsidTr="004E29C8" w14:paraId="7B83E4F7" w14:textId="77777777">
        <w:tc>
          <w:tcPr>
            <w:tcW w:w="2049" w:type="dxa"/>
            <w:shd w:val="clear" w:color="auto" w:fill="2E74B5" w:themeFill="accent5" w:themeFillShade="BF"/>
          </w:tcPr>
          <w:p w:rsidRPr="00F56C38" w:rsidR="00992641" w:rsidP="00E518B4" w:rsidRDefault="00992641" w14:paraId="1A5347BA" w14:textId="77777777">
            <w:pPr>
              <w:rPr>
                <w:rStyle w:val="Strong"/>
                <w:rFonts w:asciiTheme="minorHAnsi" w:hAnsiTheme="minorHAnsi" w:cstheme="minorHAnsi"/>
                <w:color w:val="FFFFFF" w:themeColor="background1"/>
              </w:rPr>
            </w:pPr>
            <w:bookmarkStart w:name="_Hlk117259183" w:id="2145"/>
            <w:r w:rsidRPr="00F56C38">
              <w:rPr>
                <w:rStyle w:val="Strong"/>
                <w:rFonts w:asciiTheme="minorHAnsi" w:hAnsiTheme="minorHAnsi" w:cstheme="minorHAnsi"/>
                <w:color w:val="FFFFFF" w:themeColor="background1"/>
              </w:rPr>
              <w:t>USCDI v2 DATA ELEMENT </w:t>
            </w:r>
          </w:p>
        </w:tc>
        <w:tc>
          <w:tcPr>
            <w:tcW w:w="2003" w:type="dxa"/>
            <w:shd w:val="clear" w:color="auto" w:fill="2E74B5" w:themeFill="accent5" w:themeFillShade="BF"/>
          </w:tcPr>
          <w:p w:rsidRPr="00F56C38" w:rsidR="00992641" w:rsidP="00E518B4" w:rsidRDefault="00992641" w14:paraId="07F37CC5" w14:textId="77777777">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USCDI Vocabulary Requirement</w:t>
            </w:r>
          </w:p>
        </w:tc>
        <w:tc>
          <w:tcPr>
            <w:tcW w:w="1356" w:type="dxa"/>
            <w:shd w:val="clear" w:color="auto" w:fill="2E74B5" w:themeFill="accent5" w:themeFillShade="BF"/>
          </w:tcPr>
          <w:p w:rsidRPr="00F56C38" w:rsidR="00992641" w:rsidP="00E518B4" w:rsidRDefault="00992641" w14:paraId="23064F02" w14:textId="77777777">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Template</w:t>
            </w:r>
          </w:p>
        </w:tc>
        <w:tc>
          <w:tcPr>
            <w:tcW w:w="4375" w:type="dxa"/>
            <w:shd w:val="clear" w:color="auto" w:fill="2E74B5" w:themeFill="accent5" w:themeFillShade="BF"/>
          </w:tcPr>
          <w:p w:rsidRPr="00F56C38" w:rsidR="00992641" w:rsidP="00E518B4" w:rsidRDefault="00992641" w14:paraId="4411D778" w14:textId="77777777">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XPath</w:t>
            </w:r>
          </w:p>
        </w:tc>
      </w:tr>
      <w:tr w:rsidRPr="00F56C38" w:rsidR="006B2604" w:rsidTr="004E29C8" w14:paraId="43F4B2D3" w14:textId="77777777">
        <w:trPr>
          <w:trHeight w:val="2168"/>
        </w:trPr>
        <w:tc>
          <w:tcPr>
            <w:tcW w:w="2049" w:type="dxa"/>
            <w:vMerge w:val="restart"/>
          </w:tcPr>
          <w:p w:rsidRPr="00F56C38" w:rsidR="006B2604" w:rsidP="00E518B4" w:rsidRDefault="00000000" w14:paraId="4FF318FD" w14:textId="11589138">
            <w:pPr>
              <w:pStyle w:val="NormalWeb"/>
              <w:spacing w:before="0" w:beforeAutospacing="0" w:after="0" w:afterAutospacing="0"/>
              <w:rPr>
                <w:rFonts w:asciiTheme="minorHAnsi" w:hAnsiTheme="minorHAnsi" w:cstheme="minorHAnsi"/>
                <w:color w:val="172B4D"/>
              </w:rPr>
            </w:pPr>
            <w:hyperlink w:history="1" r:id="rId136">
              <w:r w:rsidRPr="00F56C38" w:rsidR="006B2604">
                <w:rPr>
                  <w:rStyle w:val="Hyperlink"/>
                  <w:rFonts w:asciiTheme="minorHAnsi" w:hAnsiTheme="minorHAnsi" w:cstheme="minorHAnsi"/>
                </w:rPr>
                <w:t>SDOH Interventions</w:t>
              </w:r>
            </w:hyperlink>
            <w:r w:rsidRPr="00F56C38" w:rsidR="006B2604">
              <w:rPr>
                <w:rStyle w:val="Strong"/>
                <w:rFonts w:asciiTheme="minorHAnsi" w:hAnsiTheme="minorHAnsi" w:cstheme="minorHAnsi"/>
                <w:color w:val="172B4D"/>
              </w:rPr>
              <w:t xml:space="preserve"> </w:t>
            </w:r>
          </w:p>
          <w:p w:rsidRPr="00F56C38" w:rsidR="006B2604" w:rsidP="00E518B4" w:rsidRDefault="006B2604" w14:paraId="3C12880A" w14:textId="77777777">
            <w:pPr>
              <w:pStyle w:val="NormalWeb"/>
              <w:spacing w:before="150" w:beforeAutospacing="0" w:after="0" w:afterAutospacing="0"/>
              <w:rPr>
                <w:rFonts w:asciiTheme="minorHAnsi" w:hAnsiTheme="minorHAnsi" w:cstheme="minorHAnsi"/>
                <w:color w:val="172B4D"/>
              </w:rPr>
            </w:pPr>
            <w:r w:rsidRPr="00F56C38">
              <w:rPr>
                <w:rFonts w:asciiTheme="minorHAnsi" w:hAnsiTheme="minorHAnsi" w:cstheme="minorHAnsi"/>
                <w:color w:val="172B4D"/>
              </w:rPr>
              <w:t>A service offered to a patient to address identified Social Determinants of Health concerns, problems, or diagnoses (e.g.,</w:t>
            </w:r>
          </w:p>
          <w:p w:rsidRPr="00F56C38" w:rsidR="006B2604" w:rsidP="00E518B4" w:rsidRDefault="006B2604" w14:paraId="2DF9B137" w14:textId="77777777">
            <w:pPr>
              <w:pStyle w:val="NormalWeb"/>
              <w:spacing w:before="150" w:beforeAutospacing="0" w:after="0" w:afterAutospacing="0"/>
              <w:rPr>
                <w:rFonts w:asciiTheme="minorHAnsi" w:hAnsiTheme="minorHAnsi" w:cstheme="minorHAnsi"/>
                <w:color w:val="172B4D"/>
              </w:rPr>
            </w:pPr>
            <w:r w:rsidRPr="00F56C38">
              <w:rPr>
                <w:rFonts w:asciiTheme="minorHAnsi" w:hAnsiTheme="minorHAnsi" w:cstheme="minorHAnsi"/>
                <w:color w:val="172B4D"/>
              </w:rPr>
              <w:t>Education about Meals on Wheels Program, Referral to transportation support programs). SDOH data relate to</w:t>
            </w:r>
          </w:p>
          <w:p w:rsidRPr="00F56C38" w:rsidR="006B2604" w:rsidP="00E518B4" w:rsidRDefault="006B2604" w14:paraId="0DF3D7C9" w14:textId="5F104CB1">
            <w:pPr>
              <w:rPr>
                <w:rStyle w:val="Strong"/>
                <w:rFonts w:asciiTheme="minorHAnsi" w:hAnsiTheme="minorHAnsi" w:cstheme="minorHAnsi"/>
                <w:color w:val="172B4D"/>
              </w:rPr>
            </w:pPr>
            <w:r w:rsidRPr="00F56C38">
              <w:rPr>
                <w:rFonts w:asciiTheme="minorHAnsi" w:hAnsiTheme="minorHAnsi" w:cstheme="minorHAnsi"/>
                <w:color w:val="172B4D"/>
              </w:rPr>
              <w:t>conditions in which people live, learn, work, and play and their effects on health risks and outcomes.</w:t>
            </w:r>
          </w:p>
        </w:tc>
        <w:tc>
          <w:tcPr>
            <w:tcW w:w="2003" w:type="dxa"/>
            <w:vMerge w:val="restart"/>
          </w:tcPr>
          <w:p w:rsidRPr="00F56C38" w:rsidR="006B2604" w:rsidP="00E518B4" w:rsidRDefault="006B2604" w14:paraId="323F8EF7" w14:textId="77777777">
            <w:pPr>
              <w:pStyle w:val="NormalWeb"/>
              <w:spacing w:before="0" w:beforeAutospacing="0" w:after="0" w:afterAutospacing="0"/>
              <w:rPr>
                <w:rFonts w:asciiTheme="minorHAnsi" w:hAnsiTheme="minorHAnsi" w:cstheme="minorHAnsi"/>
                <w:color w:val="172B4D"/>
              </w:rPr>
            </w:pPr>
            <w:r w:rsidRPr="00F56C38">
              <w:rPr>
                <w:rFonts w:asciiTheme="minorHAnsi" w:hAnsiTheme="minorHAnsi" w:cstheme="minorHAnsi"/>
                <w:color w:val="172B4D"/>
              </w:rPr>
              <w:t>• SNOMED International, Systematized Nomenclature of Medicine Clinical Terms (SNOMED CT®) U.S. Edition, March 2021 Release </w:t>
            </w:r>
          </w:p>
          <w:p w:rsidRPr="00F56C38" w:rsidR="006B2604" w:rsidP="00E518B4" w:rsidRDefault="006B2604" w14:paraId="4B5C6269" w14:textId="77777777">
            <w:pPr>
              <w:pStyle w:val="NormalWeb"/>
              <w:spacing w:before="150" w:beforeAutospacing="0" w:after="0" w:afterAutospacing="0"/>
              <w:rPr>
                <w:rFonts w:asciiTheme="minorHAnsi" w:hAnsiTheme="minorHAnsi" w:cstheme="minorHAnsi"/>
                <w:color w:val="172B4D"/>
              </w:rPr>
            </w:pPr>
            <w:r w:rsidRPr="00F56C38">
              <w:rPr>
                <w:rFonts w:asciiTheme="minorHAnsi" w:hAnsiTheme="minorHAnsi" w:cstheme="minorHAnsi"/>
                <w:color w:val="172B4D"/>
              </w:rPr>
              <w:t>• Current Procedural Terminology (CPT®) 2021, as maintained and distributed by the American Medical Association, for physician services and other health care services.</w:t>
            </w:r>
          </w:p>
          <w:p w:rsidRPr="00F56C38" w:rsidR="006B2604" w:rsidP="00E518B4" w:rsidRDefault="006B2604" w14:paraId="5EA9FDD4" w14:textId="32383754">
            <w:pPr>
              <w:rPr>
                <w:rFonts w:asciiTheme="minorHAnsi" w:hAnsiTheme="minorHAnsi" w:cstheme="minorHAnsi"/>
              </w:rPr>
            </w:pPr>
            <w:r w:rsidRPr="00F56C38">
              <w:rPr>
                <w:rFonts w:asciiTheme="minorHAnsi" w:hAnsiTheme="minorHAnsi" w:cstheme="minorHAnsi"/>
                <w:color w:val="172B4D"/>
              </w:rPr>
              <w:t xml:space="preserve">• Healthcare Common Procedure Coding System </w:t>
            </w:r>
            <w:r w:rsidRPr="00F56C38">
              <w:rPr>
                <w:rFonts w:asciiTheme="minorHAnsi" w:hAnsiTheme="minorHAnsi" w:cstheme="minorHAnsi"/>
                <w:color w:val="172B4D"/>
              </w:rPr>
              <w:t>(HCPCS) Level II, as maintained and distributed by HHS.</w:t>
            </w:r>
          </w:p>
        </w:tc>
        <w:tc>
          <w:tcPr>
            <w:tcW w:w="1356" w:type="dxa"/>
          </w:tcPr>
          <w:p w:rsidRPr="00F56C38" w:rsidR="006B2604" w:rsidP="00E518B4" w:rsidRDefault="006B2604" w14:paraId="017D9D49" w14:textId="57FA3E3E">
            <w:pPr>
              <w:rPr>
                <w:rFonts w:asciiTheme="minorHAnsi" w:hAnsiTheme="minorHAnsi" w:cstheme="minorHAnsi"/>
                <w:color w:val="172B4D"/>
              </w:rPr>
            </w:pPr>
            <w:r w:rsidRPr="00F56C38">
              <w:rPr>
                <w:rFonts w:asciiTheme="minorHAnsi" w:hAnsiTheme="minorHAnsi" w:cstheme="minorHAnsi"/>
                <w:color w:val="172B4D"/>
              </w:rPr>
              <w:t>For interventions that have occurred:</w:t>
            </w:r>
          </w:p>
          <w:p w:rsidRPr="00F56C38" w:rsidR="006B2604" w:rsidP="00E518B4" w:rsidRDefault="006B2604" w14:paraId="3632A3C5" w14:textId="77777777">
            <w:pPr>
              <w:rPr>
                <w:rFonts w:asciiTheme="minorHAnsi" w:hAnsiTheme="minorHAnsi" w:cstheme="minorHAnsi"/>
                <w:color w:val="172B4D"/>
              </w:rPr>
            </w:pPr>
          </w:p>
          <w:p w:rsidRPr="00F56C38" w:rsidR="006B2604" w:rsidP="00E518B4" w:rsidRDefault="006B2604" w14:paraId="3A7B969E" w14:textId="65929BC0">
            <w:pPr>
              <w:rPr>
                <w:rStyle w:val="Hyperlink"/>
                <w:rFonts w:asciiTheme="minorHAnsi" w:hAnsiTheme="minorHAnsi" w:cstheme="minorHAnsi"/>
                <w:color w:val="0052CC"/>
              </w:rPr>
            </w:pPr>
            <w:r w:rsidRPr="00F56C38">
              <w:rPr>
                <w:rFonts w:asciiTheme="minorHAnsi" w:hAnsiTheme="minorHAnsi" w:cstheme="minorHAnsi"/>
              </w:rPr>
              <w:t>Procedure Activity Procedure</w:t>
            </w:r>
          </w:p>
        </w:tc>
        <w:tc>
          <w:tcPr>
            <w:tcW w:w="4375" w:type="dxa"/>
          </w:tcPr>
          <w:p w:rsidRPr="00F56C38" w:rsidR="006B2604" w:rsidP="00907779" w:rsidRDefault="006B2604" w14:paraId="73B36348" w14:textId="6D0D9E3F">
            <w:pPr>
              <w:pStyle w:val="NormalWeb"/>
              <w:spacing w:before="0" w:beforeAutospacing="0" w:after="0" w:afterAutospacing="0"/>
              <w:rPr>
                <w:rFonts w:asciiTheme="minorHAnsi" w:hAnsiTheme="minorHAnsi" w:cstheme="minorHAnsi"/>
                <w:color w:val="172B4D"/>
              </w:rPr>
            </w:pPr>
            <w:r w:rsidRPr="00907779">
              <w:rPr>
                <w:rFonts w:ascii="Courier New" w:hAnsi="Courier New" w:cs="Courier New"/>
                <w:color w:val="172B4D"/>
                <w:sz w:val="18"/>
                <w:szCs w:val="18"/>
              </w:rPr>
              <w:t>/entry/</w:t>
            </w:r>
            <w:r w:rsidRPr="00907779" w:rsidR="00261355">
              <w:rPr>
                <w:rFonts w:ascii="Courier New" w:hAnsi="Courier New" w:cs="Courier New"/>
                <w:color w:val="172B4D"/>
                <w:sz w:val="18"/>
                <w:szCs w:val="18"/>
              </w:rPr>
              <w:t>procedure</w:t>
            </w:r>
            <w:r w:rsidRPr="00907779">
              <w:rPr>
                <w:rFonts w:ascii="Courier New" w:hAnsi="Courier New" w:cs="Courier New"/>
                <w:color w:val="172B4D"/>
                <w:sz w:val="18"/>
                <w:szCs w:val="18"/>
              </w:rPr>
              <w:t>/code</w:t>
            </w:r>
            <w:r w:rsidR="00BC6FEF">
              <w:rPr>
                <w:rFonts w:ascii="Courier New" w:hAnsi="Courier New" w:cs="Courier New"/>
                <w:color w:val="172B4D"/>
                <w:sz w:val="18"/>
                <w:szCs w:val="18"/>
              </w:rPr>
              <w:t>/</w:t>
            </w:r>
            <w:r w:rsidRPr="00907779">
              <w:rPr>
                <w:rFonts w:ascii="Courier New" w:hAnsi="Courier New" w:cs="Courier New"/>
                <w:color w:val="172B4D"/>
                <w:sz w:val="18"/>
                <w:szCs w:val="18"/>
              </w:rPr>
              <w:t>@code</w:t>
            </w:r>
          </w:p>
        </w:tc>
      </w:tr>
      <w:tr w:rsidRPr="00F56C38" w:rsidR="006B2604" w:rsidTr="004E29C8" w14:paraId="40CA4423" w14:textId="77777777">
        <w:trPr>
          <w:trHeight w:val="2167"/>
        </w:trPr>
        <w:tc>
          <w:tcPr>
            <w:tcW w:w="2049" w:type="dxa"/>
            <w:vMerge/>
          </w:tcPr>
          <w:p w:rsidRPr="00F56C38" w:rsidR="006B2604" w:rsidP="00E518B4" w:rsidRDefault="006B2604" w14:paraId="74D1E663" w14:textId="77777777">
            <w:pPr>
              <w:pStyle w:val="NormalWeb"/>
              <w:spacing w:before="0" w:beforeAutospacing="0" w:after="0" w:afterAutospacing="0"/>
              <w:rPr>
                <w:rStyle w:val="Strong"/>
                <w:rFonts w:asciiTheme="minorHAnsi" w:hAnsiTheme="minorHAnsi" w:cstheme="minorHAnsi"/>
                <w:color w:val="172B4D"/>
              </w:rPr>
            </w:pPr>
          </w:p>
        </w:tc>
        <w:tc>
          <w:tcPr>
            <w:tcW w:w="2003" w:type="dxa"/>
            <w:vMerge/>
          </w:tcPr>
          <w:p w:rsidRPr="00F56C38" w:rsidR="006B2604" w:rsidP="00E518B4" w:rsidRDefault="006B2604" w14:paraId="33805EEC" w14:textId="77777777">
            <w:pPr>
              <w:pStyle w:val="NormalWeb"/>
              <w:spacing w:before="0" w:beforeAutospacing="0" w:after="0" w:afterAutospacing="0"/>
              <w:rPr>
                <w:rFonts w:asciiTheme="minorHAnsi" w:hAnsiTheme="minorHAnsi" w:cstheme="minorHAnsi"/>
                <w:color w:val="172B4D"/>
              </w:rPr>
            </w:pPr>
          </w:p>
        </w:tc>
        <w:tc>
          <w:tcPr>
            <w:tcW w:w="1356" w:type="dxa"/>
          </w:tcPr>
          <w:p w:rsidRPr="00F56C38" w:rsidR="006B2604" w:rsidP="00E518B4" w:rsidRDefault="006B2604" w14:paraId="5747D93B" w14:textId="0A266874">
            <w:pPr>
              <w:rPr>
                <w:rFonts w:asciiTheme="minorHAnsi" w:hAnsiTheme="minorHAnsi" w:cstheme="minorHAnsi"/>
                <w:color w:val="172B4D"/>
              </w:rPr>
            </w:pPr>
            <w:r w:rsidRPr="00F56C38">
              <w:rPr>
                <w:rFonts w:asciiTheme="minorHAnsi" w:hAnsiTheme="minorHAnsi" w:cstheme="minorHAnsi"/>
                <w:color w:val="172B4D"/>
              </w:rPr>
              <w:t>For interventions that are planned:</w:t>
            </w:r>
          </w:p>
          <w:p w:rsidRPr="00F56C38" w:rsidR="006B2604" w:rsidP="00E518B4" w:rsidRDefault="006B2604" w14:paraId="7E81E34F" w14:textId="77777777">
            <w:pPr>
              <w:rPr>
                <w:rFonts w:asciiTheme="minorHAnsi" w:hAnsiTheme="minorHAnsi" w:cstheme="minorHAnsi"/>
                <w:color w:val="172B4D"/>
              </w:rPr>
            </w:pPr>
          </w:p>
          <w:p w:rsidRPr="00F56C38" w:rsidR="006B2604" w:rsidP="00E518B4" w:rsidRDefault="006B2604" w14:paraId="5EC6606B" w14:textId="7D9C6E77">
            <w:pPr>
              <w:rPr>
                <w:rFonts w:asciiTheme="minorHAnsi" w:hAnsiTheme="minorHAnsi" w:cstheme="minorHAnsi"/>
              </w:rPr>
            </w:pPr>
            <w:r w:rsidRPr="00F56C38">
              <w:rPr>
                <w:rFonts w:asciiTheme="minorHAnsi" w:hAnsiTheme="minorHAnsi" w:cstheme="minorHAnsi"/>
              </w:rPr>
              <w:t>Planned Procedure</w:t>
            </w:r>
          </w:p>
        </w:tc>
        <w:tc>
          <w:tcPr>
            <w:tcW w:w="4375" w:type="dxa"/>
          </w:tcPr>
          <w:p w:rsidRPr="00907779" w:rsidR="006B2604" w:rsidP="00907779" w:rsidRDefault="006B2604" w14:paraId="7B6DDD28" w14:textId="3E7CCE3F">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/entry/</w:t>
            </w:r>
            <w:r w:rsidRPr="00907779" w:rsidR="00261355">
              <w:rPr>
                <w:rFonts w:ascii="Courier New" w:hAnsi="Courier New" w:cs="Courier New"/>
                <w:color w:val="172B4D"/>
                <w:sz w:val="18"/>
                <w:szCs w:val="18"/>
              </w:rPr>
              <w:t>procedure</w:t>
            </w:r>
            <w:r w:rsidRPr="00907779">
              <w:rPr>
                <w:rFonts w:ascii="Courier New" w:hAnsi="Courier New" w:cs="Courier New"/>
                <w:color w:val="172B4D"/>
                <w:sz w:val="18"/>
                <w:szCs w:val="18"/>
              </w:rPr>
              <w:t>/code</w:t>
            </w:r>
            <w:r w:rsidR="00BC6FEF">
              <w:rPr>
                <w:rFonts w:ascii="Courier New" w:hAnsi="Courier New" w:cs="Courier New"/>
                <w:color w:val="172B4D"/>
                <w:sz w:val="18"/>
                <w:szCs w:val="18"/>
              </w:rPr>
              <w:t>/</w:t>
            </w:r>
            <w:r w:rsidRPr="00907779">
              <w:rPr>
                <w:rFonts w:ascii="Courier New" w:hAnsi="Courier New" w:cs="Courier New"/>
                <w:color w:val="172B4D"/>
                <w:sz w:val="18"/>
                <w:szCs w:val="18"/>
              </w:rPr>
              <w:t>@code</w:t>
            </w:r>
          </w:p>
        </w:tc>
      </w:tr>
      <w:bookmarkEnd w:id="2145"/>
      <w:tr w:rsidRPr="00F56C38" w:rsidR="00AE2CF6" w:rsidTr="004E29C8" w14:paraId="5760CCE8" w14:textId="77777777">
        <w:tc>
          <w:tcPr>
            <w:tcW w:w="2049" w:type="dxa"/>
            <w:shd w:val="clear" w:color="auto" w:fill="00B050"/>
          </w:tcPr>
          <w:p w:rsidRPr="00F56C38" w:rsidR="00AE2CF6" w:rsidP="00D011EE" w:rsidRDefault="00AE2CF6" w14:paraId="45CCB9A6" w14:textId="5474D93C">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3</w:t>
            </w:r>
            <w:r w:rsidRPr="00F56C38">
              <w:rPr>
                <w:rStyle w:val="Strong"/>
                <w:rFonts w:asciiTheme="minorHAnsi" w:hAnsiTheme="minorHAnsi" w:cstheme="minorHAnsi"/>
                <w:color w:val="FFFFFF" w:themeColor="background1"/>
              </w:rPr>
              <w:t xml:space="preserve"> DATA ELEMENT </w:t>
            </w:r>
          </w:p>
        </w:tc>
        <w:tc>
          <w:tcPr>
            <w:tcW w:w="2003" w:type="dxa"/>
            <w:shd w:val="clear" w:color="auto" w:fill="00B050"/>
          </w:tcPr>
          <w:p w:rsidRPr="00F56C38" w:rsidR="00AE2CF6" w:rsidP="00D011EE" w:rsidRDefault="00AE2CF6" w14:paraId="59FAF42A" w14:textId="77777777">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USCDI Vocabulary Requirement</w:t>
            </w:r>
          </w:p>
        </w:tc>
        <w:tc>
          <w:tcPr>
            <w:tcW w:w="1356" w:type="dxa"/>
            <w:shd w:val="clear" w:color="auto" w:fill="00B050"/>
          </w:tcPr>
          <w:p w:rsidRPr="00F56C38" w:rsidR="00AE2CF6" w:rsidP="00D011EE" w:rsidRDefault="00AE2CF6" w14:paraId="0B75C774" w14:textId="77777777">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Template</w:t>
            </w:r>
          </w:p>
        </w:tc>
        <w:tc>
          <w:tcPr>
            <w:tcW w:w="4375" w:type="dxa"/>
            <w:shd w:val="clear" w:color="auto" w:fill="00B050"/>
          </w:tcPr>
          <w:p w:rsidRPr="00F56C38" w:rsidR="00AE2CF6" w:rsidP="00D011EE" w:rsidRDefault="00AE2CF6" w14:paraId="40715899" w14:textId="77777777">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XPath</w:t>
            </w:r>
          </w:p>
        </w:tc>
      </w:tr>
      <w:tr w:rsidRPr="00F56C38" w:rsidR="00461397" w:rsidTr="004E29C8" w14:paraId="4C5E4C32" w14:textId="77777777">
        <w:trPr>
          <w:trHeight w:val="2636"/>
        </w:trPr>
        <w:tc>
          <w:tcPr>
            <w:tcW w:w="2049" w:type="dxa"/>
          </w:tcPr>
          <w:p w:rsidRPr="00E32413" w:rsidR="00461397" w:rsidP="00461397" w:rsidRDefault="00000000" w14:paraId="40569EE5" w14:textId="1710FACB">
            <w:pPr>
              <w:shd w:val="clear" w:color="auto" w:fill="FFFFFF"/>
              <w:rPr>
                <w:rFonts w:eastAsia="Times New Roman" w:asciiTheme="minorHAnsi" w:hAnsiTheme="minorHAnsi" w:cstheme="minorHAnsi"/>
                <w:color w:val="172B4D"/>
              </w:rPr>
            </w:pPr>
            <w:hyperlink w:history="1" r:id="rId137">
              <w:r w:rsidRPr="00E32413" w:rsidR="00461397">
                <w:rPr>
                  <w:rStyle w:val="Hyperlink"/>
                  <w:rFonts w:eastAsia="Times New Roman" w:asciiTheme="minorHAnsi" w:hAnsiTheme="minorHAnsi" w:cstheme="minorHAnsi"/>
                </w:rPr>
                <w:t>Reason for Referral</w:t>
              </w:r>
            </w:hyperlink>
          </w:p>
          <w:p w:rsidRPr="00B84F2D" w:rsidR="00461397" w:rsidP="00461397" w:rsidRDefault="00461397" w14:paraId="561AA017" w14:textId="77777777">
            <w:pPr>
              <w:shd w:val="clear" w:color="auto" w:fill="FFFFFF"/>
              <w:spacing w:before="150"/>
              <w:rPr>
                <w:rFonts w:eastAsia="Times New Roman" w:asciiTheme="minorHAnsi" w:hAnsiTheme="minorHAnsi" w:cstheme="minorHAnsi"/>
                <w:color w:val="172B4D"/>
              </w:rPr>
            </w:pPr>
            <w:r w:rsidRPr="00B84F2D">
              <w:rPr>
                <w:rFonts w:eastAsia="Times New Roman" w:asciiTheme="minorHAnsi" w:hAnsiTheme="minorHAnsi" w:cstheme="minorHAnsi"/>
                <w:color w:val="003366"/>
              </w:rPr>
              <w:t>Explanation or justification for a referral or consultation</w:t>
            </w:r>
          </w:p>
          <w:p w:rsidRPr="00B84F2D" w:rsidR="00461397" w:rsidP="00D011EE" w:rsidRDefault="00461397" w14:paraId="4FEC784A" w14:textId="7C00940C">
            <w:pPr>
              <w:rPr>
                <w:rStyle w:val="Strong"/>
                <w:rFonts w:asciiTheme="minorHAnsi" w:hAnsiTheme="minorHAnsi" w:cstheme="minorHAnsi"/>
                <w:color w:val="172B4D"/>
              </w:rPr>
            </w:pPr>
          </w:p>
        </w:tc>
        <w:tc>
          <w:tcPr>
            <w:tcW w:w="2003" w:type="dxa"/>
          </w:tcPr>
          <w:p w:rsidRPr="00B84F2D" w:rsidR="00461397" w:rsidP="00AE2CF6" w:rsidRDefault="00461397" w14:paraId="3DCF8726" w14:textId="6A2D78CE">
            <w:pPr>
              <w:pStyle w:val="NormalWeb"/>
              <w:spacing w:before="0" w:beforeAutospacing="0" w:after="0" w:afterAutospacing="0"/>
              <w:rPr>
                <w:rFonts w:asciiTheme="minorHAnsi" w:hAnsiTheme="minorHAnsi" w:cstheme="minorHAnsi"/>
              </w:rPr>
            </w:pPr>
            <w:r w:rsidRPr="00B84F2D">
              <w:rPr>
                <w:rFonts w:asciiTheme="minorHAnsi" w:hAnsiTheme="minorHAnsi" w:cstheme="minorHAnsi"/>
                <w:color w:val="003366"/>
                <w:shd w:val="clear" w:color="auto" w:fill="FFFFFF"/>
              </w:rPr>
              <w:t>None (follow C-CDA)</w:t>
            </w:r>
          </w:p>
          <w:p w:rsidRPr="00B84F2D" w:rsidR="00461397" w:rsidP="00D011EE" w:rsidRDefault="00461397" w14:paraId="28F7CB6D" w14:textId="01DD4892">
            <w:pPr>
              <w:rPr>
                <w:rFonts w:asciiTheme="minorHAnsi" w:hAnsiTheme="minorHAnsi" w:cstheme="minorHAnsi"/>
              </w:rPr>
            </w:pPr>
          </w:p>
        </w:tc>
        <w:tc>
          <w:tcPr>
            <w:tcW w:w="1356" w:type="dxa"/>
          </w:tcPr>
          <w:p w:rsidRPr="00B84F2D" w:rsidR="00461397" w:rsidP="00D011EE" w:rsidRDefault="00461397" w14:paraId="753FE73C" w14:textId="73CA18EF">
            <w:pPr>
              <w:rPr>
                <w:rStyle w:val="Hyperlink"/>
                <w:rFonts w:asciiTheme="minorHAnsi" w:hAnsiTheme="minorHAnsi" w:cstheme="minorHAnsi"/>
                <w:color w:val="0052CC"/>
              </w:rPr>
            </w:pPr>
            <w:r w:rsidRPr="00B84F2D">
              <w:rPr>
                <w:rFonts w:asciiTheme="minorHAnsi" w:hAnsiTheme="minorHAnsi" w:cstheme="minorHAnsi"/>
                <w:color w:val="003366"/>
                <w:shd w:val="clear" w:color="auto" w:fill="FFFFFF"/>
              </w:rPr>
              <w:t>Reason for Referral Section</w:t>
            </w:r>
          </w:p>
        </w:tc>
        <w:tc>
          <w:tcPr>
            <w:tcW w:w="4375" w:type="dxa"/>
          </w:tcPr>
          <w:p w:rsidRPr="00B84F2D" w:rsidR="00461397" w:rsidP="00B84F2D" w:rsidRDefault="00461397" w14:paraId="684F9273" w14:textId="77777777">
            <w:pPr>
              <w:pStyle w:val="NormalWeb"/>
              <w:spacing w:before="0" w:beforeAutospacing="0" w:after="0" w:afterAutospacing="0"/>
              <w:rPr>
                <w:rFonts w:ascii="Courier New" w:hAnsi="Courier New" w:cs="Courier New"/>
                <w:color w:val="172B4D"/>
                <w:sz w:val="18"/>
                <w:szCs w:val="18"/>
              </w:rPr>
            </w:pPr>
            <w:r w:rsidRPr="00B84F2D">
              <w:rPr>
                <w:rFonts w:ascii="Courier New" w:hAnsi="Courier New" w:cs="Courier New"/>
                <w:color w:val="172B4D"/>
                <w:sz w:val="18"/>
                <w:szCs w:val="18"/>
              </w:rPr>
              <w:t xml:space="preserve">Patient Referral Act </w:t>
            </w:r>
            <w:r w:rsidRPr="00B84F2D">
              <w:rPr>
                <w:rFonts w:ascii="Courier New" w:hAnsi="Courier New" w:cs="Courier New"/>
                <w:color w:val="172B4D"/>
                <w:sz w:val="18"/>
                <w:szCs w:val="18"/>
              </w:rPr>
              <w:br/>
            </w:r>
            <w:r w:rsidRPr="00B84F2D">
              <w:rPr>
                <w:rFonts w:ascii="Courier New" w:hAnsi="Courier New" w:cs="Courier New"/>
                <w:color w:val="172B4D"/>
                <w:sz w:val="18"/>
                <w:szCs w:val="18"/>
              </w:rPr>
              <w:t>(act 2.16.840.1.113883.10.20.22.4.140)</w:t>
            </w:r>
            <w:r w:rsidRPr="00B84F2D">
              <w:rPr>
                <w:rFonts w:ascii="Courier New" w:hAnsi="Courier New" w:cs="Courier New"/>
                <w:color w:val="172B4D"/>
                <w:sz w:val="18"/>
                <w:szCs w:val="18"/>
              </w:rPr>
              <w:br/>
            </w:r>
            <w:r w:rsidRPr="00B84F2D">
              <w:rPr>
                <w:rFonts w:ascii="Courier New" w:hAnsi="Courier New" w:cs="Courier New"/>
                <w:color w:val="172B4D"/>
                <w:sz w:val="18"/>
                <w:szCs w:val="18"/>
              </w:rPr>
              <w:br/>
            </w:r>
            <w:r w:rsidRPr="00B84F2D">
              <w:rPr>
                <w:rFonts w:ascii="Courier New" w:hAnsi="Courier New" w:cs="Courier New"/>
                <w:color w:val="172B4D"/>
                <w:sz w:val="18"/>
                <w:szCs w:val="18"/>
              </w:rPr>
              <w:t>+</w:t>
            </w:r>
          </w:p>
          <w:p w:rsidRPr="00B84F2D" w:rsidR="00461397" w:rsidP="00B84F2D" w:rsidRDefault="00461397" w14:paraId="4FB22383" w14:textId="77777777">
            <w:pPr>
              <w:pStyle w:val="NormalWeb"/>
              <w:spacing w:before="0" w:beforeAutospacing="0" w:after="0" w:afterAutospacing="0"/>
              <w:rPr>
                <w:rFonts w:ascii="Courier New" w:hAnsi="Courier New" w:cs="Courier New"/>
                <w:color w:val="172B4D"/>
                <w:sz w:val="18"/>
                <w:szCs w:val="18"/>
              </w:rPr>
            </w:pPr>
            <w:r w:rsidRPr="00B84F2D">
              <w:rPr>
                <w:rFonts w:ascii="Courier New" w:hAnsi="Courier New" w:cs="Courier New"/>
                <w:color w:val="172B4D"/>
                <w:sz w:val="18"/>
                <w:szCs w:val="18"/>
              </w:rPr>
              <w:t xml:space="preserve">Indication (V2) </w:t>
            </w:r>
          </w:p>
          <w:p w:rsidRPr="00B84F2D" w:rsidR="00461397" w:rsidP="00B84F2D" w:rsidRDefault="00461397" w14:paraId="00093B59" w14:textId="77777777">
            <w:pPr>
              <w:pStyle w:val="NormalWeb"/>
              <w:spacing w:before="0" w:beforeAutospacing="0" w:after="0" w:afterAutospacing="0"/>
              <w:rPr>
                <w:rFonts w:ascii="Courier New" w:hAnsi="Courier New" w:cs="Courier New"/>
                <w:color w:val="172B4D"/>
                <w:sz w:val="18"/>
                <w:szCs w:val="18"/>
              </w:rPr>
            </w:pPr>
            <w:r w:rsidRPr="00B84F2D">
              <w:rPr>
                <w:rFonts w:ascii="Courier New" w:hAnsi="Courier New" w:cs="Courier New"/>
                <w:color w:val="172B4D"/>
                <w:sz w:val="18"/>
                <w:szCs w:val="18"/>
              </w:rPr>
              <w:t>(observation, 2.16.840.1.113883.10.20.22.4.19, release 2014-06-09)</w:t>
            </w:r>
          </w:p>
          <w:p w:rsidRPr="00F56C38" w:rsidR="00461397" w:rsidP="00D011EE" w:rsidRDefault="00461397" w14:paraId="2F96EF12" w14:textId="16597B56">
            <w:pPr>
              <w:pStyle w:val="NormalWeb"/>
              <w:spacing w:before="0" w:beforeAutospacing="0" w:after="0" w:afterAutospacing="0"/>
              <w:rPr>
                <w:rFonts w:asciiTheme="minorHAnsi" w:hAnsiTheme="minorHAnsi" w:cstheme="minorHAnsi"/>
                <w:color w:val="172B4D"/>
              </w:rPr>
            </w:pPr>
          </w:p>
        </w:tc>
      </w:tr>
    </w:tbl>
    <w:p w:rsidR="00992641" w:rsidP="00E518B4" w:rsidRDefault="00E518B4" w14:paraId="3EECB7C8" w14:textId="2B1D46AC">
      <w:pPr>
        <w:pStyle w:val="Caption"/>
      </w:pPr>
      <w:bookmarkStart w:name="_Toc118898862" w:id="2146"/>
      <w:bookmarkStart w:name="_Toc119940066" w:id="2147"/>
      <w:bookmarkStart w:name="_Toc135313097" w:id="2148"/>
      <w:r>
        <w:t xml:space="preserve">Table </w:t>
      </w:r>
      <w:r>
        <w:fldChar w:fldCharType="begin"/>
      </w:r>
      <w:r>
        <w:instrText>SEQ Table \* ARABIC</w:instrText>
      </w:r>
      <w:r>
        <w:fldChar w:fldCharType="separate"/>
      </w:r>
      <w:r w:rsidR="00DC1072">
        <w:rPr>
          <w:noProof/>
        </w:rPr>
        <w:t>76</w:t>
      </w:r>
      <w:r>
        <w:fldChar w:fldCharType="end"/>
      </w:r>
      <w:r>
        <w:t xml:space="preserve">: </w:t>
      </w:r>
      <w:r w:rsidRPr="00413E8A">
        <w:t xml:space="preserve">USCDI Data Elements - </w:t>
      </w:r>
      <w:r>
        <w:t>Procedures</w:t>
      </w:r>
      <w:bookmarkEnd w:id="2146"/>
      <w:bookmarkEnd w:id="2147"/>
      <w:bookmarkEnd w:id="2148"/>
    </w:p>
    <w:p w:rsidR="006B2604" w:rsidP="00FD31AC" w:rsidRDefault="006B2604" w14:paraId="0E826D3D" w14:textId="38FADD6B">
      <w:pPr>
        <w:pStyle w:val="Heading4"/>
      </w:pPr>
      <w:r>
        <w:t>SDOH Interventions</w:t>
      </w:r>
    </w:p>
    <w:p w:rsidR="00261355" w:rsidP="00261355" w:rsidRDefault="00261355" w14:paraId="2A8C96CB" w14:textId="7733951F">
      <w:pPr>
        <w:rPr>
          <w:rFonts w:asciiTheme="minorHAnsi" w:hAnsiTheme="minorHAnsi" w:cstheme="minorHAnsi"/>
        </w:rPr>
      </w:pPr>
      <w:bookmarkStart w:name="_Ref88484722" w:id="2149"/>
      <w:bookmarkStart w:name="_Ref88484728" w:id="2150"/>
      <w:r>
        <w:rPr>
          <w:rFonts w:asciiTheme="minorHAnsi" w:hAnsiTheme="minorHAnsi" w:cstheme="minorHAnsi"/>
        </w:rPr>
        <w:t>The updated Procedure Activity Procedure, and Planned Procedure templates include a value set for conveying SDOH interventions.</w:t>
      </w:r>
    </w:p>
    <w:p w:rsidR="00261355" w:rsidP="00261355" w:rsidRDefault="00261355" w14:paraId="6E81BE7D" w14:textId="77777777">
      <w:pPr>
        <w:rPr>
          <w:rFonts w:asciiTheme="minorHAnsi" w:hAnsiTheme="minorHAnsi" w:cstheme="minorHAnsi"/>
        </w:rPr>
      </w:pPr>
    </w:p>
    <w:p w:rsidR="00261355" w:rsidP="00261355" w:rsidRDefault="00261355" w14:paraId="0275ABF6" w14:textId="1B7D3733">
      <w:pPr>
        <w:rPr>
          <w:rFonts w:asciiTheme="minorHAnsi" w:hAnsiTheme="minorHAnsi" w:cstheme="minorHAnsi"/>
        </w:rPr>
      </w:pPr>
      <w:r>
        <w:rPr>
          <w:rFonts w:asciiTheme="minorHAnsi" w:hAnsiTheme="minorHAnsi" w:cstheme="minorHAnsi"/>
        </w:rPr>
        <w:t>For SDOH value sets, s</w:t>
      </w:r>
      <w:r w:rsidRPr="00314140">
        <w:rPr>
          <w:rFonts w:asciiTheme="minorHAnsi" w:hAnsiTheme="minorHAnsi" w:cstheme="minorHAnsi"/>
        </w:rPr>
        <w:t xml:space="preserve">ee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\r \h </w:instrText>
      </w:r>
      <w:r w:rsidR="00A61A3F">
        <w:rPr>
          <w:rFonts w:asciiTheme="minorHAnsi" w:hAnsiTheme="minorHAnsi" w:cstheme="minorHAnsi"/>
          <w:color w:val="0000FF"/>
          <w:u w:val="single"/>
        </w:rPr>
        <w:instrText xml:space="preserve">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DC1072">
        <w:rPr>
          <w:rFonts w:asciiTheme="minorHAnsi" w:hAnsiTheme="minorHAnsi" w:cstheme="minorHAnsi"/>
          <w:color w:val="0000FF"/>
          <w:u w:val="single"/>
        </w:rPr>
        <w:t>6.1.2</w:t>
      </w:r>
      <w:r w:rsidRPr="00A61A3F">
        <w:rPr>
          <w:rFonts w:asciiTheme="minorHAnsi" w:hAnsiTheme="minorHAnsi" w:cstheme="minorHAnsi"/>
          <w:color w:val="0000FF"/>
          <w:u w:val="single"/>
        </w:rPr>
        <w:fldChar w:fldCharType="end"/>
      </w:r>
      <w:r w:rsidRPr="00A61A3F">
        <w:rPr>
          <w:rFonts w:asciiTheme="minorHAnsi" w:hAnsiTheme="minorHAnsi" w:cstheme="minorHAnsi"/>
          <w:color w:val="0000FF"/>
          <w:u w:val="single"/>
        </w:rPr>
        <w:t xml:space="preserv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\h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Pr="00254B4A" w:rsidR="00DC1072">
        <w:rPr>
          <w:rFonts w:asciiTheme="minorHAnsi" w:hAnsiTheme="minorHAnsi" w:cstheme="minorHAnsi"/>
          <w:color w:val="0000FF"/>
          <w:u w:val="single"/>
        </w:rPr>
        <w:t>Social Determinant of Health Vocabulary Design Notes</w:t>
      </w:r>
      <w:r w:rsidRPr="00A61A3F">
        <w:rPr>
          <w:rFonts w:asciiTheme="minorHAnsi" w:hAnsiTheme="minorHAnsi" w:cstheme="minorHAnsi"/>
          <w:color w:val="0000FF"/>
          <w:u w:val="single"/>
        </w:rPr>
        <w:fldChar w:fldCharType="end"/>
      </w:r>
      <w:r w:rsidRPr="00A61A3F">
        <w:rPr>
          <w:rFonts w:asciiTheme="minorHAnsi" w:hAnsiTheme="minorHAnsi" w:cstheme="minorHAnsi"/>
        </w:rPr>
        <w:t>.</w:t>
      </w:r>
    </w:p>
    <w:p w:rsidRPr="004E29C8" w:rsidR="000E43B8" w:rsidP="00FD31AC" w:rsidRDefault="000E43B8" w14:paraId="0DB76B39" w14:textId="77777777">
      <w:pPr>
        <w:pStyle w:val="Heading4"/>
      </w:pPr>
      <w:r w:rsidRPr="004E29C8">
        <w:t>Reason for Referral</w:t>
      </w:r>
    </w:p>
    <w:p w:rsidR="000E43B8" w:rsidP="000E43B8" w:rsidRDefault="000E43B8" w14:paraId="509928F2" w14:textId="70D6EB8F">
      <w:pPr>
        <w:pStyle w:val="NormalWeb"/>
        <w:shd w:val="clear" w:color="auto" w:fill="FFFFFF"/>
        <w:spacing w:before="150" w:beforeAutospacing="0" w:after="0" w:afterAutospacing="0"/>
        <w:rPr>
          <w:rFonts w:ascii="-apple-system" w:hAnsi="-apple-system"/>
          <w:color w:val="172B4D"/>
          <w:sz w:val="21"/>
          <w:szCs w:val="21"/>
        </w:rPr>
      </w:pPr>
      <w:r w:rsidRPr="000E43B8">
        <w:rPr>
          <w:rFonts w:asciiTheme="minorHAnsi" w:hAnsiTheme="minorHAnsi" w:cstheme="minorHAnsi"/>
        </w:rPr>
        <w:t>A reason for referral is represented with the </w:t>
      </w:r>
      <w:hyperlink w:history="1" r:id="rId138">
        <w:r w:rsidRPr="000E43B8">
          <w:rPr>
            <w:rStyle w:val="Hyperlink"/>
            <w:rFonts w:asciiTheme="minorHAnsi" w:hAnsiTheme="minorHAnsi" w:cstheme="minorHAnsi"/>
            <w:color w:val="auto"/>
          </w:rPr>
          <w:t>Patient Referral Act</w:t>
        </w:r>
      </w:hyperlink>
      <w:r w:rsidRPr="000E43B8">
        <w:rPr>
          <w:rFonts w:asciiTheme="minorHAnsi" w:hAnsiTheme="minorHAnsi" w:cstheme="minorHAnsi"/>
        </w:rPr>
        <w:t> template, which contains the </w:t>
      </w:r>
      <w:hyperlink w:history="1" r:id="rId139">
        <w:r w:rsidRPr="000E43B8">
          <w:rPr>
            <w:rStyle w:val="Hyperlink"/>
            <w:rFonts w:asciiTheme="minorHAnsi" w:hAnsiTheme="minorHAnsi" w:cstheme="minorHAnsi"/>
            <w:color w:val="auto"/>
          </w:rPr>
          <w:t>Indication Observation </w:t>
        </w:r>
      </w:hyperlink>
      <w:r w:rsidRPr="000E43B8">
        <w:rPr>
          <w:rFonts w:asciiTheme="minorHAnsi" w:hAnsiTheme="minorHAnsi" w:cstheme="minorHAnsi"/>
        </w:rPr>
        <w:t>template with an ActRelationship typeCode of "RSON" (Reason). Please also see </w:t>
      </w:r>
      <w:hyperlink w:history="1" r:id="rId140">
        <w:r w:rsidRPr="000E43B8">
          <w:rPr>
            <w:rStyle w:val="Hyperlink"/>
            <w:rFonts w:asciiTheme="minorHAnsi" w:hAnsiTheme="minorHAnsi" w:cstheme="minorHAnsi"/>
            <w:color w:val="auto"/>
          </w:rPr>
          <w:t>Referral Request and Close Referral with a Note</w:t>
        </w:r>
      </w:hyperlink>
      <w:r w:rsidRPr="000E43B8">
        <w:rPr>
          <w:rFonts w:asciiTheme="minorHAnsi" w:hAnsiTheme="minorHAnsi" w:cstheme="minorHAnsi"/>
        </w:rPr>
        <w:t> example for "closing the loop".</w:t>
      </w:r>
    </w:p>
    <w:p w:rsidRPr="00314140" w:rsidR="000E43B8" w:rsidP="00261355" w:rsidRDefault="000E43B8" w14:paraId="674CAC13" w14:textId="77777777">
      <w:pPr>
        <w:rPr>
          <w:rFonts w:asciiTheme="minorHAnsi" w:hAnsiTheme="minorHAnsi" w:cstheme="minorHAnsi"/>
        </w:rPr>
      </w:pPr>
    </w:p>
    <w:p w:rsidRPr="00C64922" w:rsidR="009A427D" w:rsidP="005C79A1" w:rsidRDefault="009A427D" w14:paraId="35C8A4DD" w14:textId="3EAF1501">
      <w:pPr>
        <w:pStyle w:val="Heading1"/>
      </w:pPr>
      <w:bookmarkStart w:name="_Ref98767790" w:id="2151"/>
      <w:bookmarkStart w:name="_Ref98767794" w:id="2152"/>
      <w:bookmarkStart w:name="_Toc119939900" w:id="2153"/>
      <w:bookmarkStart w:name="_Toc135312932" w:id="2154"/>
      <w:r w:rsidRPr="00C64922">
        <w:t>Resources</w:t>
      </w:r>
      <w:bookmarkEnd w:id="2045"/>
      <w:bookmarkEnd w:id="2046"/>
      <w:bookmarkEnd w:id="2047"/>
      <w:bookmarkEnd w:id="2048"/>
      <w:bookmarkEnd w:id="2149"/>
      <w:bookmarkEnd w:id="2150"/>
      <w:bookmarkEnd w:id="2151"/>
      <w:bookmarkEnd w:id="2152"/>
      <w:bookmarkEnd w:id="2153"/>
      <w:bookmarkEnd w:id="2154"/>
    </w:p>
    <w:p w:rsidRPr="00D14360" w:rsidR="009A427D" w:rsidP="009A427D" w:rsidRDefault="009A427D" w14:paraId="6D698228" w14:textId="77777777">
      <w:pPr>
        <w:spacing w:after="120"/>
        <w:rPr>
          <w:rFonts w:eastAsia="Calibri" w:cs="Calibri"/>
          <w:color w:val="000000"/>
        </w:rPr>
      </w:pPr>
      <w:r w:rsidRPr="00D14360">
        <w:rPr>
          <w:rFonts w:eastAsia="Calibri" w:cs="Calibri"/>
          <w:color w:val="000000"/>
        </w:rPr>
        <w:t xml:space="preserve">The following </w:t>
      </w:r>
      <w:r w:rsidRPr="00D14360" w:rsidR="00DC05F4">
        <w:rPr>
          <w:rFonts w:eastAsia="Calibri" w:cs="Calibri"/>
          <w:color w:val="000000"/>
        </w:rPr>
        <w:t>resources are available to the</w:t>
      </w:r>
      <w:r w:rsidRPr="00D14360">
        <w:rPr>
          <w:rFonts w:eastAsia="Calibri" w:cs="Calibri"/>
          <w:color w:val="000000"/>
        </w:rPr>
        <w:t xml:space="preserve"> C-CDA implement</w:t>
      </w:r>
      <w:r w:rsidRPr="00D14360" w:rsidR="00DC05F4">
        <w:rPr>
          <w:rFonts w:eastAsia="Calibri" w:cs="Calibri"/>
          <w:color w:val="000000"/>
        </w:rPr>
        <w:t>er community to support the growing use of this important information exchange standard for interoperability.</w:t>
      </w:r>
    </w:p>
    <w:p w:rsidRPr="00C64922" w:rsidR="009A427D" w:rsidP="003E2C96" w:rsidRDefault="009A427D" w14:paraId="03B32A80" w14:textId="77777777">
      <w:pPr>
        <w:pStyle w:val="Heading2"/>
      </w:pPr>
      <w:bookmarkStart w:name="_3bj1y38" w:colFirst="0" w:colLast="0" w:id="2155"/>
      <w:bookmarkStart w:name="_Toc11043724" w:id="2156"/>
      <w:bookmarkStart w:name="_Toc11045647" w:id="2157"/>
      <w:bookmarkStart w:name="_Toc11219063" w:id="2158"/>
      <w:bookmarkStart w:name="_Toc11391317" w:id="2159"/>
      <w:bookmarkStart w:name="_Toc119939901" w:id="2160"/>
      <w:bookmarkStart w:name="_Toc135312933" w:id="2161"/>
      <w:bookmarkEnd w:id="2155"/>
      <w:r w:rsidRPr="00C64922">
        <w:t>Sample C-CDA Files</w:t>
      </w:r>
      <w:bookmarkEnd w:id="2156"/>
      <w:bookmarkEnd w:id="2157"/>
      <w:bookmarkEnd w:id="2158"/>
      <w:bookmarkEnd w:id="2159"/>
      <w:bookmarkEnd w:id="2160"/>
      <w:bookmarkEnd w:id="2161"/>
    </w:p>
    <w:p w:rsidR="009A427D" w:rsidP="000816FD" w:rsidRDefault="00E32413" w14:paraId="0B722E9E" w14:textId="4D95697E">
      <w:pPr>
        <w:rPr>
          <w:rFonts w:eastAsia="Calibri" w:cs="Calibri"/>
          <w:color w:val="000000"/>
        </w:rPr>
      </w:pPr>
      <w:r>
        <w:rPr>
          <w:rFonts w:eastAsia="Calibri" w:cs="Calibri"/>
          <w:color w:val="000000"/>
        </w:rPr>
        <w:t>There</w:t>
      </w:r>
      <w:r w:rsidRPr="00D14360" w:rsidR="009A427D">
        <w:rPr>
          <w:rFonts w:eastAsia="Calibri" w:cs="Calibri"/>
          <w:color w:val="000000"/>
        </w:rPr>
        <w:t xml:space="preserve"> are sample C-CDA files for a variety of Clinical Note types. </w:t>
      </w:r>
      <w:bookmarkStart w:name="_1qoc8b1" w:colFirst="0" w:colLast="0" w:id="2162"/>
      <w:bookmarkEnd w:id="2162"/>
      <w:r>
        <w:rPr>
          <w:rFonts w:eastAsia="Calibri" w:cs="Calibri"/>
          <w:color w:val="000000"/>
        </w:rPr>
        <w:t>Sample</w:t>
      </w:r>
      <w:r w:rsidR="00294353">
        <w:rPr>
          <w:rFonts w:eastAsia="Calibri" w:cs="Calibri"/>
          <w:color w:val="000000"/>
        </w:rPr>
        <w:t xml:space="preserve"> documents are posted in Github where they are incrementally improved by the CDA Examples Task Force.  Reference </w:t>
      </w:r>
      <w:r w:rsidR="00296E2F">
        <w:rPr>
          <w:rFonts w:eastAsia="Calibri" w:cs="Calibri"/>
          <w:color w:val="000000"/>
        </w:rPr>
        <w:t xml:space="preserve">the C-CDA Sample Document </w:t>
      </w:r>
      <w:r w:rsidRPr="00296E2F" w:rsidR="00296E2F">
        <w:rPr>
          <w:rFonts w:eastAsia="Calibri" w:asciiTheme="minorHAnsi" w:hAnsiTheme="minorHAnsi" w:cstheme="minorHAnsi"/>
          <w:color w:val="000000"/>
        </w:rPr>
        <w:t>registry</w:t>
      </w:r>
      <w:r w:rsidRPr="00296E2F" w:rsidR="000816FD">
        <w:rPr>
          <w:rFonts w:asciiTheme="minorHAnsi" w:hAnsiTheme="minorHAnsi" w:cstheme="minorHAnsi"/>
        </w:rPr>
        <w:t xml:space="preserve"> f</w:t>
      </w:r>
      <w:r w:rsidRPr="00296E2F" w:rsidR="00294353">
        <w:rPr>
          <w:rFonts w:eastAsia="Calibri" w:asciiTheme="minorHAnsi" w:hAnsiTheme="minorHAnsi" w:cstheme="minorHAnsi"/>
          <w:color w:val="000000"/>
        </w:rPr>
        <w:t>or the current version</w:t>
      </w:r>
      <w:r w:rsidR="00294353">
        <w:rPr>
          <w:rFonts w:eastAsia="Calibri" w:cs="Calibri"/>
          <w:color w:val="000000"/>
        </w:rPr>
        <w:t xml:space="preserve"> of these sample documents.</w:t>
      </w:r>
      <w:r w:rsidR="00296E2F">
        <w:rPr>
          <w:rStyle w:val="FootnoteReference"/>
          <w:rFonts w:eastAsia="Calibri" w:cs="Calibri"/>
          <w:color w:val="000000"/>
        </w:rPr>
        <w:footnoteReference w:id="141"/>
      </w:r>
    </w:p>
    <w:p w:rsidR="005B684F" w:rsidP="000816FD" w:rsidRDefault="005B684F" w14:paraId="625E38F0" w14:textId="53BB3457">
      <w:pPr>
        <w:rPr>
          <w:rFonts w:eastAsia="Calibri" w:cs="Calibri"/>
          <w:color w:val="000000"/>
        </w:rPr>
      </w:pPr>
    </w:p>
    <w:p w:rsidRPr="00D14360" w:rsidR="00F22DFE" w:rsidP="000816FD" w:rsidRDefault="00F22DFE" w14:paraId="67D94FCE" w14:textId="77777777">
      <w:pPr>
        <w:rPr>
          <w:rFonts w:eastAsia="Calibri" w:cs="Calibri"/>
          <w:color w:val="000000"/>
        </w:rPr>
      </w:pPr>
    </w:p>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605"/>
        <w:gridCol w:w="6750"/>
      </w:tblGrid>
      <w:tr w:rsidR="00BF2DC6" w:rsidTr="003A3D50" w14:paraId="6EE5BC46" w14:textId="77777777">
        <w:tc>
          <w:tcPr>
            <w:tcW w:w="2605" w:type="dxa"/>
            <w:tcBorders>
              <w:bottom w:val="nil"/>
              <w:right w:val="nil"/>
            </w:tcBorders>
            <w:shd w:val="clear" w:color="auto" w:fill="4F81BD"/>
          </w:tcPr>
          <w:p w:rsidRPr="00D14360" w:rsidR="00BF2DC6" w:rsidP="00D14360" w:rsidRDefault="00BF2DC6" w14:paraId="36732D21" w14:textId="77777777">
            <w:pPr>
              <w:spacing w:after="120"/>
              <w:rPr>
                <w:b/>
                <w:bCs/>
                <w:color w:val="000000"/>
              </w:rPr>
            </w:pPr>
            <w:r w:rsidRPr="00D14360">
              <w:rPr>
                <w:rFonts w:cs="Calibri"/>
                <w:b/>
                <w:bCs/>
                <w:color w:val="FFFFFF"/>
              </w:rPr>
              <w:t>Type</w:t>
            </w:r>
          </w:p>
        </w:tc>
        <w:tc>
          <w:tcPr>
            <w:tcW w:w="6750" w:type="dxa"/>
            <w:shd w:val="clear" w:color="auto" w:fill="4F81BD"/>
          </w:tcPr>
          <w:p w:rsidRPr="00D14360" w:rsidR="00BF2DC6" w:rsidP="00D14360" w:rsidRDefault="00BF2DC6" w14:paraId="7B971AA2" w14:textId="77777777">
            <w:pPr>
              <w:keepNext/>
              <w:keepLines/>
              <w:spacing w:after="120"/>
              <w:rPr>
                <w:rFonts w:ascii="Calibri Light" w:hAnsi="Calibri Light" w:cs="Calibri Light"/>
                <w:b/>
                <w:bCs/>
                <w:color w:val="000000"/>
              </w:rPr>
            </w:pPr>
            <w:r w:rsidRPr="00D14360">
              <w:rPr>
                <w:rFonts w:cs="Calibri"/>
                <w:b/>
                <w:bCs/>
                <w:color w:val="FFFFFF"/>
              </w:rPr>
              <w:t>C-CDA Sample File Name and brief description</w:t>
            </w:r>
          </w:p>
        </w:tc>
      </w:tr>
      <w:tr w:rsidR="005B684F" w:rsidTr="004E29C8" w14:paraId="309E0B94" w14:textId="77777777">
        <w:tc>
          <w:tcPr>
            <w:tcW w:w="2605" w:type="dxa"/>
            <w:tcBorders>
              <w:top w:val="single" w:color="4F81BD" w:sz="4" w:space="0"/>
              <w:bottom w:val="single" w:color="4F81BD" w:sz="4" w:space="0"/>
              <w:right w:val="nil"/>
            </w:tcBorders>
            <w:shd w:val="clear" w:color="auto" w:fill="FFFFFF"/>
          </w:tcPr>
          <w:p w:rsidRPr="00A61A3F" w:rsidR="005B684F" w:rsidP="00D14360" w:rsidRDefault="009777DE" w14:paraId="2AFD8FFF" w14:textId="4D2FF1A8">
            <w:pPr>
              <w:spacing w:after="120"/>
              <w:rPr>
                <w:b/>
                <w:bCs/>
                <w:color w:val="000000"/>
              </w:rPr>
            </w:pPr>
            <w:r w:rsidRPr="00A61A3F">
              <w:rPr>
                <w:b/>
                <w:bCs/>
                <w:color w:val="000000"/>
              </w:rPr>
              <w:t>Discharge Summary</w:t>
            </w:r>
            <w:r w:rsidRPr="00A61A3F" w:rsidR="00E518B4">
              <w:rPr>
                <w:b/>
                <w:bCs/>
                <w:color w:val="000000"/>
              </w:rPr>
              <w:t xml:space="preserve"> showing USCDI v2 Data Elements</w:t>
            </w:r>
          </w:p>
        </w:tc>
        <w:tc>
          <w:tcPr>
            <w:tcW w:w="6750" w:type="dxa"/>
            <w:tcBorders>
              <w:top w:val="single" w:color="4F81BD" w:sz="4" w:space="0"/>
              <w:bottom w:val="single" w:color="4F81BD" w:sz="4" w:space="0"/>
            </w:tcBorders>
            <w:shd w:val="clear" w:color="auto" w:fill="auto"/>
          </w:tcPr>
          <w:p w:rsidRPr="00A61A3F" w:rsidR="005B684F" w:rsidP="00D14360" w:rsidRDefault="009777DE" w14:paraId="45029267" w14:textId="7E9EC9FB">
            <w:pPr>
              <w:keepNext/>
              <w:keepLines/>
              <w:rPr>
                <w:rFonts w:ascii="Calibri Light" w:hAnsi="Calibri Light" w:cs="Calibri Light"/>
                <w:color w:val="000000"/>
              </w:rPr>
            </w:pPr>
            <w:r w:rsidRPr="00A61A3F">
              <w:rPr>
                <w:rFonts w:ascii="Calibri Light" w:hAnsi="Calibri Light" w:cs="Calibri Light"/>
                <w:color w:val="000000"/>
              </w:rPr>
              <w:t>DischargeSummary</w:t>
            </w:r>
            <w:r w:rsidRPr="00A61A3F" w:rsidR="00E518B4">
              <w:rPr>
                <w:rFonts w:ascii="Calibri Light" w:hAnsi="Calibri Light" w:cs="Calibri Light"/>
                <w:color w:val="000000"/>
              </w:rPr>
              <w:t>-USCDI-v2.xml</w:t>
            </w:r>
          </w:p>
          <w:p w:rsidRPr="00A61A3F" w:rsidR="00E518B4" w:rsidP="00D14360" w:rsidRDefault="00E518B4" w14:paraId="27589B4D" w14:textId="77777777">
            <w:pPr>
              <w:keepNext/>
              <w:keepLines/>
              <w:rPr>
                <w:rFonts w:ascii="Calibri Light" w:hAnsi="Calibri Light" w:cs="Calibri Light"/>
                <w:color w:val="000000"/>
              </w:rPr>
            </w:pPr>
          </w:p>
          <w:p w:rsidRPr="00A61A3F" w:rsidR="00E518B4" w:rsidP="00D14360" w:rsidRDefault="00F22DFE" w14:paraId="5C89E188" w14:textId="0FE0FF44">
            <w:pPr>
              <w:keepNext/>
              <w:keepLines/>
              <w:rPr>
                <w:rFonts w:ascii="Calibri Light" w:hAnsi="Calibri Light" w:cs="Calibri Light"/>
                <w:color w:val="000000"/>
              </w:rPr>
            </w:pPr>
            <w:r w:rsidRPr="00A61A3F">
              <w:rPr>
                <w:rFonts w:ascii="Calibri Light" w:hAnsi="Calibri Light" w:cs="Calibri Light"/>
                <w:color w:val="000000"/>
              </w:rPr>
              <w:t>This sample file represents new and revised templates necessary to convey USCDI V2 data elements.</w:t>
            </w:r>
          </w:p>
        </w:tc>
      </w:tr>
      <w:tr w:rsidR="00BF2DC6" w:rsidTr="004E29C8" w14:paraId="21FB1C2A" w14:textId="77777777">
        <w:tc>
          <w:tcPr>
            <w:tcW w:w="2605" w:type="dxa"/>
            <w:tcBorders>
              <w:top w:val="single" w:color="4F81BD" w:sz="4" w:space="0"/>
              <w:bottom w:val="single" w:color="4F81BD" w:sz="4" w:space="0"/>
              <w:right w:val="nil"/>
            </w:tcBorders>
            <w:shd w:val="clear" w:color="auto" w:fill="FFFFFF"/>
          </w:tcPr>
          <w:p w:rsidRPr="00D14360" w:rsidR="00BF2DC6" w:rsidP="00D14360" w:rsidRDefault="00BF2DC6" w14:paraId="7E74BA58" w14:textId="77777777">
            <w:pPr>
              <w:spacing w:after="120"/>
              <w:rPr>
                <w:rFonts w:eastAsia="Calibri" w:cs="Calibri"/>
                <w:b/>
                <w:bCs/>
                <w:color w:val="000000"/>
              </w:rPr>
            </w:pPr>
            <w:r w:rsidRPr="00D14360">
              <w:rPr>
                <w:b/>
                <w:bCs/>
                <w:color w:val="000000"/>
              </w:rPr>
              <w:t>CCD Patient Summary</w:t>
            </w:r>
          </w:p>
        </w:tc>
        <w:tc>
          <w:tcPr>
            <w:tcW w:w="6750" w:type="dxa"/>
            <w:tcBorders>
              <w:top w:val="single" w:color="4F81BD" w:sz="4" w:space="0"/>
              <w:bottom w:val="single" w:color="4F81BD" w:sz="4" w:space="0"/>
            </w:tcBorders>
            <w:shd w:val="clear" w:color="auto" w:fill="auto"/>
          </w:tcPr>
          <w:p w:rsidR="00BF2DC6" w:rsidP="00D14360" w:rsidRDefault="00BF2DC6" w14:paraId="5F1DB7FB" w14:textId="347FAF9C">
            <w:pPr>
              <w:keepNext/>
              <w:keepLines/>
              <w:rPr>
                <w:rFonts w:ascii="Calibri Light" w:hAnsi="Calibri Light" w:cs="Calibri Light"/>
                <w:color w:val="000000"/>
              </w:rPr>
            </w:pPr>
            <w:r w:rsidRPr="00D14360">
              <w:rPr>
                <w:rFonts w:ascii="Calibri Light" w:hAnsi="Calibri Light" w:cs="Calibri Light"/>
                <w:color w:val="000000"/>
              </w:rPr>
              <w:t>CCD.xml</w:t>
            </w:r>
          </w:p>
          <w:p w:rsidRPr="00D14360" w:rsidR="005C79A1" w:rsidP="00D14360" w:rsidRDefault="005C79A1" w14:paraId="77D57269" w14:textId="77777777">
            <w:pPr>
              <w:keepNext/>
              <w:keepLines/>
              <w:rPr>
                <w:rFonts w:ascii="Calibri Light" w:hAnsi="Calibri Light" w:cs="Calibri Light"/>
                <w:color w:val="000000"/>
              </w:rPr>
            </w:pPr>
          </w:p>
          <w:p w:rsidRPr="00D14360" w:rsidR="00BF2DC6" w:rsidRDefault="00BF2DC6" w14:paraId="1227F553" w14:textId="77777777">
            <w:pPr>
              <w:rPr>
                <w:rFonts w:eastAsia="Calibri" w:cs="Calibri"/>
                <w:color w:val="000000"/>
              </w:rPr>
            </w:pPr>
            <w:r w:rsidRPr="00D14360">
              <w:rPr>
                <w:rFonts w:ascii="Calibri Light" w:hAnsi="Calibri Light" w:cs="Calibri Light"/>
                <w:color w:val="000000"/>
              </w:rPr>
              <w:t>This sample demonstrates sections relevant to creating a summary of essential clinical data to exchange from a patient’s health record.</w:t>
            </w:r>
          </w:p>
        </w:tc>
      </w:tr>
      <w:tr w:rsidR="00BF2DC6" w:rsidTr="004E29C8" w14:paraId="79BAEC71" w14:textId="77777777">
        <w:tc>
          <w:tcPr>
            <w:tcW w:w="2605" w:type="dxa"/>
            <w:tcBorders>
              <w:right w:val="nil"/>
            </w:tcBorders>
            <w:shd w:val="clear" w:color="auto" w:fill="FFFFFF"/>
          </w:tcPr>
          <w:p w:rsidRPr="00D14360" w:rsidR="00BF2DC6" w:rsidP="00D14360" w:rsidRDefault="00000000" w14:paraId="397434C6" w14:textId="5205927E">
            <w:pPr>
              <w:spacing w:after="120"/>
              <w:rPr>
                <w:rFonts w:eastAsia="Calibri" w:cs="Calibri"/>
                <w:b/>
                <w:bCs/>
                <w:color w:val="000000"/>
              </w:rPr>
            </w:pPr>
            <w:hyperlink w:history="1" r:id="rId141">
              <w:r w:rsidRPr="00D14360" w:rsidR="00BF2DC6">
                <w:rPr>
                  <w:rStyle w:val="Hyperlink"/>
                  <w:b/>
                  <w:bCs/>
                  <w:color w:val="000000"/>
                  <w:u w:val="none"/>
                </w:rPr>
                <w:t>Discharge Summary</w:t>
              </w:r>
            </w:hyperlink>
          </w:p>
        </w:tc>
        <w:tc>
          <w:tcPr>
            <w:tcW w:w="6750" w:type="dxa"/>
            <w:shd w:val="clear" w:color="auto" w:fill="auto"/>
          </w:tcPr>
          <w:p w:rsidR="00BF2DC6" w:rsidP="00D14360" w:rsidRDefault="00BF2DC6" w14:paraId="3A196EA4" w14:textId="2817AEC7">
            <w:pPr>
              <w:keepNext/>
              <w:keepLines/>
              <w:rPr>
                <w:rFonts w:ascii="Calibri Light" w:hAnsi="Calibri Light" w:cs="Calibri Light"/>
                <w:color w:val="000000"/>
              </w:rPr>
            </w:pPr>
            <w:r w:rsidRPr="00D14360">
              <w:rPr>
                <w:rFonts w:ascii="Calibri Light" w:hAnsi="Calibri Light" w:cs="Calibri Light"/>
                <w:color w:val="000000"/>
              </w:rPr>
              <w:t>DischargeSummary.xml</w:t>
            </w:r>
          </w:p>
          <w:p w:rsidRPr="00D14360" w:rsidR="005C79A1" w:rsidP="00D14360" w:rsidRDefault="005C79A1" w14:paraId="11B973FA" w14:textId="77777777">
            <w:pPr>
              <w:keepNext/>
              <w:keepLines/>
              <w:rPr>
                <w:rFonts w:ascii="Calibri Light" w:hAnsi="Calibri Light" w:cs="Calibri Light"/>
                <w:color w:val="000000"/>
              </w:rPr>
            </w:pPr>
          </w:p>
          <w:p w:rsidRPr="00D14360" w:rsidR="00BF2DC6" w:rsidRDefault="00BF2DC6" w14:paraId="7CB653D4" w14:textId="77777777">
            <w:pPr>
              <w:rPr>
                <w:rFonts w:eastAsia="Calibri" w:cs="Calibri"/>
                <w:color w:val="000000"/>
              </w:rPr>
            </w:pPr>
            <w:r w:rsidRPr="00D14360">
              <w:rPr>
                <w:rFonts w:ascii="Calibri Light" w:hAnsi="Calibri Light" w:cs="Calibri Light"/>
                <w:color w:val="000000"/>
              </w:rPr>
              <w:t xml:space="preserve">This sample demonstrates sections relevant to creating a summary of information that supports a transfer of care following an inpatient discharge. </w:t>
            </w:r>
          </w:p>
        </w:tc>
      </w:tr>
      <w:tr w:rsidR="00BF2DC6" w:rsidTr="004E29C8" w14:paraId="22BB40D2" w14:textId="77777777">
        <w:tc>
          <w:tcPr>
            <w:tcW w:w="2605" w:type="dxa"/>
            <w:tcBorders>
              <w:top w:val="single" w:color="4F81BD" w:sz="4" w:space="0"/>
              <w:bottom w:val="single" w:color="4F81BD" w:sz="4" w:space="0"/>
              <w:right w:val="nil"/>
            </w:tcBorders>
            <w:shd w:val="clear" w:color="auto" w:fill="FFFFFF"/>
          </w:tcPr>
          <w:p w:rsidRPr="00D14360" w:rsidR="00BF2DC6" w:rsidP="00D14360" w:rsidRDefault="00BF2DC6" w14:paraId="130D91C8" w14:textId="77777777">
            <w:pPr>
              <w:spacing w:after="120"/>
              <w:rPr>
                <w:rFonts w:eastAsia="Calibri" w:cs="Calibri"/>
                <w:b/>
                <w:bCs/>
                <w:color w:val="000000"/>
              </w:rPr>
            </w:pPr>
            <w:r w:rsidRPr="00D14360">
              <w:rPr>
                <w:b/>
                <w:bCs/>
                <w:color w:val="000000"/>
              </w:rPr>
              <w:t>Referral Note</w:t>
            </w:r>
          </w:p>
        </w:tc>
        <w:tc>
          <w:tcPr>
            <w:tcW w:w="6750" w:type="dxa"/>
            <w:tcBorders>
              <w:top w:val="single" w:color="4F81BD" w:sz="4" w:space="0"/>
              <w:bottom w:val="single" w:color="4F81BD" w:sz="4" w:space="0"/>
            </w:tcBorders>
            <w:shd w:val="clear" w:color="auto" w:fill="auto"/>
          </w:tcPr>
          <w:p w:rsidR="00BF2DC6" w:rsidP="00D14360" w:rsidRDefault="00BF2DC6" w14:paraId="0A9E5A56" w14:textId="2A6744E2">
            <w:pPr>
              <w:keepNext/>
              <w:keepLines/>
              <w:rPr>
                <w:rFonts w:ascii="Calibri Light" w:hAnsi="Calibri Light" w:cs="Calibri Light"/>
                <w:color w:val="000000"/>
              </w:rPr>
            </w:pPr>
            <w:r w:rsidRPr="00D14360">
              <w:rPr>
                <w:rFonts w:ascii="Calibri Light" w:hAnsi="Calibri Light" w:cs="Calibri Light"/>
                <w:color w:val="000000"/>
              </w:rPr>
              <w:t>ReferralNote.xml</w:t>
            </w:r>
          </w:p>
          <w:p w:rsidRPr="00D14360" w:rsidR="005C79A1" w:rsidP="00D14360" w:rsidRDefault="005C79A1" w14:paraId="727EF7BF" w14:textId="77777777">
            <w:pPr>
              <w:keepNext/>
              <w:keepLines/>
              <w:rPr>
                <w:rFonts w:ascii="Calibri Light" w:hAnsi="Calibri Light" w:cs="Calibri Light"/>
                <w:color w:val="000000"/>
              </w:rPr>
            </w:pPr>
          </w:p>
          <w:p w:rsidRPr="00D14360" w:rsidR="00BF2DC6" w:rsidRDefault="00BF2DC6" w14:paraId="77FC3CF3" w14:textId="77777777">
            <w:pPr>
              <w:rPr>
                <w:rFonts w:eastAsia="Calibri" w:cs="Calibri"/>
                <w:color w:val="000000"/>
              </w:rPr>
            </w:pPr>
            <w:r w:rsidRPr="00D14360">
              <w:rPr>
                <w:rFonts w:ascii="Calibri Light" w:hAnsi="Calibri Light" w:cs="Calibri Light"/>
                <w:color w:val="000000"/>
              </w:rPr>
              <w:t>This sample demonstrates sections relevant when initiating a referral to support a transfer of care to another care provider.</w:t>
            </w:r>
          </w:p>
        </w:tc>
      </w:tr>
      <w:tr w:rsidR="00BF2DC6" w:rsidTr="004E29C8" w14:paraId="0587E795" w14:textId="77777777">
        <w:tc>
          <w:tcPr>
            <w:tcW w:w="2605" w:type="dxa"/>
            <w:tcBorders>
              <w:right w:val="nil"/>
            </w:tcBorders>
            <w:shd w:val="clear" w:color="auto" w:fill="FFFFFF"/>
          </w:tcPr>
          <w:p w:rsidRPr="00D14360" w:rsidR="00BF2DC6" w:rsidP="00D14360" w:rsidRDefault="00BF2DC6" w14:paraId="528F6657" w14:textId="77777777">
            <w:pPr>
              <w:spacing w:after="120"/>
              <w:rPr>
                <w:rFonts w:eastAsia="Calibri" w:cs="Calibri"/>
                <w:b/>
                <w:bCs/>
                <w:color w:val="000000"/>
              </w:rPr>
            </w:pPr>
            <w:r w:rsidRPr="00D14360">
              <w:rPr>
                <w:b/>
                <w:bCs/>
                <w:color w:val="000000"/>
              </w:rPr>
              <w:t>Progress Note</w:t>
            </w:r>
          </w:p>
        </w:tc>
        <w:tc>
          <w:tcPr>
            <w:tcW w:w="6750" w:type="dxa"/>
            <w:shd w:val="clear" w:color="auto" w:fill="auto"/>
          </w:tcPr>
          <w:p w:rsidR="00BF2DC6" w:rsidP="00D14360" w:rsidRDefault="00BF2DC6" w14:paraId="62560320" w14:textId="0ACEAC1B">
            <w:pPr>
              <w:keepNext/>
              <w:keepLines/>
              <w:rPr>
                <w:rFonts w:ascii="Calibri Light" w:hAnsi="Calibri Light" w:cs="Calibri Light"/>
                <w:color w:val="000000"/>
              </w:rPr>
            </w:pPr>
            <w:r w:rsidRPr="00D14360">
              <w:rPr>
                <w:rFonts w:ascii="Calibri Light" w:hAnsi="Calibri Light" w:cs="Calibri Light"/>
                <w:color w:val="000000"/>
              </w:rPr>
              <w:t>ProgressNote.xml</w:t>
            </w:r>
          </w:p>
          <w:p w:rsidRPr="00D14360" w:rsidR="005C79A1" w:rsidP="00D14360" w:rsidRDefault="005C79A1" w14:paraId="03AA0448" w14:textId="77777777">
            <w:pPr>
              <w:keepNext/>
              <w:keepLines/>
              <w:rPr>
                <w:rFonts w:ascii="Calibri Light" w:hAnsi="Calibri Light" w:cs="Calibri Light"/>
                <w:color w:val="000000"/>
              </w:rPr>
            </w:pPr>
          </w:p>
          <w:p w:rsidRPr="00D14360" w:rsidR="00BF2DC6" w:rsidRDefault="00BF2DC6" w14:paraId="18C2D591" w14:textId="77777777">
            <w:pPr>
              <w:rPr>
                <w:rFonts w:eastAsia="Calibri" w:cs="Calibri"/>
                <w:color w:val="000000"/>
              </w:rPr>
            </w:pPr>
            <w:r w:rsidRPr="00D14360">
              <w:rPr>
                <w:rFonts w:ascii="Calibri Light" w:hAnsi="Calibri Light" w:cs="Calibri Light"/>
                <w:color w:val="000000"/>
              </w:rPr>
              <w:t>This sample demonstrates sections relevant for documenting a patient’s progress during an ongoing episode of care.</w:t>
            </w:r>
          </w:p>
        </w:tc>
      </w:tr>
      <w:tr w:rsidR="00BF2DC6" w:rsidTr="004E29C8" w14:paraId="59BF60D4" w14:textId="77777777">
        <w:tc>
          <w:tcPr>
            <w:tcW w:w="2605" w:type="dxa"/>
            <w:tcBorders>
              <w:top w:val="single" w:color="4F81BD" w:sz="4" w:space="0"/>
              <w:bottom w:val="single" w:color="4F81BD" w:sz="4" w:space="0"/>
              <w:right w:val="nil"/>
            </w:tcBorders>
            <w:shd w:val="clear" w:color="auto" w:fill="FFFFFF"/>
          </w:tcPr>
          <w:p w:rsidRPr="00D14360" w:rsidR="00BF2DC6" w:rsidP="00D14360" w:rsidRDefault="00BF2DC6" w14:paraId="49CBF2AE" w14:textId="77777777">
            <w:pPr>
              <w:spacing w:after="120"/>
              <w:rPr>
                <w:b/>
                <w:bCs/>
                <w:color w:val="000000"/>
              </w:rPr>
            </w:pPr>
            <w:r w:rsidRPr="00D14360">
              <w:rPr>
                <w:b/>
                <w:bCs/>
                <w:color w:val="000000"/>
              </w:rPr>
              <w:t>Care Plan</w:t>
            </w:r>
          </w:p>
        </w:tc>
        <w:tc>
          <w:tcPr>
            <w:tcW w:w="6750" w:type="dxa"/>
            <w:tcBorders>
              <w:top w:val="single" w:color="4F81BD" w:sz="4" w:space="0"/>
              <w:bottom w:val="single" w:color="4F81BD" w:sz="4" w:space="0"/>
            </w:tcBorders>
            <w:shd w:val="clear" w:color="auto" w:fill="auto"/>
          </w:tcPr>
          <w:p w:rsidR="00BF2DC6" w:rsidP="00D14360" w:rsidRDefault="00BF2DC6" w14:paraId="3029D5DA" w14:textId="6815AD1B">
            <w:pPr>
              <w:keepNext/>
              <w:keepLines/>
              <w:rPr>
                <w:rFonts w:ascii="Calibri Light" w:hAnsi="Calibri Light" w:cs="Calibri Light"/>
                <w:color w:val="000000"/>
              </w:rPr>
            </w:pPr>
            <w:r w:rsidRPr="00D14360">
              <w:rPr>
                <w:rFonts w:ascii="Calibri Light" w:hAnsi="Calibri Light" w:cs="Calibri Light"/>
                <w:color w:val="000000"/>
              </w:rPr>
              <w:t>CarePla</w:t>
            </w:r>
            <w:r w:rsidR="00A61A3F">
              <w:rPr>
                <w:rFonts w:ascii="Calibri Light" w:hAnsi="Calibri Light" w:cs="Calibri Light"/>
                <w:color w:val="000000"/>
              </w:rPr>
              <w:t>n</w:t>
            </w:r>
            <w:r w:rsidRPr="00D14360">
              <w:rPr>
                <w:rFonts w:ascii="Calibri Light" w:hAnsi="Calibri Light" w:cs="Calibri Light"/>
                <w:color w:val="000000"/>
              </w:rPr>
              <w:t>.xml</w:t>
            </w:r>
          </w:p>
          <w:p w:rsidRPr="00D14360" w:rsidR="005C79A1" w:rsidP="00D14360" w:rsidRDefault="005C79A1" w14:paraId="78D37092" w14:textId="77777777">
            <w:pPr>
              <w:keepNext/>
              <w:keepLines/>
              <w:rPr>
                <w:rFonts w:ascii="Calibri Light" w:hAnsi="Calibri Light" w:cs="Calibri Light"/>
                <w:color w:val="000000"/>
              </w:rPr>
            </w:pPr>
          </w:p>
          <w:p w:rsidRPr="00D14360" w:rsidR="00BF2DC6" w:rsidP="00D14360" w:rsidRDefault="00BF2DC6" w14:paraId="4FFDE177" w14:textId="77777777">
            <w:pPr>
              <w:keepNext/>
              <w:keepLines/>
              <w:rPr>
                <w:rFonts w:ascii="Calibri Light" w:hAnsi="Calibri Light" w:cs="Calibri Light"/>
                <w:color w:val="000000"/>
              </w:rPr>
            </w:pPr>
            <w:r w:rsidRPr="00D14360">
              <w:rPr>
                <w:rFonts w:ascii="Calibri Light" w:hAnsi="Calibri Light" w:cs="Calibri Light"/>
                <w:color w:val="000000"/>
              </w:rPr>
              <w:t>This sample demonstrates the organization of care plan information for exchange. It shows the relationships between health concerns, goals, interventions and health assessment and outcome evaluation information are expressed.</w:t>
            </w:r>
          </w:p>
        </w:tc>
      </w:tr>
      <w:tr w:rsidR="00BF2DC6" w:rsidTr="004E29C8" w14:paraId="43189632" w14:textId="77777777">
        <w:tc>
          <w:tcPr>
            <w:tcW w:w="2605" w:type="dxa"/>
            <w:tcBorders>
              <w:right w:val="nil"/>
            </w:tcBorders>
            <w:shd w:val="clear" w:color="auto" w:fill="FFFFFF"/>
          </w:tcPr>
          <w:p w:rsidRPr="00D14360" w:rsidR="00BF2DC6" w:rsidP="00D14360" w:rsidRDefault="00BF2DC6" w14:paraId="1DF2939D" w14:textId="77777777">
            <w:pPr>
              <w:spacing w:after="120"/>
              <w:rPr>
                <w:b/>
                <w:bCs/>
                <w:color w:val="000000"/>
              </w:rPr>
            </w:pPr>
            <w:r w:rsidRPr="00D14360">
              <w:rPr>
                <w:b/>
                <w:bCs/>
                <w:color w:val="000000"/>
              </w:rPr>
              <w:t>Unstructured Document</w:t>
            </w:r>
            <w:r w:rsidRPr="00D14360">
              <w:rPr>
                <w:bCs/>
                <w:color w:val="000000"/>
              </w:rPr>
              <w:t xml:space="preserve"> </w:t>
            </w:r>
          </w:p>
        </w:tc>
        <w:tc>
          <w:tcPr>
            <w:tcW w:w="6750" w:type="dxa"/>
            <w:shd w:val="clear" w:color="auto" w:fill="auto"/>
          </w:tcPr>
          <w:p w:rsidR="00BF2DC6" w:rsidP="00D14360" w:rsidRDefault="00BF2DC6" w14:paraId="7E15A567" w14:textId="437424E5">
            <w:pPr>
              <w:keepNext/>
              <w:keepLines/>
              <w:rPr>
                <w:rFonts w:ascii="Calibri Light" w:hAnsi="Calibri Light" w:cs="Calibri Light"/>
                <w:color w:val="000000"/>
              </w:rPr>
            </w:pPr>
            <w:r w:rsidRPr="00D14360">
              <w:rPr>
                <w:rFonts w:ascii="Calibri Light" w:hAnsi="Calibri Light" w:cs="Calibri Light"/>
                <w:color w:val="000000"/>
              </w:rPr>
              <w:t>UnstructuredDocument.xml</w:t>
            </w:r>
          </w:p>
          <w:p w:rsidRPr="00D14360" w:rsidR="005C79A1" w:rsidP="00D14360" w:rsidRDefault="005C79A1" w14:paraId="43A9EB5A" w14:textId="77777777">
            <w:pPr>
              <w:keepNext/>
              <w:keepLines/>
              <w:rPr>
                <w:rFonts w:ascii="Calibri Light" w:hAnsi="Calibri Light" w:cs="Calibri Light"/>
                <w:color w:val="000000"/>
              </w:rPr>
            </w:pPr>
          </w:p>
          <w:p w:rsidRPr="00D14360" w:rsidR="00BF2DC6" w:rsidP="00D14360" w:rsidRDefault="00BF2DC6" w14:paraId="1F77698A" w14:textId="77777777">
            <w:pPr>
              <w:keepNext/>
              <w:keepLines/>
              <w:rPr>
                <w:rFonts w:ascii="Calibri Light" w:hAnsi="Calibri Light" w:cs="Calibri Light"/>
                <w:color w:val="000000"/>
              </w:rPr>
            </w:pPr>
            <w:r w:rsidRPr="00D14360">
              <w:rPr>
                <w:rFonts w:ascii="Calibri Light" w:hAnsi="Calibri Light" w:cs="Calibri Light"/>
                <w:color w:val="000000"/>
              </w:rPr>
              <w:t>This sample demonstrates use of the &lt;nonXMLbody&gt; option for a C-CDA document.</w:t>
            </w:r>
          </w:p>
        </w:tc>
      </w:tr>
      <w:tr w:rsidR="00BF2DC6" w:rsidTr="004E29C8" w14:paraId="69B1F4CE" w14:textId="77777777">
        <w:tc>
          <w:tcPr>
            <w:tcW w:w="2605" w:type="dxa"/>
            <w:tcBorders>
              <w:top w:val="single" w:color="4F81BD" w:sz="4" w:space="0"/>
              <w:bottom w:val="single" w:color="4F81BD" w:sz="4" w:space="0"/>
              <w:right w:val="nil"/>
            </w:tcBorders>
            <w:shd w:val="clear" w:color="auto" w:fill="FFFFFF"/>
          </w:tcPr>
          <w:p w:rsidRPr="00D14360" w:rsidR="00BF2DC6" w:rsidP="00D14360" w:rsidRDefault="00BF2DC6" w14:paraId="2146C572" w14:textId="77777777">
            <w:pPr>
              <w:spacing w:after="120"/>
              <w:rPr>
                <w:b/>
                <w:bCs/>
                <w:color w:val="000000"/>
              </w:rPr>
            </w:pPr>
            <w:r w:rsidRPr="00D14360">
              <w:rPr>
                <w:b/>
                <w:bCs/>
                <w:color w:val="000000"/>
              </w:rPr>
              <w:t>Legal Authenticator-signed</w:t>
            </w:r>
          </w:p>
        </w:tc>
        <w:tc>
          <w:tcPr>
            <w:tcW w:w="6750" w:type="dxa"/>
            <w:tcBorders>
              <w:top w:val="single" w:color="4F81BD" w:sz="4" w:space="0"/>
              <w:bottom w:val="single" w:color="4F81BD" w:sz="4" w:space="0"/>
            </w:tcBorders>
            <w:shd w:val="clear" w:color="auto" w:fill="auto"/>
          </w:tcPr>
          <w:p w:rsidR="00BF2DC6" w:rsidP="00D14360" w:rsidRDefault="00BF2DC6" w14:paraId="3311729E" w14:textId="467DA28A">
            <w:pPr>
              <w:pStyle w:val="BodyText0"/>
              <w:spacing w:after="0" w:line="240" w:lineRule="auto"/>
              <w:ind w:hanging="720"/>
              <w:rPr>
                <w:rFonts w:ascii="Calibri Light" w:hAnsi="Calibri Light" w:cs="Calibri Light"/>
              </w:rPr>
            </w:pPr>
            <w:r w:rsidRPr="00D14360">
              <w:rPr>
                <w:rFonts w:ascii="Calibri Light" w:hAnsi="Calibri Light" w:cs="Calibri Light"/>
              </w:rPr>
              <w:t>LegalAuthenticator-signed.xml</w:t>
            </w:r>
          </w:p>
          <w:p w:rsidRPr="00D14360" w:rsidR="005C79A1" w:rsidP="00D14360" w:rsidRDefault="005C79A1" w14:paraId="5CD16CD6" w14:textId="77777777">
            <w:pPr>
              <w:pStyle w:val="BodyText0"/>
              <w:spacing w:after="0" w:line="240" w:lineRule="auto"/>
              <w:ind w:hanging="720"/>
              <w:rPr>
                <w:rFonts w:ascii="Calibri Light" w:hAnsi="Calibri Light" w:cs="Calibri Light"/>
              </w:rPr>
            </w:pPr>
          </w:p>
          <w:p w:rsidRPr="00D14360" w:rsidR="00BF2DC6" w:rsidP="00D14360" w:rsidRDefault="00BF2DC6" w14:paraId="3F66E6D3" w14:textId="3D44AD7E">
            <w:pPr>
              <w:keepNext/>
              <w:keepLines/>
              <w:rPr>
                <w:rFonts w:ascii="Calibri Light" w:hAnsi="Calibri Light" w:cs="Calibri Light"/>
                <w:color w:val="000000"/>
              </w:rPr>
            </w:pPr>
            <w:r w:rsidRPr="00D14360">
              <w:rPr>
                <w:rFonts w:ascii="Calibri Light" w:hAnsi="Calibri Light" w:cs="Calibri Light"/>
                <w:color w:val="000000"/>
              </w:rPr>
              <w:t xml:space="preserve">This sample demonstrates use of the HL7 Digital Signature standard for digitally signing </w:t>
            </w:r>
            <w:r w:rsidR="004776DB">
              <w:rPr>
                <w:rFonts w:ascii="Calibri Light" w:hAnsi="Calibri Light" w:cs="Calibri Light"/>
                <w:color w:val="000000"/>
              </w:rPr>
              <w:t xml:space="preserve">a </w:t>
            </w:r>
            <w:r w:rsidRPr="00D14360">
              <w:rPr>
                <w:rFonts w:ascii="Calibri Light" w:hAnsi="Calibri Light" w:cs="Calibri Light"/>
                <w:color w:val="000000"/>
              </w:rPr>
              <w:t>C-CDA document</w:t>
            </w:r>
            <w:r w:rsidR="004776DB">
              <w:rPr>
                <w:rFonts w:ascii="Calibri Light" w:hAnsi="Calibri Light" w:cs="Calibri Light"/>
                <w:color w:val="000000"/>
              </w:rPr>
              <w:t xml:space="preserve"> as the Legal Authenticator. </w:t>
            </w:r>
          </w:p>
        </w:tc>
      </w:tr>
    </w:tbl>
    <w:p w:rsidR="009A427D" w:rsidP="009A427D" w:rsidRDefault="000816FD" w14:paraId="0B953BA1" w14:textId="427B366D">
      <w:pPr>
        <w:pStyle w:val="Caption"/>
      </w:pPr>
      <w:bookmarkStart w:name="kix.y82a8nq0swgz" w:colFirst="0" w:colLast="0" w:id="2163"/>
      <w:bookmarkStart w:name="_42ddq1a" w:colFirst="0" w:colLast="0" w:id="2164"/>
      <w:bookmarkEnd w:id="2163"/>
      <w:bookmarkEnd w:id="2164"/>
      <w:r>
        <w:t xml:space="preserve">  </w:t>
      </w:r>
      <w:bookmarkStart w:name="_Toc118898863" w:id="2165"/>
      <w:bookmarkStart w:name="_Toc119940067" w:id="2166"/>
      <w:bookmarkStart w:name="_Toc135313098" w:id="2167"/>
      <w:r w:rsidRPr="00C64922" w:rsidR="009A427D">
        <w:t xml:space="preserve">Table </w:t>
      </w:r>
      <w:r>
        <w:fldChar w:fldCharType="begin"/>
      </w:r>
      <w:r>
        <w:instrText>SEQ Table \* ARABIC</w:instrText>
      </w:r>
      <w:r>
        <w:fldChar w:fldCharType="separate"/>
      </w:r>
      <w:r w:rsidR="00DC1072">
        <w:rPr>
          <w:noProof/>
        </w:rPr>
        <w:t>77</w:t>
      </w:r>
      <w:r>
        <w:fldChar w:fldCharType="end"/>
      </w:r>
      <w:r w:rsidRPr="00C64922" w:rsidR="009A427D">
        <w:t>: Sample Document Files</w:t>
      </w:r>
      <w:bookmarkEnd w:id="2165"/>
      <w:bookmarkEnd w:id="2166"/>
      <w:bookmarkEnd w:id="2167"/>
    </w:p>
    <w:p w:rsidR="009A427D" w:rsidP="003E2C96" w:rsidRDefault="009A427D" w14:paraId="771D364C" w14:textId="77777777">
      <w:pPr>
        <w:pStyle w:val="Heading2"/>
      </w:pPr>
      <w:bookmarkStart w:name="_Toc21926884" w:id="2168"/>
      <w:bookmarkStart w:name="_Toc11043725" w:id="2169"/>
      <w:bookmarkStart w:name="_Toc11045648" w:id="2170"/>
      <w:bookmarkStart w:name="_Toc11219064" w:id="2171"/>
      <w:bookmarkStart w:name="_Toc11391318" w:id="2172"/>
      <w:bookmarkStart w:name="_Toc119939902" w:id="2173"/>
      <w:bookmarkStart w:name="_Toc135312934" w:id="2174"/>
      <w:bookmarkEnd w:id="2168"/>
      <w:r w:rsidRPr="00C64922">
        <w:t>Published HL7 CDA and C-CDA Specifications</w:t>
      </w:r>
      <w:bookmarkEnd w:id="2169"/>
      <w:bookmarkEnd w:id="2170"/>
      <w:bookmarkEnd w:id="2171"/>
      <w:bookmarkEnd w:id="2172"/>
      <w:bookmarkEnd w:id="2173"/>
      <w:bookmarkEnd w:id="2174"/>
    </w:p>
    <w:p w:rsidR="00891300" w:rsidP="00891300" w:rsidRDefault="00891300" w14:paraId="36B90542" w14:textId="77777777"/>
    <w:p w:rsidRPr="00D14360" w:rsidR="00C30E39" w:rsidP="00891300" w:rsidRDefault="00891300" w14:paraId="730B945C" w14:textId="77777777">
      <w:pPr>
        <w:rPr>
          <w:rFonts w:cs="Calibri"/>
          <w:shd w:val="clear" w:color="auto" w:fill="FFFFFF"/>
        </w:rPr>
      </w:pPr>
      <w:r w:rsidRPr="00D14360">
        <w:rPr>
          <w:rFonts w:cs="Calibri"/>
          <w:shd w:val="clear" w:color="auto" w:fill="FFFFFF"/>
        </w:rPr>
        <w:t xml:space="preserve">The HL7 Version 3 Clinical Document Architecture (CDA®) is a document markup standard that specifies the structure and semantics of "clinical documents" for the purpose of exchange between healthcare providers and patients. It defines a clinical document as having the following six characteristics: 1) Persistence, 2) Stewardship, 3) Potential for authentication, 4) Context, 5) Wholeness and 6) Human readability. </w:t>
      </w:r>
    </w:p>
    <w:p w:rsidRPr="00D14360" w:rsidR="00F43C92" w:rsidP="00891300" w:rsidRDefault="00F43C92" w14:paraId="1E477008" w14:textId="77777777">
      <w:pPr>
        <w:rPr>
          <w:rFonts w:cs="Calibri"/>
          <w:shd w:val="clear" w:color="auto" w:fill="FFFFFF"/>
        </w:rPr>
      </w:pPr>
    </w:p>
    <w:p w:rsidRPr="00D14360" w:rsidR="00F43C92" w:rsidP="00F43C92" w:rsidRDefault="00F43C92" w14:paraId="35A197E2" w14:textId="77777777">
      <w:pPr>
        <w:rPr>
          <w:rFonts w:cs="Arial"/>
        </w:rPr>
      </w:pPr>
      <w:r w:rsidRPr="003A3D50">
        <w:rPr>
          <w:rFonts w:cs="Arial"/>
        </w:rPr>
        <w:t xml:space="preserve">CDA R2.0 is the currently release normative version of the HL7 CDA standard. However, implementers are encouraged to begin educating themselves about the improvements offered by the new CDA R2.1.  CDA R2.1 is a minor enhancement of the base Clinical Document Architecture standard that is backward compatible to the existing CDA R2.0 standard and </w:t>
      </w:r>
      <w:r w:rsidRPr="003A3D50">
        <w:rPr>
          <w:rFonts w:cs="Arial"/>
          <w:color w:val="000000"/>
        </w:rPr>
        <w:t xml:space="preserve">provides optional improvements which natively support most previous extensions used in implementation guides </w:t>
      </w:r>
      <w:r w:rsidRPr="003A3D50">
        <w:rPr>
          <w:rFonts w:cs="Arial"/>
        </w:rPr>
        <w:t xml:space="preserve">world-wide.  </w:t>
      </w:r>
    </w:p>
    <w:p w:rsidRPr="003A3D50" w:rsidR="00F43C92" w:rsidP="00F43C92" w:rsidRDefault="00F43C92" w14:paraId="134C7CB1" w14:textId="77777777">
      <w:pPr>
        <w:rPr>
          <w:rFonts w:cs="Arial"/>
        </w:rPr>
      </w:pPr>
    </w:p>
    <w:p w:rsidRPr="00D14360" w:rsidR="006C7E28" w:rsidP="00891300" w:rsidRDefault="00C30E39" w14:paraId="78583FA1" w14:textId="77777777">
      <w:pPr>
        <w:rPr>
          <w:rFonts w:cs="Calibri"/>
          <w:shd w:val="clear" w:color="auto" w:fill="FFFFFF"/>
        </w:rPr>
      </w:pPr>
      <w:r w:rsidRPr="00D14360">
        <w:rPr>
          <w:rFonts w:cs="Calibri"/>
        </w:rPr>
        <w:t xml:space="preserve">Notable extensions have been added to the patient reference and classes in the clinical statement model used for machine process-ability.  The documentation has been improved and updated to explain how CDA can be </w:t>
      </w:r>
      <w:r w:rsidRPr="00D14360">
        <w:rPr>
          <w:rFonts w:cs="Calibri"/>
        </w:rPr>
        <w:t>constrained using templating to support any number of use cases found in healthcare using a base schema just like CDA R2.0.  </w:t>
      </w:r>
    </w:p>
    <w:p w:rsidRPr="00D14360" w:rsidR="006C7E28" w:rsidP="00891300" w:rsidRDefault="006C7E28" w14:paraId="6C8DFF91" w14:textId="77777777">
      <w:pPr>
        <w:rPr>
          <w:rFonts w:cs="Calibri"/>
          <w:shd w:val="clear" w:color="auto" w:fill="FFFFFF"/>
        </w:rPr>
      </w:pPr>
    </w:p>
    <w:p w:rsidRPr="00D14360" w:rsidR="006C7E28" w:rsidP="00891300" w:rsidRDefault="00891300" w14:paraId="1E925617" w14:textId="77777777">
      <w:pPr>
        <w:rPr>
          <w:rFonts w:cs="Calibri"/>
          <w:shd w:val="clear" w:color="auto" w:fill="FFFFFF"/>
        </w:rPr>
      </w:pPr>
      <w:r w:rsidRPr="00D14360">
        <w:rPr>
          <w:rFonts w:cs="Calibri"/>
          <w:shd w:val="clear" w:color="auto" w:fill="FFFFFF"/>
        </w:rPr>
        <w:t xml:space="preserve">A CDA </w:t>
      </w:r>
      <w:r w:rsidRPr="00D14360" w:rsidR="00C30E39">
        <w:rPr>
          <w:rFonts w:cs="Calibri"/>
          <w:shd w:val="clear" w:color="auto" w:fill="FFFFFF"/>
        </w:rPr>
        <w:t xml:space="preserve">document </w:t>
      </w:r>
      <w:r w:rsidRPr="00D14360">
        <w:rPr>
          <w:rFonts w:cs="Calibri"/>
          <w:shd w:val="clear" w:color="auto" w:fill="FFFFFF"/>
        </w:rPr>
        <w:t xml:space="preserve">can </w:t>
      </w:r>
      <w:r w:rsidRPr="00D14360" w:rsidR="00C30E39">
        <w:rPr>
          <w:rFonts w:cs="Calibri"/>
          <w:shd w:val="clear" w:color="auto" w:fill="FFFFFF"/>
        </w:rPr>
        <w:t xml:space="preserve">be used to represent </w:t>
      </w:r>
      <w:r w:rsidRPr="00D14360">
        <w:rPr>
          <w:rFonts w:cs="Calibri"/>
          <w:shd w:val="clear" w:color="auto" w:fill="FFFFFF"/>
        </w:rPr>
        <w:t xml:space="preserve">any type of clinical content -- </w:t>
      </w:r>
      <w:r w:rsidRPr="00D14360" w:rsidR="00C30E39">
        <w:rPr>
          <w:rFonts w:cs="Calibri"/>
          <w:shd w:val="clear" w:color="auto" w:fill="FFFFFF"/>
        </w:rPr>
        <w:t>a</w:t>
      </w:r>
      <w:r w:rsidRPr="00D14360">
        <w:rPr>
          <w:rFonts w:cs="Calibri"/>
          <w:shd w:val="clear" w:color="auto" w:fill="FFFFFF"/>
        </w:rPr>
        <w:t xml:space="preserve"> CDA document </w:t>
      </w:r>
      <w:r w:rsidRPr="00D14360" w:rsidR="00C30E39">
        <w:rPr>
          <w:rFonts w:cs="Calibri"/>
          <w:shd w:val="clear" w:color="auto" w:fill="FFFFFF"/>
        </w:rPr>
        <w:t>c</w:t>
      </w:r>
      <w:r w:rsidRPr="00D14360">
        <w:rPr>
          <w:rFonts w:cs="Calibri"/>
          <w:shd w:val="clear" w:color="auto" w:fill="FFFFFF"/>
        </w:rPr>
        <w:t xml:space="preserve">ould be </w:t>
      </w:r>
      <w:r w:rsidRPr="00D14360" w:rsidR="00C30E39">
        <w:rPr>
          <w:rFonts w:cs="Calibri"/>
          <w:shd w:val="clear" w:color="auto" w:fill="FFFFFF"/>
        </w:rPr>
        <w:t xml:space="preserve">used to represent </w:t>
      </w:r>
      <w:r w:rsidRPr="00D14360">
        <w:rPr>
          <w:rFonts w:cs="Calibri"/>
          <w:shd w:val="clear" w:color="auto" w:fill="FFFFFF"/>
        </w:rPr>
        <w:t xml:space="preserve">a Discharge Summary, Imaging Report, Admission &amp; Physical, Pathology Report and more. The most popular use is for inter-enterprise information exchange, such as is envisioned for a US Health Information Exchange (HIE). </w:t>
      </w:r>
      <w:r w:rsidRPr="00D14360" w:rsidR="00C30E39">
        <w:rPr>
          <w:rFonts w:cs="Calibri"/>
          <w:shd w:val="clear" w:color="auto" w:fill="FFFFFF"/>
        </w:rPr>
        <w:t>The HL7 C-CDA Implementation Guide constrains the base CDA standard to meet the use cases for information exchange of common types of clinical notes.</w:t>
      </w:r>
    </w:p>
    <w:p w:rsidRPr="00D14360" w:rsidR="00C30E39" w:rsidP="00891300" w:rsidRDefault="00C30E39" w14:paraId="6EFD5FEF" w14:textId="77777777">
      <w:pPr>
        <w:rPr>
          <w:rFonts w:cs="Calibri"/>
          <w:shd w:val="clear" w:color="auto" w:fill="FFFFFF"/>
        </w:rPr>
      </w:pPr>
    </w:p>
    <w:p w:rsidR="00C30E39" w:rsidP="00891300" w:rsidRDefault="00C30E39" w14:paraId="09563AC8" w14:textId="62C4A575">
      <w:pPr>
        <w:rPr>
          <w:rFonts w:cs="Calibri"/>
          <w:shd w:val="clear" w:color="auto" w:fill="FFFFFF"/>
        </w:rPr>
      </w:pPr>
      <w:r w:rsidRPr="00D14360">
        <w:rPr>
          <w:rFonts w:cs="Calibri"/>
          <w:shd w:val="clear" w:color="auto" w:fill="FFFFFF"/>
        </w:rPr>
        <w:t>As the demand for interoperable information exchange in healthcare grows, stakeholders across the C-CDA implementer community continue to develop and publish additional templating guidance to supplement the set of templates defined in C-CDA.  Supplemental C-CDA implementation guides are balloted through the HL7 consensus process and published together with C-CDA on the HL7 Master Grid of Standards.</w:t>
      </w:r>
      <w:r w:rsidRPr="00D14360" w:rsidR="0046449F">
        <w:rPr>
          <w:rFonts w:cs="Calibri"/>
          <w:shd w:val="clear" w:color="auto" w:fill="FFFFFF"/>
        </w:rPr>
        <w:t xml:space="preserve"> Supplemental C-CDA implementation guides define additional templates and new versions of templates in C-CDA. All templates in Supplemental C-CDA implementation guides are considered for optional use.</w:t>
      </w:r>
    </w:p>
    <w:p w:rsidRPr="00D14360" w:rsidR="002E1208" w:rsidP="00891300" w:rsidRDefault="002E1208" w14:paraId="2D0C5F2F" w14:textId="77777777">
      <w:pPr>
        <w:rPr>
          <w:rFonts w:cs="Calibri"/>
          <w:shd w:val="clear" w:color="auto" w:fill="FFFFFF"/>
        </w:rPr>
      </w:pPr>
    </w:p>
    <w:p w:rsidRPr="004C6B0C" w:rsidR="00891300" w:rsidP="00127A5A" w:rsidRDefault="00891300" w14:paraId="4C19ADF2" w14:textId="77777777"/>
    <w:tbl>
      <w:tblPr>
        <w:tblW w:w="0" w:type="auto"/>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C64922" w:rsidR="00891300" w:rsidTr="004E29C8" w14:paraId="0A627EC2" w14:textId="77777777">
        <w:tc>
          <w:tcPr>
            <w:tcW w:w="9360" w:type="dxa"/>
            <w:shd w:val="clear" w:color="auto" w:fill="F3F3F3"/>
            <w:tcMar>
              <w:top w:w="100" w:type="dxa"/>
              <w:left w:w="100" w:type="dxa"/>
              <w:bottom w:w="100" w:type="dxa"/>
              <w:right w:w="100" w:type="dxa"/>
            </w:tcMar>
          </w:tcPr>
          <w:p w:rsidRPr="00D14360" w:rsidR="00891300" w:rsidP="00127A5A" w:rsidRDefault="00891300" w14:paraId="10330BF6" w14:textId="77777777">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color w:val="000000"/>
              </w:rPr>
              <w:t xml:space="preserve">HL7 CDA® Release 2 </w:t>
            </w:r>
          </w:p>
          <w:p w:rsidRPr="00D14360" w:rsidR="00891300" w:rsidP="00127A5A" w:rsidRDefault="00891300" w14:paraId="115E9730" w14:textId="3967EB8A">
            <w:pPr>
              <w:spacing w:after="120"/>
              <w:rPr>
                <w:color w:val="000000"/>
              </w:rPr>
            </w:pPr>
            <w:r w:rsidRPr="00D14360">
              <w:rPr>
                <w:rFonts w:eastAsia="Calibri" w:cs="Calibri"/>
                <w:b/>
                <w:color w:val="000000"/>
              </w:rPr>
              <w:t xml:space="preserve">Resource: </w:t>
            </w:r>
            <w:hyperlink w:history="1" r:id="rId142">
              <w:r w:rsidRPr="00D14360" w:rsidR="00127A5A">
                <w:rPr>
                  <w:rStyle w:val="Hyperlink"/>
                </w:rPr>
                <w:t>https://www.hl7.org/implement/standards/product_brief.cfm?product_id=7</w:t>
              </w:r>
            </w:hyperlink>
          </w:p>
          <w:p w:rsidRPr="00D14360" w:rsidR="00891300" w:rsidP="00127A5A" w:rsidRDefault="00891300" w14:paraId="74DAD677" w14:textId="77777777">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Pr>
                <w:rFonts w:eastAsia="Calibri"/>
                <w:color w:val="000000"/>
              </w:rPr>
              <w:t>This package includes additional publications such as Datatypes, HL7 Value Sets, and other detailed information required for proper implementation of CDA.</w:t>
            </w:r>
          </w:p>
        </w:tc>
      </w:tr>
    </w:tbl>
    <w:p w:rsidRPr="00D14360" w:rsidR="00891300" w:rsidP="00127A5A" w:rsidRDefault="00891300" w14:paraId="7FA57EC3" w14:textId="77777777">
      <w:pPr>
        <w:spacing w:after="120"/>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501588" w:rsidR="00891300" w:rsidTr="004E29C8" w14:paraId="18437FBE" w14:textId="77777777">
        <w:tc>
          <w:tcPr>
            <w:tcW w:w="9360" w:type="dxa"/>
            <w:shd w:val="clear" w:color="auto" w:fill="F3F3F3"/>
            <w:tcMar>
              <w:top w:w="100" w:type="dxa"/>
              <w:left w:w="100" w:type="dxa"/>
              <w:bottom w:w="100" w:type="dxa"/>
              <w:right w:w="100" w:type="dxa"/>
            </w:tcMar>
          </w:tcPr>
          <w:p w:rsidRPr="00D14360" w:rsidR="00891300" w:rsidP="00127A5A" w:rsidRDefault="00891300" w14:paraId="0AFCF814" w14:textId="77777777">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CDA Management Group Listserv for</w:t>
            </w:r>
            <w:r w:rsidRPr="00D14360">
              <w:rPr>
                <w:rFonts w:eastAsia="Calibri" w:cs="Calibri"/>
                <w:b/>
                <w:color w:val="000000"/>
              </w:rPr>
              <w:t xml:space="preserve"> </w:t>
            </w:r>
            <w:r w:rsidRPr="00D14360">
              <w:rPr>
                <w:rFonts w:eastAsia="Calibri" w:cs="Calibri"/>
                <w:color w:val="000000"/>
              </w:rPr>
              <w:t xml:space="preserve">HL7 CDA® Release 2.1 </w:t>
            </w:r>
          </w:p>
          <w:p w:rsidRPr="00D14360" w:rsidR="00891300" w:rsidP="00127A5A" w:rsidRDefault="00891300" w14:paraId="25C5C6D9" w14:textId="62C3D61C">
            <w:pPr>
              <w:spacing w:after="120"/>
            </w:pPr>
            <w:r w:rsidRPr="00D14360">
              <w:rPr>
                <w:rFonts w:eastAsia="Calibri" w:cs="Calibri"/>
                <w:b/>
                <w:color w:val="000000"/>
              </w:rPr>
              <w:t xml:space="preserve">Resource: </w:t>
            </w:r>
            <w:hyperlink w:history="1" r:id="rId143">
              <w:r w:rsidRPr="00D14360">
                <w:rPr>
                  <w:rStyle w:val="Hyperlink"/>
                </w:rPr>
                <w:t>http://www.hl7.org/Special/committees/cdamg/index.cfm</w:t>
              </w:r>
            </w:hyperlink>
          </w:p>
          <w:p w:rsidRPr="00D14360" w:rsidR="00891300" w:rsidP="00127A5A" w:rsidRDefault="00891300" w14:paraId="2F6A336C" w14:textId="77777777">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At this time, there are no plans to migrate to the new version of CDA within the US. However, the CDA Management Group will begin an information gathering campaign in 2020 to allow the implementer community to explore and discuss the pros and cons of introducing CDA R2.1 into production.</w:t>
            </w:r>
          </w:p>
        </w:tc>
      </w:tr>
    </w:tbl>
    <w:p w:rsidRPr="001F78DC" w:rsidR="00891300" w:rsidP="00127A5A" w:rsidRDefault="00891300" w14:paraId="708856C4" w14:textId="77777777">
      <w:pPr>
        <w:rPr>
          <w:rStyle w:val="BodyTextChar"/>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501588" w:rsidR="00891300" w:rsidTr="004E29C8" w14:paraId="78D1BB07" w14:textId="77777777">
        <w:tc>
          <w:tcPr>
            <w:tcW w:w="9360" w:type="dxa"/>
            <w:shd w:val="clear" w:color="auto" w:fill="F3F3F3"/>
            <w:tcMar>
              <w:top w:w="100" w:type="dxa"/>
              <w:left w:w="100" w:type="dxa"/>
              <w:bottom w:w="100" w:type="dxa"/>
              <w:right w:w="100" w:type="dxa"/>
            </w:tcMar>
          </w:tcPr>
          <w:p w:rsidRPr="00D14360" w:rsidR="00891300" w:rsidP="00127A5A" w:rsidRDefault="00891300" w14:paraId="397586A1" w14:textId="77777777">
            <w:pPr>
              <w:widowControl w:val="0"/>
              <w:spacing w:after="120"/>
              <w:rPr>
                <w:rFonts w:eastAsia="Calibri" w:cs="Calibri"/>
                <w:color w:val="000000"/>
              </w:rPr>
            </w:pPr>
            <w:r w:rsidRPr="00D14360">
              <w:rPr>
                <w:rFonts w:eastAsia="Calibri" w:cs="Calibri"/>
                <w:b/>
                <w:color w:val="000000"/>
              </w:rPr>
              <w:t xml:space="preserve">Source: </w:t>
            </w:r>
            <w:r w:rsidRPr="00D14360">
              <w:t>C-CDA (HL7 CDA® R2 Implementation Guide: Consolidated CDA Templates for Clinical Notes - US Realm R2.1)</w:t>
            </w:r>
          </w:p>
          <w:p w:rsidRPr="00D14360" w:rsidR="00891300" w:rsidP="00127A5A" w:rsidRDefault="00891300" w14:paraId="6CBA97D7" w14:textId="0DF9ED3B">
            <w:pPr>
              <w:spacing w:after="120"/>
            </w:pPr>
            <w:r w:rsidRPr="00D14360">
              <w:rPr>
                <w:rFonts w:eastAsia="Calibri" w:cs="Calibri"/>
                <w:b/>
                <w:color w:val="000000"/>
              </w:rPr>
              <w:t xml:space="preserve">Resource: </w:t>
            </w:r>
            <w:hyperlink w:history="1" r:id="rId144">
              <w:r w:rsidRPr="00D14360">
                <w:rPr>
                  <w:rStyle w:val="Hyperlink"/>
                </w:rPr>
                <w:t>http://www.hl7.org/implement/standards/product_brief.cfm?product_id=492</w:t>
              </w:r>
            </w:hyperlink>
          </w:p>
          <w:p w:rsidRPr="00D14360" w:rsidR="00891300" w:rsidP="00127A5A" w:rsidRDefault="00891300" w14:paraId="4D600CA4" w14:textId="77777777">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t xml:space="preserve">The HL7 Consolidated CDA is an implementation guide which specifies a library of templates and prescribes their use for a set of specific document types. </w:t>
            </w:r>
            <w:r w:rsidRPr="007D7A00">
              <w:rPr>
                <w:rStyle w:val="BodyTextChar"/>
              </w:rPr>
              <w:t xml:space="preserve">The Consolidated CDA (C-CDA) implementation guide contains a library of CDA templates, incorporating and harmonizing previous efforts from Health Level Seven (HL7), Integrating the Healthcare Enterprise (IHE), and Health Information Technology Standards Panel (HITSP). It represents harmonization of the HL7 Health Story guides, HITSP C32, related components of IHE Patient Care Coordination (IHE PCC), and Continuity of Care (CCD). C-CDA Release 1 included all required CDA templates in Final Rules for Stage 1 Meaningful Use and 45 CFR Part 170 – Health Information Technology: Initial Set of Standards, Implementation Specifications, and Certification Criteria for Electronic Health Record Technology; Final Rule. C-CDA R2.1 guide was developed and produced by the HL7 Structured Documents Workgroup. It updates the C-CDA R2 (2014) guide to support “on-the-wire” compatibility with R1.1 systems. The C-CDA Release 2.1 implementation guide, in conjunction with this Companion Guide, the published C-CDA R2.1 Supplemental Guides, and the HL7 CDA Release 2 (CDA R2) standard, are to be used for implementing the following CDA documents and header constraints for clinical notes: Care Plan including Home Health Plan of Care (HHPoC), Consultation Note, Continuity of Care Document (CCD), Diagnostic Imaging Reports (DIR), </w:t>
            </w:r>
            <w:r w:rsidRPr="007D7A00">
              <w:rPr>
                <w:rStyle w:val="BodyTextChar"/>
              </w:rPr>
              <w:t>Discharge Summary, History and Physical (H&amp;P), Operative Note, Procedure Note, Progress Note, Referral Note, Transfer Summary, as well as patient generated documents and all types of unstructured documents classified under the LOINC document ontology.</w:t>
            </w:r>
          </w:p>
        </w:tc>
      </w:tr>
    </w:tbl>
    <w:p w:rsidRPr="00501588" w:rsidR="00891300" w:rsidP="00127A5A" w:rsidRDefault="00891300" w14:paraId="2100F860" w14:textId="77777777">
      <w:pPr>
        <w:rPr>
          <w:rFonts w:eastAsia="Calibri"/>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501588" w:rsidR="00891300" w:rsidTr="004E29C8" w14:paraId="7844347C" w14:textId="77777777">
        <w:tc>
          <w:tcPr>
            <w:tcW w:w="9360" w:type="dxa"/>
            <w:shd w:val="clear" w:color="auto" w:fill="F3F3F3"/>
            <w:tcMar>
              <w:top w:w="100" w:type="dxa"/>
              <w:left w:w="100" w:type="dxa"/>
              <w:bottom w:w="100" w:type="dxa"/>
              <w:right w:w="100" w:type="dxa"/>
            </w:tcMar>
          </w:tcPr>
          <w:p w:rsidRPr="00D14360" w:rsidR="00891300" w:rsidP="00127A5A" w:rsidRDefault="00891300" w14:paraId="3D454607" w14:textId="77777777">
            <w:pPr>
              <w:widowControl w:val="0"/>
              <w:spacing w:after="120"/>
              <w:rPr>
                <w:rFonts w:eastAsia="Calibri" w:cs="Calibri"/>
                <w:color w:val="000000"/>
              </w:rPr>
            </w:pPr>
            <w:bookmarkStart w:name="_Toc11043729" w:id="2175"/>
            <w:r w:rsidRPr="00D14360">
              <w:rPr>
                <w:rFonts w:eastAsia="Calibri" w:cs="Calibri"/>
                <w:b/>
                <w:color w:val="000000"/>
              </w:rPr>
              <w:t xml:space="preserve">Source: </w:t>
            </w:r>
            <w:r w:rsidRPr="00D14360">
              <w:t>C-CDA R2.1; Advance Directives Templates, Release 1 – US Realm</w:t>
            </w:r>
          </w:p>
          <w:p w:rsidRPr="00D14360" w:rsidR="00891300" w:rsidP="00127A5A" w:rsidRDefault="00891300" w14:paraId="259C5B81" w14:textId="480EA9FA">
            <w:pPr>
              <w:spacing w:after="120"/>
            </w:pPr>
            <w:r w:rsidRPr="00D14360">
              <w:rPr>
                <w:rFonts w:eastAsia="Calibri" w:cs="Calibri"/>
                <w:b/>
                <w:color w:val="000000"/>
              </w:rPr>
              <w:t xml:space="preserve">Resource: </w:t>
            </w:r>
            <w:hyperlink w:history="1" r:id="rId145">
              <w:r w:rsidRPr="00D14360">
                <w:rPr>
                  <w:rStyle w:val="Hyperlink"/>
                </w:rPr>
                <w:t>https://www.hl7.org/implement/standards/product_brief.cfm?product_id=473</w:t>
              </w:r>
            </w:hyperlink>
          </w:p>
          <w:p w:rsidR="00891300" w:rsidP="00127A5A" w:rsidRDefault="00891300" w14:paraId="7A6F18FC" w14:textId="77777777">
            <w:pPr>
              <w:pStyle w:val="BodyText"/>
            </w:pPr>
            <w:r w:rsidRPr="00D14360">
              <w:rPr>
                <w:b/>
                <w:color w:val="000000"/>
              </w:rPr>
              <w:t xml:space="preserve">Description: </w:t>
            </w:r>
            <w:r w:rsidRPr="00D14360">
              <w:rPr>
                <w:b/>
                <w:color w:val="000000"/>
                <w:sz w:val="15"/>
                <w:szCs w:val="15"/>
              </w:rPr>
              <w:t xml:space="preserve"> </w:t>
            </w:r>
            <w:r w:rsidRPr="007D7A00">
              <w:t>Advance Directive Templates are important components of the C-CDA standard, yet to date, their usage in the standard has been optional.</w:t>
            </w:r>
            <w:r>
              <w:t xml:space="preserve"> </w:t>
            </w:r>
            <w:r w:rsidRPr="007D7A00">
              <w:t xml:space="preserve">New focus within the industry on patient-centered care plans and value-based care has raised implementer interest in care planning and advance care planning. As implementers have started to include advance directive information, it became clear that additional guidance was needed and that the template designs required refinement. Also, </w:t>
            </w:r>
            <w:r w:rsidR="00894F9B">
              <w:t xml:space="preserve">the </w:t>
            </w:r>
            <w:r w:rsidR="00F67C52">
              <w:t xml:space="preserve">new </w:t>
            </w:r>
            <w:r w:rsidRPr="007D7A00">
              <w:t xml:space="preserve">standard </w:t>
            </w:r>
            <w:r w:rsidR="00894F9B">
              <w:t xml:space="preserve">was </w:t>
            </w:r>
            <w:r w:rsidRPr="007D7A00">
              <w:t>developed</w:t>
            </w:r>
            <w:r w:rsidR="00894F9B">
              <w:t xml:space="preserve"> </w:t>
            </w:r>
            <w:r w:rsidRPr="007D7A00">
              <w:t>to represent personal advance care planning information have been developed to communicate health goals and treatment preferences expressed by the patient. The older Advance Directive templates needed revisions to take the newer work into consideration.</w:t>
            </w:r>
          </w:p>
          <w:p w:rsidRPr="007D7A00" w:rsidR="000520B0" w:rsidP="00127A5A" w:rsidRDefault="000520B0" w14:paraId="131E736F" w14:textId="77777777">
            <w:pPr>
              <w:pStyle w:val="BodyText"/>
            </w:pPr>
          </w:p>
          <w:p w:rsidR="00891300" w:rsidP="00127A5A" w:rsidRDefault="00891300" w14:paraId="123F34C8" w14:textId="77777777">
            <w:pPr>
              <w:pStyle w:val="BodyText"/>
            </w:pPr>
            <w:r w:rsidRPr="007D7A00">
              <w:t>As advance care planning information began to be shared, concern increased about the possibility that clinicians might misinterpret patient wishes in a way that would result in errors that risk patient safety or that violate patient intent. Information context is crucial when it comes to interpreting advance directives. Directives should always be maintained in their original form - not chopped up and stored as structured data. There is a very high risk that the conversion from text to structure will lose critical information. Changes were needed to the templates to clarify that these observations DO NOT convert patient wishes into structured data that acts as a decision or an order. The structured data is used to document WHAT TYPE of CONTENT is present in the source document that describes the patient's wishes, health goals, and treatment preferences. Fixing this issue was a critical need.</w:t>
            </w:r>
          </w:p>
          <w:p w:rsidRPr="007D7A00" w:rsidR="000520B0" w:rsidP="00127A5A" w:rsidRDefault="000520B0" w14:paraId="1DD88CC3" w14:textId="77777777">
            <w:pPr>
              <w:pStyle w:val="BodyText"/>
            </w:pPr>
          </w:p>
          <w:p w:rsidRPr="007D7A00" w:rsidR="00891300" w:rsidP="00127A5A" w:rsidRDefault="00891300" w14:paraId="179CDFD9" w14:textId="77777777">
            <w:pPr>
              <w:pStyle w:val="BodyText"/>
            </w:pPr>
            <w:r w:rsidRPr="007D7A00">
              <w:t>For these reasons, the earlier versions of the Consolidated CDA Advance Directive Templates needed to be clarified and revised, and some additional templates needed to be added.</w:t>
            </w:r>
          </w:p>
        </w:tc>
      </w:tr>
    </w:tbl>
    <w:p w:rsidRPr="001F78DC" w:rsidR="00891300" w:rsidP="00127A5A" w:rsidRDefault="00891300" w14:paraId="6B9E8323" w14:textId="77777777">
      <w:pPr>
        <w:rPr>
          <w:rFonts w:eastAsia="Calibri"/>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547D5A" w:rsidR="00891300" w:rsidTr="004E29C8" w14:paraId="63FFD2BF" w14:textId="77777777">
        <w:tc>
          <w:tcPr>
            <w:tcW w:w="9360" w:type="dxa"/>
            <w:shd w:val="clear" w:color="auto" w:fill="F3F3F3"/>
            <w:tcMar>
              <w:top w:w="100" w:type="dxa"/>
              <w:left w:w="100" w:type="dxa"/>
              <w:bottom w:w="100" w:type="dxa"/>
              <w:right w:w="100" w:type="dxa"/>
            </w:tcMar>
          </w:tcPr>
          <w:bookmarkEnd w:id="2175"/>
          <w:p w:rsidRPr="00D14360" w:rsidR="00891300" w:rsidP="00B64B82" w:rsidRDefault="00891300" w14:paraId="3B19CCED" w14:textId="77777777">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HL7 CDA R2 Implementation Guide: C-CDA R2.1 Supplemental Templates for Nutrition, Release 1 – US Realm</w:t>
            </w:r>
          </w:p>
          <w:p w:rsidRPr="00D14360" w:rsidR="00891300" w:rsidP="00127A5A" w:rsidRDefault="00891300" w14:paraId="67D779A3" w14:textId="759BC8D7">
            <w:pPr>
              <w:spacing w:after="120"/>
            </w:pPr>
            <w:r w:rsidRPr="00D14360">
              <w:rPr>
                <w:rFonts w:eastAsia="Calibri" w:cs="Calibri"/>
                <w:b/>
                <w:color w:val="000000"/>
              </w:rPr>
              <w:t xml:space="preserve">Resource: </w:t>
            </w:r>
            <w:hyperlink w:history="1" r:id="rId146">
              <w:r w:rsidRPr="00D14360">
                <w:rPr>
                  <w:rStyle w:val="Hyperlink"/>
                </w:rPr>
                <w:t>http://www.hl7.org/implement/standards/product_brief.cfm?product_id=478</w:t>
              </w:r>
            </w:hyperlink>
          </w:p>
          <w:p w:rsidRPr="00D14360" w:rsidR="00891300" w:rsidP="00127A5A" w:rsidRDefault="00891300" w14:paraId="50623E60" w14:textId="77777777">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bCs/>
                <w:color w:val="000000"/>
              </w:rPr>
              <w:t xml:space="preserve">The </w:t>
            </w:r>
            <w:r w:rsidRPr="00D14360" w:rsidR="00894F9B">
              <w:rPr>
                <w:rFonts w:eastAsia="Calibri" w:cs="Calibri"/>
                <w:bCs/>
                <w:color w:val="000000"/>
              </w:rPr>
              <w:t>Nutrition Care P</w:t>
            </w:r>
            <w:r w:rsidRPr="00D14360" w:rsidR="00F67C52">
              <w:rPr>
                <w:rFonts w:eastAsia="Calibri" w:cs="Calibri"/>
                <w:bCs/>
                <w:color w:val="000000"/>
              </w:rPr>
              <w:t>rocess</w:t>
            </w:r>
            <w:r w:rsidRPr="00D14360" w:rsidR="00894F9B">
              <w:rPr>
                <w:rFonts w:eastAsia="Calibri" w:cs="Calibri"/>
                <w:bCs/>
                <w:color w:val="000000"/>
              </w:rPr>
              <w:t xml:space="preserve"> (</w:t>
            </w:r>
            <w:r w:rsidRPr="00D14360">
              <w:rPr>
                <w:rFonts w:eastAsia="Calibri" w:cs="Calibri"/>
                <w:bCs/>
                <w:color w:val="000000"/>
              </w:rPr>
              <w:t>NCP</w:t>
            </w:r>
            <w:r w:rsidRPr="00D14360" w:rsidR="00894F9B">
              <w:rPr>
                <w:rFonts w:eastAsia="Calibri" w:cs="Calibri"/>
                <w:bCs/>
                <w:color w:val="000000"/>
              </w:rPr>
              <w:t>)</w:t>
            </w:r>
            <w:r w:rsidRPr="00D14360">
              <w:rPr>
                <w:rFonts w:eastAsia="Calibri" w:cs="Calibri"/>
                <w:bCs/>
                <w:color w:val="000000"/>
              </w:rPr>
              <w:t xml:space="preserve"> is used by Registered Dietitians Nutritionists (RDN) and other nutrition and dietetics professionals as a systematic approach to providing high quality nutrition care. Templates in this guide are specific to the four steps of the Nutrition Care Process: Nutrition Assessment and Reassessment, Nutrition Diagnosis, Nutrition Intervention, and Nutrition Monitoring and Evaluation. These templates are intended to promote nutrition interoperability across care settings and will create information suitable for reuse in transitions of care, quality measurement, public health reporting, research and reimbursement</w:t>
            </w:r>
            <w:r w:rsidRPr="00D14360">
              <w:rPr>
                <w:rFonts w:eastAsia="Calibri" w:cs="Calibri"/>
                <w:b/>
                <w:color w:val="000000"/>
              </w:rPr>
              <w:t xml:space="preserve">. </w:t>
            </w:r>
          </w:p>
        </w:tc>
      </w:tr>
    </w:tbl>
    <w:p w:rsidR="00891300" w:rsidP="00127A5A" w:rsidRDefault="00891300" w14:paraId="6844DC79" w14:textId="77777777">
      <w:pPr>
        <w:pStyle w:val="BodyText0"/>
        <w:rPr>
          <w:shd w:val="clear" w:color="auto" w:fill="FFFFFF"/>
        </w:rPr>
      </w:pPr>
      <w:bookmarkStart w:name="_Toc11043731" w:id="2176"/>
    </w:p>
    <w:bookmarkEnd w:id="2176"/>
    <w:p w:rsidRPr="00C64922" w:rsidR="00891300" w:rsidP="00127A5A" w:rsidRDefault="00891300" w14:paraId="1E703D0B" w14:textId="77777777">
      <w:pPr>
        <w:pStyle w:val="BodyText0"/>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547D5A" w:rsidR="00D25B15" w:rsidTr="004E29C8" w14:paraId="2158871E" w14:textId="77777777">
        <w:tc>
          <w:tcPr>
            <w:tcW w:w="9360" w:type="dxa"/>
            <w:shd w:val="clear" w:color="auto" w:fill="F3F3F3"/>
            <w:tcMar>
              <w:top w:w="100" w:type="dxa"/>
              <w:left w:w="100" w:type="dxa"/>
              <w:bottom w:w="100" w:type="dxa"/>
              <w:right w:w="100" w:type="dxa"/>
            </w:tcMar>
          </w:tcPr>
          <w:p w:rsidRPr="00D14360" w:rsidR="00891300" w:rsidP="00127A5A" w:rsidRDefault="00891300" w14:paraId="52E296DA" w14:textId="77777777">
            <w:pPr>
              <w:widowControl w:val="0"/>
              <w:spacing w:after="120"/>
              <w:rPr>
                <w:rFonts w:eastAsia="Calibri" w:cs="Calibri"/>
                <w:color w:val="000000"/>
              </w:rPr>
            </w:pPr>
            <w:bookmarkStart w:name="_Hlk98254294" w:id="2177"/>
            <w:r w:rsidRPr="00D14360">
              <w:rPr>
                <w:rFonts w:eastAsia="Calibri" w:cs="Calibri"/>
                <w:b/>
                <w:color w:val="000000"/>
              </w:rPr>
              <w:t xml:space="preserve">Source: </w:t>
            </w:r>
            <w:r w:rsidRPr="00D14360">
              <w:rPr>
                <w:rFonts w:eastAsia="Calibri" w:cs="Calibri"/>
                <w:bCs/>
                <w:color w:val="000000"/>
              </w:rPr>
              <w:t>HL7 CDA R2 Implementation Guide: C-CDA R2.1 Supplemental Templates for Pregnancy Status, Release 1 – US Realm</w:t>
            </w:r>
          </w:p>
          <w:p w:rsidRPr="00D14360" w:rsidR="00891300" w:rsidP="00127A5A" w:rsidRDefault="00891300" w14:paraId="59C20A73" w14:textId="7474C4F5">
            <w:pPr>
              <w:spacing w:after="120"/>
              <w:rPr>
                <w:rFonts w:cs="Calibri"/>
              </w:rPr>
            </w:pPr>
            <w:r w:rsidRPr="00D14360">
              <w:rPr>
                <w:rFonts w:eastAsia="Calibri" w:cs="Calibri"/>
                <w:b/>
                <w:color w:val="000000"/>
              </w:rPr>
              <w:t xml:space="preserve">Resource: </w:t>
            </w:r>
            <w:hyperlink w:history="1" r:id="rId147">
              <w:r w:rsidRPr="00D14360">
                <w:rPr>
                  <w:rStyle w:val="Hyperlink"/>
                  <w:rFonts w:cs="Calibri"/>
                </w:rPr>
                <w:t>http://www.hl7.org/implement/standards/product_brief.cfm?product_id=494</w:t>
              </w:r>
            </w:hyperlink>
          </w:p>
          <w:p w:rsidRPr="00D14360" w:rsidR="00891300" w:rsidP="00127A5A" w:rsidRDefault="00891300" w14:paraId="0417D524" w14:textId="77777777">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bCs/>
                <w:color w:val="000000"/>
              </w:rPr>
              <w:t xml:space="preserve">This implementation guide provides consistent guidance for capturing key pregnancy status </w:t>
            </w:r>
            <w:r w:rsidRPr="00D14360">
              <w:rPr>
                <w:rFonts w:eastAsia="Calibri" w:cs="Calibri"/>
                <w:bCs/>
                <w:color w:val="000000"/>
              </w:rPr>
              <w:t>information in healthcare information technology (HIT) products and contains optional supplemental pregnancy status templates for current C-CDA document types.</w:t>
            </w:r>
          </w:p>
        </w:tc>
      </w:tr>
      <w:bookmarkEnd w:id="2177"/>
    </w:tbl>
    <w:p w:rsidR="00501EF2" w:rsidP="00501EF2" w:rsidRDefault="00501EF2" w14:paraId="5C4456D9" w14:textId="3242B4E0">
      <w:pPr>
        <w:pStyle w:val="BodyText"/>
        <w:rPr>
          <w:b/>
          <w:color w:val="000000"/>
          <w:lang w:bidi="ar-SA"/>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547D5A" w:rsidR="00283418" w:rsidTr="004E29C8" w14:paraId="297F7BD1" w14:textId="77777777">
        <w:tc>
          <w:tcPr>
            <w:tcW w:w="9360" w:type="dxa"/>
            <w:shd w:val="clear" w:color="auto" w:fill="F3F3F3"/>
            <w:tcMar>
              <w:top w:w="100" w:type="dxa"/>
              <w:left w:w="100" w:type="dxa"/>
              <w:bottom w:w="100" w:type="dxa"/>
              <w:right w:w="100" w:type="dxa"/>
            </w:tcMar>
          </w:tcPr>
          <w:p w:rsidRPr="00D14360" w:rsidR="00283418" w:rsidP="00D64C1D" w:rsidRDefault="00283418" w14:paraId="44A69A61" w14:textId="0C757C34">
            <w:pPr>
              <w:widowControl w:val="0"/>
              <w:spacing w:after="120"/>
              <w:rPr>
                <w:rFonts w:eastAsia="Calibri" w:cs="Calibri"/>
                <w:color w:val="000000"/>
              </w:rPr>
            </w:pPr>
            <w:r w:rsidRPr="00D14360">
              <w:rPr>
                <w:rFonts w:eastAsia="Calibri" w:cs="Calibri"/>
                <w:b/>
                <w:color w:val="000000"/>
              </w:rPr>
              <w:t xml:space="preserve">Source: </w:t>
            </w:r>
            <w:r w:rsidRPr="00283418">
              <w:rPr>
                <w:rFonts w:eastAsia="Calibri" w:cs="Calibri"/>
                <w:bCs/>
                <w:color w:val="000000"/>
              </w:rPr>
              <w:t>HL7 CDA® R2 Implementation Guide: C-CDA R2.1 Supplemental Templates for Occupational Data for Health Release 1, STU Release 1.1 – US Realm</w:t>
            </w:r>
          </w:p>
          <w:p w:rsidR="00283418" w:rsidP="00D64C1D" w:rsidRDefault="00283418" w14:paraId="66F04EAC" w14:textId="3EB4D7BA">
            <w:pPr>
              <w:spacing w:after="120"/>
            </w:pPr>
            <w:r w:rsidRPr="00D14360">
              <w:rPr>
                <w:rFonts w:eastAsia="Calibri" w:cs="Calibri"/>
                <w:b/>
                <w:color w:val="000000"/>
              </w:rPr>
              <w:t>Resource:</w:t>
            </w:r>
            <w:r w:rsidRPr="00081C97" w:rsidR="00704136">
              <w:rPr>
                <w:bCs/>
              </w:rPr>
              <w:t xml:space="preserve"> </w:t>
            </w:r>
            <w:hyperlink w:history="1" r:id="rId148">
              <w:r w:rsidRPr="007770C6" w:rsidR="00704136">
                <w:rPr>
                  <w:rStyle w:val="Hyperlink"/>
                  <w:bCs/>
                </w:rPr>
                <w:t>https://www.hl7.org/implement/standards/product_brief.cfm?product_id=522</w:t>
              </w:r>
            </w:hyperlink>
          </w:p>
          <w:p w:rsidRPr="00283418" w:rsidR="00283418" w:rsidP="00283418" w:rsidRDefault="00283418" w14:paraId="0AC49A87" w14:textId="77777777">
            <w:pPr>
              <w:spacing w:after="120"/>
              <w:rPr>
                <w:rFonts w:eastAsia="Calibri" w:cs="Calibri"/>
                <w:bCs/>
                <w:color w:val="000000"/>
              </w:rPr>
            </w:pPr>
            <w:r w:rsidRPr="00D14360">
              <w:rPr>
                <w:rFonts w:eastAsia="Calibri" w:cs="Calibri"/>
                <w:b/>
                <w:color w:val="000000"/>
              </w:rPr>
              <w:t xml:space="preserve">Description:  </w:t>
            </w:r>
            <w:r w:rsidRPr="00283418">
              <w:rPr>
                <w:rFonts w:eastAsia="Calibri" w:cs="Calibri"/>
                <w:bCs/>
                <w:color w:val="000000"/>
              </w:rPr>
              <w:t>This IG contains guidance, supporting material and new templates to implement support for Occupational Data for Health (ODH). ODH is primarily designed to facilitate clinical care, including population health; ODH also can be used to support public health reporting, population health, and similar value-based care. ODH is not designed to support billing activities. The scope of the work information includes:</w:t>
            </w:r>
          </w:p>
          <w:p w:rsidRPr="007770C6" w:rsidR="00283418" w:rsidRDefault="00283418" w14:paraId="57243AE3" w14:textId="0D37102C">
            <w:pPr>
              <w:pStyle w:val="ListParagraph"/>
              <w:numPr>
                <w:ilvl w:val="0"/>
                <w:numId w:val="42"/>
              </w:numPr>
              <w:spacing w:after="120"/>
              <w:rPr>
                <w:rFonts w:eastAsia="Calibri" w:cs="Calibri"/>
                <w:bCs/>
                <w:color w:val="000000"/>
              </w:rPr>
            </w:pPr>
            <w:r w:rsidRPr="007770C6">
              <w:rPr>
                <w:rFonts w:eastAsia="Calibri" w:cs="Calibri"/>
                <w:bCs/>
                <w:color w:val="000000"/>
              </w:rPr>
              <w:t xml:space="preserve">Employment </w:t>
            </w:r>
            <w:r w:rsidR="00B857D8">
              <w:rPr>
                <w:rFonts w:eastAsia="Calibri" w:cs="Calibri"/>
                <w:bCs/>
                <w:color w:val="000000"/>
              </w:rPr>
              <w:t>S</w:t>
            </w:r>
            <w:r w:rsidRPr="007770C6">
              <w:rPr>
                <w:rFonts w:eastAsia="Calibri" w:cs="Calibri"/>
                <w:bCs/>
                <w:color w:val="000000"/>
              </w:rPr>
              <w:t>tatus</w:t>
            </w:r>
          </w:p>
          <w:p w:rsidRPr="007770C6" w:rsidR="00283418" w:rsidRDefault="00283418" w14:paraId="23F3FD0B" w14:textId="14741AF0">
            <w:pPr>
              <w:pStyle w:val="ListParagraph"/>
              <w:numPr>
                <w:ilvl w:val="0"/>
                <w:numId w:val="42"/>
              </w:numPr>
              <w:spacing w:after="120"/>
              <w:rPr>
                <w:rFonts w:eastAsia="Calibri" w:cs="Calibri"/>
                <w:bCs/>
                <w:color w:val="000000"/>
              </w:rPr>
            </w:pPr>
            <w:r w:rsidRPr="007770C6">
              <w:rPr>
                <w:rFonts w:eastAsia="Calibri" w:cs="Calibri"/>
                <w:bCs/>
                <w:color w:val="000000"/>
              </w:rPr>
              <w:t xml:space="preserve">Retirement </w:t>
            </w:r>
            <w:r w:rsidR="00B857D8">
              <w:rPr>
                <w:rFonts w:eastAsia="Calibri" w:cs="Calibri"/>
                <w:bCs/>
                <w:color w:val="000000"/>
              </w:rPr>
              <w:t>D</w:t>
            </w:r>
            <w:r w:rsidRPr="007770C6">
              <w:rPr>
                <w:rFonts w:eastAsia="Calibri" w:cs="Calibri"/>
                <w:bCs/>
                <w:color w:val="000000"/>
              </w:rPr>
              <w:t>ate</w:t>
            </w:r>
          </w:p>
          <w:p w:rsidRPr="007770C6" w:rsidR="00283418" w:rsidRDefault="00283418" w14:paraId="623F5C05" w14:textId="77777777">
            <w:pPr>
              <w:pStyle w:val="ListParagraph"/>
              <w:numPr>
                <w:ilvl w:val="0"/>
                <w:numId w:val="42"/>
              </w:numPr>
              <w:spacing w:after="120"/>
              <w:rPr>
                <w:rFonts w:eastAsia="Calibri" w:cs="Calibri"/>
                <w:bCs/>
                <w:color w:val="000000"/>
              </w:rPr>
            </w:pPr>
            <w:r w:rsidRPr="007770C6">
              <w:rPr>
                <w:rFonts w:eastAsia="Calibri" w:cs="Calibri"/>
                <w:bCs/>
                <w:color w:val="000000"/>
              </w:rPr>
              <w:t>Combat Zone Period</w:t>
            </w:r>
          </w:p>
          <w:p w:rsidRPr="007770C6" w:rsidR="00283418" w:rsidRDefault="00283418" w14:paraId="33BA2188" w14:textId="77777777">
            <w:pPr>
              <w:pStyle w:val="ListParagraph"/>
              <w:numPr>
                <w:ilvl w:val="0"/>
                <w:numId w:val="42"/>
              </w:numPr>
              <w:spacing w:after="120"/>
              <w:rPr>
                <w:rFonts w:eastAsia="Calibri" w:cs="Calibri"/>
                <w:bCs/>
                <w:color w:val="000000"/>
              </w:rPr>
            </w:pPr>
            <w:r w:rsidRPr="007770C6">
              <w:rPr>
                <w:rFonts w:eastAsia="Calibri" w:cs="Calibri"/>
                <w:bCs/>
                <w:color w:val="000000"/>
              </w:rPr>
              <w:t>Past or Present Job for the patient or a household member</w:t>
            </w:r>
          </w:p>
          <w:p w:rsidRPr="007770C6" w:rsidR="00283418" w:rsidRDefault="00283418" w14:paraId="5201C8C1" w14:textId="06A51F99">
            <w:pPr>
              <w:pStyle w:val="ListParagraph"/>
              <w:numPr>
                <w:ilvl w:val="0"/>
                <w:numId w:val="42"/>
              </w:numPr>
              <w:spacing w:after="120"/>
              <w:rPr>
                <w:rFonts w:eastAsia="Calibri" w:cs="Calibri"/>
                <w:color w:val="000000"/>
              </w:rPr>
            </w:pPr>
            <w:r w:rsidRPr="007770C6">
              <w:rPr>
                <w:rFonts w:eastAsia="Calibri" w:cs="Calibri"/>
                <w:bCs/>
                <w:color w:val="000000"/>
              </w:rPr>
              <w:t>Usual Work of the patient or a household member</w:t>
            </w:r>
          </w:p>
        </w:tc>
      </w:tr>
    </w:tbl>
    <w:p w:rsidR="00283418" w:rsidP="00501EF2" w:rsidRDefault="00283418" w14:paraId="4421D369" w14:textId="359BB95B">
      <w:pPr>
        <w:pStyle w:val="BodyText"/>
        <w:rPr>
          <w:b/>
          <w:color w:val="000000"/>
          <w:lang w:bidi="ar-SA"/>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547D5A" w:rsidR="00283418" w:rsidTr="004E29C8" w14:paraId="7E1A0FEB" w14:textId="77777777">
        <w:tc>
          <w:tcPr>
            <w:tcW w:w="9360" w:type="dxa"/>
            <w:shd w:val="clear" w:color="auto" w:fill="F3F3F3"/>
            <w:tcMar>
              <w:top w:w="100" w:type="dxa"/>
              <w:left w:w="100" w:type="dxa"/>
              <w:bottom w:w="100" w:type="dxa"/>
              <w:right w:w="100" w:type="dxa"/>
            </w:tcMar>
          </w:tcPr>
          <w:p w:rsidRPr="00D14360" w:rsidR="00283418" w:rsidP="00D64C1D" w:rsidRDefault="00283418" w14:paraId="6F5E5501" w14:textId="5BC55C65">
            <w:pPr>
              <w:widowControl w:val="0"/>
              <w:spacing w:after="120"/>
              <w:rPr>
                <w:rFonts w:eastAsia="Calibri" w:cs="Calibri"/>
                <w:color w:val="000000"/>
              </w:rPr>
            </w:pPr>
            <w:r w:rsidRPr="00D14360">
              <w:rPr>
                <w:rFonts w:eastAsia="Calibri" w:cs="Calibri"/>
                <w:b/>
                <w:color w:val="000000"/>
              </w:rPr>
              <w:t xml:space="preserve">Source: </w:t>
            </w:r>
            <w:r w:rsidRPr="00283418">
              <w:rPr>
                <w:rFonts w:eastAsia="Calibri" w:cs="Calibri"/>
                <w:bCs/>
                <w:color w:val="000000"/>
              </w:rPr>
              <w:t>HL7 CDA® R2 Implementation Guide: C-CDA R2.1 Supplemental Templates for Infectious Disease, Release 1 – US Realm</w:t>
            </w:r>
          </w:p>
          <w:p w:rsidRPr="00D14360" w:rsidR="00283418" w:rsidP="00D64C1D" w:rsidRDefault="00283418" w14:paraId="10EFEB3F" w14:textId="3AC4C3A0">
            <w:pPr>
              <w:spacing w:after="120"/>
              <w:rPr>
                <w:rFonts w:cs="Calibri"/>
              </w:rPr>
            </w:pPr>
            <w:r w:rsidRPr="00D14360">
              <w:rPr>
                <w:rFonts w:eastAsia="Calibri" w:cs="Calibri"/>
                <w:b/>
                <w:color w:val="000000"/>
              </w:rPr>
              <w:t xml:space="preserve">Resource: </w:t>
            </w:r>
            <w:hyperlink w:history="1" r:id="rId149">
              <w:r w:rsidRPr="00EE43A5" w:rsidR="00704136">
                <w:rPr>
                  <w:rStyle w:val="Hyperlink"/>
                </w:rPr>
                <w:t>https://www.hl7.org/implement/standards/product_brief.cfm?product_id=502</w:t>
              </w:r>
            </w:hyperlink>
          </w:p>
          <w:p w:rsidRPr="00D14360" w:rsidR="00283418" w:rsidP="00D64C1D" w:rsidRDefault="00283418" w14:paraId="5F20884E" w14:textId="4FD5E966">
            <w:pPr>
              <w:spacing w:after="120"/>
              <w:rPr>
                <w:rFonts w:eastAsia="Calibri" w:cs="Calibri"/>
                <w:color w:val="000000"/>
              </w:rPr>
            </w:pPr>
            <w:r w:rsidRPr="00D14360">
              <w:rPr>
                <w:rFonts w:eastAsia="Calibri" w:cs="Calibri"/>
                <w:b/>
                <w:color w:val="000000"/>
              </w:rPr>
              <w:t xml:space="preserve">Description:  </w:t>
            </w:r>
            <w:r w:rsidRPr="00283418">
              <w:rPr>
                <w:rFonts w:eastAsia="Calibri" w:cs="Calibri"/>
                <w:bCs/>
                <w:color w:val="000000"/>
              </w:rPr>
              <w:t>This guide defines optional additions to the C-CDA R2.1 Continuity of Care Document (CCD), Transfer Summary, and Discharge Summary standards. These additional templates are available for use in any other CDA document-type where needed. They specify infectious disease data that should be included in the above-mentioned documents or any other relevant CDA document-type when patients are transferred between healthcare facilities, discharged home, or discharged to locations other than home (e.g. law enforcement).</w:t>
            </w:r>
          </w:p>
        </w:tc>
      </w:tr>
    </w:tbl>
    <w:p w:rsidR="00283418" w:rsidP="00501EF2" w:rsidRDefault="00283418" w14:paraId="3222967A" w14:textId="1ABDC364">
      <w:pPr>
        <w:pStyle w:val="BodyText"/>
        <w:rPr>
          <w:b/>
          <w:color w:val="000000"/>
          <w:lang w:bidi="ar-SA"/>
        </w:rPr>
      </w:pPr>
    </w:p>
    <w:p w:rsidRPr="00D14360" w:rsidR="00283418" w:rsidP="00501EF2" w:rsidRDefault="00283418" w14:paraId="7CFD8B39" w14:textId="77777777">
      <w:pPr>
        <w:pStyle w:val="BodyText"/>
        <w:rPr>
          <w:b/>
          <w:color w:val="000000"/>
          <w:lang w:bidi="ar-SA"/>
        </w:rPr>
      </w:pP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2F2F2"/>
        <w:tblLook w:val="04A0" w:firstRow="1" w:lastRow="0" w:firstColumn="1" w:lastColumn="0" w:noHBand="0" w:noVBand="1"/>
      </w:tblPr>
      <w:tblGrid>
        <w:gridCol w:w="9350"/>
      </w:tblGrid>
      <w:tr w:rsidR="004F6FF6" w:rsidTr="004E29C8" w14:paraId="125A1389" w14:textId="77777777">
        <w:tc>
          <w:tcPr>
            <w:tcW w:w="9350" w:type="dxa"/>
            <w:shd w:val="clear" w:color="auto" w:fill="F2F2F2"/>
          </w:tcPr>
          <w:p w:rsidRPr="00D14360" w:rsidR="00501EF2" w:rsidP="00D14360" w:rsidRDefault="00501EF2" w14:paraId="44C4B193" w14:textId="77777777">
            <w:pPr>
              <w:widowControl w:val="0"/>
              <w:spacing w:after="120"/>
              <w:rPr>
                <w:rFonts w:eastAsia="Calibri" w:cs="Calibri"/>
                <w:color w:val="000000"/>
              </w:rPr>
            </w:pPr>
            <w:r w:rsidRPr="00D14360">
              <w:rPr>
                <w:rFonts w:eastAsia="Calibri" w:cs="Calibri"/>
                <w:b/>
                <w:color w:val="000000"/>
              </w:rPr>
              <w:t xml:space="preserve">Source: </w:t>
            </w:r>
            <w:r w:rsidRPr="00D14360">
              <w:rPr>
                <w:rFonts w:cs="Calibri"/>
                <w:bCs/>
                <w:color w:val="000000"/>
              </w:rPr>
              <w:t>HL7 Implementation Guide: Data Segmentation for Privacy (DS4P), Release 1</w:t>
            </w:r>
          </w:p>
          <w:p w:rsidRPr="00D14360" w:rsidR="00501EF2" w:rsidP="00D14360" w:rsidRDefault="00501EF2" w14:paraId="48DD4013" w14:textId="2991AEC9">
            <w:pPr>
              <w:spacing w:after="120"/>
              <w:rPr>
                <w:rFonts w:cs="Calibri"/>
              </w:rPr>
            </w:pPr>
            <w:r w:rsidRPr="00D14360">
              <w:rPr>
                <w:rFonts w:eastAsia="Calibri" w:cs="Calibri"/>
                <w:b/>
                <w:color w:val="000000"/>
              </w:rPr>
              <w:t xml:space="preserve">Resource: </w:t>
            </w:r>
            <w:hyperlink w:history="1" r:id="rId150">
              <w:r w:rsidRPr="00D14360">
                <w:rPr>
                  <w:rStyle w:val="Hyperlink"/>
                  <w:rFonts w:cs="Calibri"/>
                </w:rPr>
                <w:t xml:space="preserve">http://www.hl7.org/implement/standards/product_brief.cfm?product_id=280 </w:t>
              </w:r>
            </w:hyperlink>
          </w:p>
          <w:p w:rsidR="00501EF2" w:rsidP="00501EF2" w:rsidRDefault="00501EF2" w14:paraId="6AEFF36A" w14:textId="77777777">
            <w:pPr>
              <w:pStyle w:val="BodyText"/>
            </w:pPr>
            <w:r w:rsidRPr="00D14360">
              <w:rPr>
                <w:b/>
                <w:color w:val="000000"/>
              </w:rPr>
              <w:t xml:space="preserve">Description:  </w:t>
            </w:r>
            <w:r w:rsidRPr="00D14360">
              <w:rPr>
                <w:bCs/>
                <w:color w:val="000000"/>
              </w:rPr>
              <w:t>This implementation guide defines constraints on the HL7 CDA standard to support Meaningful Use in provide data representation specifications that are consistent with federal and state privacy policies. The guidance enables the exchange of protected/sensitive personal health  information. It supports secure exchange of health information and privacy annotations applied to documents, messages, or atomic data elementsHIT) products and contains optional supplemental pregnancy status templates for current C-CDA document types.</w:t>
            </w:r>
          </w:p>
        </w:tc>
      </w:tr>
    </w:tbl>
    <w:p w:rsidR="00501EF2" w:rsidP="00501EF2" w:rsidRDefault="00501EF2" w14:paraId="24AC2325" w14:textId="77777777">
      <w:pPr>
        <w:pStyle w:val="BodyText"/>
      </w:pP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00501EF2" w:rsidTr="004E29C8" w14:paraId="7190956D" w14:textId="77777777">
        <w:tc>
          <w:tcPr>
            <w:tcW w:w="9350" w:type="dxa"/>
            <w:shd w:val="clear" w:color="auto" w:fill="F2F2F2"/>
          </w:tcPr>
          <w:p w:rsidRPr="00D14360" w:rsidR="00501EF2" w:rsidP="00D14360" w:rsidRDefault="00501EF2" w14:paraId="7ACD1B01" w14:textId="77777777">
            <w:pPr>
              <w:widowControl w:val="0"/>
              <w:spacing w:after="120"/>
              <w:rPr>
                <w:rFonts w:eastAsia="Calibri" w:cs="Calibri"/>
                <w:color w:val="000000"/>
              </w:rPr>
            </w:pPr>
            <w:r w:rsidRPr="00D14360">
              <w:rPr>
                <w:rFonts w:eastAsia="Calibri" w:cs="Calibri"/>
                <w:b/>
                <w:color w:val="000000"/>
              </w:rPr>
              <w:t xml:space="preserve">Source: </w:t>
            </w:r>
            <w:r w:rsidRPr="00D14360">
              <w:rPr>
                <w:rFonts w:cs="Calibri"/>
                <w:bCs/>
                <w:color w:val="000000"/>
              </w:rPr>
              <w:t xml:space="preserve">HL7 CDA® R2 Implementation Guide: Privacy Consent Directives, Release 1 </w:t>
            </w:r>
          </w:p>
          <w:p w:rsidRPr="00D14360" w:rsidR="00501EF2" w:rsidP="00D14360" w:rsidRDefault="00501EF2" w14:paraId="2991EA07" w14:textId="54EB30CE">
            <w:pPr>
              <w:spacing w:after="120"/>
              <w:rPr>
                <w:rFonts w:cs="Calibri"/>
              </w:rPr>
            </w:pPr>
            <w:r w:rsidRPr="00D14360">
              <w:rPr>
                <w:rFonts w:eastAsia="Calibri" w:cs="Calibri"/>
                <w:b/>
                <w:color w:val="000000"/>
              </w:rPr>
              <w:t xml:space="preserve">Resource: </w:t>
            </w:r>
            <w:hyperlink w:history="1" r:id="rId151">
              <w:r w:rsidRPr="00EE43A5" w:rsidR="00704136">
                <w:rPr>
                  <w:rStyle w:val="Hyperlink"/>
                  <w:rFonts w:cs="Calibri"/>
                </w:rPr>
                <w:t>http://www.hl7.org/implement/standards/product_brief.cfm?product_id=354</w:t>
              </w:r>
            </w:hyperlink>
          </w:p>
          <w:p w:rsidR="00501EF2" w:rsidP="00501EF2" w:rsidRDefault="00501EF2" w14:paraId="5DCBE156" w14:textId="77777777">
            <w:pPr>
              <w:pStyle w:val="BodyText"/>
            </w:pPr>
            <w:r w:rsidRPr="00D14360">
              <w:rPr>
                <w:b/>
                <w:color w:val="000000"/>
              </w:rPr>
              <w:t xml:space="preserve">Description: </w:t>
            </w:r>
            <w:r w:rsidRPr="00D14360">
              <w:rPr>
                <w:bCs/>
                <w:color w:val="000000"/>
              </w:rPr>
              <w:t>This implementation guide defines a CDA representation of privacy consents (e.g. authorization to disclose health information, consent for research) which enables the exchange of computable consents across EHRs. It supports the display of consents to end-users based on existing CDA infrastructure and applications. It also supports Data Use and Reciprocal Support Agreement (DURSA) opt-in and other opt-in consent agreements. This specification enhances IHE BPPC (Basic Patient Privacy Consent). his implementation guide defines constraints on the HL7 CDA standard to support Meaningful Use in provide data.</w:t>
            </w:r>
          </w:p>
        </w:tc>
      </w:tr>
    </w:tbl>
    <w:p w:rsidRPr="00C64922" w:rsidR="00501EF2" w:rsidP="00501EF2" w:rsidRDefault="00501EF2" w14:paraId="52C17A19" w14:textId="77777777">
      <w:pPr>
        <w:pStyle w:val="BodyText"/>
      </w:pPr>
    </w:p>
    <w:p w:rsidRPr="00C64922" w:rsidR="00891300" w:rsidP="003E2C96" w:rsidRDefault="00891300" w14:paraId="6375E287" w14:textId="77777777">
      <w:pPr>
        <w:pStyle w:val="Heading2"/>
        <w:rPr>
          <w:rFonts w:eastAsia="Calibri"/>
        </w:rPr>
      </w:pPr>
      <w:bookmarkStart w:name="_Toc11388400" w:id="2178"/>
      <w:bookmarkStart w:name="_x3we66twfm2w" w:id="2179"/>
      <w:bookmarkStart w:name="_ng51hfkvv77r" w:colFirst="0" w:colLast="0" w:id="2180"/>
      <w:bookmarkStart w:name="_Toc11043734" w:id="2181"/>
      <w:bookmarkStart w:name="_Toc11045652" w:id="2182"/>
      <w:bookmarkStart w:name="_Toc11219068" w:id="2183"/>
      <w:bookmarkStart w:name="_Toc11391321" w:id="2184"/>
      <w:bookmarkStart w:name="_Toc119939903" w:id="2185"/>
      <w:bookmarkStart w:name="_Toc135312935" w:id="2186"/>
      <w:bookmarkEnd w:id="2178"/>
      <w:bookmarkEnd w:id="2179"/>
      <w:bookmarkEnd w:id="2180"/>
      <w:r w:rsidRPr="00C64922">
        <w:t xml:space="preserve">Published C-CDA Implementer </w:t>
      </w:r>
      <w:r>
        <w:t xml:space="preserve">Community </w:t>
      </w:r>
      <w:r w:rsidRPr="00C64922">
        <w:t>Guidance</w:t>
      </w:r>
      <w:bookmarkEnd w:id="2181"/>
      <w:bookmarkEnd w:id="2182"/>
      <w:bookmarkEnd w:id="2183"/>
      <w:bookmarkEnd w:id="2184"/>
      <w:bookmarkEnd w:id="2185"/>
      <w:bookmarkEnd w:id="2186"/>
      <w:r w:rsidRPr="00C64922">
        <w:t xml:space="preserve"> </w:t>
      </w:r>
      <w:r>
        <w:t xml:space="preserve"> </w:t>
      </w:r>
    </w:p>
    <w:p w:rsidRPr="00D14360" w:rsidR="00891300" w:rsidP="00891300" w:rsidRDefault="00891300" w14:paraId="3C803FE4" w14:textId="77777777">
      <w:pPr>
        <w:spacing w:after="120"/>
        <w:rPr>
          <w:rFonts w:cs="Calibri"/>
        </w:rPr>
      </w:pPr>
      <w:r w:rsidRPr="00D14360">
        <w:rPr>
          <w:rFonts w:cs="Calibri"/>
        </w:rPr>
        <w:t>Below are brief descriptions of additional specifications relevant for C-CDA based information exchange.</w:t>
      </w:r>
    </w:p>
    <w:p w:rsidR="00BA114A" w:rsidP="00FD31AC" w:rsidRDefault="00891300" w14:paraId="1F1FE86B" w14:textId="77777777">
      <w:pPr>
        <w:pStyle w:val="Heading3"/>
        <w:pPrChange w:author="Gay Dolin" w:date="2023-05-18T15:22:00Z" w:id="2187">
          <w:pPr>
            <w:pStyle w:val="Heading3"/>
          </w:pPr>
        </w:pPrChange>
      </w:pPr>
      <w:bookmarkStart w:name="_jqrv2arv0m6j" w:colFirst="0" w:colLast="0" w:id="2188"/>
      <w:bookmarkStart w:name="_The_Joint_Document" w:id="2189"/>
      <w:bookmarkStart w:name="_Ref88484948" w:id="2190"/>
      <w:bookmarkStart w:name="_Ref88484951" w:id="2191"/>
      <w:bookmarkStart w:name="_Toc119939904" w:id="2192"/>
      <w:bookmarkStart w:name="_Toc135312936" w:id="2193"/>
      <w:bookmarkEnd w:id="2188"/>
      <w:bookmarkEnd w:id="2189"/>
      <w:r w:rsidRPr="006C1F8B">
        <w:t>The Joint Document Content Work Group</w:t>
      </w:r>
      <w:bookmarkEnd w:id="2190"/>
      <w:bookmarkEnd w:id="2191"/>
      <w:bookmarkEnd w:id="2192"/>
      <w:bookmarkEnd w:id="2193"/>
      <w:r w:rsidRPr="006C1F8B">
        <w:t xml:space="preserve"> </w:t>
      </w:r>
    </w:p>
    <w:p w:rsidRPr="00D14360" w:rsidR="00891300" w:rsidP="00BA114A" w:rsidRDefault="00086EAB" w14:paraId="26241B80" w14:textId="77777777">
      <w:pPr>
        <w:rPr>
          <w:rFonts w:eastAsia="Calibri" w:cs="Calibri"/>
        </w:rPr>
      </w:pPr>
      <w:r w:rsidRPr="00D14360">
        <w:rPr>
          <w:rFonts w:eastAsia="Calibri" w:cs="Calibri"/>
        </w:rPr>
        <w:t xml:space="preserve">The Joint Document Content Work Group </w:t>
      </w:r>
      <w:r w:rsidRPr="00D14360" w:rsidR="00891300">
        <w:rPr>
          <w:rFonts w:eastAsia="Calibri" w:cs="Calibri"/>
        </w:rPr>
        <w:t>was established in 2018 as a cooperative effort between Car</w:t>
      </w:r>
      <w:r w:rsidRPr="00D14360" w:rsidR="00891300">
        <w:rPr>
          <w:rFonts w:eastAsia="Calibri" w:cs="Calibri"/>
          <w:i/>
        </w:rPr>
        <w:t>e</w:t>
      </w:r>
      <w:r w:rsidRPr="00D14360" w:rsidR="00891300">
        <w:rPr>
          <w:rFonts w:eastAsia="Calibri" w:cs="Calibri"/>
        </w:rPr>
        <w:t>quality and CommonWell initiatives.</w:t>
      </w:r>
      <w:r w:rsidRPr="00D14360" w:rsidR="009B30E1">
        <w:rPr>
          <w:rStyle w:val="FootnoteReference"/>
          <w:rFonts w:eastAsia="Calibri" w:cs="Calibri"/>
          <w:color w:val="000000"/>
        </w:rPr>
        <w:t xml:space="preserve"> </w:t>
      </w:r>
      <w:r w:rsidRPr="00D14360" w:rsidR="009B30E1">
        <w:rPr>
          <w:rStyle w:val="FootnoteReference"/>
          <w:rFonts w:eastAsia="Calibri" w:cs="Calibri"/>
          <w:color w:val="000000"/>
        </w:rPr>
        <w:footnoteReference w:id="142"/>
      </w:r>
      <w:r w:rsidRPr="00D14360" w:rsidR="00891300">
        <w:rPr>
          <w:rFonts w:eastAsia="Calibri" w:cs="Calibri"/>
        </w:rPr>
        <w:t xml:space="preserve">  The outcome was the white paper “Concise Consolidated CDA: </w:t>
      </w:r>
      <w:r w:rsidRPr="00D14360" w:rsidR="00891300">
        <w:rPr>
          <w:rFonts w:eastAsia="Calibri" w:cs="Calibri"/>
          <w:bCs/>
        </w:rPr>
        <w:t>Deploying Encounter Summary CDA Documents with Clinical Notes</w:t>
      </w:r>
      <w:r w:rsidRPr="00D14360" w:rsidR="00891300">
        <w:rPr>
          <w:rFonts w:eastAsia="Calibri" w:cs="Calibri"/>
          <w:i/>
        </w:rPr>
        <w:t xml:space="preserve">” </w:t>
      </w:r>
      <w:r w:rsidRPr="00D14360" w:rsidR="00891300">
        <w:rPr>
          <w:rFonts w:eastAsia="Calibri" w:cs="Calibri"/>
        </w:rPr>
        <w:t>which provides recommendations to improve content in C-CDA for document-based information exchange including the following topics: inclusion of Encounter Summary Documents, best practices for Clinical Notes, and document display guidance for Smart Senders and Resilient Receivers.</w:t>
      </w: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547D5A" w:rsidR="00891300" w:rsidTr="004E29C8" w14:paraId="513F9F74" w14:textId="77777777">
        <w:tc>
          <w:tcPr>
            <w:tcW w:w="9360" w:type="dxa"/>
            <w:shd w:val="clear" w:color="auto" w:fill="F3F3F3"/>
            <w:tcMar>
              <w:top w:w="100" w:type="dxa"/>
              <w:left w:w="100" w:type="dxa"/>
              <w:bottom w:w="100" w:type="dxa"/>
              <w:right w:w="100" w:type="dxa"/>
            </w:tcMar>
          </w:tcPr>
          <w:p w:rsidRPr="00D14360" w:rsidR="00891300" w:rsidP="00B64B82" w:rsidRDefault="00891300" w14:paraId="523FD40B" w14:textId="77777777">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Concise Consolidated CDA: Deploying Encounter Summary CDA Documents with Clinical Notes</w:t>
            </w:r>
          </w:p>
          <w:p w:rsidRPr="007770C6" w:rsidR="00891300" w:rsidP="00B64B82" w:rsidRDefault="00891300" w14:paraId="75B67BF7" w14:textId="453A3072">
            <w:pPr>
              <w:spacing w:after="120"/>
              <w:rPr>
                <w:rStyle w:val="Hyperlink"/>
                <w:rFonts w:cs="Calibri"/>
              </w:rPr>
            </w:pPr>
            <w:r w:rsidRPr="00D14360">
              <w:rPr>
                <w:rFonts w:eastAsia="Calibri" w:cs="Calibri"/>
                <w:b/>
                <w:color w:val="000000"/>
              </w:rPr>
              <w:t xml:space="preserve">Resource: </w:t>
            </w:r>
            <w:r w:rsidRPr="007770C6" w:rsidR="00D64C1D">
              <w:rPr>
                <w:rStyle w:val="Hyperlink"/>
                <w:rFonts w:cs="Calibri"/>
              </w:rPr>
              <w:t>https://www.commonwellalliance.org/wp-content/uploads/2019/01/Improve-Joint-Document-Content-Whitepaper.pdf</w:t>
            </w:r>
          </w:p>
          <w:p w:rsidRPr="00D14360" w:rsidR="00891300" w:rsidP="00B64B82" w:rsidRDefault="00891300" w14:paraId="74BEA7FE" w14:textId="77777777">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bCs/>
                <w:color w:val="000000"/>
              </w:rPr>
              <w:t>Provides recommendations to improved content in C-CDA.</w:t>
            </w:r>
            <w:r w:rsidRPr="00D14360">
              <w:rPr>
                <w:rFonts w:eastAsia="Calibri" w:cs="Calibri"/>
                <w:b/>
                <w:color w:val="000000"/>
              </w:rPr>
              <w:t xml:space="preserve"> </w:t>
            </w:r>
          </w:p>
        </w:tc>
      </w:tr>
    </w:tbl>
    <w:p w:rsidRPr="00D14360" w:rsidR="00891300" w:rsidP="00891300" w:rsidRDefault="00891300" w14:paraId="10D4F970" w14:textId="77777777">
      <w:pPr>
        <w:pStyle w:val="ListParagraph"/>
        <w:spacing w:after="120"/>
        <w:rPr>
          <w:rFonts w:eastAsia="Calibri" w:cs="Calibri"/>
          <w:color w:val="000000"/>
        </w:rPr>
      </w:pPr>
    </w:p>
    <w:p w:rsidR="00D5113E" w:rsidP="00FD31AC" w:rsidRDefault="00D5113E" w14:paraId="5571FE6D" w14:textId="77777777">
      <w:pPr>
        <w:pStyle w:val="Heading3"/>
        <w:pPrChange w:author="Gay Dolin" w:date="2023-05-18T15:22:00Z" w:id="2194">
          <w:pPr>
            <w:pStyle w:val="Heading3"/>
          </w:pPr>
        </w:pPrChange>
      </w:pPr>
      <w:bookmarkStart w:name="_zc5fufq5wwe1" w:colFirst="0" w:colLast="0" w:id="2195"/>
      <w:bookmarkStart w:name="_Toc119939905" w:id="2196"/>
      <w:bookmarkStart w:name="_Toc135312937" w:id="2197"/>
      <w:bookmarkEnd w:id="2195"/>
      <w:r>
        <w:t>Integrating the Healthcare Enterprise (</w:t>
      </w:r>
      <w:r w:rsidRPr="00F34381" w:rsidR="00891300">
        <w:t>IHE</w:t>
      </w:r>
      <w:r>
        <w:t>)</w:t>
      </w:r>
      <w:bookmarkEnd w:id="2196"/>
      <w:bookmarkEnd w:id="2197"/>
    </w:p>
    <w:p w:rsidRPr="00D14360" w:rsidR="00891300" w:rsidP="00CF4CB1" w:rsidRDefault="00D5113E" w14:paraId="113A730B" w14:textId="77777777">
      <w:pPr>
        <w:spacing w:after="120"/>
        <w:rPr>
          <w:rFonts w:cs="Calibri"/>
        </w:rPr>
      </w:pPr>
      <w:r w:rsidRPr="00D14360">
        <w:rPr>
          <w:rFonts w:cs="Calibri"/>
        </w:rPr>
        <w:t>IHE is an</w:t>
      </w:r>
      <w:r w:rsidRPr="00D14360" w:rsidR="00891300">
        <w:rPr>
          <w:rFonts w:cs="Calibri"/>
        </w:rPr>
        <w:t xml:space="preserve"> </w:t>
      </w:r>
      <w:r w:rsidRPr="00D14360">
        <w:rPr>
          <w:rFonts w:cs="Calibri"/>
        </w:rPr>
        <w:t>initiative by healthcare professionals and industry to improve the way computer systems in healthcare share information. IHE promotes the coordinated use of established standards such as DICOM and HL7 to address specific clinical needs in support of optimal patient care.</w:t>
      </w:r>
    </w:p>
    <w:p w:rsidRPr="00F34381" w:rsidR="00D5113E" w:rsidP="00CF4CB1" w:rsidRDefault="00D5113E" w14:paraId="0A5C1F80" w14:textId="77777777"/>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E85065" w:rsidR="00891300" w:rsidTr="004E29C8" w14:paraId="741090C2" w14:textId="77777777">
        <w:tc>
          <w:tcPr>
            <w:tcW w:w="9360" w:type="dxa"/>
            <w:tcBorders>
              <w:bottom w:val="single" w:color="000000" w:sz="8" w:space="0"/>
            </w:tcBorders>
            <w:shd w:val="clear" w:color="auto" w:fill="F3F3F3"/>
            <w:tcMar>
              <w:top w:w="100" w:type="dxa"/>
              <w:left w:w="100" w:type="dxa"/>
              <w:bottom w:w="100" w:type="dxa"/>
              <w:right w:w="100" w:type="dxa"/>
            </w:tcMar>
          </w:tcPr>
          <w:p w:rsidRPr="00D14360" w:rsidR="00891300" w:rsidP="00B268D6" w:rsidRDefault="00891300" w14:paraId="0B313550" w14:textId="77777777">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Integrating the Healthcare Enterprise (IHE) Patient Care Coordination Technical Framework Supplement: CDA Document Summary Sections (CDA-DSS)</w:t>
            </w:r>
          </w:p>
          <w:p w:rsidRPr="00E85065" w:rsidR="00891300" w:rsidP="00B268D6" w:rsidRDefault="00891300" w14:paraId="79D7004C" w14:textId="5DBC3C3B">
            <w:pPr>
              <w:spacing w:after="120"/>
            </w:pPr>
            <w:r w:rsidRPr="00D14360">
              <w:rPr>
                <w:rFonts w:eastAsia="Calibri" w:cs="Calibri"/>
                <w:b/>
                <w:color w:val="000000"/>
              </w:rPr>
              <w:t xml:space="preserve">Resource: </w:t>
            </w:r>
            <w:hyperlink w:history="1" r:id="rId152">
              <w:r w:rsidRPr="00D14360">
                <w:rPr>
                  <w:rStyle w:val="Hyperlink"/>
                  <w:rFonts w:cs="Calibri"/>
                </w:rPr>
                <w:t>https://www.ihe.net/uploadedFiles/Documents/PCC/IHE_PCC_Suppl_CDA_DSS.pdf</w:t>
              </w:r>
            </w:hyperlink>
          </w:p>
          <w:p w:rsidRPr="00D14360" w:rsidR="00891300" w:rsidP="000520B0" w:rsidRDefault="00891300" w14:paraId="48335354" w14:textId="77777777">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color w:val="000000"/>
              </w:rPr>
              <w:t>Provides a method to summarize and communicate specific information to the reader (</w:t>
            </w:r>
            <w:r w:rsidRPr="003A3D50">
              <w:rPr>
                <w:rFonts w:eastAsia="Calibri" w:cs="Calibri"/>
                <w:i/>
                <w:iCs/>
                <w:color w:val="000000"/>
              </w:rPr>
              <w:t>e.g.,</w:t>
            </w:r>
            <w:r w:rsidRPr="00D14360">
              <w:rPr>
                <w:rFonts w:eastAsia="Calibri" w:cs="Calibri"/>
                <w:color w:val="000000"/>
              </w:rPr>
              <w:t xml:space="preserve"> provider and/or patient) in a concise and useful manner. This profile can be added to any CDA document that is an open template and allows a relevant and pertinent information in a section to be available to the reader while including the large amount of data in a CDA document.</w:t>
            </w:r>
          </w:p>
        </w:tc>
      </w:tr>
      <w:tr w:rsidRPr="00E85065" w:rsidR="002E1208" w:rsidTr="004E29C8" w14:paraId="33291C5B" w14:textId="77777777">
        <w:trPr>
          <w:trHeight w:val="510"/>
        </w:trPr>
        <w:tc>
          <w:tcPr>
            <w:tcW w:w="9360" w:type="dxa"/>
            <w:tcBorders>
              <w:left w:val="nil"/>
              <w:right w:val="nil"/>
            </w:tcBorders>
            <w:shd w:val="clear" w:color="auto" w:fill="auto"/>
            <w:tcMar>
              <w:top w:w="100" w:type="dxa"/>
              <w:left w:w="100" w:type="dxa"/>
              <w:bottom w:w="100" w:type="dxa"/>
              <w:right w:w="100" w:type="dxa"/>
            </w:tcMar>
          </w:tcPr>
          <w:p w:rsidRPr="00D14360" w:rsidR="002E1208" w:rsidP="00B268D6" w:rsidRDefault="002E1208" w14:paraId="44274FB1" w14:textId="77777777">
            <w:pPr>
              <w:widowControl w:val="0"/>
              <w:spacing w:after="120"/>
              <w:rPr>
                <w:rFonts w:eastAsia="Calibri" w:cs="Calibri"/>
                <w:b/>
                <w:color w:val="000000"/>
              </w:rPr>
            </w:pPr>
          </w:p>
        </w:tc>
      </w:tr>
      <w:tr w:rsidRPr="00E85065" w:rsidR="00891300" w:rsidTr="004E29C8" w14:paraId="44E8484E" w14:textId="77777777">
        <w:trPr>
          <w:trHeight w:val="510"/>
        </w:trPr>
        <w:tc>
          <w:tcPr>
            <w:tcW w:w="9360" w:type="dxa"/>
            <w:shd w:val="clear" w:color="auto" w:fill="F3F3F3"/>
            <w:tcMar>
              <w:top w:w="100" w:type="dxa"/>
              <w:left w:w="100" w:type="dxa"/>
              <w:bottom w:w="100" w:type="dxa"/>
              <w:right w:w="100" w:type="dxa"/>
            </w:tcMar>
          </w:tcPr>
          <w:p w:rsidRPr="00D14360" w:rsidR="00891300" w:rsidP="00B268D6" w:rsidRDefault="00891300" w14:paraId="3A8E5B1D" w14:textId="77777777">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Integrating the Healthcare Enterprise (IHE) Patient Care Coordination Technical Framework Supplement: Multiple Content Views (MCV)</w:t>
            </w:r>
          </w:p>
          <w:p w:rsidRPr="00D14360" w:rsidR="00891300" w:rsidP="00B268D6" w:rsidRDefault="00891300" w14:paraId="024A2C19" w14:textId="195F84C5">
            <w:pPr>
              <w:spacing w:after="120"/>
              <w:rPr>
                <w:rFonts w:cs="Calibri"/>
              </w:rPr>
            </w:pPr>
            <w:r w:rsidRPr="00D14360">
              <w:rPr>
                <w:rFonts w:eastAsia="Calibri" w:cs="Calibri"/>
                <w:b/>
                <w:color w:val="000000"/>
              </w:rPr>
              <w:t xml:space="preserve">Resource: </w:t>
            </w:r>
            <w:hyperlink w:history="1" r:id="rId153">
              <w:r w:rsidRPr="00D14360">
                <w:rPr>
                  <w:rStyle w:val="Hyperlink"/>
                  <w:rFonts w:cs="Calibri"/>
                </w:rPr>
                <w:t>https://www.ihe.net/uploadedFiles/Documents/PCC/IHE_PCC_Suppl_MCV.pdf</w:t>
              </w:r>
            </w:hyperlink>
          </w:p>
          <w:p w:rsidRPr="00D14360" w:rsidR="00891300" w:rsidP="00B268D6" w:rsidRDefault="00891300" w14:paraId="728A7646" w14:textId="77777777">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color w:val="000000"/>
              </w:rPr>
              <w:t xml:space="preserve">Provides guidance on how to tag text in CDA documents for rendering of the narrative for different Document Consumers and their specific viewing requirements.  </w:t>
            </w:r>
          </w:p>
        </w:tc>
      </w:tr>
    </w:tbl>
    <w:p w:rsidRPr="00D14360" w:rsidR="00891300" w:rsidP="00891300" w:rsidRDefault="00891300" w14:paraId="1E2A9FE5" w14:textId="77777777">
      <w:pPr>
        <w:pStyle w:val="ListParagraph"/>
        <w:spacing w:after="120"/>
        <w:ind w:left="1080"/>
        <w:rPr>
          <w:rFonts w:eastAsia="Calibri" w:cs="Calibri"/>
          <w:color w:val="000000"/>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E85065" w:rsidR="00891300" w:rsidTr="004E29C8" w14:paraId="31B29A67" w14:textId="77777777">
        <w:tc>
          <w:tcPr>
            <w:tcW w:w="9360" w:type="dxa"/>
            <w:shd w:val="clear" w:color="auto" w:fill="F3F3F3"/>
            <w:tcMar>
              <w:top w:w="100" w:type="dxa"/>
              <w:left w:w="100" w:type="dxa"/>
              <w:bottom w:w="100" w:type="dxa"/>
              <w:right w:w="100" w:type="dxa"/>
            </w:tcMar>
          </w:tcPr>
          <w:p w:rsidRPr="00D14360" w:rsidR="00891300" w:rsidP="00B268D6" w:rsidRDefault="00891300" w14:paraId="6444D993" w14:textId="77777777">
            <w:pPr>
              <w:widowControl w:val="0"/>
              <w:spacing w:after="120"/>
              <w:rPr>
                <w:rFonts w:eastAsia="Calibri" w:cs="Calibri"/>
                <w:color w:val="000000"/>
              </w:rPr>
            </w:pPr>
            <w:r w:rsidRPr="00D14360">
              <w:rPr>
                <w:rFonts w:eastAsia="Calibri" w:cs="Calibri"/>
                <w:b/>
                <w:color w:val="000000"/>
              </w:rPr>
              <w:t xml:space="preserve">Source: </w:t>
            </w:r>
            <w:r w:rsidRPr="00D14360">
              <w:rPr>
                <w:rFonts w:cs="Calibri"/>
              </w:rPr>
              <w:t>Integrating the Healthcare Enterprise (IHE) Patient Care Coordination Technical Framework Supplement: Reconciliation of Clinical Content and Care Providers (RECON)</w:t>
            </w:r>
          </w:p>
          <w:p w:rsidRPr="00D14360" w:rsidR="00891300" w:rsidP="00B268D6" w:rsidRDefault="00891300" w14:paraId="405BBDE2" w14:textId="00752B2C">
            <w:pPr>
              <w:spacing w:after="120"/>
              <w:rPr>
                <w:rFonts w:cs="Calibri"/>
              </w:rPr>
            </w:pPr>
            <w:r w:rsidRPr="00D14360">
              <w:rPr>
                <w:rFonts w:eastAsia="Calibri" w:cs="Calibri"/>
                <w:b/>
                <w:color w:val="000000"/>
              </w:rPr>
              <w:t xml:space="preserve">Resource: </w:t>
            </w:r>
            <w:hyperlink w:history="1" r:id="rId154">
              <w:r w:rsidRPr="00D14360">
                <w:rPr>
                  <w:rStyle w:val="Hyperlink"/>
                  <w:rFonts w:cs="Calibri"/>
                </w:rPr>
                <w:t>http://ihe.net/uploadedFiles/Documents/PCC/IHE_PCC_Suppl_RECON.pdf</w:t>
              </w:r>
            </w:hyperlink>
          </w:p>
          <w:p w:rsidRPr="00D14360" w:rsidR="00891300" w:rsidP="00B268D6" w:rsidRDefault="00891300" w14:paraId="1A906D02" w14:textId="77777777">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bCs/>
                <w:color w:val="000000"/>
              </w:rPr>
              <w:t>This profile</w:t>
            </w:r>
            <w:r w:rsidRPr="00D14360">
              <w:rPr>
                <w:rFonts w:eastAsia="Calibri" w:cs="Calibri"/>
                <w:color w:val="000000"/>
              </w:rPr>
              <w:t xml:space="preserve"> enables Health Information Systems and Exchanges to support automation of reconciliation of tasks and clinical workflows and the ability to communicate lists of reconciled clinical data, when they were reconciled and who did the reconciliation using CDA constructs and FHIR Resource attributes.</w:t>
            </w:r>
          </w:p>
        </w:tc>
      </w:tr>
    </w:tbl>
    <w:p w:rsidRPr="00D14360" w:rsidR="00891300" w:rsidP="00891300" w:rsidRDefault="00891300" w14:paraId="2BDA2F7F" w14:textId="77777777">
      <w:pPr>
        <w:pStyle w:val="ListParagraph"/>
        <w:spacing w:after="120"/>
        <w:ind w:left="1080"/>
        <w:rPr>
          <w:rFonts w:eastAsia="Calibri" w:cs="Calibri"/>
          <w:color w:val="000000"/>
        </w:rPr>
      </w:pPr>
    </w:p>
    <w:p w:rsidR="00BA114A" w:rsidP="00FD31AC" w:rsidRDefault="00891300" w14:paraId="5409BDFF" w14:textId="77777777">
      <w:pPr>
        <w:pStyle w:val="Heading3"/>
        <w:pPrChange w:author="Gay Dolin" w:date="2023-05-18T15:22:00Z" w:id="2198">
          <w:pPr>
            <w:pStyle w:val="Heading3"/>
          </w:pPr>
        </w:pPrChange>
      </w:pPr>
      <w:bookmarkStart w:name="_Toc98851902" w:id="2199"/>
      <w:bookmarkStart w:name="_Toc98851903" w:id="2200"/>
      <w:bookmarkStart w:name="_Toc98851904" w:id="2201"/>
      <w:bookmarkStart w:name="_Toc98851909" w:id="2202"/>
      <w:bookmarkStart w:name="_1ldzr6w5odna" w:colFirst="0" w:colLast="0" w:id="2203"/>
      <w:bookmarkStart w:name="_Toc98851914" w:id="2204"/>
      <w:bookmarkStart w:name="_Toc119939906" w:id="2205"/>
      <w:bookmarkStart w:name="_Toc135312938" w:id="2206"/>
      <w:bookmarkStart w:name="_Toc11391322" w:id="2207"/>
      <w:bookmarkEnd w:id="2199"/>
      <w:bookmarkEnd w:id="2200"/>
      <w:bookmarkEnd w:id="2201"/>
      <w:bookmarkEnd w:id="2202"/>
      <w:bookmarkEnd w:id="2203"/>
      <w:bookmarkEnd w:id="2204"/>
      <w:r w:rsidRPr="00BA114A">
        <w:rPr>
          <w:rFonts w:eastAsia="Calibri"/>
        </w:rPr>
        <w:t xml:space="preserve">The </w:t>
      </w:r>
      <w:r w:rsidRPr="00BA114A">
        <w:t>Payer Community</w:t>
      </w:r>
      <w:bookmarkEnd w:id="2205"/>
      <w:bookmarkEnd w:id="2206"/>
    </w:p>
    <w:p w:rsidRPr="00D14360" w:rsidR="00891300" w:rsidP="00BA114A" w:rsidRDefault="00891300" w14:paraId="14CAC937" w14:textId="6C8430D2">
      <w:pPr>
        <w:rPr>
          <w:rFonts w:cs="Calibri"/>
        </w:rPr>
      </w:pPr>
      <w:r w:rsidRPr="00D14360">
        <w:rPr>
          <w:rFonts w:cs="Calibri"/>
        </w:rPr>
        <w:t xml:space="preserve"> A joint effort of the HL7 Attachments Work Group, the HL7 Structured Documents Work Group, the Centers for Medicare &amp; Medicaid Services (CMS), and the Office of the National Coordinator (ONC) Standards and Interoperability (S&amp;I) Framework Electronic Submission of Medical Documentation (esMD) Initiative </w:t>
      </w:r>
      <w:r w:rsidRPr="00D14360" w:rsidR="00354429">
        <w:rPr>
          <w:rFonts w:cs="Calibri"/>
        </w:rPr>
        <w:t xml:space="preserve">that </w:t>
      </w:r>
      <w:r w:rsidRPr="00D14360">
        <w:rPr>
          <w:rFonts w:cs="Calibri"/>
        </w:rPr>
        <w:t>addresses the need for additional documentation to support data required for processing claims.</w:t>
      </w:r>
      <w:bookmarkEnd w:id="2207"/>
    </w:p>
    <w:p w:rsidRPr="00D14360" w:rsidR="00891300" w:rsidP="00891300" w:rsidRDefault="00891300" w14:paraId="4295F3D5" w14:textId="77777777">
      <w:pPr>
        <w:pStyle w:val="ListParagraph"/>
        <w:ind w:left="1080"/>
        <w:rPr>
          <w:rFonts w:cs="Calibri"/>
        </w:rPr>
      </w:pPr>
    </w:p>
    <w:tbl>
      <w:tblPr>
        <w:tblW w:w="9270" w:type="dxa"/>
        <w:tblInd w:w="19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270"/>
      </w:tblGrid>
      <w:tr w:rsidRPr="00C64922" w:rsidR="000520B0" w:rsidTr="004E29C8" w14:paraId="6C0E2560" w14:textId="77777777">
        <w:tc>
          <w:tcPr>
            <w:tcW w:w="9270" w:type="dxa"/>
            <w:shd w:val="clear" w:color="auto" w:fill="F3F3F3"/>
            <w:tcMar>
              <w:top w:w="100" w:type="dxa"/>
              <w:left w:w="100" w:type="dxa"/>
              <w:bottom w:w="100" w:type="dxa"/>
              <w:right w:w="100" w:type="dxa"/>
            </w:tcMar>
          </w:tcPr>
          <w:p w:rsidRPr="00D14360" w:rsidR="00891300" w:rsidP="00B268D6" w:rsidRDefault="00891300" w14:paraId="0DB81CB5" w14:textId="77777777">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color w:val="000000"/>
              </w:rPr>
              <w:t>HL7 CDA® Release 2 Implementation Guide: Additional CDA R2 Templates – Clinical Documents for Payers Set 1, Release 1 – US Realm</w:t>
            </w:r>
          </w:p>
          <w:p w:rsidR="00891300" w:rsidP="00B268D6" w:rsidRDefault="00891300" w14:paraId="6B31F590" w14:textId="2A05F3E7">
            <w:pPr>
              <w:widowControl w:val="0"/>
              <w:spacing w:after="120"/>
              <w:rPr>
                <w:rFonts w:eastAsia="Calibri" w:cs="Calibri"/>
                <w:color w:val="000000"/>
                <w:u w:val="single"/>
              </w:rPr>
            </w:pPr>
            <w:r w:rsidRPr="00D14360">
              <w:rPr>
                <w:rFonts w:eastAsia="Calibri" w:cs="Calibri"/>
                <w:b/>
                <w:color w:val="000000"/>
              </w:rPr>
              <w:t xml:space="preserve">Resource: </w:t>
            </w:r>
            <w:hyperlink r:id="rId155">
              <w:r w:rsidRPr="007770C6">
                <w:rPr>
                  <w:rStyle w:val="Hyperlink"/>
                </w:rPr>
                <w:t>http://www.hl7.org/implement/standards/product_brief.cfm?product_id=410</w:t>
              </w:r>
            </w:hyperlink>
          </w:p>
          <w:p w:rsidRPr="00D14360" w:rsidR="00891300" w:rsidP="00B268D6" w:rsidRDefault="00891300" w14:paraId="76A67CC9" w14:textId="77777777">
            <w:pPr>
              <w:widowControl w:val="0"/>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Provides guidance on structured documentation templates to exchange clinical and administrative information to support bi-lateral communication between providers and payers to expedite processing of claims. </w:t>
            </w:r>
          </w:p>
        </w:tc>
      </w:tr>
    </w:tbl>
    <w:p w:rsidRPr="00D14360" w:rsidR="00891300" w:rsidP="00891300" w:rsidRDefault="00891300" w14:paraId="75BCC58A" w14:textId="77777777">
      <w:pPr>
        <w:pStyle w:val="ListParagraph"/>
        <w:spacing w:after="120"/>
        <w:ind w:left="1080"/>
        <w:rPr>
          <w:rFonts w:cs="Calibri"/>
          <w:color w:val="000000"/>
          <w:szCs w:val="22"/>
        </w:rPr>
      </w:pPr>
    </w:p>
    <w:p w:rsidR="00BA114A" w:rsidP="00FD31AC" w:rsidRDefault="00891300" w14:paraId="65F32E1A" w14:textId="77777777">
      <w:pPr>
        <w:pStyle w:val="Heading3"/>
        <w:pPrChange w:author="Gay Dolin" w:date="2023-05-18T15:22:00Z" w:id="2208">
          <w:pPr>
            <w:pStyle w:val="Heading3"/>
          </w:pPr>
        </w:pPrChange>
      </w:pPr>
      <w:bookmarkStart w:name="_Toc119939907" w:id="2209"/>
      <w:bookmarkStart w:name="_Toc135312939" w:id="2210"/>
      <w:r w:rsidRPr="002B15A6">
        <w:t>Quality Community</w:t>
      </w:r>
      <w:bookmarkEnd w:id="2209"/>
      <w:bookmarkEnd w:id="2210"/>
    </w:p>
    <w:p w:rsidRPr="00D14360" w:rsidR="00526C15" w:rsidP="00340EF8" w:rsidRDefault="00340EF8" w14:paraId="3D3C75BC" w14:textId="77777777">
      <w:pPr>
        <w:rPr>
          <w:rFonts w:cs="Arial"/>
          <w:color w:val="000000"/>
        </w:rPr>
      </w:pPr>
      <w:r w:rsidRPr="003A3D50">
        <w:rPr>
          <w:rFonts w:cs="Arial"/>
          <w:color w:val="000000"/>
        </w:rPr>
        <w:t xml:space="preserve">The Quality Reporting Document Architecture (QRDA) project is developing a standard for communicating health care quality measurement information.  It continues to be co-sponsored by the HL7 Structured Documents and Child Health Work </w:t>
      </w:r>
      <w:r w:rsidRPr="003A3D50" w:rsidR="008A5CBF">
        <w:rPr>
          <w:rFonts w:cs="Arial"/>
          <w:color w:val="000000"/>
        </w:rPr>
        <w:t>Groups and</w:t>
      </w:r>
      <w:r w:rsidRPr="003A3D50">
        <w:rPr>
          <w:rFonts w:cs="Arial"/>
          <w:color w:val="000000"/>
        </w:rPr>
        <w:t xml:space="preserve"> is supported by the Centers for Medicare &amp; Medicaid Services (CMS). </w:t>
      </w:r>
    </w:p>
    <w:p w:rsidRPr="003A3D50" w:rsidR="00340EF8" w:rsidP="005C79A1" w:rsidRDefault="00340EF8" w14:paraId="537D826A" w14:textId="77777777">
      <w:pPr>
        <w:rPr>
          <w:rFonts w:cs="Arial"/>
          <w:color w:val="000000"/>
        </w:rPr>
      </w:pPr>
      <w:r w:rsidRPr="003A3D50">
        <w:rPr>
          <w:rFonts w:cs="Arial"/>
          <w:color w:val="000000"/>
        </w:rPr>
        <w:br/>
      </w:r>
      <w:r w:rsidRPr="003A3D50">
        <w:rPr>
          <w:rFonts w:cs="Arial"/>
          <w:color w:val="000000"/>
        </w:rPr>
        <w:t xml:space="preserve">The Phase IV effort was launched in Summer 2014 to develop and ballot QRDA Category I, Release 3. It is co-sponsored by the HL7 Clinical Quality Information (CQI) WG and Structured Documents Work </w:t>
      </w:r>
      <w:r w:rsidRPr="003A3D50" w:rsidR="008A5CBF">
        <w:rPr>
          <w:rFonts w:cs="Arial"/>
          <w:color w:val="000000"/>
        </w:rPr>
        <w:t>Groups and</w:t>
      </w:r>
      <w:r w:rsidRPr="003A3D50">
        <w:rPr>
          <w:rFonts w:cs="Arial"/>
          <w:color w:val="000000"/>
        </w:rPr>
        <w:t xml:space="preserve"> continues to be supported by CMS. The scope of this effort will include the following:</w:t>
      </w:r>
      <w:r w:rsidRPr="003A3D50">
        <w:rPr>
          <w:rFonts w:cs="Arial"/>
          <w:color w:val="000000"/>
        </w:rPr>
        <w:br/>
      </w:r>
    </w:p>
    <w:p w:rsidRPr="003A3D50" w:rsidR="005C79A1" w:rsidP="0054522C" w:rsidRDefault="00340EF8" w14:paraId="661FA9ED" w14:textId="0B4ED104">
      <w:pPr>
        <w:pStyle w:val="ListParagraph"/>
        <w:numPr>
          <w:ilvl w:val="0"/>
          <w:numId w:val="33"/>
        </w:numPr>
        <w:rPr>
          <w:rFonts w:cs="Arial"/>
          <w:color w:val="000000"/>
        </w:rPr>
      </w:pPr>
      <w:r w:rsidRPr="005C79A1">
        <w:rPr>
          <w:rFonts w:cs="Arial"/>
          <w:color w:val="000000"/>
        </w:rPr>
        <w:t>Update templates to align with the QDM version 4.1.1</w:t>
      </w:r>
      <w:r w:rsidRPr="005C79A1" w:rsidR="00526C15">
        <w:rPr>
          <w:rFonts w:cs="Arial"/>
          <w:color w:val="000000"/>
        </w:rPr>
        <w:t>.</w:t>
      </w:r>
    </w:p>
    <w:p w:rsidRPr="005C79A1" w:rsidR="00340EF8" w:rsidP="0054522C" w:rsidRDefault="00340EF8" w14:paraId="6EF16F3D" w14:textId="77777777">
      <w:pPr>
        <w:pStyle w:val="ListParagraph"/>
        <w:numPr>
          <w:ilvl w:val="0"/>
          <w:numId w:val="33"/>
        </w:numPr>
        <w:rPr>
          <w:rFonts w:cs="Arial"/>
          <w:color w:val="000000"/>
        </w:rPr>
      </w:pPr>
      <w:r w:rsidRPr="005C79A1">
        <w:rPr>
          <w:rFonts w:cs="Arial"/>
          <w:color w:val="000000"/>
        </w:rPr>
        <w:t xml:space="preserve">Review and triage QRDA Category I, Release 2 DSTU comments that were considered New Feature </w:t>
      </w:r>
      <w:r w:rsidRPr="005C79A1" w:rsidR="00863460">
        <w:rPr>
          <w:rFonts w:cs="Arial"/>
          <w:color w:val="000000"/>
        </w:rPr>
        <w:t>Requests and</w:t>
      </w:r>
      <w:r w:rsidRPr="005C79A1">
        <w:rPr>
          <w:rFonts w:cs="Arial"/>
          <w:color w:val="000000"/>
        </w:rPr>
        <w:t xml:space="preserve"> determine whether they are appropriate for inclusion in Release 3</w:t>
      </w:r>
      <w:r w:rsidRPr="005C79A1" w:rsidR="00526C15">
        <w:rPr>
          <w:rFonts w:cs="Arial"/>
          <w:color w:val="000000"/>
        </w:rPr>
        <w:t>.</w:t>
      </w:r>
      <w:r w:rsidRPr="005C79A1">
        <w:rPr>
          <w:rFonts w:cs="Arial"/>
          <w:color w:val="000000"/>
        </w:rPr>
        <w:br/>
      </w:r>
    </w:p>
    <w:p w:rsidRPr="003A3D50" w:rsidR="00340EF8" w:rsidP="0054522C" w:rsidRDefault="00340EF8" w14:paraId="3F457A83" w14:textId="77777777">
      <w:pPr>
        <w:pStyle w:val="ListParagraph"/>
        <w:numPr>
          <w:ilvl w:val="0"/>
          <w:numId w:val="33"/>
        </w:numPr>
        <w:rPr>
          <w:rFonts w:cs="Arial"/>
          <w:color w:val="000000"/>
        </w:rPr>
      </w:pPr>
      <w:r w:rsidRPr="003A3D50">
        <w:rPr>
          <w:rFonts w:cs="Arial"/>
          <w:color w:val="000000"/>
        </w:rPr>
        <w:t>Review the Consolidated CDA (C-CDA) templates that were used in the QRDA Category I, Release 2 DSTU, and where applicable, update the templates to align with the C-CDA R2 templates.</w:t>
      </w:r>
    </w:p>
    <w:p w:rsidRPr="003A3D50" w:rsidR="00891300" w:rsidP="00891300" w:rsidRDefault="00891300" w14:paraId="6779B719" w14:textId="77777777">
      <w:pPr>
        <w:rPr>
          <w:color w:val="000000"/>
        </w:rPr>
      </w:pPr>
    </w:p>
    <w:tbl>
      <w:tblPr>
        <w:tblW w:w="9360" w:type="dxa"/>
        <w:tblInd w:w="19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C64922" w:rsidR="00891300" w:rsidTr="004E29C8" w14:paraId="19F1938B" w14:textId="77777777">
        <w:tc>
          <w:tcPr>
            <w:tcW w:w="9360" w:type="dxa"/>
            <w:shd w:val="clear" w:color="auto" w:fill="F3F3F3"/>
            <w:tcMar>
              <w:top w:w="100" w:type="dxa"/>
              <w:left w:w="100" w:type="dxa"/>
              <w:bottom w:w="100" w:type="dxa"/>
              <w:right w:w="100" w:type="dxa"/>
            </w:tcMar>
          </w:tcPr>
          <w:p w:rsidR="00891300" w:rsidP="00B268D6" w:rsidRDefault="00891300" w14:paraId="43722D2C" w14:textId="77777777">
            <w:pPr>
              <w:spacing w:after="120"/>
            </w:pPr>
            <w:r w:rsidRPr="00D14360">
              <w:rPr>
                <w:rFonts w:eastAsia="Calibri" w:cs="Calibri"/>
                <w:b/>
                <w:color w:val="000000"/>
              </w:rPr>
              <w:t xml:space="preserve">Source: </w:t>
            </w:r>
            <w:r w:rsidRPr="00D14360">
              <w:rPr>
                <w:rFonts w:cs="Calibri"/>
                <w:color w:val="000000"/>
              </w:rPr>
              <w:t>QRDA I Release 1, STU Release 5.1, Supports QDM v5.4</w:t>
            </w:r>
          </w:p>
          <w:p w:rsidRPr="00D14360" w:rsidR="00891300" w:rsidP="00B268D6" w:rsidRDefault="00891300" w14:paraId="0E3BCAD4" w14:textId="416AB23F">
            <w:pPr>
              <w:spacing w:after="120"/>
              <w:rPr>
                <w:rFonts w:eastAsia="Calibri" w:cs="Calibri"/>
                <w:bCs/>
                <w:color w:val="000000"/>
              </w:rPr>
            </w:pPr>
            <w:r w:rsidRPr="00D14360">
              <w:rPr>
                <w:rFonts w:eastAsia="Calibri" w:cs="Calibri"/>
                <w:b/>
                <w:color w:val="000000"/>
              </w:rPr>
              <w:t xml:space="preserve">Resource: </w:t>
            </w:r>
            <w:hyperlink w:history="1" r:id="rId156">
              <w:r w:rsidRPr="00D14360">
                <w:rPr>
                  <w:rStyle w:val="Hyperlink"/>
                  <w:rFonts w:eastAsia="Calibri" w:cs="Calibri"/>
                  <w:bCs/>
                </w:rPr>
                <w:t>http://www.hl7.org/implement/standards/product_brief.cfm?product_id=35</w:t>
              </w:r>
            </w:hyperlink>
          </w:p>
          <w:p w:rsidRPr="00D14360" w:rsidR="00891300" w:rsidP="00B268D6" w:rsidRDefault="00891300" w14:paraId="26E0D253" w14:textId="77777777">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Defines the requirements for sending and receiving standards-based electronic attachments. Defines the set of attachment documents as those that contain the minimum standard metadata to support basic document management functions including identification of patients and providers, the type of document, </w:t>
            </w:r>
            <w:r w:rsidRPr="00D14360">
              <w:rPr>
                <w:rFonts w:eastAsia="Calibri" w:cs="Calibri"/>
                <w:color w:val="000000"/>
              </w:rPr>
              <w:t>date of creation, encounter information, and a globally unique document identifier.</w:t>
            </w:r>
          </w:p>
        </w:tc>
      </w:tr>
    </w:tbl>
    <w:p w:rsidRPr="00D14360" w:rsidR="00891300" w:rsidP="00891300" w:rsidRDefault="00891300" w14:paraId="63B609B8" w14:textId="77777777">
      <w:pPr>
        <w:spacing w:after="120"/>
        <w:rPr>
          <w:rFonts w:eastAsia="Calibri" w:cs="Calibri"/>
          <w:b/>
          <w:color w:val="000000"/>
        </w:rPr>
      </w:pPr>
    </w:p>
    <w:tbl>
      <w:tblPr>
        <w:tblW w:w="9360" w:type="dxa"/>
        <w:tblInd w:w="19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C64922" w:rsidR="00891300" w:rsidTr="004E29C8" w14:paraId="2CEEEDB7" w14:textId="77777777">
        <w:tc>
          <w:tcPr>
            <w:tcW w:w="9360" w:type="dxa"/>
            <w:shd w:val="clear" w:color="auto" w:fill="F3F3F3"/>
            <w:tcMar>
              <w:top w:w="100" w:type="dxa"/>
              <w:left w:w="100" w:type="dxa"/>
              <w:bottom w:w="100" w:type="dxa"/>
              <w:right w:w="100" w:type="dxa"/>
            </w:tcMar>
          </w:tcPr>
          <w:p w:rsidRPr="00D14360" w:rsidR="00891300" w:rsidP="00B268D6" w:rsidRDefault="00891300" w14:paraId="599FC9F5" w14:textId="77777777">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color w:val="000000"/>
              </w:rPr>
              <w:t>HL7 Clinical Quality Information Workgroup</w:t>
            </w:r>
          </w:p>
          <w:p w:rsidRPr="00D14360" w:rsidR="00891300" w:rsidP="00B268D6" w:rsidRDefault="00891300" w14:paraId="6213AE58" w14:textId="3544EB40">
            <w:pPr>
              <w:pStyle w:val="NormalWeb"/>
              <w:spacing w:before="0" w:beforeAutospacing="0" w:after="120" w:afterAutospacing="0"/>
              <w:rPr>
                <w:rFonts w:cs="Calibri"/>
                <w:color w:val="000000"/>
              </w:rPr>
            </w:pPr>
            <w:r w:rsidRPr="00D14360">
              <w:rPr>
                <w:rFonts w:eastAsia="Calibri" w:cs="Calibri"/>
                <w:b/>
                <w:color w:val="000000"/>
              </w:rPr>
              <w:t xml:space="preserve">Resource: </w:t>
            </w:r>
            <w:hyperlink w:history="1" r:id="rId157">
              <w:r w:rsidRPr="007770C6">
                <w:rPr>
                  <w:rStyle w:val="Hyperlink"/>
                  <w:rFonts w:eastAsia="Calibri" w:cs="Calibri"/>
                  <w:bCs/>
                </w:rPr>
                <w:t>https://confluence.hl7.org/display/CQIWC/Clinical+Quality+Information+WG+%28CQI%29+Home</w:t>
              </w:r>
            </w:hyperlink>
          </w:p>
          <w:p w:rsidRPr="00D14360" w:rsidR="00891300" w:rsidP="00B268D6" w:rsidRDefault="00891300" w14:paraId="281446DA" w14:textId="77777777">
            <w:pPr>
              <w:pStyle w:val="NormalWeb"/>
              <w:spacing w:before="0" w:beforeAutospacing="0" w:after="120" w:afterAutospacing="0"/>
              <w:rPr>
                <w:rFonts w:cs="Calibri"/>
                <w:color w:val="000000"/>
              </w:rPr>
            </w:pPr>
            <w:r w:rsidRPr="00D14360">
              <w:rPr>
                <w:rFonts w:eastAsia="Calibri" w:cs="Calibri"/>
                <w:b/>
                <w:color w:val="000000"/>
              </w:rPr>
              <w:t>Description:</w:t>
            </w:r>
            <w:r w:rsidRPr="00D14360">
              <w:rPr>
                <w:rFonts w:eastAsia="Calibri" w:cs="Calibri"/>
                <w:color w:val="000000"/>
              </w:rPr>
              <w:t xml:space="preserve">  </w:t>
            </w:r>
            <w:r w:rsidRPr="00D14360">
              <w:rPr>
                <w:rFonts w:cs="Calibri"/>
                <w:color w:val="000000"/>
              </w:rPr>
              <w:t>The Clinical Quality Information (CQI) Work Group creates and maintains HL7 standards supporting quality measuring, evaluating, and reporting of quality data. Specific areas of interest include the measurement and reporting of quality and its dimensions including: safe, effective, patient-centered, timely, efficient, and equitable as defined by the Institute of Medicine (now the US Academy of Medicine).</w:t>
            </w:r>
          </w:p>
        </w:tc>
      </w:tr>
    </w:tbl>
    <w:p w:rsidRPr="00D14360" w:rsidR="00295A8B" w:rsidP="00891300" w:rsidRDefault="00295A8B" w14:paraId="29D8CFDF" w14:textId="77777777">
      <w:pPr>
        <w:spacing w:after="120"/>
        <w:rPr>
          <w:rFonts w:eastAsia="Calibri" w:cs="Calibri"/>
          <w:b/>
          <w:i/>
          <w:color w:val="000000"/>
        </w:rPr>
      </w:pPr>
    </w:p>
    <w:p w:rsidRPr="00C64922" w:rsidR="00891300" w:rsidP="003E2C96" w:rsidRDefault="00891300" w14:paraId="14E9EFB0" w14:textId="77777777">
      <w:pPr>
        <w:pStyle w:val="Heading2"/>
      </w:pPr>
      <w:bookmarkStart w:name="_ngvtsn1q7hnh" w:colFirst="0" w:colLast="0" w:id="2211"/>
      <w:bookmarkStart w:name="_7ixhn1monxkn" w:colFirst="0" w:colLast="0" w:id="2212"/>
      <w:bookmarkStart w:name="_Toc11043736" w:id="2213"/>
      <w:bookmarkStart w:name="_Toc11045654" w:id="2214"/>
      <w:bookmarkStart w:name="_Toc11219070" w:id="2215"/>
      <w:bookmarkStart w:name="_Toc11391329" w:id="2216"/>
      <w:bookmarkStart w:name="_Toc119939908" w:id="2217"/>
      <w:bookmarkStart w:name="_Toc135312940" w:id="2218"/>
      <w:bookmarkEnd w:id="2211"/>
      <w:bookmarkEnd w:id="2212"/>
      <w:r w:rsidRPr="00C64922">
        <w:t>Tools</w:t>
      </w:r>
      <w:bookmarkEnd w:id="2213"/>
      <w:bookmarkEnd w:id="2214"/>
      <w:bookmarkEnd w:id="2215"/>
      <w:bookmarkEnd w:id="2216"/>
      <w:bookmarkEnd w:id="2217"/>
      <w:bookmarkEnd w:id="2218"/>
      <w:r w:rsidRPr="00C64922">
        <w:t xml:space="preserve"> </w:t>
      </w:r>
    </w:p>
    <w:p w:rsidRPr="00D14360" w:rsidR="00891300" w:rsidP="00891300" w:rsidRDefault="00891300" w14:paraId="6D9CE523" w14:textId="77777777">
      <w:pPr>
        <w:spacing w:after="120"/>
        <w:rPr>
          <w:rFonts w:eastAsia="Calibri" w:cs="Calibri"/>
          <w:color w:val="000000"/>
        </w:rPr>
      </w:pPr>
      <w:r w:rsidRPr="00D14360">
        <w:rPr>
          <w:rFonts w:eastAsia="Calibri" w:cs="Calibri"/>
          <w:color w:val="000000"/>
        </w:rPr>
        <w:t>Below are brief descriptions of tools available to support C-CDA development.</w:t>
      </w:r>
    </w:p>
    <w:p w:rsidR="00BA114A" w:rsidP="00FD31AC" w:rsidRDefault="00560E15" w14:paraId="370F6461" w14:textId="77777777">
      <w:pPr>
        <w:pStyle w:val="Heading3"/>
        <w:pPrChange w:author="Gay Dolin" w:date="2023-05-18T15:22:00Z" w:id="2219">
          <w:pPr>
            <w:pStyle w:val="Heading3"/>
          </w:pPr>
        </w:pPrChange>
      </w:pPr>
      <w:bookmarkStart w:name="_CDA_Schema,_C-CDA" w:id="2220"/>
      <w:bookmarkStart w:name="_Ref21849510" w:id="2221"/>
      <w:bookmarkStart w:name="_Ref21849515" w:id="2222"/>
      <w:bookmarkStart w:name="_Toc119939909" w:id="2223"/>
      <w:bookmarkStart w:name="_Toc135312941" w:id="2224"/>
      <w:bookmarkEnd w:id="2220"/>
      <w:r>
        <w:t>CDA Schema, C-CDA Schematrons, Sample Stylesheet</w:t>
      </w:r>
      <w:bookmarkEnd w:id="2221"/>
      <w:bookmarkEnd w:id="2222"/>
      <w:bookmarkEnd w:id="2223"/>
      <w:bookmarkEnd w:id="2224"/>
    </w:p>
    <w:p w:rsidRPr="003A3D50" w:rsidR="00560E15" w:rsidP="00560E15" w:rsidRDefault="0041372F" w14:paraId="648AB008" w14:textId="77777777">
      <w:pPr>
        <w:rPr>
          <w:rFonts w:eastAsia="Calibri" w:cs="Calibri"/>
          <w:color w:val="000000"/>
        </w:rPr>
      </w:pPr>
      <w:r w:rsidRPr="003A3D50">
        <w:rPr>
          <w:rFonts w:eastAsia="Calibri" w:cs="Calibri"/>
          <w:color w:val="000000"/>
        </w:rPr>
        <w:t xml:space="preserve">HL7 makes available resources that support implementers with their use of the CDA base standard and published implementation guides. The resources are currently housed in the HL7 gForge repository. </w:t>
      </w:r>
    </w:p>
    <w:p w:rsidRPr="00D14360" w:rsidR="00D840FF" w:rsidP="00560E15" w:rsidRDefault="00D840FF" w14:paraId="37901818" w14:textId="77777777">
      <w:pPr>
        <w:rPr>
          <w:rFonts w:eastAsia="Calibri" w:cs="Calibri"/>
          <w:color w:val="000000"/>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6C1F8B" w:rsidR="00D840FF" w:rsidTr="004E29C8" w14:paraId="3E459151" w14:textId="77777777">
        <w:tc>
          <w:tcPr>
            <w:tcW w:w="9360" w:type="dxa"/>
            <w:shd w:val="clear" w:color="auto" w:fill="F3F3F3"/>
            <w:tcMar>
              <w:top w:w="100" w:type="dxa"/>
              <w:left w:w="100" w:type="dxa"/>
              <w:bottom w:w="100" w:type="dxa"/>
              <w:right w:w="100" w:type="dxa"/>
            </w:tcMar>
          </w:tcPr>
          <w:p w:rsidRPr="00D14360" w:rsidR="00D840FF" w:rsidP="00D840FF" w:rsidRDefault="00D840FF" w14:paraId="2DF92DDB" w14:textId="77777777">
            <w:pPr>
              <w:spacing w:after="120"/>
              <w:rPr>
                <w:rFonts w:cs="Calibri"/>
              </w:rPr>
            </w:pPr>
            <w:r w:rsidRPr="00D14360">
              <w:rPr>
                <w:rFonts w:eastAsia="Calibri" w:cs="Calibri"/>
                <w:b/>
                <w:color w:val="000000"/>
              </w:rPr>
              <w:t xml:space="preserve">Source: </w:t>
            </w:r>
            <w:r w:rsidRPr="00D14360">
              <w:rPr>
                <w:rFonts w:eastAsia="Calibri" w:cs="Calibri"/>
                <w:bCs/>
                <w:color w:val="000000"/>
              </w:rPr>
              <w:t>CDA R2 Schema File</w:t>
            </w:r>
          </w:p>
          <w:p w:rsidRPr="00D14360" w:rsidR="00D840FF" w:rsidP="00D840FF" w:rsidRDefault="00D840FF" w14:paraId="4B60FBEE" w14:textId="3001B5A4">
            <w:pPr>
              <w:spacing w:after="120"/>
              <w:rPr>
                <w:rFonts w:cs="Calibri"/>
              </w:rPr>
            </w:pPr>
            <w:r w:rsidRPr="00D14360">
              <w:rPr>
                <w:rFonts w:eastAsia="Calibri" w:cs="Calibri"/>
                <w:b/>
                <w:color w:val="000000"/>
              </w:rPr>
              <w:t>Resource:</w:t>
            </w:r>
            <w:r w:rsidRPr="00CB5538" w:rsidR="00CB5538">
              <w:rPr>
                <w:rFonts w:eastAsia="Calibri" w:cs="Calibri"/>
                <w:b/>
                <w:color w:val="000000"/>
              </w:rPr>
              <w:t xml:space="preserve"> </w:t>
            </w:r>
            <w:hyperlink w:history="1" r:id="rId158">
              <w:r w:rsidRPr="00EE43A5" w:rsidR="00704136">
                <w:rPr>
                  <w:rStyle w:val="Hyperlink"/>
                  <w:rFonts w:eastAsia="Calibri" w:cs="Calibri"/>
                  <w:bCs/>
                </w:rPr>
                <w:t>https://hl7.org/permalink/?CDAR2.0schema</w:t>
              </w:r>
            </w:hyperlink>
          </w:p>
          <w:p w:rsidRPr="00D14360" w:rsidR="00D840FF" w:rsidP="00D840FF" w:rsidRDefault="00D840FF" w14:paraId="62ADBD57" w14:textId="77777777">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Pr>
                <w:rFonts w:eastAsia="Calibri" w:cs="Calibri"/>
                <w:bCs/>
                <w:color w:val="000000"/>
              </w:rPr>
              <w:t>This folder contains the CDA R2 Schema file with updates that contain approved extensions.</w:t>
            </w:r>
          </w:p>
        </w:tc>
      </w:tr>
    </w:tbl>
    <w:p w:rsidRPr="00D14360" w:rsidR="00D840FF" w:rsidP="00560E15" w:rsidRDefault="00D840FF" w14:paraId="0DE49AAF" w14:textId="77777777">
      <w:pPr>
        <w:rPr>
          <w:rFonts w:eastAsia="Calibri" w:cs="Calibri"/>
          <w:color w:val="000000"/>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6C1F8B" w:rsidR="00D840FF" w:rsidTr="004E29C8" w14:paraId="6055AF76" w14:textId="77777777">
        <w:tc>
          <w:tcPr>
            <w:tcW w:w="9360" w:type="dxa"/>
            <w:shd w:val="clear" w:color="auto" w:fill="F3F3F3"/>
            <w:tcMar>
              <w:top w:w="100" w:type="dxa"/>
              <w:left w:w="100" w:type="dxa"/>
              <w:bottom w:w="100" w:type="dxa"/>
              <w:right w:w="100" w:type="dxa"/>
            </w:tcMar>
          </w:tcPr>
          <w:p w:rsidRPr="00D14360" w:rsidR="00D840FF" w:rsidP="009A40F8" w:rsidRDefault="00D840FF" w14:paraId="160EDF47" w14:textId="77777777">
            <w:pPr>
              <w:spacing w:after="120"/>
              <w:rPr>
                <w:rFonts w:cs="Calibri"/>
              </w:rPr>
            </w:pPr>
            <w:r w:rsidRPr="00D14360">
              <w:rPr>
                <w:rFonts w:eastAsia="Calibri" w:cs="Calibri"/>
                <w:b/>
                <w:color w:val="000000"/>
              </w:rPr>
              <w:t xml:space="preserve">Source: </w:t>
            </w:r>
            <w:r w:rsidRPr="00D14360">
              <w:rPr>
                <w:rFonts w:eastAsia="Calibri" w:cs="Calibri"/>
                <w:bCs/>
                <w:color w:val="000000"/>
              </w:rPr>
              <w:t>C-CDA</w:t>
            </w:r>
            <w:r w:rsidRPr="00D14360">
              <w:rPr>
                <w:rFonts w:eastAsia="Calibri" w:cs="Calibri"/>
                <w:b/>
                <w:color w:val="000000"/>
              </w:rPr>
              <w:t xml:space="preserve"> </w:t>
            </w:r>
            <w:r w:rsidRPr="00D14360">
              <w:rPr>
                <w:rFonts w:eastAsia="Calibri" w:cs="Calibri"/>
                <w:bCs/>
                <w:color w:val="000000"/>
              </w:rPr>
              <w:t>Schematron Validation Files</w:t>
            </w:r>
          </w:p>
          <w:p w:rsidRPr="00D14360" w:rsidR="00D840FF" w:rsidP="00D840FF" w:rsidRDefault="00D840FF" w14:paraId="53986701" w14:textId="4CA221AE">
            <w:pPr>
              <w:spacing w:after="120"/>
              <w:rPr>
                <w:rFonts w:cs="Calibri"/>
              </w:rPr>
            </w:pPr>
            <w:r w:rsidRPr="00D14360">
              <w:rPr>
                <w:rFonts w:eastAsia="Calibri" w:cs="Calibri"/>
                <w:b/>
                <w:color w:val="000000"/>
              </w:rPr>
              <w:t xml:space="preserve">Resource: </w:t>
            </w:r>
            <w:hyperlink w:history="1" r:id="rId159">
              <w:r w:rsidRPr="00EE43A5" w:rsidR="00704136">
                <w:rPr>
                  <w:rStyle w:val="Hyperlink"/>
                  <w:rFonts w:asciiTheme="majorHAnsi" w:hAnsiTheme="majorHAnsi" w:cstheme="majorHAnsi"/>
                </w:rPr>
                <w:t>https://github.com/HL7/cda-ccda-2.1/blob/master/schematron/Consolidation.sch</w:t>
              </w:r>
            </w:hyperlink>
          </w:p>
          <w:p w:rsidRPr="00D14360" w:rsidR="00D840FF" w:rsidP="00D840FF" w:rsidRDefault="00D840FF" w14:paraId="18B484C1" w14:textId="77777777">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Pr>
                <w:rFonts w:eastAsia="Calibri" w:cs="Calibri"/>
                <w:bCs/>
                <w:color w:val="000000"/>
              </w:rPr>
              <w:t>This folder contains Schematron validation files for C-CDA templates and any C-CDA supplemental templates.</w:t>
            </w:r>
            <w:r w:rsidR="00294353">
              <w:rPr>
                <w:rFonts w:eastAsia="Calibri" w:cs="Calibri"/>
                <w:bCs/>
                <w:color w:val="000000"/>
              </w:rPr>
              <w:t xml:space="preserve"> Note: Schematron is an optional quality criteria at this time. </w:t>
            </w:r>
          </w:p>
        </w:tc>
      </w:tr>
    </w:tbl>
    <w:p w:rsidRPr="00D14360" w:rsidR="00D840FF" w:rsidP="00560E15" w:rsidRDefault="00D840FF" w14:paraId="5239296B" w14:textId="77777777">
      <w:pPr>
        <w:rPr>
          <w:rFonts w:eastAsia="Calibri" w:cs="Calibri"/>
          <w:color w:val="000000"/>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6C1F8B" w:rsidR="00D25B15" w:rsidTr="004E29C8" w14:paraId="4133B4FE" w14:textId="77777777">
        <w:tc>
          <w:tcPr>
            <w:tcW w:w="9360" w:type="dxa"/>
            <w:shd w:val="clear" w:color="auto" w:fill="F3F3F3"/>
            <w:tcMar>
              <w:top w:w="100" w:type="dxa"/>
              <w:left w:w="100" w:type="dxa"/>
              <w:bottom w:w="100" w:type="dxa"/>
              <w:right w:w="100" w:type="dxa"/>
            </w:tcMar>
          </w:tcPr>
          <w:p w:rsidRPr="00D14360" w:rsidR="00D25B15" w:rsidP="00B268D6" w:rsidRDefault="00D25B15" w14:paraId="75F6C8C2" w14:textId="77777777">
            <w:pPr>
              <w:spacing w:after="120"/>
              <w:rPr>
                <w:rFonts w:cs="Calibri"/>
              </w:rPr>
            </w:pPr>
            <w:r w:rsidRPr="00D14360">
              <w:rPr>
                <w:rFonts w:eastAsia="Calibri" w:cs="Calibri"/>
                <w:b/>
                <w:color w:val="000000"/>
              </w:rPr>
              <w:t xml:space="preserve">Source: </w:t>
            </w:r>
            <w:r w:rsidRPr="00D14360" w:rsidR="00560E15">
              <w:rPr>
                <w:rFonts w:eastAsia="Calibri" w:cs="Calibri"/>
                <w:bCs/>
                <w:color w:val="000000"/>
              </w:rPr>
              <w:t xml:space="preserve">CDA </w:t>
            </w:r>
            <w:r w:rsidRPr="00D14360">
              <w:rPr>
                <w:rFonts w:cs="Calibri"/>
              </w:rPr>
              <w:t>Sample Stylesheet</w:t>
            </w:r>
          </w:p>
          <w:p w:rsidRPr="00D14360" w:rsidR="00D840FF" w:rsidP="00D840FF" w:rsidRDefault="00D25B15" w14:paraId="1780A0FB" w14:textId="02F2E688">
            <w:pPr>
              <w:spacing w:after="120"/>
              <w:rPr>
                <w:rFonts w:cs="Calibri"/>
              </w:rPr>
            </w:pPr>
            <w:r w:rsidRPr="00D14360">
              <w:rPr>
                <w:rFonts w:eastAsia="Calibri" w:cs="Calibri"/>
                <w:b/>
                <w:color w:val="000000"/>
              </w:rPr>
              <w:t xml:space="preserve">Resource: </w:t>
            </w:r>
            <w:hyperlink w:history="1" r:id="rId160">
              <w:r w:rsidRPr="00EE43A5" w:rsidR="00704136">
                <w:rPr>
                  <w:rStyle w:val="Hyperlink"/>
                  <w:rFonts w:asciiTheme="majorHAnsi" w:hAnsiTheme="majorHAnsi" w:cstheme="majorHAnsi"/>
                </w:rPr>
                <w:t>https://hl7.org/permalink/?CDAStyleSheet</w:t>
              </w:r>
            </w:hyperlink>
          </w:p>
          <w:p w:rsidRPr="00D14360" w:rsidR="00D25B15" w:rsidP="00D840FF" w:rsidRDefault="00D25B15" w14:paraId="3CAC833E" w14:textId="77777777">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sidR="00373486">
              <w:rPr>
                <w:rFonts w:eastAsia="Calibri" w:cs="Calibri"/>
                <w:color w:val="000000"/>
              </w:rPr>
              <w:t>This folder contains a sample stylesheet developed to expose the structured header elements and attestable content (the section.text Narrative Block in each section) for a CDA document.</w:t>
            </w:r>
          </w:p>
        </w:tc>
      </w:tr>
    </w:tbl>
    <w:p w:rsidR="00D25B15" w:rsidP="00FD31AC" w:rsidRDefault="00D25B15" w14:paraId="77B35B72" w14:textId="77777777">
      <w:pPr>
        <w:pStyle w:val="Heading3"/>
        <w:pPrChange w:author="Gay Dolin" w:date="2023-05-18T15:22:00Z" w:id="2225">
          <w:pPr>
            <w:pStyle w:val="Heading3"/>
          </w:pPr>
        </w:pPrChange>
      </w:pPr>
      <w:bookmarkStart w:name="_Toc119939910" w:id="2226"/>
      <w:bookmarkStart w:name="_Toc135312942" w:id="2227"/>
      <w:r w:rsidRPr="00D25B15">
        <w:t>ONC Validation Testing and C-CDA Scorecard Resources</w:t>
      </w:r>
      <w:bookmarkEnd w:id="2226"/>
      <w:bookmarkEnd w:id="2227"/>
    </w:p>
    <w:p w:rsidR="005F7ED7" w:rsidP="005F7ED7" w:rsidRDefault="005F7ED7" w14:paraId="36C82930" w14:textId="424C62B7">
      <w:pPr>
        <w:rPr>
          <w:rFonts w:eastAsia="Calibri" w:cs="Calibri"/>
          <w:color w:val="000000"/>
        </w:rPr>
      </w:pPr>
      <w:r w:rsidRPr="003A3D50">
        <w:rPr>
          <w:rFonts w:eastAsia="Calibri" w:cs="Calibri"/>
          <w:color w:val="000000"/>
        </w:rPr>
        <w:t>The Standards Implementation &amp; Testing Environment (SITE) is a centralized collection of testing tools and resources designed to assist health IT developers and health IT users fully evaluate specific technical standards and maximize the potential of their health IT implementations. SITE is organized in a collection of sandboxes that provide test tools, sample data, collaboration resources, and useful links.</w:t>
      </w:r>
    </w:p>
    <w:p w:rsidR="00704136" w:rsidP="005F7ED7" w:rsidRDefault="00704136" w14:paraId="0773D72F" w14:textId="77777777">
      <w:pPr>
        <w:rPr>
          <w:rFonts w:eastAsia="Calibri" w:cs="Calibri"/>
          <w:color w:val="000000"/>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D25B15" w:rsidR="00295A8B" w:rsidTr="004E29C8" w14:paraId="514BD492" w14:textId="77777777">
        <w:tc>
          <w:tcPr>
            <w:tcW w:w="9360" w:type="dxa"/>
            <w:shd w:val="clear" w:color="auto" w:fill="F3F3F3"/>
            <w:tcMar>
              <w:top w:w="100" w:type="dxa"/>
              <w:left w:w="100" w:type="dxa"/>
              <w:bottom w:w="100" w:type="dxa"/>
              <w:right w:w="100" w:type="dxa"/>
            </w:tcMar>
          </w:tcPr>
          <w:p w:rsidRPr="00D14360" w:rsidR="00295A8B" w:rsidP="000B6222" w:rsidRDefault="00295A8B" w14:paraId="4AAB2E42" w14:textId="77777777">
            <w:pPr>
              <w:spacing w:after="120"/>
              <w:rPr>
                <w:rFonts w:cs="Calibri"/>
              </w:rPr>
            </w:pPr>
            <w:r w:rsidRPr="00D14360">
              <w:rPr>
                <w:rFonts w:eastAsia="Calibri" w:cs="Calibri"/>
                <w:b/>
                <w:color w:val="000000"/>
              </w:rPr>
              <w:t xml:space="preserve">Source: </w:t>
            </w:r>
            <w:r w:rsidRPr="00D14360">
              <w:rPr>
                <w:rFonts w:eastAsia="Calibri" w:cs="Calibri"/>
                <w:bCs/>
                <w:color w:val="000000"/>
              </w:rPr>
              <w:t>SITE Validation</w:t>
            </w:r>
          </w:p>
          <w:p w:rsidRPr="00D14360" w:rsidR="000520B0" w:rsidP="000B6222" w:rsidRDefault="00295A8B" w14:paraId="241A7F0F" w14:textId="3B82AC79">
            <w:pPr>
              <w:spacing w:after="120"/>
              <w:rPr>
                <w:rFonts w:eastAsia="Calibri" w:cs="Calibri"/>
                <w:bCs/>
                <w:color w:val="000000"/>
              </w:rPr>
            </w:pPr>
            <w:r w:rsidRPr="00D14360">
              <w:rPr>
                <w:rFonts w:eastAsia="Calibri" w:cs="Calibri"/>
                <w:b/>
                <w:color w:val="000000"/>
              </w:rPr>
              <w:t xml:space="preserve">Resource: </w:t>
            </w:r>
            <w:hyperlink w:history="1" r:id="rId161">
              <w:r w:rsidRPr="00EE43A5" w:rsidR="004916FB">
                <w:rPr>
                  <w:rStyle w:val="Hyperlink"/>
                  <w:rFonts w:cs="Calibri"/>
                </w:rPr>
                <w:t>https://site.healthit.gov/sandbox-ccda</w:t>
              </w:r>
            </w:hyperlink>
          </w:p>
          <w:p w:rsidRPr="00D14360" w:rsidR="00295A8B" w:rsidP="000B6222" w:rsidRDefault="00295A8B" w14:paraId="27891733" w14:textId="77777777">
            <w:pPr>
              <w:pStyle w:val="Caption"/>
              <w:rPr>
                <w:rFonts w:ascii="Courier New" w:hAnsi="Courier New" w:eastAsia="Calibri" w:cs="TimesNewRomanPSMT"/>
                <w:sz w:val="20"/>
              </w:rPr>
            </w:pPr>
            <w:r w:rsidRPr="00D14360">
              <w:rPr>
                <w:rFonts w:eastAsia="Calibri" w:cs="Calibri"/>
                <w:b/>
                <w:i w:val="0"/>
                <w:iCs w:val="0"/>
                <w:color w:val="000000"/>
                <w:sz w:val="20"/>
                <w:szCs w:val="20"/>
              </w:rPr>
              <w:t>Description:</w:t>
            </w:r>
            <w:r w:rsidRPr="00D14360">
              <w:rPr>
                <w:rFonts w:eastAsia="Calibri" w:cs="Calibri"/>
                <w:color w:val="000000"/>
                <w:sz w:val="20"/>
                <w:szCs w:val="20"/>
              </w:rPr>
              <w:t xml:space="preserve"> </w:t>
            </w:r>
            <w:r w:rsidRPr="00D14360">
              <w:rPr>
                <w:rStyle w:val="XMLname"/>
                <w:rFonts w:ascii="Calibri" w:hAnsi="Calibri" w:cs="Calibri"/>
                <w:i w:val="0"/>
                <w:iCs w:val="0"/>
                <w:color w:val="000000"/>
              </w:rPr>
              <w:t>The C-CDA Sandbox contains resources and tools for the HL7 Consolidated Clinical Document Architecture (C-CDA) implementation guides. These tools will help in testing of C-CDA documents for conformance to the C-CDA IG, the ONC 2014 Edition and ONC 2015 Edition C-CDA objectives and also help with quantitative assessment of the data quality using the Scorecard.</w:t>
            </w:r>
          </w:p>
        </w:tc>
      </w:tr>
    </w:tbl>
    <w:p w:rsidRPr="00671CD9" w:rsidR="00295A8B" w:rsidP="00295A8B" w:rsidRDefault="00295A8B" w14:paraId="6526C518" w14:textId="77777777">
      <w:pPr>
        <w:pStyle w:val="BodyText0"/>
        <w:rPr>
          <w:rStyle w:val="XMLname"/>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D25B15" w:rsidR="00295A8B" w:rsidTr="004E29C8" w14:paraId="56887F17" w14:textId="77777777">
        <w:tc>
          <w:tcPr>
            <w:tcW w:w="9360" w:type="dxa"/>
            <w:shd w:val="clear" w:color="auto" w:fill="F3F3F3"/>
            <w:tcMar>
              <w:top w:w="100" w:type="dxa"/>
              <w:left w:w="100" w:type="dxa"/>
              <w:bottom w:w="100" w:type="dxa"/>
              <w:right w:w="100" w:type="dxa"/>
            </w:tcMar>
          </w:tcPr>
          <w:p w:rsidRPr="00D14360" w:rsidR="00295A8B" w:rsidP="000B6222" w:rsidRDefault="00295A8B" w14:paraId="1B6424AE" w14:textId="77777777">
            <w:pPr>
              <w:spacing w:after="120"/>
              <w:rPr>
                <w:rFonts w:eastAsia="Calibri" w:cs="Calibri"/>
                <w:b/>
                <w:color w:val="000000"/>
              </w:rPr>
            </w:pPr>
            <w:r w:rsidRPr="00D14360">
              <w:rPr>
                <w:rFonts w:eastAsia="Calibri" w:cs="Calibri"/>
                <w:b/>
                <w:color w:val="000000"/>
              </w:rPr>
              <w:t xml:space="preserve">Source: </w:t>
            </w:r>
            <w:r w:rsidRPr="00D14360">
              <w:rPr>
                <w:rFonts w:eastAsia="Calibri" w:cs="Calibri"/>
                <w:bCs/>
                <w:color w:val="000000"/>
              </w:rPr>
              <w:t>C-CDA Scorecard</w:t>
            </w:r>
          </w:p>
          <w:p w:rsidRPr="00D14360" w:rsidR="00295A8B" w:rsidP="000B6222" w:rsidRDefault="00295A8B" w14:paraId="6BDFDD75" w14:textId="1F1F7939">
            <w:pPr>
              <w:spacing w:after="120"/>
              <w:rPr>
                <w:rFonts w:eastAsia="Calibri" w:cs="Calibri"/>
                <w:bCs/>
                <w:color w:val="000000"/>
              </w:rPr>
            </w:pPr>
            <w:r w:rsidRPr="00D14360">
              <w:rPr>
                <w:rFonts w:eastAsia="Calibri" w:cs="Calibri"/>
                <w:b/>
                <w:color w:val="000000"/>
              </w:rPr>
              <w:t>Resource:</w:t>
            </w:r>
            <w:r w:rsidRPr="00D14360">
              <w:rPr>
                <w:rFonts w:eastAsia="Calibri" w:cs="Calibri"/>
                <w:b/>
                <w:color w:val="000000"/>
                <w:sz w:val="15"/>
                <w:szCs w:val="15"/>
              </w:rPr>
              <w:t xml:space="preserve"> </w:t>
            </w:r>
            <w:hyperlink w:history="1" r:id="rId162">
              <w:r w:rsidRPr="00EE43A5" w:rsidR="004916FB">
                <w:rPr>
                  <w:rStyle w:val="Hyperlink"/>
                </w:rPr>
                <w:t>https://ccda.healthit.gov/scorecard/</w:t>
              </w:r>
            </w:hyperlink>
          </w:p>
          <w:p w:rsidRPr="00D14360" w:rsidR="00295A8B" w:rsidP="000B6222" w:rsidRDefault="00295A8B" w14:paraId="063FBED4" w14:textId="77777777">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The ONC Scorecard tool is used to compare a C-CDA R2.1 document against a rubric of best practice guidance developed by the HL7 C-CDA implementer community and vetted through the HL7 ballot process. </w:t>
            </w:r>
            <w:r w:rsidRPr="00D14360">
              <w:rPr>
                <w:rStyle w:val="XMLname"/>
                <w:rFonts w:ascii="Calibri" w:hAnsi="Calibri" w:cs="Calibri"/>
              </w:rPr>
              <w:t>The C-CDA Scorecard does not retain your submitted C-CDA file as the file is deleted from the server immediately after processing. However, we strongly suggest that you do not include any Protected Health Information (PHI) or Personally Identifiable Information (PII) in your C-CDA file submissions to the Scorecard.</w:t>
            </w:r>
          </w:p>
        </w:tc>
      </w:tr>
    </w:tbl>
    <w:p w:rsidRPr="00D14360" w:rsidR="00295A8B" w:rsidP="005F7ED7" w:rsidRDefault="00295A8B" w14:paraId="4D807869" w14:textId="77777777">
      <w:pPr>
        <w:rPr>
          <w:rFonts w:eastAsia="Calibri" w:cs="Calibri"/>
          <w:color w:val="000000"/>
        </w:rPr>
      </w:pPr>
    </w:p>
    <w:p w:rsidRPr="008E5AB3" w:rsidR="00891300" w:rsidP="00FD31AC" w:rsidRDefault="00891300" w14:paraId="549832EE" w14:textId="77777777">
      <w:pPr>
        <w:pStyle w:val="Heading3"/>
        <w:pPrChange w:author="Gay Dolin" w:date="2023-05-18T15:22:00Z" w:id="2228">
          <w:pPr>
            <w:pStyle w:val="Heading3"/>
          </w:pPr>
        </w:pPrChange>
      </w:pPr>
      <w:bookmarkStart w:name="_2pta16n" w:colFirst="0" w:colLast="0" w:id="2229"/>
      <w:bookmarkStart w:name="_Toc11043738" w:id="2230"/>
      <w:bookmarkStart w:name="_Toc11045656" w:id="2231"/>
      <w:bookmarkStart w:name="_Toc11219072" w:id="2232"/>
      <w:bookmarkStart w:name="_Toc11391333" w:id="2233"/>
      <w:bookmarkStart w:name="_Toc119939911" w:id="2234"/>
      <w:bookmarkStart w:name="_Toc135312943" w:id="2235"/>
      <w:bookmarkEnd w:id="2229"/>
      <w:r w:rsidRPr="008E5AB3">
        <w:t>Mo</w:t>
      </w:r>
      <w:r w:rsidR="00BA114A">
        <w:t>d</w:t>
      </w:r>
      <w:r w:rsidRPr="008E5AB3">
        <w:t>el Drive Health Tools</w:t>
      </w:r>
      <w:bookmarkEnd w:id="2230"/>
      <w:bookmarkEnd w:id="2231"/>
      <w:bookmarkEnd w:id="2232"/>
      <w:bookmarkEnd w:id="2233"/>
      <w:r w:rsidRPr="008E5AB3" w:rsidR="008E5AB3">
        <w:t xml:space="preserve"> (MDHT)</w:t>
      </w:r>
      <w:bookmarkEnd w:id="2234"/>
      <w:bookmarkEnd w:id="2235"/>
    </w:p>
    <w:p w:rsidRPr="00D14360" w:rsidR="00224D48" w:rsidP="008E5AB3" w:rsidRDefault="00891300" w14:paraId="6DE6A5AE" w14:textId="77777777">
      <w:pPr>
        <w:spacing w:after="120"/>
        <w:rPr>
          <w:rFonts w:eastAsia="Calibri" w:cs="Calibri"/>
          <w:color w:val="000000"/>
        </w:rPr>
      </w:pPr>
      <w:r w:rsidRPr="00D14360">
        <w:rPr>
          <w:rFonts w:eastAsia="Calibri" w:cs="Calibri"/>
          <w:color w:val="000000"/>
        </w:rPr>
        <w:t xml:space="preserve">MDHT allows the creation of computable models of the templates in UML. These models can be used to produce template specifications (DITA, XHTML, PDF, Other), validation tools, and model driven code generation. Thus far, the project has built models from the specifications including Consolidated CDA, HITSP C83, and IHE Patient Care Coordination Technical Framework.  </w:t>
      </w: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D25B15" w:rsidR="00A1254D" w:rsidTr="004E29C8" w14:paraId="45EF412B" w14:textId="77777777">
        <w:tc>
          <w:tcPr>
            <w:tcW w:w="9360" w:type="dxa"/>
            <w:shd w:val="clear" w:color="auto" w:fill="F3F3F3"/>
            <w:tcMar>
              <w:top w:w="100" w:type="dxa"/>
              <w:left w:w="100" w:type="dxa"/>
              <w:bottom w:w="100" w:type="dxa"/>
              <w:right w:w="100" w:type="dxa"/>
            </w:tcMar>
          </w:tcPr>
          <w:p w:rsidRPr="00D14360" w:rsidR="00A1254D" w:rsidP="00A1254D" w:rsidRDefault="00A1254D" w14:paraId="446F0084" w14:textId="77777777">
            <w:pPr>
              <w:spacing w:after="120"/>
              <w:rPr>
                <w:rFonts w:eastAsia="Calibri" w:cs="Calibri"/>
                <w:color w:val="000000"/>
              </w:rPr>
            </w:pPr>
            <w:r w:rsidRPr="00D14360">
              <w:rPr>
                <w:rFonts w:eastAsia="Calibri" w:cs="Calibri"/>
                <w:b/>
                <w:bCs/>
                <w:color w:val="000000"/>
              </w:rPr>
              <w:t>Source:</w:t>
            </w:r>
            <w:r w:rsidRPr="00D14360">
              <w:rPr>
                <w:rFonts w:eastAsia="Calibri" w:cs="Calibri"/>
                <w:color w:val="000000"/>
              </w:rPr>
              <w:t xml:space="preserve"> Java Runtime MDHT </w:t>
            </w:r>
          </w:p>
          <w:p w:rsidRPr="00D14360" w:rsidR="00A1254D" w:rsidP="00A1254D" w:rsidRDefault="00A1254D" w14:paraId="7173AEFA" w14:textId="157A5354">
            <w:pPr>
              <w:spacing w:after="120"/>
              <w:rPr>
                <w:rFonts w:eastAsia="Calibri" w:cs="Calibri"/>
                <w:color w:val="000000"/>
              </w:rPr>
            </w:pPr>
            <w:r w:rsidRPr="00D14360">
              <w:rPr>
                <w:rFonts w:eastAsia="Calibri" w:cs="Calibri"/>
                <w:b/>
                <w:bCs/>
                <w:color w:val="000000"/>
              </w:rPr>
              <w:t>Resource:</w:t>
            </w:r>
            <w:r w:rsidRPr="00D14360">
              <w:rPr>
                <w:rFonts w:eastAsia="Calibri" w:cs="Calibri"/>
                <w:color w:val="000000"/>
              </w:rPr>
              <w:t xml:space="preserve"> </w:t>
            </w:r>
            <w:hyperlink w:history="1" r:id="rId163">
              <w:r w:rsidRPr="00D14360">
                <w:rPr>
                  <w:rStyle w:val="Hyperlink"/>
                  <w:rFonts w:eastAsia="Calibri" w:cs="Calibri"/>
                </w:rPr>
                <w:t>https://github.com/mdht/mdht-models</w:t>
              </w:r>
            </w:hyperlink>
          </w:p>
          <w:p w:rsidRPr="00D14360" w:rsidR="00A1254D" w:rsidP="00A1254D" w:rsidRDefault="00A1254D" w14:paraId="7E0CA3A7" w14:textId="77777777">
            <w:pPr>
              <w:spacing w:after="120"/>
              <w:rPr>
                <w:rFonts w:eastAsia="Calibri" w:cs="Calibri"/>
                <w:color w:val="000000"/>
              </w:rPr>
            </w:pPr>
            <w:r w:rsidRPr="00D14360">
              <w:rPr>
                <w:rFonts w:eastAsia="Calibri" w:cs="Calibri"/>
                <w:b/>
                <w:bCs/>
                <w:color w:val="000000"/>
              </w:rPr>
              <w:t>Description</w:t>
            </w:r>
            <w:r w:rsidRPr="00D14360">
              <w:rPr>
                <w:rFonts w:eastAsia="Calibri" w:cs="Calibri"/>
                <w:color w:val="000000"/>
              </w:rPr>
              <w:t>: All MDHT projects supporting the various CDA based implementation guides including Consolidate CDA.</w:t>
            </w:r>
          </w:p>
        </w:tc>
      </w:tr>
    </w:tbl>
    <w:p w:rsidRPr="00D14360" w:rsidR="00F67C52" w:rsidP="008E5AB3" w:rsidRDefault="00F67C52" w14:paraId="06A3E012" w14:textId="77777777">
      <w:pPr>
        <w:spacing w:after="120"/>
        <w:rPr>
          <w:rFonts w:eastAsia="Calibri" w:cs="Calibri"/>
          <w:color w:val="000000"/>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8E5AB3" w:rsidR="00D25B15" w:rsidTr="004E29C8" w14:paraId="720E57B4" w14:textId="77777777">
        <w:tc>
          <w:tcPr>
            <w:tcW w:w="9360" w:type="dxa"/>
            <w:shd w:val="clear" w:color="auto" w:fill="F3F3F3"/>
            <w:tcMar>
              <w:top w:w="100" w:type="dxa"/>
              <w:left w:w="100" w:type="dxa"/>
              <w:bottom w:w="100" w:type="dxa"/>
              <w:right w:w="100" w:type="dxa"/>
            </w:tcMar>
          </w:tcPr>
          <w:p w:rsidRPr="00D14360" w:rsidR="00D25B15" w:rsidP="00B268D6" w:rsidRDefault="00D25B15" w14:paraId="57D7D706" w14:textId="77777777">
            <w:pPr>
              <w:spacing w:after="120"/>
              <w:rPr>
                <w:rFonts w:eastAsia="Calibri" w:cs="Calibri"/>
                <w:b/>
                <w:color w:val="000000"/>
              </w:rPr>
            </w:pPr>
            <w:r w:rsidRPr="00D14360">
              <w:rPr>
                <w:rFonts w:eastAsia="Calibri" w:cs="Calibri"/>
                <w:b/>
                <w:color w:val="000000"/>
              </w:rPr>
              <w:t xml:space="preserve">Source: </w:t>
            </w:r>
            <w:r w:rsidRPr="00D14360" w:rsidR="008E5AB3">
              <w:rPr>
                <w:rFonts w:eastAsia="Calibri" w:cs="Calibri"/>
                <w:bCs/>
                <w:color w:val="000000"/>
              </w:rPr>
              <w:t>ECLIPSE MDHT</w:t>
            </w:r>
          </w:p>
          <w:p w:rsidRPr="00D14360" w:rsidR="00D25B15" w:rsidP="00B268D6" w:rsidRDefault="00D25B15" w14:paraId="0E60DBC5" w14:textId="10DB8C45">
            <w:pPr>
              <w:spacing w:after="120"/>
              <w:rPr>
                <w:rFonts w:eastAsia="Calibri" w:cs="Calibri"/>
                <w:bCs/>
                <w:color w:val="000000"/>
              </w:rPr>
            </w:pPr>
            <w:r w:rsidRPr="00D14360">
              <w:rPr>
                <w:rFonts w:eastAsia="Calibri" w:cs="Calibri"/>
                <w:b/>
                <w:color w:val="000000"/>
              </w:rPr>
              <w:t xml:space="preserve">Resource: </w:t>
            </w:r>
            <w:hyperlink r:id="rId164">
              <w:r w:rsidRPr="007770C6" w:rsidR="008E5AB3">
                <w:rPr>
                  <w:rStyle w:val="Hyperlink"/>
                  <w:rFonts w:eastAsia="Calibri"/>
                </w:rPr>
                <w:t>https://projects.eclipse.org/projects/modeling.mdht</w:t>
              </w:r>
            </w:hyperlink>
          </w:p>
          <w:p w:rsidRPr="00D14360" w:rsidR="00D25B15" w:rsidP="00B268D6" w:rsidRDefault="00D25B15" w14:paraId="34DBDF32" w14:textId="77777777">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sidR="00373486">
              <w:rPr>
                <w:rFonts w:eastAsia="Calibri" w:cs="Calibri"/>
                <w:color w:val="000000"/>
              </w:rPr>
              <w:t>Eclipse MDHT delivers a standard object-oriented alternative to proprietary development methodologies and tooling used to specify and implement most healthcare industry standards. The tool generates domain-specific Java classes for templates/profiles/archetypes.</w:t>
            </w:r>
          </w:p>
        </w:tc>
      </w:tr>
    </w:tbl>
    <w:p w:rsidR="00891300" w:rsidP="003E2C96" w:rsidRDefault="00891300" w14:paraId="2B478CBA" w14:textId="77777777">
      <w:pPr>
        <w:pStyle w:val="Heading2"/>
      </w:pPr>
      <w:bookmarkStart w:name="_243i4a2" w:colFirst="0" w:colLast="0" w:id="2236"/>
      <w:bookmarkStart w:name="_3r9n20vrnt2t" w:colFirst="0" w:colLast="0" w:id="2237"/>
      <w:bookmarkEnd w:id="2236"/>
      <w:bookmarkEnd w:id="2237"/>
      <w:r w:rsidRPr="00C64922">
        <w:t xml:space="preserve"> </w:t>
      </w:r>
      <w:bookmarkStart w:name="_Toc11043739" w:id="2238"/>
      <w:bookmarkStart w:name="_Toc11045657" w:id="2239"/>
      <w:bookmarkStart w:name="_Toc11219073" w:id="2240"/>
      <w:bookmarkStart w:name="_Toc11391334" w:id="2241"/>
      <w:bookmarkStart w:name="_Toc119939912" w:id="2242"/>
      <w:bookmarkStart w:name="_Toc135312944" w:id="2243"/>
      <w:r w:rsidRPr="00C64922">
        <w:t>Educational and Support Resources</w:t>
      </w:r>
      <w:bookmarkEnd w:id="2238"/>
      <w:bookmarkEnd w:id="2239"/>
      <w:bookmarkEnd w:id="2240"/>
      <w:bookmarkEnd w:id="2241"/>
      <w:bookmarkEnd w:id="2242"/>
      <w:bookmarkEnd w:id="2243"/>
    </w:p>
    <w:p w:rsidRPr="003A3D50" w:rsidR="005F7ED7" w:rsidP="005F7ED7" w:rsidRDefault="005F7ED7" w14:paraId="72EE8A9E" w14:textId="77777777">
      <w:r w:rsidRPr="003A3D50">
        <w:t>HL7 and the C-CDA implementer community offer educational and support resources to help build essential implementer skills and production capacity for the use of C-CDA. Information on the HL7 Confluence sites for the SDWG and CDA Management group keeps the community informed about all aspects of the management and methodology associated with the CDA standard and its associated product families such as C-CDA.</w:t>
      </w:r>
    </w:p>
    <w:p w:rsidRPr="005F7ED7" w:rsidR="005F7ED7" w:rsidP="00CF4CB1" w:rsidRDefault="005F7ED7" w14:paraId="4448C170" w14:textId="77777777"/>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D25B15" w:rsidR="00FC6DD5" w:rsidTr="004E29C8" w14:paraId="7D666116" w14:textId="77777777">
        <w:tc>
          <w:tcPr>
            <w:tcW w:w="9360" w:type="dxa"/>
            <w:shd w:val="clear" w:color="auto" w:fill="F3F3F3"/>
            <w:tcMar>
              <w:top w:w="100" w:type="dxa"/>
              <w:left w:w="100" w:type="dxa"/>
              <w:bottom w:w="100" w:type="dxa"/>
              <w:right w:w="100" w:type="dxa"/>
            </w:tcMar>
          </w:tcPr>
          <w:p w:rsidRPr="00D14360" w:rsidR="00D25B15" w:rsidP="00B268D6" w:rsidRDefault="00D25B15" w14:paraId="3631D136" w14:textId="77777777">
            <w:pPr>
              <w:spacing w:after="120"/>
              <w:rPr>
                <w:rFonts w:eastAsia="Calibri" w:cs="Calibri"/>
                <w:b/>
                <w:color w:val="000000"/>
              </w:rPr>
            </w:pPr>
            <w:r w:rsidRPr="00D14360">
              <w:rPr>
                <w:rFonts w:eastAsia="Calibri" w:cs="Calibri"/>
                <w:b/>
                <w:color w:val="000000"/>
              </w:rPr>
              <w:t xml:space="preserve">Source: </w:t>
            </w:r>
            <w:r w:rsidRPr="00D14360" w:rsidR="008E5AB3">
              <w:rPr>
                <w:rFonts w:eastAsia="Calibri" w:cs="Calibri"/>
                <w:bCs/>
                <w:color w:val="000000"/>
              </w:rPr>
              <w:t>HL7 Training</w:t>
            </w:r>
          </w:p>
          <w:p w:rsidRPr="007770C6" w:rsidR="00D25B15" w:rsidP="00B268D6" w:rsidRDefault="00D25B15" w14:paraId="3033D132" w14:textId="51A0E2DF">
            <w:pPr>
              <w:spacing w:after="120"/>
              <w:rPr>
                <w:rStyle w:val="Hyperlink"/>
              </w:rPr>
            </w:pPr>
            <w:r w:rsidRPr="00D14360">
              <w:rPr>
                <w:rFonts w:eastAsia="Calibri" w:cs="Calibri"/>
                <w:b/>
                <w:color w:val="000000"/>
              </w:rPr>
              <w:t xml:space="preserve">Resource: </w:t>
            </w:r>
            <w:hyperlink r:id="rId165">
              <w:r w:rsidRPr="007770C6" w:rsidR="008E5AB3">
                <w:rPr>
                  <w:rStyle w:val="Hyperlink"/>
                  <w:rFonts w:eastAsia="Calibri"/>
                </w:rPr>
                <w:t>http://www.hl7.org/implement/training.cfm?ref=nav</w:t>
              </w:r>
            </w:hyperlink>
          </w:p>
          <w:p w:rsidRPr="00D14360" w:rsidR="00D25B15" w:rsidP="00B268D6" w:rsidRDefault="00D25B15" w14:paraId="4EED3711" w14:textId="77777777">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sidR="008E5AB3">
              <w:rPr>
                <w:rFonts w:eastAsia="Calibri" w:cs="Calibri"/>
                <w:color w:val="000000"/>
              </w:rPr>
              <w:t>HL7 training programs provide knowledge and support to guide the healthcare industry through successful implementation of HL7 standards. Certification testing is available for specific HL7 standards including CDA</w:t>
            </w:r>
            <w:r w:rsidRPr="00D14360" w:rsidR="00B4593A">
              <w:rPr>
                <w:rFonts w:eastAsia="Calibri" w:cs="Calibri"/>
                <w:color w:val="000000"/>
              </w:rPr>
              <w:t>.</w:t>
            </w:r>
          </w:p>
        </w:tc>
      </w:tr>
    </w:tbl>
    <w:p w:rsidRPr="00D14360" w:rsidR="00D25B15" w:rsidP="00891300" w:rsidRDefault="00D25B15" w14:paraId="5BA787FF" w14:textId="77777777">
      <w:pPr>
        <w:pStyle w:val="ListParagraph"/>
        <w:spacing w:after="120"/>
        <w:ind w:left="1080"/>
        <w:rPr>
          <w:rFonts w:eastAsia="Calibri" w:cs="Calibri"/>
          <w:b/>
          <w:i/>
          <w:color w:val="000000"/>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D25B15" w:rsidR="00D25B15" w:rsidTr="004E29C8" w14:paraId="64CD48E4" w14:textId="77777777">
        <w:tc>
          <w:tcPr>
            <w:tcW w:w="9360" w:type="dxa"/>
            <w:shd w:val="clear" w:color="auto" w:fill="F3F3F3"/>
            <w:tcMar>
              <w:top w:w="100" w:type="dxa"/>
              <w:left w:w="100" w:type="dxa"/>
              <w:bottom w:w="100" w:type="dxa"/>
              <w:right w:w="100" w:type="dxa"/>
            </w:tcMar>
          </w:tcPr>
          <w:p w:rsidRPr="00D14360" w:rsidR="00D25B15" w:rsidP="00B268D6" w:rsidRDefault="00D25B15" w14:paraId="451916FB" w14:textId="77777777">
            <w:pPr>
              <w:spacing w:after="120"/>
              <w:rPr>
                <w:rFonts w:eastAsia="Calibri" w:cs="Calibri"/>
                <w:b/>
                <w:color w:val="000000"/>
              </w:rPr>
            </w:pPr>
            <w:bookmarkStart w:name="kix.l3hmwds3i9ax" w:colFirst="0" w:colLast="0" w:id="2244"/>
            <w:bookmarkEnd w:id="2244"/>
            <w:r w:rsidRPr="00D14360">
              <w:rPr>
                <w:rFonts w:eastAsia="Calibri" w:cs="Calibri"/>
                <w:b/>
                <w:color w:val="000000"/>
              </w:rPr>
              <w:t xml:space="preserve">Source: </w:t>
            </w:r>
            <w:r w:rsidRPr="00D14360" w:rsidR="008E5AB3">
              <w:rPr>
                <w:rFonts w:eastAsia="Calibri" w:cs="Calibri"/>
                <w:bCs/>
                <w:color w:val="000000"/>
              </w:rPr>
              <w:t>The CDA Book</w:t>
            </w:r>
          </w:p>
          <w:p w:rsidRPr="00D14360" w:rsidR="00D25B15" w:rsidP="00B268D6" w:rsidRDefault="00D25B15" w14:paraId="6E9370C0" w14:textId="242C5A82">
            <w:pPr>
              <w:spacing w:after="120"/>
              <w:rPr>
                <w:rFonts w:eastAsia="Calibri" w:cs="Calibri"/>
                <w:bCs/>
                <w:color w:val="000000"/>
              </w:rPr>
            </w:pPr>
            <w:r w:rsidRPr="00D14360">
              <w:rPr>
                <w:rFonts w:eastAsia="Calibri" w:cs="Calibri"/>
                <w:b/>
                <w:color w:val="000000"/>
              </w:rPr>
              <w:t xml:space="preserve">Resource: </w:t>
            </w:r>
            <w:hyperlink r:id="rId166">
              <w:r w:rsidRPr="007770C6" w:rsidR="008E5AB3">
                <w:rPr>
                  <w:rStyle w:val="Hyperlink"/>
                  <w:rFonts w:eastAsia="Calibri"/>
                </w:rPr>
                <w:t>http://www.amazon.com/The-CDA-book-Keith-Boone/dp/0857293354/ref=sr_1_1?ie=UTF8&amp;qid=1337020821&amp;sr=8-1</w:t>
              </w:r>
            </w:hyperlink>
          </w:p>
          <w:p w:rsidRPr="00D14360" w:rsidR="00D25B15" w:rsidP="00B268D6" w:rsidRDefault="00D25B15" w14:paraId="2959603A" w14:textId="77777777">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sidR="008E5AB3">
              <w:rPr>
                <w:rFonts w:eastAsia="Calibri" w:cs="Calibri"/>
                <w:color w:val="000000"/>
              </w:rPr>
              <w:t>Written by Keith W. Boone, The CDA Book provides clear and simplified guidance for the HL7 CDA standard, the foundation of Consolidated CDA. The book is available for purchase through retailers and is highly recommended to assist in understanding core concepts of the standard.</w:t>
            </w:r>
          </w:p>
        </w:tc>
      </w:tr>
    </w:tbl>
    <w:p w:rsidRPr="00D14360" w:rsidR="00891300" w:rsidP="00891300" w:rsidRDefault="00891300" w14:paraId="32723908" w14:textId="77777777">
      <w:pPr>
        <w:spacing w:after="120"/>
        <w:rPr>
          <w:rFonts w:eastAsia="Calibri" w:cs="Calibri"/>
          <w:color w:val="000000"/>
        </w:rPr>
      </w:pPr>
      <w:bookmarkStart w:name="_sqcgfqlnmm32" w:colFirst="0" w:colLast="0" w:id="2245"/>
      <w:bookmarkStart w:name="_2hio093" w:colFirst="0" w:colLast="0" w:id="2246"/>
      <w:bookmarkEnd w:id="2245"/>
      <w:bookmarkEnd w:id="2246"/>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D25B15" w:rsidR="00D25B15" w:rsidTr="004E29C8" w14:paraId="780E6342" w14:textId="77777777">
        <w:tc>
          <w:tcPr>
            <w:tcW w:w="9360" w:type="dxa"/>
            <w:shd w:val="clear" w:color="auto" w:fill="F3F3F3"/>
            <w:tcMar>
              <w:top w:w="100" w:type="dxa"/>
              <w:left w:w="100" w:type="dxa"/>
              <w:bottom w:w="100" w:type="dxa"/>
              <w:right w:w="100" w:type="dxa"/>
            </w:tcMar>
          </w:tcPr>
          <w:p w:rsidRPr="00D14360" w:rsidR="00D25B15" w:rsidP="00B268D6" w:rsidRDefault="00D25B15" w14:paraId="6302B874" w14:textId="77777777">
            <w:pPr>
              <w:spacing w:after="120"/>
              <w:rPr>
                <w:rFonts w:eastAsia="Calibri" w:cs="Calibri"/>
                <w:b/>
                <w:color w:val="000000"/>
              </w:rPr>
            </w:pPr>
            <w:r w:rsidRPr="00D14360">
              <w:rPr>
                <w:rFonts w:eastAsia="Calibri" w:cs="Calibri"/>
                <w:b/>
                <w:color w:val="000000"/>
              </w:rPr>
              <w:t xml:space="preserve">Source: </w:t>
            </w:r>
            <w:r w:rsidRPr="00D14360" w:rsidR="008E5AB3">
              <w:rPr>
                <w:rFonts w:eastAsia="Calibri" w:cs="Calibri"/>
                <w:bCs/>
                <w:color w:val="000000"/>
              </w:rPr>
              <w:t>HL7 CDA Management Group Confluence Space</w:t>
            </w:r>
          </w:p>
          <w:p w:rsidRPr="00D14360" w:rsidR="00D25B15" w:rsidP="00B268D6" w:rsidRDefault="00D25B15" w14:paraId="7A6B1E17" w14:textId="5498EA5E">
            <w:pPr>
              <w:spacing w:after="120"/>
              <w:rPr>
                <w:rFonts w:eastAsia="Calibri" w:cs="Calibri"/>
                <w:bCs/>
                <w:color w:val="000000"/>
              </w:rPr>
            </w:pPr>
            <w:r w:rsidRPr="00D14360">
              <w:rPr>
                <w:rFonts w:eastAsia="Calibri" w:cs="Calibri"/>
                <w:b/>
                <w:color w:val="000000"/>
              </w:rPr>
              <w:t xml:space="preserve">Resource: </w:t>
            </w:r>
            <w:hyperlink w:history="1" r:id="rId167">
              <w:r w:rsidRPr="007770C6" w:rsidR="008E5AB3">
                <w:rPr>
                  <w:rStyle w:val="Hyperlink"/>
                  <w:rFonts w:eastAsia="Calibri"/>
                </w:rPr>
                <w:t>https://confluence.hl7.org/display/CDA/CDA+Management+Group</w:t>
              </w:r>
            </w:hyperlink>
          </w:p>
          <w:p w:rsidRPr="00D14360" w:rsidR="00D25B15" w:rsidP="00B268D6" w:rsidRDefault="00D25B15" w14:paraId="7A6E6465" w14:textId="77777777">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sidR="009F1479">
              <w:rPr>
                <w:rFonts w:eastAsia="Calibri" w:cs="Calibri"/>
                <w:color w:val="000000"/>
              </w:rPr>
              <w:t>The HL7 CDA Management Group (CMG) is responsible for the management of the CDA standard and its derivative product families. This website is the primary repository for their projects and meetings.</w:t>
            </w:r>
          </w:p>
        </w:tc>
      </w:tr>
    </w:tbl>
    <w:p w:rsidRPr="00D14360" w:rsidR="00D25B15" w:rsidP="00891300" w:rsidRDefault="00D25B15" w14:paraId="5B02E2D2" w14:textId="77777777">
      <w:pPr>
        <w:pStyle w:val="ListParagraph"/>
        <w:spacing w:after="120"/>
        <w:ind w:left="1080"/>
        <w:rPr>
          <w:rFonts w:eastAsia="Calibri" w:cs="Calibri"/>
          <w:b/>
          <w:i/>
          <w:color w:val="000000"/>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D25B15" w:rsidR="00D25B15" w:rsidTr="004E29C8" w14:paraId="07FAE119" w14:textId="77777777">
        <w:tc>
          <w:tcPr>
            <w:tcW w:w="9360" w:type="dxa"/>
            <w:shd w:val="clear" w:color="auto" w:fill="F3F3F3"/>
            <w:tcMar>
              <w:top w:w="100" w:type="dxa"/>
              <w:left w:w="100" w:type="dxa"/>
              <w:bottom w:w="100" w:type="dxa"/>
              <w:right w:w="100" w:type="dxa"/>
            </w:tcMar>
          </w:tcPr>
          <w:p w:rsidRPr="00D14360" w:rsidR="00D25B15" w:rsidP="00B268D6" w:rsidRDefault="00D25B15" w14:paraId="18C47845" w14:textId="77777777">
            <w:pPr>
              <w:spacing w:after="120"/>
              <w:rPr>
                <w:rFonts w:eastAsia="Calibri" w:cs="Calibri"/>
                <w:b/>
                <w:color w:val="000000"/>
              </w:rPr>
            </w:pPr>
            <w:r w:rsidRPr="00D14360">
              <w:rPr>
                <w:rFonts w:eastAsia="Calibri" w:cs="Calibri"/>
                <w:b/>
                <w:color w:val="000000"/>
              </w:rPr>
              <w:t xml:space="preserve">Source: </w:t>
            </w:r>
            <w:r w:rsidRPr="00D14360" w:rsidR="008E5AB3">
              <w:rPr>
                <w:rFonts w:eastAsia="Calibri" w:cs="Calibri"/>
                <w:bCs/>
                <w:color w:val="000000"/>
              </w:rPr>
              <w:t>HL7 SDWG Confluence Space</w:t>
            </w:r>
          </w:p>
          <w:p w:rsidRPr="00D14360" w:rsidR="00D25B15" w:rsidP="00B268D6" w:rsidRDefault="00D25B15" w14:paraId="4446AAB6" w14:textId="0963FA62">
            <w:pPr>
              <w:spacing w:after="120"/>
              <w:rPr>
                <w:rFonts w:eastAsia="Calibri" w:cs="Calibri"/>
                <w:bCs/>
                <w:color w:val="000000"/>
              </w:rPr>
            </w:pPr>
            <w:r w:rsidRPr="00D14360">
              <w:rPr>
                <w:rFonts w:eastAsia="Calibri" w:cs="Calibri"/>
                <w:b/>
                <w:color w:val="000000"/>
              </w:rPr>
              <w:t xml:space="preserve">Resource: </w:t>
            </w:r>
            <w:hyperlink w:history="1" r:id="rId168">
              <w:r w:rsidRPr="007770C6" w:rsidR="00704136">
                <w:rPr>
                  <w:rStyle w:val="Hyperlink"/>
                </w:rPr>
                <w:t>https://confluence.hl7.org/display/SD/Structured+Documents</w:t>
              </w:r>
            </w:hyperlink>
          </w:p>
          <w:p w:rsidRPr="00D14360" w:rsidR="00D25B15" w:rsidP="00B268D6" w:rsidRDefault="00D25B15" w14:paraId="660FD212" w14:textId="77777777">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sidR="009F1479">
              <w:rPr>
                <w:rFonts w:eastAsia="Calibri" w:cs="Calibri"/>
                <w:color w:val="000000"/>
              </w:rPr>
              <w:t>The HL7 Structured Documents Work Group (SDWG) is responsible for the methodology used to develop and sustain the CDA standard and its derivative product families. This website is the primary repository for their projects and meetings.</w:t>
            </w:r>
          </w:p>
        </w:tc>
      </w:tr>
    </w:tbl>
    <w:p w:rsidRPr="00D14360" w:rsidR="00891300" w:rsidP="00891300" w:rsidRDefault="00891300" w14:paraId="3E9A266B" w14:textId="77777777">
      <w:pPr>
        <w:spacing w:after="120"/>
        <w:ind w:left="720"/>
        <w:rPr>
          <w:rFonts w:eastAsia="Calibri" w:cs="Calibri"/>
          <w:b/>
          <w:color w:val="000000"/>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D25B15" w:rsidR="00D25B15" w:rsidTr="004E29C8" w14:paraId="3E11086D" w14:textId="77777777">
        <w:tc>
          <w:tcPr>
            <w:tcW w:w="9360" w:type="dxa"/>
            <w:shd w:val="clear" w:color="auto" w:fill="F3F3F3"/>
            <w:tcMar>
              <w:top w:w="100" w:type="dxa"/>
              <w:left w:w="100" w:type="dxa"/>
              <w:bottom w:w="100" w:type="dxa"/>
              <w:right w:w="100" w:type="dxa"/>
            </w:tcMar>
          </w:tcPr>
          <w:p w:rsidRPr="00D14360" w:rsidR="00D25B15" w:rsidP="00B268D6" w:rsidRDefault="00D25B15" w14:paraId="3AC0A266" w14:textId="77777777">
            <w:pPr>
              <w:spacing w:after="120"/>
              <w:rPr>
                <w:rFonts w:eastAsia="Calibri" w:cs="Calibri"/>
                <w:b/>
                <w:color w:val="000000"/>
              </w:rPr>
            </w:pPr>
            <w:r w:rsidRPr="00D14360">
              <w:rPr>
                <w:rFonts w:eastAsia="Calibri" w:cs="Calibri"/>
                <w:b/>
                <w:color w:val="000000"/>
              </w:rPr>
              <w:t xml:space="preserve">Source: </w:t>
            </w:r>
            <w:r w:rsidRPr="00D14360" w:rsidR="008E5AB3">
              <w:rPr>
                <w:rFonts w:eastAsia="Calibri" w:cs="Calibri"/>
                <w:bCs/>
                <w:color w:val="000000"/>
              </w:rPr>
              <w:t>HL7 Listserv registration</w:t>
            </w:r>
          </w:p>
          <w:p w:rsidRPr="00D14360" w:rsidR="008E5AB3" w:rsidP="008E5AB3" w:rsidRDefault="00D25B15" w14:paraId="0B23007E" w14:textId="5B893A19">
            <w:pPr>
              <w:spacing w:after="120"/>
              <w:rPr>
                <w:rFonts w:cs="Calibri"/>
                <w:b/>
                <w:color w:val="000000"/>
              </w:rPr>
            </w:pPr>
            <w:r w:rsidRPr="00D14360">
              <w:rPr>
                <w:rFonts w:eastAsia="Calibri" w:cs="Calibri"/>
                <w:b/>
                <w:color w:val="000000"/>
              </w:rPr>
              <w:t xml:space="preserve">Resource: </w:t>
            </w:r>
            <w:hyperlink r:id="rId169">
              <w:r w:rsidRPr="007770C6" w:rsidR="008E5AB3">
                <w:rPr>
                  <w:rStyle w:val="Hyperlink"/>
                </w:rPr>
                <w:t>http://www.hl7.org/myhl7/managelistservs.cfm</w:t>
              </w:r>
            </w:hyperlink>
          </w:p>
          <w:p w:rsidRPr="00D14360" w:rsidR="00D25B15" w:rsidP="00B268D6" w:rsidRDefault="00D25B15" w14:paraId="58D6A8A8" w14:textId="77777777">
            <w:pPr>
              <w:spacing w:after="120"/>
              <w:rPr>
                <w:rFonts w:eastAsia="Calibri" w:cs="Calibri"/>
                <w:color w:val="000000"/>
              </w:rPr>
            </w:pPr>
            <w:r w:rsidRPr="00D14360">
              <w:rPr>
                <w:rFonts w:eastAsia="Calibri" w:cs="Calibri"/>
                <w:b/>
                <w:color w:val="000000"/>
              </w:rPr>
              <w:t>Description:</w:t>
            </w:r>
            <w:r w:rsidRPr="00D14360" w:rsidR="009F1479">
              <w:rPr>
                <w:rFonts w:eastAsia="Calibri" w:cs="Calibri"/>
                <w:color w:val="000000"/>
              </w:rPr>
              <w:t xml:space="preserve"> Stakeholders within the CDA and C-CDA implementer community are encouraged to sign up for the Structured Documents and CDA Management Group listservs to stay apprised of topics relevant to the management and maintenance of these HL7 standards.</w:t>
            </w:r>
          </w:p>
        </w:tc>
      </w:tr>
    </w:tbl>
    <w:p w:rsidRPr="00D14360" w:rsidR="00D25B15" w:rsidP="00891300" w:rsidRDefault="00D25B15" w14:paraId="2E7D1DCF" w14:textId="77777777">
      <w:pPr>
        <w:pStyle w:val="ListParagraph"/>
        <w:spacing w:after="120"/>
        <w:ind w:left="1080"/>
        <w:rPr>
          <w:rFonts w:eastAsia="Calibri" w:cs="Calibri"/>
          <w:b/>
          <w:i/>
          <w:color w:val="000000"/>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D25B15" w:rsidR="00FC6DD5" w:rsidTr="004E29C8" w14:paraId="424A0393" w14:textId="77777777">
        <w:trPr>
          <w:cantSplit/>
        </w:trPr>
        <w:tc>
          <w:tcPr>
            <w:tcW w:w="9360" w:type="dxa"/>
            <w:shd w:val="clear" w:color="auto" w:fill="F3F3F3"/>
            <w:tcMar>
              <w:top w:w="100" w:type="dxa"/>
              <w:left w:w="100" w:type="dxa"/>
              <w:bottom w:w="100" w:type="dxa"/>
              <w:right w:w="100" w:type="dxa"/>
            </w:tcMar>
          </w:tcPr>
          <w:p w:rsidRPr="00D14360" w:rsidR="00D25B15" w:rsidP="00B268D6" w:rsidRDefault="00D25B15" w14:paraId="10ED4A5F" w14:textId="77777777">
            <w:pPr>
              <w:spacing w:after="120"/>
              <w:rPr>
                <w:rFonts w:eastAsia="Calibri" w:cs="Calibri"/>
                <w:b/>
                <w:color w:val="000000"/>
              </w:rPr>
            </w:pPr>
            <w:bookmarkStart w:name="_wnyagw" w:colFirst="0" w:colLast="0" w:id="2247"/>
            <w:bookmarkStart w:name="_Toc11391337" w:id="2248"/>
            <w:bookmarkEnd w:id="2247"/>
            <w:bookmarkEnd w:id="2248"/>
            <w:r w:rsidRPr="00D14360">
              <w:rPr>
                <w:rFonts w:eastAsia="Calibri" w:cs="Calibri"/>
                <w:b/>
                <w:color w:val="000000"/>
              </w:rPr>
              <w:t xml:space="preserve">Source: </w:t>
            </w:r>
            <w:r w:rsidRPr="00D14360">
              <w:rPr>
                <w:rFonts w:eastAsia="Calibri" w:cs="Calibri"/>
                <w:bCs/>
                <w:color w:val="000000"/>
              </w:rPr>
              <w:t xml:space="preserve">HL7 CDA Example </w:t>
            </w:r>
            <w:r w:rsidRPr="00D14360" w:rsidR="008E5AB3">
              <w:rPr>
                <w:rFonts w:eastAsia="Calibri" w:cs="Calibri"/>
                <w:bCs/>
                <w:color w:val="000000"/>
              </w:rPr>
              <w:t>Search</w:t>
            </w:r>
          </w:p>
          <w:p w:rsidRPr="00D14360" w:rsidR="00D25B15" w:rsidP="00D25B15" w:rsidRDefault="00D25B15" w14:paraId="7A4ACC84" w14:textId="3A86A946">
            <w:pPr>
              <w:spacing w:after="120"/>
              <w:rPr>
                <w:rFonts w:cs="Calibri"/>
                <w:color w:val="000000"/>
                <w:u w:val="single"/>
              </w:rPr>
            </w:pPr>
            <w:r w:rsidRPr="00D14360">
              <w:rPr>
                <w:rFonts w:eastAsia="Calibri" w:cs="Calibri"/>
                <w:b/>
                <w:color w:val="000000"/>
              </w:rPr>
              <w:t xml:space="preserve">Resource: </w:t>
            </w:r>
            <w:hyperlink w:history="1" r:id="rId170">
              <w:r w:rsidRPr="007770C6" w:rsidR="00704136">
                <w:rPr>
                  <w:rStyle w:val="Hyperlink"/>
                </w:rPr>
                <w:t>https://cdasearch.hl7.org/</w:t>
              </w:r>
            </w:hyperlink>
          </w:p>
          <w:p w:rsidRPr="00D14360" w:rsidR="00D25B15" w:rsidP="00B268D6" w:rsidRDefault="00D25B15" w14:paraId="2294D206" w14:textId="77777777">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sidR="00A53914">
              <w:rPr>
                <w:rFonts w:eastAsia="Calibri" w:cs="Calibri"/>
                <w:color w:val="000000"/>
              </w:rPr>
              <w:t xml:space="preserve">The CDA Examples Task Force has created a large number of examples </w:t>
            </w:r>
            <w:r w:rsidRPr="00D14360" w:rsidR="009F1479">
              <w:rPr>
                <w:rFonts w:eastAsia="Calibri" w:cs="Calibri"/>
                <w:color w:val="000000"/>
              </w:rPr>
              <w:t>showing</w:t>
            </w:r>
            <w:r w:rsidRPr="00D14360" w:rsidR="00A53914">
              <w:rPr>
                <w:rFonts w:eastAsia="Calibri" w:cs="Calibri"/>
                <w:color w:val="000000"/>
              </w:rPr>
              <w:t xml:space="preserve"> how to convey information accurately in a </w:t>
            </w:r>
            <w:r w:rsidRPr="00D14360" w:rsidR="009F1479">
              <w:rPr>
                <w:rFonts w:eastAsia="Calibri" w:cs="Calibri"/>
                <w:color w:val="000000"/>
              </w:rPr>
              <w:t>C-</w:t>
            </w:r>
            <w:r w:rsidRPr="00D14360" w:rsidR="00A53914">
              <w:rPr>
                <w:rFonts w:eastAsia="Calibri" w:cs="Calibri"/>
                <w:color w:val="000000"/>
              </w:rPr>
              <w:t>CDA document.</w:t>
            </w:r>
            <w:r w:rsidRPr="00D14360" w:rsidR="009F1479">
              <w:rPr>
                <w:rFonts w:eastAsia="Calibri" w:cs="Calibri"/>
                <w:color w:val="000000"/>
              </w:rPr>
              <w:t xml:space="preserve"> The CDA Example search tool allows users to find examples based on keywords.</w:t>
            </w:r>
          </w:p>
        </w:tc>
      </w:tr>
    </w:tbl>
    <w:p w:rsidRPr="00D14360" w:rsidR="00D25B15" w:rsidP="00891300" w:rsidRDefault="00D25B15" w14:paraId="2C77FE9D" w14:textId="77777777">
      <w:pPr>
        <w:pStyle w:val="ListParagraph"/>
        <w:spacing w:after="120"/>
        <w:ind w:left="1080"/>
        <w:rPr>
          <w:rFonts w:eastAsia="Calibri" w:cs="Calibri"/>
          <w:b/>
          <w:i/>
          <w:color w:val="000000"/>
        </w:rPr>
      </w:pPr>
    </w:p>
    <w:p w:rsidRPr="005948FB" w:rsidR="00891300" w:rsidP="005C79A1" w:rsidRDefault="00891300" w14:paraId="126F8935" w14:textId="77777777">
      <w:pPr>
        <w:pStyle w:val="Heading1"/>
        <w:numPr>
          <w:ilvl w:val="0"/>
          <w:numId w:val="0"/>
        </w:numPr>
      </w:pPr>
      <w:r w:rsidRPr="00D14360">
        <w:rPr>
          <w:color w:val="000000"/>
        </w:rPr>
        <w:br w:type="page"/>
      </w:r>
      <w:bookmarkStart w:name="_Toc11219076" w:id="2249"/>
      <w:bookmarkStart w:name="_Toc11391339" w:id="2250"/>
      <w:bookmarkStart w:name="_Toc119939913" w:id="2251"/>
      <w:bookmarkStart w:name="_Toc135312945" w:id="2252"/>
      <w:r w:rsidRPr="00C64922">
        <w:t>Appendix A</w:t>
      </w:r>
      <w:bookmarkEnd w:id="2249"/>
      <w:r>
        <w:t xml:space="preserve">: </w:t>
      </w:r>
      <w:r w:rsidRPr="00902835">
        <w:t xml:space="preserve">Templates </w:t>
      </w:r>
      <w:r w:rsidR="00E26A1C">
        <w:t>D</w:t>
      </w:r>
      <w:r w:rsidRPr="00902835">
        <w:t>efined in C-CDA R2.1 Companion Guide</w:t>
      </w:r>
      <w:bookmarkEnd w:id="2250"/>
      <w:bookmarkEnd w:id="2251"/>
      <w:bookmarkEnd w:id="2252"/>
    </w:p>
    <w:p w:rsidRPr="00D14360" w:rsidR="00891300" w:rsidP="00891300" w:rsidRDefault="00891300" w14:paraId="5BEF6442" w14:textId="32111F5D">
      <w:pPr>
        <w:rPr>
          <w:rFonts w:cs="Calibri"/>
        </w:rPr>
      </w:pPr>
      <w:r w:rsidRPr="00D14360">
        <w:rPr>
          <w:rFonts w:cs="Calibri"/>
          <w:b/>
          <w:bCs/>
          <w:color w:val="000000"/>
        </w:rPr>
        <w:t>Reference</w:t>
      </w:r>
      <w:r w:rsidRPr="00D14360" w:rsidR="00967040">
        <w:rPr>
          <w:rFonts w:cs="Calibri"/>
          <w:color w:val="000000"/>
        </w:rPr>
        <w:t>:</w:t>
      </w:r>
      <w:r w:rsidRPr="00D14360">
        <w:rPr>
          <w:rFonts w:cs="Calibri"/>
          <w:color w:val="000000"/>
        </w:rPr>
        <w:t xml:space="preserve"> </w:t>
      </w:r>
      <w:r w:rsidRPr="00D14360" w:rsidR="00967040">
        <w:rPr>
          <w:rFonts w:cs="Calibri"/>
          <w:color w:val="000000"/>
        </w:rPr>
        <w:t xml:space="preserve">See the </w:t>
      </w:r>
      <w:r w:rsidRPr="00D14360">
        <w:rPr>
          <w:rFonts w:cs="Calibri"/>
          <w:color w:val="000000"/>
        </w:rPr>
        <w:t>file name</w:t>
      </w:r>
      <w:r w:rsidRPr="00D14360" w:rsidR="00967040">
        <w:rPr>
          <w:rFonts w:cs="Calibri"/>
          <w:color w:val="000000"/>
        </w:rPr>
        <w:t>d</w:t>
      </w:r>
      <w:r w:rsidRPr="00D14360">
        <w:rPr>
          <w:rFonts w:cs="Calibri"/>
        </w:rPr>
        <w:t xml:space="preserve"> </w:t>
      </w:r>
      <w:r w:rsidRPr="003E45C2" w:rsidR="00FD71BE">
        <w:rPr>
          <w:rFonts w:cs="Calibri"/>
        </w:rPr>
        <w:t>CDAR2_IG_CCDA_COMPANION_R</w:t>
      </w:r>
      <w:r w:rsidR="00E32413">
        <w:rPr>
          <w:rFonts w:cs="Calibri"/>
        </w:rPr>
        <w:t>4</w:t>
      </w:r>
      <w:r w:rsidRPr="003E45C2" w:rsidR="00FD71BE">
        <w:rPr>
          <w:rFonts w:cs="Calibri"/>
        </w:rPr>
        <w:t>_D</w:t>
      </w:r>
      <w:r w:rsidR="003E45C2">
        <w:rPr>
          <w:rFonts w:cs="Calibri"/>
        </w:rPr>
        <w:t>1</w:t>
      </w:r>
      <w:r w:rsidRPr="003E45C2" w:rsidR="00FD71BE">
        <w:rPr>
          <w:rFonts w:cs="Calibri"/>
        </w:rPr>
        <w:t>_AppxA</w:t>
      </w:r>
      <w:r w:rsidRPr="00D14360" w:rsidR="009E14B7">
        <w:rPr>
          <w:rFonts w:cs="Calibri"/>
        </w:rPr>
        <w:t xml:space="preserve"> included in this Companion Guide package for </w:t>
      </w:r>
      <w:r w:rsidRPr="00D14360">
        <w:rPr>
          <w:rFonts w:cs="Calibri"/>
        </w:rPr>
        <w:t>Templates</w:t>
      </w:r>
      <w:r w:rsidRPr="00D14360" w:rsidR="00967040">
        <w:rPr>
          <w:rFonts w:cs="Calibri"/>
        </w:rPr>
        <w:t xml:space="preserve"> that </w:t>
      </w:r>
      <w:r w:rsidRPr="00D14360" w:rsidR="009E14B7">
        <w:rPr>
          <w:rFonts w:cs="Calibri"/>
        </w:rPr>
        <w:t>are defined in this Companion Guide</w:t>
      </w:r>
      <w:r w:rsidRPr="00D14360" w:rsidR="00967040">
        <w:rPr>
          <w:rFonts w:cs="Calibri"/>
        </w:rPr>
        <w:t>.</w:t>
      </w:r>
    </w:p>
    <w:p w:rsidRPr="00D14360" w:rsidR="00891300" w:rsidP="00891300" w:rsidRDefault="00891300" w14:paraId="09E6260D" w14:textId="77777777">
      <w:pPr>
        <w:spacing w:after="120"/>
        <w:ind w:right="-8550"/>
        <w:rPr>
          <w:rFonts w:cs="Calibri"/>
          <w:color w:val="000000"/>
        </w:rPr>
      </w:pPr>
    </w:p>
    <w:p w:rsidRPr="00D14360" w:rsidR="00F92487" w:rsidP="00891300" w:rsidRDefault="00F92487" w14:paraId="5D4E6DAE" w14:textId="77777777">
      <w:pPr>
        <w:spacing w:after="120"/>
        <w:ind w:right="-8550"/>
        <w:rPr>
          <w:rFonts w:cs="Calibri"/>
          <w:color w:val="000000"/>
        </w:rPr>
      </w:pPr>
    </w:p>
    <w:p w:rsidRPr="00FC5C89" w:rsidR="00891300" w:rsidP="002E1208" w:rsidRDefault="00891300" w14:paraId="24D28574" w14:textId="77777777">
      <w:pPr>
        <w:pStyle w:val="Heading1"/>
        <w:numPr>
          <w:ilvl w:val="0"/>
          <w:numId w:val="0"/>
        </w:numPr>
      </w:pPr>
      <w:bookmarkStart w:name="_Toc11219077" w:id="2253"/>
      <w:bookmarkStart w:name="_Toc11391340" w:id="2254"/>
      <w:bookmarkStart w:name="_Toc119939914" w:id="2255"/>
      <w:bookmarkStart w:name="_Toc135312946" w:id="2256"/>
      <w:r w:rsidRPr="00C64922">
        <w:t>Appendix B</w:t>
      </w:r>
      <w:bookmarkEnd w:id="2253"/>
      <w:r>
        <w:t xml:space="preserve">: </w:t>
      </w:r>
      <w:r w:rsidRPr="00FC5C89">
        <w:t xml:space="preserve">UDI Organizer </w:t>
      </w:r>
      <w:r w:rsidR="00E26A1C">
        <w:t>T</w:t>
      </w:r>
      <w:r w:rsidRPr="00FC5C89">
        <w:t>emplate from C-CDA Supplemental Templates for Unique Device Identifier (UDI)</w:t>
      </w:r>
      <w:bookmarkEnd w:id="2254"/>
      <w:bookmarkEnd w:id="2255"/>
      <w:bookmarkEnd w:id="2256"/>
    </w:p>
    <w:p w:rsidR="009E14B7" w:rsidP="00CF4CB1" w:rsidRDefault="00891300" w14:paraId="3B56736E" w14:textId="030FBC08">
      <w:pPr>
        <w:rPr>
          <w:rFonts w:ascii="Arial" w:hAnsi="Arial" w:cs="Arial"/>
          <w:color w:val="5B5B5B"/>
          <w:sz w:val="32"/>
          <w:szCs w:val="32"/>
        </w:rPr>
      </w:pPr>
      <w:r w:rsidRPr="00D14360">
        <w:rPr>
          <w:rFonts w:cs="Calibri"/>
          <w:b/>
          <w:bCs/>
          <w:color w:val="000000"/>
        </w:rPr>
        <w:t>Reference</w:t>
      </w:r>
      <w:r w:rsidRPr="00D14360" w:rsidR="00967040">
        <w:rPr>
          <w:rFonts w:cs="Calibri"/>
          <w:b/>
          <w:bCs/>
          <w:color w:val="000000"/>
        </w:rPr>
        <w:t>:</w:t>
      </w:r>
      <w:r w:rsidRPr="00D14360">
        <w:rPr>
          <w:color w:val="000000"/>
        </w:rPr>
        <w:t xml:space="preserve"> </w:t>
      </w:r>
      <w:r w:rsidRPr="00D14360" w:rsidR="00967040">
        <w:rPr>
          <w:rFonts w:cs="Calibri"/>
        </w:rPr>
        <w:t xml:space="preserve">See the </w:t>
      </w:r>
      <w:r w:rsidRPr="00D14360">
        <w:rPr>
          <w:rFonts w:cs="Calibri"/>
        </w:rPr>
        <w:t>file name</w:t>
      </w:r>
      <w:r w:rsidRPr="00D14360" w:rsidR="00967040">
        <w:rPr>
          <w:rFonts w:cs="Calibri"/>
        </w:rPr>
        <w:t>d</w:t>
      </w:r>
      <w:r w:rsidRPr="00D14360">
        <w:rPr>
          <w:rFonts w:cs="Calibri"/>
        </w:rPr>
        <w:t xml:space="preserve"> </w:t>
      </w:r>
      <w:r w:rsidRPr="003E45C2" w:rsidR="00FD71BE">
        <w:rPr>
          <w:rFonts w:cs="Calibri"/>
        </w:rPr>
        <w:t>CDAR2_IG_CCDA_COMPANION_R</w:t>
      </w:r>
      <w:r w:rsidR="00E32413">
        <w:rPr>
          <w:rFonts w:cs="Calibri"/>
        </w:rPr>
        <w:t>4</w:t>
      </w:r>
      <w:r w:rsidR="003E45C2">
        <w:rPr>
          <w:rFonts w:cs="Calibri"/>
        </w:rPr>
        <w:t>_D1</w:t>
      </w:r>
      <w:r w:rsidRPr="003E45C2" w:rsidR="00FD71BE">
        <w:rPr>
          <w:rFonts w:cs="Calibri"/>
        </w:rPr>
        <w:t>_AppxB</w:t>
      </w:r>
      <w:r w:rsidRPr="00D14360" w:rsidR="009E14B7">
        <w:rPr>
          <w:rFonts w:cs="Calibri"/>
        </w:rPr>
        <w:t xml:space="preserve"> included in this Companion Guide package for the UDI Organizer template defined in HL7 CDA® R2 Implementation Guide: C-CDA Supplemental Templates for Unique Device Identifier (UDI) for Implantable Medical Devices, Release 1 - US Realm</w:t>
      </w:r>
    </w:p>
    <w:p w:rsidRPr="009A427D" w:rsidR="00E26A1C" w:rsidP="00891300" w:rsidRDefault="009E14B7" w14:paraId="1995C817" w14:textId="11DF0DD7">
      <w:pPr>
        <w:rPr>
          <w:rFonts w:eastAsia="Calibri"/>
        </w:rPr>
      </w:pPr>
      <w:r w:rsidRPr="00D14360" w:rsidDel="009E14B7">
        <w:rPr>
          <w:rFonts w:cs="Calibri"/>
        </w:rPr>
        <w:t xml:space="preserve"> </w:t>
      </w:r>
    </w:p>
    <w:p w:rsidRPr="00891300" w:rsidR="00891300" w:rsidP="00891300" w:rsidRDefault="00891300" w14:paraId="2229DC38" w14:textId="77777777"/>
    <w:sectPr w:rsidRPr="00891300" w:rsidR="00891300" w:rsidSect="009F743D">
      <w:headerReference w:type="even" r:id="rId171"/>
      <w:footerReference w:type="even" r:id="rId172"/>
      <w:headerReference w:type="first" r:id="rId173"/>
      <w:footerReference w:type="first" r:id="rId174"/>
      <w:pgSz w:w="12240" w:h="15840" w:orient="portrait"/>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C5989" w:rsidRDefault="00FC5989" w14:paraId="40BB52CA" w14:textId="77777777">
      <w:r>
        <w:separator/>
      </w:r>
    </w:p>
  </w:endnote>
  <w:endnote w:type="continuationSeparator" w:id="0">
    <w:p w:rsidR="00FC5989" w:rsidRDefault="00FC5989" w14:paraId="2A1A025C" w14:textId="77777777">
      <w:r>
        <w:continuationSeparator/>
      </w:r>
    </w:p>
  </w:endnote>
  <w:endnote w:type="continuationNotice" w:id="1">
    <w:p w:rsidR="00FC5989" w:rsidRDefault="00FC5989" w14:paraId="244F4DE1"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TimesNewRomanPSMT">
    <w:altName w:val="Times New Roman"/>
    <w:charset w:val="00"/>
    <w:family w:val="auto"/>
    <w:pitch w:val="default"/>
  </w:font>
  <w:font w:name="Bookman Old Style">
    <w:panose1 w:val="02050604050505020204"/>
    <w:charset w:val="00"/>
    <w:family w:val="roman"/>
    <w:pitch w:val="variable"/>
    <w:sig w:usb0="00000287" w:usb1="00000000" w:usb2="00000000" w:usb3="00000000" w:csb0="0000009F" w:csb1="00000000"/>
  </w:font>
  <w:font w:name="?l?r ??’c">
    <w:altName w:val="Arial Unicode MS"/>
    <w:panose1 w:val="00000000000000000000"/>
    <w:charset w:val="80"/>
    <w:family w:val="modern"/>
    <w:notTrueType/>
    <w:pitch w:val="default"/>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pple-system">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C91AA1" w:rsidR="00F10C7C" w:rsidP="001B4D1A" w:rsidRDefault="00F10C7C" w14:paraId="4C8F857E" w14:textId="435C15FC">
    <w:pPr>
      <w:pStyle w:val="Footer"/>
      <w:tabs>
        <w:tab w:val="clear" w:pos="4680"/>
      </w:tabs>
      <w:ind w:right="-180"/>
      <w:rPr>
        <w:rFonts w:ascii="Calibri Light" w:hAnsi="Calibri Light" w:cs="Calibri Light"/>
        <w:sz w:val="18"/>
        <w:szCs w:val="18"/>
      </w:rPr>
    </w:pPr>
    <w:r w:rsidRPr="001F4AFB" w:rsidR="001F4AFB">
      <w:rPr>
        <w:rFonts w:ascii="Calibri Light" w:hAnsi="Calibri Light" w:cs="Calibri Light"/>
        <w:sz w:val="18"/>
        <w:szCs w:val="18"/>
      </w:rPr>
      <w:t xml:space="preserve">Page </w:t>
    </w:r>
    <w:r w:rsidRPr="001F4AFB">
      <w:rPr>
        <w:rFonts w:ascii="Calibri Light" w:hAnsi="Calibri Light" w:cs="Calibri Light"/>
        <w:sz w:val="18"/>
        <w:szCs w:val="18"/>
      </w:rPr>
      <w:fldChar w:fldCharType="begin"/>
    </w:r>
    <w:r w:rsidRPr="001F4AFB">
      <w:rPr>
        <w:rFonts w:ascii="Calibri Light" w:hAnsi="Calibri Light" w:cs="Calibri Light"/>
        <w:sz w:val="18"/>
        <w:szCs w:val="18"/>
      </w:rPr>
      <w:instrText xml:space="preserve"> PAGE   \* MERGEFORMAT </w:instrText>
    </w:r>
    <w:r w:rsidRPr="001F4AFB">
      <w:rPr>
        <w:rFonts w:ascii="Calibri Light" w:hAnsi="Calibri Light" w:cs="Calibri Light"/>
        <w:sz w:val="18"/>
        <w:szCs w:val="18"/>
      </w:rPr>
      <w:fldChar w:fldCharType="separate"/>
    </w:r>
    <w:r w:rsidRPr="001F4AFB" w:rsidR="001F4AFB">
      <w:rPr>
        <w:rFonts w:ascii="Calibri Light" w:hAnsi="Calibri Light" w:cs="Calibri Light"/>
        <w:sz w:val="18"/>
        <w:szCs w:val="18"/>
      </w:rPr>
      <w:t>1</w:t>
    </w:r>
    <w:r w:rsidRPr="001F4AFB">
      <w:rPr>
        <w:rFonts w:ascii="Calibri Light" w:hAnsi="Calibri Light" w:cs="Calibri Light"/>
        <w:sz w:val="18"/>
        <w:szCs w:val="18"/>
      </w:rPr>
      <w:fldChar w:fldCharType="end"/>
    </w:r>
    <w:r>
      <w:tab/>
    </w:r>
    <w:bookmarkStart w:name="_Hlk87455089" w:id="165"/>
    <w:r w:rsidRPr="001F4AFB" w:rsidR="001F4AFB">
      <w:rPr>
        <w:rFonts w:ascii="Calibri Light" w:hAnsi="Calibri Light" w:cs="Calibri Light"/>
        <w:sz w:val="18"/>
        <w:szCs w:val="18"/>
      </w:rPr>
      <w:t xml:space="preserve">HL7 CDA® R2 IG: C-CDA Templates for Clinical Notes </w:t>
    </w:r>
    <w:r w:rsidRPr="001F4AFB" w:rsidR="001F4AFB">
      <w:rPr>
        <w:rFonts w:ascii="Calibri Light" w:hAnsi="Calibri Light" w:cs="Calibri Light"/>
        <w:sz w:val="18"/>
        <w:szCs w:val="18"/>
      </w:rPr>
      <w:t>STU</w:t>
    </w:r>
    <w:r w:rsidRPr="001F4AFB" w:rsidR="001F4AFB">
      <w:rPr>
        <w:rFonts w:ascii="Calibri Light" w:hAnsi="Calibri Light" w:cs="Calibri Light"/>
        <w:sz w:val="18"/>
        <w:szCs w:val="18"/>
      </w:rPr>
      <w:t xml:space="preserve"> Companion Guide, Release </w:t>
    </w:r>
    <w:r w:rsidRPr="001F4AFB" w:rsidR="001F4AFB">
      <w:rPr>
        <w:rFonts w:ascii="Calibri Light" w:hAnsi="Calibri Light" w:cs="Calibri Light"/>
        <w:sz w:val="18"/>
        <w:szCs w:val="18"/>
      </w:rPr>
      <w:t>4</w:t>
    </w:r>
    <w:r w:rsidRPr="001F4AFB" w:rsidR="001F4AFB">
      <w:rPr>
        <w:rFonts w:ascii="Calibri Light" w:hAnsi="Calibri Light" w:cs="Calibri Light"/>
        <w:sz w:val="18"/>
        <w:szCs w:val="18"/>
      </w:rPr>
      <w:t>.1</w:t>
    </w:r>
    <w:r w:rsidRPr="001F4AFB" w:rsidR="001F4AFB">
      <w:rPr>
        <w:rFonts w:ascii="Calibri Light" w:hAnsi="Calibri Light" w:cs="Calibri Light"/>
        <w:sz w:val="18"/>
        <w:szCs w:val="18"/>
      </w:rPr>
      <w:t xml:space="preserve"> - US Realm</w:t>
    </w:r>
    <w:bookmarkEnd w:id="165"/>
  </w:p>
  <w:p w:rsidR="00F10C7C" w:rsidP="001B4D1A" w:rsidRDefault="00F10C7C" w14:paraId="77AF9BD1" w14:textId="4951481D">
    <w:pPr>
      <w:pStyle w:val="Footer"/>
      <w:tabs>
        <w:tab w:val="clear" w:pos="4680"/>
      </w:tabs>
    </w:pPr>
    <w:r w:rsidRPr="00C91AA1">
      <w:rPr>
        <w:rFonts w:ascii="Calibri Light" w:hAnsi="Calibri Light" w:cs="Calibri Light"/>
        <w:sz w:val="18"/>
        <w:szCs w:val="18"/>
      </w:rPr>
      <w:t xml:space="preserve">© </w:t>
    </w:r>
    <w:r>
      <w:rPr>
        <w:rFonts w:ascii="Calibri Light" w:hAnsi="Calibri Light" w:cs="Calibri Light"/>
        <w:sz w:val="18"/>
        <w:szCs w:val="18"/>
      </w:rPr>
      <w:t>202</w:t>
    </w:r>
    <w:r w:rsidR="002644F0">
      <w:rPr>
        <w:rFonts w:ascii="Calibri Light" w:hAnsi="Calibri Light" w:cs="Calibri Light"/>
        <w:sz w:val="18"/>
        <w:szCs w:val="18"/>
      </w:rPr>
      <w:t>3</w:t>
    </w:r>
    <w:r w:rsidRPr="00C91AA1">
      <w:rPr>
        <w:rFonts w:ascii="Calibri Light" w:hAnsi="Calibri Light" w:cs="Calibri Light"/>
        <w:sz w:val="18"/>
        <w:szCs w:val="18"/>
      </w:rPr>
      <w:t xml:space="preserve"> Health Level Seven International.  All rights reserved.   </w:t>
    </w:r>
    <w:r w:rsidRPr="00C91AA1">
      <w:rPr>
        <w:rFonts w:ascii="Calibri Light" w:hAnsi="Calibri Light" w:cs="Calibri Light"/>
        <w:sz w:val="18"/>
        <w:szCs w:val="18"/>
      </w:rPr>
      <w:tab/>
    </w:r>
    <w:r w:rsidR="007E687F">
      <w:rPr>
        <w:rFonts w:ascii="Calibri Light" w:hAnsi="Calibri Light" w:cs="Calibri Light"/>
        <w:sz w:val="18"/>
        <w:szCs w:val="18"/>
      </w:rPr>
      <w:t>May</w:t>
    </w:r>
    <w:r>
      <w:rPr>
        <w:rFonts w:ascii="Calibri Light" w:hAnsi="Calibri Light" w:cs="Calibri Light"/>
        <w:sz w:val="18"/>
        <w:szCs w:val="18"/>
      </w:rPr>
      <w:t xml:space="preserve"> 202</w:t>
    </w:r>
    <w:r w:rsidR="002644F0">
      <w:rPr>
        <w:rFonts w:ascii="Calibri Light" w:hAnsi="Calibri Light" w:cs="Calibri Light"/>
        <w:sz w:val="18"/>
        <w:szCs w:val="18"/>
      </w:rPr>
      <w:t>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40767FE" w:rsidTr="040767FE" w14:paraId="37AD5EBD" w14:textId="77777777">
      <w:trPr>
        <w:trHeight w:val="300"/>
      </w:trPr>
      <w:tc>
        <w:tcPr>
          <w:tcW w:w="3120" w:type="dxa"/>
        </w:tcPr>
        <w:p w:rsidR="040767FE" w:rsidP="040767FE" w:rsidRDefault="040767FE" w14:paraId="45EBBC1B" w14:textId="220D8CA1">
          <w:pPr>
            <w:pStyle w:val="Header"/>
            <w:ind w:left="-115"/>
          </w:pPr>
        </w:p>
      </w:tc>
      <w:tc>
        <w:tcPr>
          <w:tcW w:w="3120" w:type="dxa"/>
        </w:tcPr>
        <w:p w:rsidR="040767FE" w:rsidP="040767FE" w:rsidRDefault="040767FE" w14:paraId="569B0F57" w14:textId="589173A3">
          <w:pPr>
            <w:pStyle w:val="Header"/>
            <w:jc w:val="center"/>
          </w:pPr>
        </w:p>
      </w:tc>
      <w:tc>
        <w:tcPr>
          <w:tcW w:w="3120" w:type="dxa"/>
        </w:tcPr>
        <w:p w:rsidR="040767FE" w:rsidP="040767FE" w:rsidRDefault="040767FE" w14:paraId="085772EE" w14:textId="1374E77A">
          <w:pPr>
            <w:pStyle w:val="Header"/>
            <w:ind w:right="-115"/>
            <w:jc w:val="right"/>
          </w:pPr>
        </w:p>
      </w:tc>
    </w:tr>
  </w:tbl>
  <w:p w:rsidR="040767FE" w:rsidP="040767FE" w:rsidRDefault="040767FE" w14:paraId="55280051" w14:textId="11F28F5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10C7C" w:rsidRDefault="00F10C7C" w14:paraId="39A6DFFF"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10C7C" w:rsidRDefault="00F10C7C" w14:paraId="0DA6A164" w14:textId="77777777">
    <w:pPr>
      <w:pBdr>
        <w:top w:val="nil"/>
        <w:left w:val="nil"/>
        <w:bottom w:val="nil"/>
        <w:right w:val="nil"/>
        <w:between w:val="nil"/>
      </w:pBdr>
      <w:tabs>
        <w:tab w:val="left" w:pos="7545"/>
      </w:tabs>
      <w:spacing w:before="120" w:after="120"/>
      <w:rPr>
        <w:rFonts w:eastAsia="Calibri" w:cs="Calibri"/>
        <w:color w:val="000000"/>
      </w:rPr>
    </w:pPr>
    <w:r>
      <w:rPr>
        <w:rFonts w:eastAsia="Calibri" w:cs="Calibri"/>
        <w:color w:val="000000"/>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10C7C" w:rsidRDefault="00F10C7C" w14:paraId="2F179AE7" w14:textId="7777777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10C7C" w:rsidRDefault="00F10C7C" w14:paraId="3BA35CFE"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C5989" w:rsidRDefault="00FC5989" w14:paraId="351F9020" w14:textId="77777777">
      <w:r>
        <w:separator/>
      </w:r>
    </w:p>
  </w:footnote>
  <w:footnote w:type="continuationSeparator" w:id="0">
    <w:p w:rsidR="00FC5989" w:rsidRDefault="00FC5989" w14:paraId="7DD0B96E" w14:textId="77777777">
      <w:r>
        <w:continuationSeparator/>
      </w:r>
    </w:p>
  </w:footnote>
  <w:footnote w:type="continuationNotice" w:id="1">
    <w:p w:rsidR="00FC5989" w:rsidRDefault="00FC5989" w14:paraId="3E68016A" w14:textId="77777777"/>
  </w:footnote>
  <w:footnote w:id="2">
    <w:p w:rsidRPr="003400D0" w:rsidR="00F10C7C" w:rsidP="00C35861" w:rsidRDefault="00F10C7C" w14:paraId="3E99046D" w14:textId="77777777">
      <w:pPr>
        <w:pStyle w:val="FootnoteText"/>
        <w:rPr>
          <w:rFonts w:cs="Calibri"/>
          <w:sz w:val="18"/>
          <w:szCs w:val="18"/>
        </w:rPr>
      </w:pPr>
      <w:r>
        <w:rPr>
          <w:rStyle w:val="FootnoteReference"/>
        </w:rPr>
        <w:footnoteRef/>
      </w:r>
      <w:r>
        <w:t xml:space="preserve"> </w:t>
      </w:r>
      <w:r w:rsidRPr="003400D0">
        <w:rPr>
          <w:rFonts w:cs="Calibri"/>
          <w:sz w:val="18"/>
          <w:szCs w:val="18"/>
        </w:rPr>
        <w:t>Normative HL7 standards are subject to accreditation by the American National Standards Institute (ANSI) and must comply with policies defined in HL7® Essential Requirements at: https://www.hl7.org/documentcenter/public/procedures/HL7_Essential_Requirements.pdf</w:t>
      </w:r>
    </w:p>
  </w:footnote>
  <w:footnote w:id="3">
    <w:p w:rsidRPr="003400D0" w:rsidR="00F10C7C" w:rsidP="00C35861" w:rsidRDefault="00F10C7C" w14:paraId="0F4B95E1" w14:textId="77777777">
      <w:pPr>
        <w:pStyle w:val="CommentText"/>
        <w:rPr>
          <w:rFonts w:cs="Calibri"/>
          <w:sz w:val="18"/>
          <w:szCs w:val="18"/>
        </w:rPr>
      </w:pPr>
      <w:r w:rsidRPr="003400D0">
        <w:rPr>
          <w:rStyle w:val="FootnoteReference"/>
          <w:rFonts w:cs="Calibri"/>
          <w:sz w:val="18"/>
          <w:szCs w:val="18"/>
        </w:rPr>
        <w:footnoteRef/>
      </w:r>
      <w:r w:rsidRPr="003400D0">
        <w:rPr>
          <w:rFonts w:cs="Calibri"/>
          <w:sz w:val="18"/>
          <w:szCs w:val="18"/>
        </w:rPr>
        <w:t xml:space="preserve"> Policies for non-normative standards are defined in the HL7® Governance and Operations Manual (GOM) at: https://www.hl7.org/documentcenter/public/membership/HL7_Governance_and_Operations_Manual.pdf</w:t>
      </w:r>
    </w:p>
    <w:p w:rsidR="00F10C7C" w:rsidP="00C35861" w:rsidRDefault="00F10C7C" w14:paraId="61C188C4" w14:textId="77777777">
      <w:pPr>
        <w:pStyle w:val="FootnoteText"/>
      </w:pPr>
    </w:p>
  </w:footnote>
  <w:footnote w:id="4">
    <w:p w:rsidRPr="006A1C57" w:rsidR="00F10C7C" w:rsidP="00C35861" w:rsidRDefault="00F10C7C" w14:paraId="58A8B19A"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FHIR. Maturity Levels. </w:t>
      </w:r>
      <w:hyperlink w:history="1" w:anchor="std-process" r:id="rId1">
        <w:r w:rsidRPr="00D14360">
          <w:rPr>
            <w:rStyle w:val="Hyperlink"/>
            <w:rFonts w:ascii="Calibri Light" w:hAnsi="Calibri Light" w:cs="Calibri Light"/>
            <w:sz w:val="18"/>
            <w:szCs w:val="18"/>
          </w:rPr>
          <w:t>https://www.hl7.org/fhir/versions.html#std-process</w:t>
        </w:r>
      </w:hyperlink>
    </w:p>
  </w:footnote>
  <w:footnote w:id="5">
    <w:p w:rsidRPr="005F2EA2" w:rsidR="00F10C7C" w:rsidP="006A1C57" w:rsidRDefault="00F10C7C" w14:paraId="4285223B" w14:textId="0BE3BCBB">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For more information on errata packages, visit  </w:t>
      </w:r>
      <w:hyperlink w:history="1" r:id="rId2">
        <w:r w:rsidR="008C7C4B">
          <w:rPr>
            <w:rStyle w:val="Hyperlink"/>
            <w:rFonts w:ascii="Calibri Light" w:hAnsi="Calibri Light" w:eastAsia="Calibri" w:cs="Calibri Light"/>
            <w:sz w:val="18"/>
            <w:szCs w:val="18"/>
          </w:rPr>
          <w:t>http://www.hl7.org/implement/standards/product_brief.cfm?product_id=492</w:t>
        </w:r>
      </w:hyperlink>
    </w:p>
  </w:footnote>
  <w:footnote w:id="6">
    <w:p w:rsidRPr="003A3D50" w:rsidR="00F10C7C" w:rsidRDefault="00F10C7C" w14:paraId="087EF985" w14:textId="77777777">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Visit http://www.hl7.org</w:t>
      </w:r>
    </w:p>
  </w:footnote>
  <w:footnote w:id="7">
    <w:p w:rsidRPr="006A1C57" w:rsidR="00F10C7C" w:rsidP="006A1C57" w:rsidRDefault="00F10C7C" w14:paraId="702BBBDA" w14:textId="3ACC1033">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HIMSS. 2018. What Is Interoperability? </w:t>
      </w:r>
      <w:hyperlink w:history="1" w:anchor="Part1" r:id="rId3">
        <w:r w:rsidR="00F423C0">
          <w:rPr>
            <w:rStyle w:val="Hyperlink"/>
            <w:rFonts w:ascii="Calibri Light" w:hAnsi="Calibri Light" w:cs="Calibri Light"/>
            <w:sz w:val="18"/>
            <w:szCs w:val="18"/>
          </w:rPr>
          <w:t>https://www.himss.org/resources/interoperability-healthcare#Part1</w:t>
        </w:r>
      </w:hyperlink>
      <w:r w:rsidRPr="006A1C57">
        <w:rPr>
          <w:rFonts w:ascii="Calibri Light" w:hAnsi="Calibri Light" w:cs="Calibri Light"/>
          <w:sz w:val="18"/>
          <w:szCs w:val="18"/>
        </w:rPr>
        <w:t xml:space="preserve">. </w:t>
      </w:r>
    </w:p>
  </w:footnote>
  <w:footnote w:id="8">
    <w:p w:rsidRPr="006A1C57" w:rsidR="00F10C7C" w:rsidP="006A1C57" w:rsidRDefault="00F10C7C" w14:paraId="58D2875D" w14:textId="7777777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w:history="1" r:id="rId4">
        <w:r w:rsidRPr="006A1C57">
          <w:rPr>
            <w:rStyle w:val="Hyperlink"/>
            <w:rFonts w:ascii="Calibri Light" w:hAnsi="Calibri Light" w:cs="Calibri Light"/>
            <w:sz w:val="18"/>
            <w:szCs w:val="18"/>
          </w:rPr>
          <w:t>https://vsac.nlm.nih.gov/</w:t>
        </w:r>
      </w:hyperlink>
    </w:p>
    <w:p w:rsidRPr="006A1C57" w:rsidR="00F10C7C" w:rsidP="006A1C57" w:rsidRDefault="00F10C7C" w14:paraId="1F9FEDA7" w14:textId="77777777">
      <w:pPr>
        <w:pStyle w:val="FootnoteText"/>
        <w:rPr>
          <w:rFonts w:ascii="Calibri Light" w:hAnsi="Calibri Light" w:cs="Calibri Light"/>
          <w:sz w:val="18"/>
          <w:szCs w:val="18"/>
        </w:rPr>
      </w:pPr>
    </w:p>
  </w:footnote>
  <w:footnote w:id="9">
    <w:p w:rsidRPr="006A1C57" w:rsidR="00F10C7C" w:rsidP="006A1C57" w:rsidRDefault="00F10C7C" w14:paraId="556CE49A" w14:textId="77777777">
      <w:pPr>
        <w:rPr>
          <w:rFonts w:ascii="Calibri Light" w:hAnsi="Calibri Light" w:eastAsia="Calibri" w:cs="Calibri Light"/>
          <w:sz w:val="18"/>
          <w:szCs w:val="18"/>
        </w:rPr>
      </w:pPr>
      <w:r w:rsidRPr="006A1C57">
        <w:rPr>
          <w:rFonts w:ascii="Calibri Light" w:hAnsi="Calibri Light" w:cs="Calibri Light"/>
          <w:sz w:val="18"/>
          <w:szCs w:val="18"/>
          <w:vertAlign w:val="superscript"/>
        </w:rPr>
        <w:footnoteRef/>
      </w:r>
      <w:r w:rsidRPr="006A1C57">
        <w:rPr>
          <w:rFonts w:ascii="Calibri Light" w:hAnsi="Calibri Light" w:eastAsia="Calibri" w:cs="Calibri Light"/>
          <w:sz w:val="18"/>
          <w:szCs w:val="18"/>
        </w:rPr>
        <w:t xml:space="preserve"> For more information on Extensible Markup Language, visit </w:t>
      </w:r>
      <w:hyperlink r:id="rId5">
        <w:r w:rsidRPr="006A1C57">
          <w:rPr>
            <w:rFonts w:ascii="Calibri Light" w:hAnsi="Calibri Light" w:eastAsia="Calibri" w:cs="Calibri Light"/>
            <w:color w:val="1361FF"/>
            <w:sz w:val="18"/>
            <w:szCs w:val="18"/>
            <w:u w:val="single"/>
          </w:rPr>
          <w:t>http://www.w3.org/TR/xml/</w:t>
        </w:r>
      </w:hyperlink>
      <w:r w:rsidRPr="006A1C57">
        <w:rPr>
          <w:rFonts w:ascii="Calibri Light" w:hAnsi="Calibri Light" w:eastAsia="Calibri" w:cs="Calibri Light"/>
          <w:sz w:val="18"/>
          <w:szCs w:val="18"/>
        </w:rPr>
        <w:t xml:space="preserve">. </w:t>
      </w:r>
    </w:p>
  </w:footnote>
  <w:footnote w:id="10">
    <w:p w:rsidRPr="006A1C57" w:rsidR="00F10C7C" w:rsidP="006A1C57" w:rsidRDefault="00F10C7C" w14:paraId="4D8AC5FB" w14:textId="77777777">
      <w:pPr>
        <w:rPr>
          <w:rFonts w:ascii="Calibri Light" w:hAnsi="Calibri Light" w:eastAsia="Calibri" w:cs="Calibri Light"/>
          <w:sz w:val="18"/>
          <w:szCs w:val="18"/>
        </w:rPr>
      </w:pPr>
      <w:r w:rsidRPr="006A1C57">
        <w:rPr>
          <w:rFonts w:ascii="Calibri Light" w:hAnsi="Calibri Light" w:cs="Calibri Light"/>
          <w:sz w:val="18"/>
          <w:szCs w:val="18"/>
          <w:vertAlign w:val="superscript"/>
        </w:rPr>
        <w:footnoteRef/>
      </w:r>
      <w:r w:rsidRPr="006A1C57">
        <w:rPr>
          <w:rFonts w:ascii="Calibri Light" w:hAnsi="Calibri Light" w:eastAsia="Calibri" w:cs="Calibri Light"/>
          <w:sz w:val="18"/>
          <w:szCs w:val="18"/>
        </w:rPr>
        <w:t xml:space="preserve"> For more information on XPath syntax, visit </w:t>
      </w:r>
      <w:hyperlink r:id="rId6">
        <w:r w:rsidRPr="006A1C57">
          <w:rPr>
            <w:rFonts w:ascii="Calibri Light" w:hAnsi="Calibri Light" w:eastAsia="Calibri" w:cs="Calibri Light"/>
            <w:color w:val="1361FF"/>
            <w:sz w:val="18"/>
            <w:szCs w:val="18"/>
            <w:u w:val="single"/>
          </w:rPr>
          <w:t>http://www.w3.org/TR/xpath/</w:t>
        </w:r>
      </w:hyperlink>
      <w:r w:rsidRPr="006A1C57">
        <w:rPr>
          <w:rFonts w:ascii="Calibri Light" w:hAnsi="Calibri Light" w:eastAsia="Calibri" w:cs="Calibri Light"/>
          <w:sz w:val="18"/>
          <w:szCs w:val="18"/>
        </w:rPr>
        <w:t xml:space="preserve">. </w:t>
      </w:r>
    </w:p>
  </w:footnote>
  <w:footnote w:id="11">
    <w:p w:rsidRPr="006A1C57" w:rsidR="00F10C7C" w:rsidP="006A1C57" w:rsidRDefault="00F10C7C" w14:paraId="5FDA0673" w14:textId="7777777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Integrating the Healthcare Enterprise, visit </w:t>
      </w:r>
      <w:hyperlink w:history="1" r:id="rId7">
        <w:r w:rsidRPr="006A1C57">
          <w:rPr>
            <w:rStyle w:val="Hyperlink"/>
            <w:rFonts w:ascii="Calibri Light" w:hAnsi="Calibri Light" w:cs="Calibri Light"/>
            <w:sz w:val="18"/>
            <w:szCs w:val="18"/>
          </w:rPr>
          <w:t>https://www.ihe.net/</w:t>
        </w:r>
      </w:hyperlink>
    </w:p>
  </w:footnote>
  <w:footnote w:id="12">
    <w:p w:rsidR="00F10C7C" w:rsidP="006A1C57" w:rsidRDefault="00F10C7C" w14:paraId="4A364291"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DirectTrust, visit </w:t>
      </w:r>
      <w:hyperlink w:history="1" r:id="rId8">
        <w:r w:rsidRPr="00995C1B">
          <w:rPr>
            <w:rStyle w:val="Hyperlink"/>
            <w:rFonts w:ascii="Calibri Light" w:hAnsi="Calibri Light" w:cs="Calibri Light"/>
            <w:sz w:val="18"/>
            <w:szCs w:val="18"/>
          </w:rPr>
          <w:t>https://www.directtrust.org/</w:t>
        </w:r>
      </w:hyperlink>
    </w:p>
    <w:p w:rsidRPr="006A1C57" w:rsidR="00F10C7C" w:rsidP="006A1C57" w:rsidRDefault="00F10C7C" w14:paraId="1EA497E2" w14:textId="77777777">
      <w:pPr>
        <w:pStyle w:val="FootnoteText"/>
        <w:rPr>
          <w:rFonts w:ascii="Calibri Light" w:hAnsi="Calibri Light" w:cs="Calibri Light"/>
          <w:sz w:val="18"/>
          <w:szCs w:val="18"/>
        </w:rPr>
      </w:pPr>
    </w:p>
  </w:footnote>
  <w:footnote w:id="13">
    <w:p w:rsidR="000B3E67" w:rsidRDefault="000B3E67" w14:paraId="10E6F0FE" w14:textId="38D390DE">
      <w:pPr>
        <w:pStyle w:val="FootnoteText"/>
      </w:pPr>
      <w:r>
        <w:rPr>
          <w:rStyle w:val="FootnoteReference"/>
        </w:rPr>
        <w:footnoteRef/>
      </w:r>
      <w:r>
        <w:t xml:space="preserve"> </w:t>
      </w:r>
      <w:r w:rsidRPr="000B3E67">
        <w:t>https://www.healthit.gov/isa/sites/isa/files/2022-10/USCDI-Version-3-October-2022-Errata-Final.pdf</w:t>
      </w:r>
    </w:p>
  </w:footnote>
  <w:footnote w:id="14">
    <w:p w:rsidRPr="006A1C57" w:rsidR="00F10C7C" w:rsidP="006A1C57" w:rsidRDefault="00F10C7C" w14:paraId="2B637F76" w14:textId="75FCAE66">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r w:rsidRPr="00D14360">
        <w:rPr>
          <w:rFonts w:ascii="Calibri Light" w:hAnsi="Calibri Light" w:eastAsia="Calibri" w:cs="Calibri Light"/>
          <w:color w:val="000000"/>
          <w:sz w:val="18"/>
          <w:szCs w:val="18"/>
        </w:rPr>
        <w:t>Available from the HL7 G</w:t>
      </w:r>
      <w:r>
        <w:rPr>
          <w:rFonts w:ascii="Calibri Light" w:hAnsi="Calibri Light" w:eastAsia="Calibri" w:cs="Calibri Light"/>
          <w:color w:val="000000"/>
          <w:sz w:val="18"/>
          <w:szCs w:val="18"/>
        </w:rPr>
        <w:t>itHub</w:t>
      </w:r>
      <w:r w:rsidRPr="00D14360">
        <w:rPr>
          <w:rFonts w:ascii="Calibri Light" w:hAnsi="Calibri Light" w:eastAsia="Calibri" w:cs="Calibri Light"/>
          <w:color w:val="000000"/>
          <w:sz w:val="18"/>
          <w:szCs w:val="18"/>
        </w:rPr>
        <w:t xml:space="preserve">, </w:t>
      </w:r>
      <w:r w:rsidRPr="002A5E85">
        <w:rPr>
          <w:rFonts w:asciiTheme="majorHAnsi" w:hAnsiTheme="majorHAnsi" w:cstheme="majorHAnsi"/>
          <w:sz w:val="18"/>
          <w:szCs w:val="18"/>
        </w:rPr>
        <w:t>https://hl7.org/permalink/?CDAR2.0schema</w:t>
      </w:r>
    </w:p>
  </w:footnote>
  <w:footnote w:id="15">
    <w:p w:rsidRPr="006A1C57" w:rsidR="00F10C7C" w:rsidP="00EC6E73" w:rsidRDefault="00F10C7C" w14:paraId="231D9AD9" w14:textId="79BB8253">
      <w:pPr>
        <w:rPr>
          <w:rFonts w:ascii="Calibri Light" w:hAnsi="Calibri Light" w:eastAsia="Calibri" w:cs="Calibri Light"/>
          <w:sz w:val="18"/>
          <w:szCs w:val="18"/>
        </w:rPr>
      </w:pPr>
      <w:r w:rsidRPr="006A1C57">
        <w:rPr>
          <w:rFonts w:ascii="Calibri Light" w:hAnsi="Calibri Light" w:cs="Calibri Light"/>
          <w:sz w:val="18"/>
          <w:szCs w:val="18"/>
          <w:vertAlign w:val="superscript"/>
        </w:rPr>
        <w:footnoteRef/>
      </w:r>
      <w:r w:rsidRPr="006A1C57">
        <w:rPr>
          <w:rFonts w:ascii="Calibri Light" w:hAnsi="Calibri Light" w:eastAsia="Calibri" w:cs="Calibri Light"/>
          <w:sz w:val="18"/>
          <w:szCs w:val="18"/>
        </w:rPr>
        <w:t xml:space="preserve"> </w:t>
      </w:r>
      <w:r w:rsidRPr="006A1C57">
        <w:rPr>
          <w:rFonts w:ascii="Calibri Light" w:hAnsi="Calibri Light" w:cs="Calibri Light"/>
          <w:sz w:val="18"/>
          <w:szCs w:val="18"/>
        </w:rPr>
        <w:t xml:space="preserve">For more information on CDA R2 Extensions, visit </w:t>
      </w:r>
      <w:r w:rsidRPr="00340922">
        <w:rPr>
          <w:rFonts w:ascii="Calibri Light" w:hAnsi="Calibri Light" w:eastAsia="Calibri" w:cs="Calibri Light"/>
          <w:sz w:val="18"/>
          <w:szCs w:val="18"/>
        </w:rPr>
        <w:t>https://confluence.hl7.org/display/SD/CDA+Extensions</w:t>
      </w:r>
    </w:p>
  </w:footnote>
  <w:footnote w:id="16">
    <w:p w:rsidRPr="006A1C57" w:rsidR="00F10C7C" w:rsidP="006A1C57" w:rsidRDefault="00F10C7C" w14:paraId="41CA4D86" w14:textId="287ACC47">
      <w:pPr>
        <w:rPr>
          <w:rFonts w:ascii="Calibri Light" w:hAnsi="Calibri Light" w:eastAsia="Calibri" w:cs="Calibri Light"/>
          <w:sz w:val="18"/>
          <w:szCs w:val="18"/>
        </w:rPr>
      </w:pPr>
      <w:r w:rsidRPr="006A1C57">
        <w:rPr>
          <w:rFonts w:ascii="Calibri Light" w:hAnsi="Calibri Light" w:cs="Calibri Light"/>
          <w:sz w:val="18"/>
          <w:szCs w:val="18"/>
          <w:vertAlign w:val="superscript"/>
        </w:rPr>
        <w:footnoteRef/>
      </w:r>
      <w:r w:rsidRPr="006A1C57">
        <w:rPr>
          <w:rFonts w:ascii="Calibri Light" w:hAnsi="Calibri Light" w:eastAsia="Calibri" w:cs="Calibri Light"/>
          <w:sz w:val="18"/>
          <w:szCs w:val="18"/>
        </w:rPr>
        <w:t xml:space="preserve"> </w:t>
      </w:r>
      <w:r w:rsidRPr="006A1C57">
        <w:rPr>
          <w:rFonts w:ascii="Calibri Light" w:hAnsi="Calibri Light" w:cs="Calibri Light"/>
          <w:sz w:val="18"/>
          <w:szCs w:val="18"/>
        </w:rPr>
        <w:t xml:space="preserve">For more information on base CDA R2 schema, visit, </w:t>
      </w:r>
      <w:r w:rsidRPr="00304AB0">
        <w:rPr>
          <w:rFonts w:ascii="Calibri Light" w:hAnsi="Calibri Light" w:eastAsia="Calibri" w:cs="Calibri Light"/>
          <w:sz w:val="18"/>
          <w:szCs w:val="18"/>
        </w:rPr>
        <w:t>https://hl7.org/permalink/?CDAR2.0schema</w:t>
      </w:r>
    </w:p>
  </w:footnote>
  <w:footnote w:id="17">
    <w:p w:rsidRPr="006A1C57" w:rsidR="00F10C7C" w:rsidP="00157204" w:rsidRDefault="00F10C7C" w14:paraId="090CED97" w14:textId="2983B359">
      <w:pPr>
        <w:rPr>
          <w:rFonts w:ascii="Calibri Light" w:hAnsi="Calibri Light" w:eastAsia="Calibri" w:cs="Calibri Light"/>
          <w:sz w:val="18"/>
          <w:szCs w:val="18"/>
        </w:rPr>
      </w:pPr>
      <w:r w:rsidRPr="006A1C57">
        <w:rPr>
          <w:rFonts w:ascii="Calibri Light" w:hAnsi="Calibri Light" w:cs="Calibri Light"/>
          <w:sz w:val="18"/>
          <w:szCs w:val="18"/>
          <w:vertAlign w:val="superscript"/>
        </w:rPr>
        <w:footnoteRef/>
      </w:r>
      <w:r w:rsidRPr="006A1C57">
        <w:rPr>
          <w:rFonts w:ascii="Calibri Light" w:hAnsi="Calibri Light" w:eastAsia="Calibri" w:cs="Calibri Light"/>
          <w:sz w:val="18"/>
          <w:szCs w:val="18"/>
        </w:rPr>
        <w:t xml:space="preserve"> </w:t>
      </w:r>
      <w:r w:rsidRPr="00DB48FD">
        <w:rPr>
          <w:rFonts w:asciiTheme="majorHAnsi" w:hAnsiTheme="majorHAnsi" w:cstheme="majorHAnsi"/>
          <w:sz w:val="18"/>
          <w:szCs w:val="18"/>
        </w:rPr>
        <w:t>https://github.com/HL7/cda-ccda-2.1/blob/master/schematron/Consolidation.sch</w:t>
      </w:r>
    </w:p>
  </w:footnote>
  <w:footnote w:id="18">
    <w:p w:rsidRPr="006A1C57" w:rsidR="00F10C7C" w:rsidP="006A1C57" w:rsidRDefault="00F10C7C" w14:paraId="50038083" w14:textId="77777777">
      <w:pPr>
        <w:rPr>
          <w:rFonts w:ascii="Calibri Light" w:hAnsi="Calibri Light" w:eastAsia="Calibri" w:cs="Calibri Light"/>
          <w:sz w:val="18"/>
          <w:szCs w:val="18"/>
        </w:rPr>
      </w:pPr>
      <w:r w:rsidRPr="006A1C57">
        <w:rPr>
          <w:rFonts w:ascii="Calibri Light" w:hAnsi="Calibri Light" w:cs="Calibri Light"/>
          <w:sz w:val="18"/>
          <w:szCs w:val="18"/>
          <w:vertAlign w:val="superscript"/>
        </w:rPr>
        <w:footnoteRef/>
      </w:r>
      <w:r w:rsidRPr="006A1C57">
        <w:rPr>
          <w:rFonts w:ascii="Calibri Light" w:hAnsi="Calibri Light" w:eastAsia="Calibri" w:cs="Calibri Light"/>
          <w:sz w:val="18"/>
          <w:szCs w:val="18"/>
        </w:rPr>
        <w:t xml:space="preserve"> </w:t>
      </w:r>
      <w:hyperlink w:history="1" r:id="rId9">
        <w:r w:rsidRPr="00995C1B">
          <w:rPr>
            <w:rStyle w:val="Hyperlink"/>
            <w:rFonts w:ascii="Calibri Light" w:hAnsi="Calibri Light" w:eastAsia="Calibri" w:cs="Calibri Light"/>
            <w:sz w:val="18"/>
            <w:szCs w:val="18"/>
          </w:rPr>
          <w:t>http://www.hl7.org/v3ballot/html/help/pfg/pfg.htm</w:t>
        </w:r>
      </w:hyperlink>
    </w:p>
  </w:footnote>
  <w:footnote w:id="19">
    <w:p w:rsidRPr="006A1C57" w:rsidR="00F10C7C" w:rsidP="006A1C57" w:rsidRDefault="00F10C7C" w14:paraId="31660672" w14:textId="77777777">
      <w:pPr>
        <w:rPr>
          <w:rFonts w:ascii="Calibri Light" w:hAnsi="Calibri Light" w:eastAsia="Calibri" w:cs="Calibri Light"/>
          <w:sz w:val="18"/>
          <w:szCs w:val="18"/>
        </w:rPr>
      </w:pPr>
      <w:r w:rsidRPr="006A1C57">
        <w:rPr>
          <w:rFonts w:ascii="Calibri Light" w:hAnsi="Calibri Light" w:cs="Calibri Light"/>
          <w:sz w:val="18"/>
          <w:szCs w:val="18"/>
          <w:vertAlign w:val="superscript"/>
        </w:rPr>
        <w:footnoteRef/>
      </w:r>
      <w:r w:rsidRPr="006A1C57">
        <w:rPr>
          <w:rFonts w:ascii="Calibri Light" w:hAnsi="Calibri Light" w:eastAsia="Calibri" w:cs="Calibri Light"/>
          <w:sz w:val="18"/>
          <w:szCs w:val="18"/>
        </w:rPr>
        <w:t xml:space="preserve"> Any SHALL, SHOULD or MAY conformance statement may use </w:t>
      </w:r>
      <w:r w:rsidRPr="006A1C57">
        <w:rPr>
          <w:rFonts w:ascii="Calibri Light" w:hAnsi="Calibri Light" w:eastAsia="Courier New" w:cs="Calibri Light"/>
          <w:sz w:val="18"/>
          <w:szCs w:val="18"/>
        </w:rPr>
        <w:t>nullFlavor</w:t>
      </w:r>
      <w:r w:rsidRPr="006A1C57">
        <w:rPr>
          <w:rFonts w:ascii="Calibri Light" w:hAnsi="Calibri Light" w:eastAsia="Calibri" w:cs="Calibri Light"/>
          <w:sz w:val="18"/>
          <w:szCs w:val="18"/>
        </w:rPr>
        <w:t xml:space="preserve">, unless the </w:t>
      </w:r>
      <w:r w:rsidRPr="006A1C57">
        <w:rPr>
          <w:rFonts w:ascii="Calibri Light" w:hAnsi="Calibri Light" w:eastAsia="Courier New" w:cs="Calibri Light"/>
          <w:sz w:val="18"/>
          <w:szCs w:val="18"/>
        </w:rPr>
        <w:t xml:space="preserve">nullFlavor </w:t>
      </w:r>
      <w:r w:rsidRPr="006A1C57">
        <w:rPr>
          <w:rFonts w:ascii="Calibri Light" w:hAnsi="Calibri Light" w:eastAsia="Calibri" w:cs="Calibri Light"/>
          <w:sz w:val="18"/>
          <w:szCs w:val="18"/>
        </w:rPr>
        <w:t xml:space="preserve">is explicitly disallowed (e.g., through another conformance statement which includes a SHALL conformance for a vocabulary binding to the @code attribute, or through an explicit SHALL NOT allow use of </w:t>
      </w:r>
      <w:r w:rsidRPr="006A1C57">
        <w:rPr>
          <w:rFonts w:ascii="Calibri Light" w:hAnsi="Calibri Light" w:eastAsia="Courier New" w:cs="Calibri Light"/>
          <w:sz w:val="18"/>
          <w:szCs w:val="18"/>
        </w:rPr>
        <w:t xml:space="preserve">nullFlavor </w:t>
      </w:r>
      <w:r w:rsidRPr="006A1C57">
        <w:rPr>
          <w:rFonts w:ascii="Calibri Light" w:hAnsi="Calibri Light" w:eastAsia="Calibri" w:cs="Calibri Light"/>
          <w:sz w:val="18"/>
          <w:szCs w:val="18"/>
        </w:rPr>
        <w:t>conformance).</w:t>
      </w:r>
    </w:p>
  </w:footnote>
  <w:footnote w:id="20">
    <w:p w:rsidRPr="006A1C57" w:rsidR="00F10C7C" w:rsidP="006A1C57" w:rsidRDefault="00F10C7C" w14:paraId="321209A0"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w:t>
      </w:r>
    </w:p>
  </w:footnote>
  <w:footnote w:id="21">
    <w:p w:rsidRPr="006A1C57" w:rsidR="00F10C7C" w:rsidP="006A1C57" w:rsidRDefault="00F10C7C" w14:paraId="7907FA2A"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w:t>
      </w:r>
    </w:p>
  </w:footnote>
  <w:footnote w:id="22">
    <w:p w:rsidRPr="006A1C57" w:rsidR="00F10C7C" w:rsidP="006A1C57" w:rsidRDefault="00F10C7C" w14:paraId="4215228E"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R2 Attachments IG: Exchange of C-CDA Based Documents, R1 – US Realm, pages 16-19</w:t>
      </w:r>
    </w:p>
  </w:footnote>
  <w:footnote w:id="23">
    <w:p w:rsidRPr="006A1C57" w:rsidR="00F10C7C" w:rsidP="001E65C3" w:rsidRDefault="00F10C7C" w14:paraId="3FDB80D2"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R2 Attachments IG: Exchange of C-CDA Based Documents, R1 – US Realm, pages 18, 25</w:t>
      </w:r>
    </w:p>
  </w:footnote>
  <w:footnote w:id="24">
    <w:p w:rsidRPr="006A1C57" w:rsidR="00F10C7C" w:rsidP="006A1C57" w:rsidRDefault="00F10C7C" w14:paraId="3E68B696" w14:textId="315EF339">
      <w:pPr>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Concise Consolidated CDA: Deploying Encounter Summary Doc</w:t>
      </w:r>
      <w:r w:rsidRPr="00980C6A">
        <w:rPr>
          <w:rFonts w:ascii="Calibri Light" w:hAnsi="Calibri Light" w:cs="Calibri Light"/>
          <w:sz w:val="18"/>
          <w:szCs w:val="18"/>
        </w:rPr>
        <w:t>uments with Clinical Notes. Ca</w:t>
      </w:r>
      <w:r w:rsidRPr="00992A23">
        <w:rPr>
          <w:rFonts w:ascii="Calibri Light" w:hAnsi="Calibri Light" w:cs="Calibri Light"/>
          <w:sz w:val="18"/>
          <w:szCs w:val="18"/>
        </w:rPr>
        <w:t>r</w:t>
      </w:r>
      <w:r w:rsidRPr="00992A23">
        <w:rPr>
          <w:rFonts w:ascii="Calibri Light" w:hAnsi="Calibri Light" w:cs="Calibri Light"/>
          <w:i/>
          <w:iCs/>
          <w:sz w:val="18"/>
        </w:rPr>
        <w:t>e</w:t>
      </w:r>
      <w:r w:rsidRPr="00992A23">
        <w:rPr>
          <w:rFonts w:ascii="Calibri Light" w:hAnsi="Calibri Light" w:cs="Calibri Light"/>
          <w:sz w:val="18"/>
          <w:szCs w:val="18"/>
        </w:rPr>
        <w:t>quality and CommonWell Work Groups. 201</w:t>
      </w:r>
      <w:r>
        <w:rPr>
          <w:rFonts w:ascii="Calibri Light" w:hAnsi="Calibri Light" w:cs="Calibri Light"/>
          <w:sz w:val="18"/>
          <w:szCs w:val="18"/>
        </w:rPr>
        <w:t>8</w:t>
      </w:r>
      <w:r w:rsidRPr="00992A23">
        <w:rPr>
          <w:rFonts w:ascii="Calibri Light" w:hAnsi="Calibri Light" w:cs="Calibri Light"/>
          <w:sz w:val="18"/>
          <w:szCs w:val="18"/>
        </w:rPr>
        <w:t>. Page 7.</w:t>
      </w:r>
    </w:p>
  </w:footnote>
  <w:footnote w:id="25">
    <w:p w:rsidRPr="006A1C57" w:rsidR="00F10C7C" w:rsidP="006A1C57" w:rsidRDefault="00F10C7C" w14:paraId="52315B54" w14:textId="22A5A56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w:history="1" r:id="rId10">
        <w:r w:rsidRPr="00980C6A">
          <w:rPr>
            <w:rStyle w:val="Hyperlink"/>
            <w:rFonts w:ascii="Calibri Light" w:hAnsi="Calibri Light" w:cs="Calibri Light"/>
            <w:sz w:val="18"/>
            <w:szCs w:val="18"/>
          </w:rPr>
          <w:t>Concis</w:t>
        </w:r>
        <w:r w:rsidRPr="00992A23">
          <w:rPr>
            <w:rStyle w:val="Hyperlink"/>
            <w:rFonts w:ascii="Calibri Light" w:hAnsi="Calibri Light" w:cs="Calibri Light"/>
            <w:sz w:val="18"/>
            <w:szCs w:val="18"/>
          </w:rPr>
          <w:t>e Consolidated CDA: Deploying Encounter Summary Documents with Clinical Notes.</w:t>
        </w:r>
      </w:hyperlink>
      <w:r w:rsidRPr="005F2EA2">
        <w:rPr>
          <w:rFonts w:ascii="Calibri Light" w:hAnsi="Calibri Light" w:cs="Calibri Light"/>
          <w:sz w:val="18"/>
          <w:szCs w:val="18"/>
        </w:rPr>
        <w:t xml:space="preserve"> Car</w:t>
      </w:r>
      <w:r w:rsidRPr="00980C6A">
        <w:rPr>
          <w:rFonts w:ascii="Calibri Light" w:hAnsi="Calibri Light" w:cs="Calibri Light"/>
          <w:i/>
          <w:iCs/>
          <w:sz w:val="18"/>
          <w:szCs w:val="18"/>
          <w:u w:val="single"/>
        </w:rPr>
        <w:t>e</w:t>
      </w:r>
      <w:r w:rsidRPr="00992A23">
        <w:rPr>
          <w:rFonts w:ascii="Calibri Light" w:hAnsi="Calibri Light" w:cs="Calibri Light"/>
          <w:sz w:val="18"/>
          <w:szCs w:val="18"/>
        </w:rPr>
        <w:t>quality and CommonWell Work Groups. 201</w:t>
      </w:r>
      <w:r>
        <w:rPr>
          <w:rFonts w:ascii="Calibri Light" w:hAnsi="Calibri Light" w:cs="Calibri Light"/>
          <w:sz w:val="18"/>
          <w:szCs w:val="18"/>
        </w:rPr>
        <w:t>8</w:t>
      </w:r>
      <w:r w:rsidRPr="00992A23">
        <w:rPr>
          <w:rFonts w:ascii="Calibri Light" w:hAnsi="Calibri Light" w:cs="Calibri Light"/>
          <w:sz w:val="18"/>
          <w:szCs w:val="18"/>
        </w:rPr>
        <w:t>. Page 23.</w:t>
      </w:r>
      <w:r w:rsidRPr="006A1C57">
        <w:rPr>
          <w:rFonts w:ascii="Calibri Light" w:hAnsi="Calibri Light" w:cs="Calibri Light"/>
          <w:sz w:val="18"/>
          <w:szCs w:val="18"/>
        </w:rPr>
        <w:t xml:space="preserve"> </w:t>
      </w:r>
    </w:p>
  </w:footnote>
  <w:footnote w:id="26">
    <w:p w:rsidRPr="006A1C57" w:rsidR="00F10C7C" w:rsidP="006A1C57" w:rsidRDefault="00F10C7C" w14:paraId="4A898041"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 CDA Document Exchange in HL7 Messages, chapter 3.</w:t>
      </w:r>
    </w:p>
  </w:footnote>
  <w:footnote w:id="27">
    <w:p w:rsidRPr="006A1C57" w:rsidR="00F10C7C" w:rsidP="006A1C57" w:rsidRDefault="00F10C7C" w14:paraId="180A162E"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 Scope of the CDA, chapter 1.1.2.</w:t>
      </w:r>
    </w:p>
  </w:footnote>
  <w:footnote w:id="28">
    <w:p w:rsidRPr="00576D43" w:rsidR="00F10C7C" w:rsidP="00145000" w:rsidRDefault="00F10C7C" w14:paraId="08C993B9" w14:textId="77777777">
      <w:pPr>
        <w:pStyle w:val="FootnoteText"/>
        <w:rPr>
          <w:rFonts w:ascii="Calibri Light" w:hAnsi="Calibri Light" w:cs="Calibri Light"/>
          <w:sz w:val="18"/>
          <w:szCs w:val="18"/>
        </w:rPr>
      </w:pPr>
      <w:r w:rsidRPr="00576D43">
        <w:rPr>
          <w:rStyle w:val="FootnoteReference"/>
          <w:rFonts w:ascii="Calibri Light" w:hAnsi="Calibri Light" w:cs="Calibri Light"/>
          <w:sz w:val="18"/>
          <w:szCs w:val="18"/>
        </w:rPr>
        <w:footnoteRef/>
      </w:r>
      <w:r w:rsidRPr="00576D43">
        <w:rPr>
          <w:rFonts w:ascii="Calibri Light" w:hAnsi="Calibri Light" w:cs="Calibri Light"/>
          <w:sz w:val="18"/>
          <w:szCs w:val="18"/>
        </w:rPr>
        <w:t xml:space="preserve"> </w:t>
      </w:r>
      <w:r w:rsidRPr="00D14360">
        <w:rPr>
          <w:rFonts w:ascii="Calibri Light" w:hAnsi="Calibri Light" w:eastAsia="Calibri" w:cs="Calibri Light"/>
          <w:color w:val="000000"/>
          <w:sz w:val="18"/>
          <w:szCs w:val="18"/>
        </w:rPr>
        <w:t>For more information on narrative text linking conformance requirements see C-CDA R2.1 Volume 1, Chapter 3.5</w:t>
      </w:r>
    </w:p>
  </w:footnote>
  <w:footnote w:id="29">
    <w:p w:rsidRPr="003A3D50" w:rsidR="00F10C7C" w:rsidP="003A3D50" w:rsidRDefault="00F10C7C" w14:paraId="19F092D0" w14:textId="77777777">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w:history="1" r:id="rId11">
        <w:r w:rsidRPr="003A3D50">
          <w:rPr>
            <w:rStyle w:val="Hyperlink"/>
            <w:rFonts w:ascii="Calibri Light" w:hAnsi="Calibri Light" w:cs="Calibri Light"/>
            <w:sz w:val="18"/>
            <w:szCs w:val="18"/>
          </w:rPr>
          <w:t>http://www.commonwellalliance.org/wp-content/uploads/2018/07/Carequality_CommonWell_Improve_C-CDA_06-15-2018_V1.pdf</w:t>
        </w:r>
      </w:hyperlink>
      <w:r w:rsidRPr="00576D43">
        <w:rPr>
          <w:rFonts w:ascii="Calibri Light" w:hAnsi="Calibri Light" w:cs="Calibri Light"/>
          <w:sz w:val="18"/>
          <w:szCs w:val="18"/>
        </w:rPr>
        <w:t xml:space="preserve"> </w:t>
      </w:r>
      <w:r w:rsidRPr="003A3D50">
        <w:rPr>
          <w:rFonts w:ascii="Calibri Light" w:hAnsi="Calibri Light" w:cs="Calibri Light"/>
          <w:sz w:val="18"/>
          <w:szCs w:val="18"/>
        </w:rPr>
        <w:t>Page 24</w:t>
      </w:r>
    </w:p>
  </w:footnote>
  <w:footnote w:id="30">
    <w:p w:rsidRPr="005A615D" w:rsidR="00F10C7C" w:rsidP="003A3D50" w:rsidRDefault="00F10C7C" w14:paraId="3D3CFD6B" w14:textId="77777777">
      <w:pPr>
        <w:rPr>
          <w:rFonts w:ascii="Calibri Light" w:hAnsi="Calibri Light" w:cs="Calibri Light"/>
          <w:sz w:val="18"/>
          <w:szCs w:val="18"/>
        </w:rPr>
      </w:pPr>
      <w:r w:rsidRPr="0083506C">
        <w:rPr>
          <w:rStyle w:val="FootnoteReference"/>
          <w:rFonts w:ascii="Calibri Light" w:hAnsi="Calibri Light" w:cs="Calibri Light"/>
          <w:sz w:val="18"/>
          <w:szCs w:val="18"/>
        </w:rPr>
        <w:footnoteRef/>
      </w:r>
      <w:r w:rsidRPr="005A615D">
        <w:rPr>
          <w:rFonts w:ascii="Calibri Light" w:hAnsi="Calibri Light" w:cs="Calibri Light"/>
          <w:sz w:val="18"/>
          <w:szCs w:val="18"/>
        </w:rPr>
        <w:t xml:space="preserve">. </w:t>
      </w:r>
      <w:hyperlink w:history="1" r:id="rId12">
        <w:r w:rsidRPr="003A3D50">
          <w:rPr>
            <w:rStyle w:val="Hyperlink"/>
            <w:rFonts w:ascii="Calibri Light" w:hAnsi="Calibri Light" w:cs="Calibri Light"/>
            <w:sz w:val="18"/>
            <w:szCs w:val="18"/>
          </w:rPr>
          <w:t>http://www.commonwellalliance.org/wp-content/uploads/2018/07/Carequality_CommonWell_Improve_C-CDA_06-15-2018_V1.pdf</w:t>
        </w:r>
      </w:hyperlink>
      <w:r w:rsidRPr="0083506C">
        <w:rPr>
          <w:rFonts w:ascii="Calibri Light" w:hAnsi="Calibri Light" w:cs="Calibri Light"/>
          <w:sz w:val="18"/>
          <w:szCs w:val="18"/>
        </w:rPr>
        <w:t xml:space="preserve"> </w:t>
      </w:r>
      <w:r w:rsidRPr="005A615D">
        <w:rPr>
          <w:rFonts w:ascii="Calibri Light" w:hAnsi="Calibri Light" w:cs="Calibri Light"/>
          <w:sz w:val="18"/>
          <w:szCs w:val="18"/>
        </w:rPr>
        <w:t>Page 25.</w:t>
      </w:r>
    </w:p>
  </w:footnote>
  <w:footnote w:id="31">
    <w:p w:rsidRPr="003A3D50" w:rsidR="00F10C7C" w:rsidP="003A3D50" w:rsidRDefault="00F10C7C" w14:paraId="67D2D320" w14:textId="77777777">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CDA narrative text linking.docx </w:t>
      </w:r>
      <w:hyperlink w:history="1" r:id="rId13">
        <w:r w:rsidRPr="003A3D50">
          <w:rPr>
            <w:rStyle w:val="Hyperlink"/>
            <w:rFonts w:ascii="Calibri Light" w:hAnsi="Calibri Light" w:cs="Calibri Light"/>
            <w:sz w:val="18"/>
            <w:szCs w:val="18"/>
          </w:rPr>
          <w:t>https://docs.google.com/document/d/1r1qBuzPQNkLiNpLkTOIv4RHXQHkyx7_N7_Es3MiHUek/edit</w:t>
        </w:r>
      </w:hyperlink>
    </w:p>
  </w:footnote>
  <w:footnote w:id="32">
    <w:p w:rsidRPr="003A3D50" w:rsidR="00F10C7C" w:rsidP="003A3D50" w:rsidRDefault="00F10C7C" w14:paraId="1DFA69FD" w14:textId="77777777">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w:history="1" r:id="rId14">
        <w:r w:rsidRPr="003A3D50">
          <w:rPr>
            <w:rStyle w:val="Hyperlink"/>
            <w:rFonts w:ascii="Calibri Light" w:hAnsi="Calibri Light" w:cs="Calibri Light"/>
            <w:sz w:val="18"/>
            <w:szCs w:val="18"/>
          </w:rPr>
          <w:t>http://cdasearch.hl7.org/</w:t>
        </w:r>
      </w:hyperlink>
    </w:p>
  </w:footnote>
  <w:footnote w:id="33">
    <w:p w:rsidRPr="005A615D" w:rsidR="00F10C7C" w:rsidP="006A1C57" w:rsidRDefault="00F10C7C" w14:paraId="2AC0CFF3" w14:textId="47C73623">
      <w:pPr>
        <w:pStyle w:val="FootnoteText"/>
        <w:rPr>
          <w:rFonts w:ascii="Calibri Light" w:hAnsi="Calibri Light" w:cs="Calibri Light"/>
          <w:sz w:val="18"/>
          <w:szCs w:val="18"/>
        </w:rPr>
      </w:pPr>
      <w:r w:rsidRPr="0083506C">
        <w:rPr>
          <w:rStyle w:val="FootnoteReference"/>
          <w:rFonts w:ascii="Calibri Light" w:hAnsi="Calibri Light" w:cs="Calibri Light"/>
          <w:sz w:val="18"/>
          <w:szCs w:val="18"/>
        </w:rPr>
        <w:footnoteRef/>
      </w:r>
      <w:r w:rsidRPr="0083506C">
        <w:rPr>
          <w:rFonts w:ascii="Calibri Light" w:hAnsi="Calibri Light" w:cs="Calibri Light"/>
          <w:sz w:val="18"/>
          <w:szCs w:val="18"/>
        </w:rPr>
        <w:t xml:space="preserve"> </w:t>
      </w:r>
      <w:hyperlink w:history="1" r:id="rId15">
        <w:r w:rsidRPr="005A615D">
          <w:rPr>
            <w:rStyle w:val="Hyperlink"/>
            <w:rFonts w:ascii="Calibri Light" w:hAnsi="Calibri Light" w:cs="Calibri Light"/>
            <w:sz w:val="18"/>
            <w:szCs w:val="18"/>
          </w:rPr>
          <w:t>Concise Consolidated CDA: Deployi</w:t>
        </w:r>
        <w:r w:rsidRPr="003A3D50">
          <w:rPr>
            <w:rStyle w:val="Hyperlink"/>
            <w:rFonts w:ascii="Calibri Light" w:hAnsi="Calibri Light" w:cs="Calibri Light"/>
          </w:rPr>
          <w:t>ng Encounter Summary Documents with Clinical Notes. Car</w:t>
        </w:r>
        <w:r w:rsidRPr="003A3D50">
          <w:rPr>
            <w:rStyle w:val="Hyperlink"/>
            <w:rFonts w:ascii="Calibri Light" w:hAnsi="Calibri Light" w:cs="Calibri Light"/>
            <w:i/>
            <w:iCs/>
          </w:rPr>
          <w:t>e</w:t>
        </w:r>
        <w:r w:rsidRPr="003A3D50">
          <w:rPr>
            <w:rStyle w:val="Hyperlink"/>
            <w:rFonts w:ascii="Calibri Light" w:hAnsi="Calibri Light" w:cs="Calibri Light"/>
          </w:rPr>
          <w:t>quality and CommonWell Work</w:t>
        </w:r>
      </w:hyperlink>
      <w:r w:rsidRPr="0083506C">
        <w:rPr>
          <w:rFonts w:ascii="Calibri Light" w:hAnsi="Calibri Light" w:cs="Calibri Light"/>
          <w:sz w:val="18"/>
          <w:szCs w:val="18"/>
        </w:rPr>
        <w:t xml:space="preserve"> Groups. 201</w:t>
      </w:r>
      <w:r>
        <w:rPr>
          <w:rFonts w:ascii="Calibri Light" w:hAnsi="Calibri Light" w:cs="Calibri Light"/>
          <w:sz w:val="18"/>
          <w:szCs w:val="18"/>
        </w:rPr>
        <w:t>8</w:t>
      </w:r>
      <w:r w:rsidRPr="0083506C">
        <w:rPr>
          <w:rFonts w:ascii="Calibri Light" w:hAnsi="Calibri Light" w:cs="Calibri Light"/>
          <w:sz w:val="18"/>
          <w:szCs w:val="18"/>
        </w:rPr>
        <w:t>.</w:t>
      </w:r>
      <w:r w:rsidRPr="005A615D">
        <w:rPr>
          <w:rFonts w:ascii="Calibri Light" w:hAnsi="Calibri Light" w:cs="Calibri Light"/>
          <w:sz w:val="18"/>
          <w:szCs w:val="18"/>
        </w:rPr>
        <w:t xml:space="preserve"> Page 26.</w:t>
      </w:r>
    </w:p>
  </w:footnote>
  <w:footnote w:id="34">
    <w:p w:rsidR="00F10C7C" w:rsidRDefault="00F10C7C" w14:paraId="41F66A3B" w14:textId="77777777">
      <w:pPr>
        <w:pStyle w:val="FootnoteText"/>
      </w:pPr>
      <w:r w:rsidRPr="0083506C">
        <w:rPr>
          <w:rStyle w:val="FootnoteReference"/>
          <w:rFonts w:ascii="Calibri Light" w:hAnsi="Calibri Light" w:cs="Calibri Light"/>
          <w:sz w:val="18"/>
          <w:szCs w:val="18"/>
        </w:rPr>
        <w:footnoteRef/>
      </w:r>
      <w:r w:rsidRPr="0083506C">
        <w:rPr>
          <w:rFonts w:ascii="Calibri Light" w:hAnsi="Calibri Light" w:cs="Calibri Light"/>
          <w:sz w:val="18"/>
          <w:szCs w:val="18"/>
        </w:rPr>
        <w:t xml:space="preserve"> </w:t>
      </w:r>
      <w:hyperlink w:history="1" r:id="rId16">
        <w:r w:rsidRPr="005A615D">
          <w:rPr>
            <w:rStyle w:val="Hyperlink"/>
            <w:rFonts w:ascii="Calibri Light" w:hAnsi="Calibri Light" w:cs="Calibri Light"/>
            <w:sz w:val="18"/>
            <w:szCs w:val="18"/>
          </w:rPr>
          <w:t>Concise Consolidated CDA: Deploying Encounter Summary Documents with Clinical Notes. Car</w:t>
        </w:r>
        <w:r w:rsidRPr="005A615D">
          <w:rPr>
            <w:rStyle w:val="Hyperlink"/>
            <w:rFonts w:ascii="Calibri Light" w:hAnsi="Calibri Light" w:cs="Calibri Light"/>
            <w:i/>
            <w:iCs/>
            <w:sz w:val="18"/>
            <w:szCs w:val="18"/>
          </w:rPr>
          <w:t>e</w:t>
        </w:r>
        <w:r w:rsidRPr="005A615D">
          <w:rPr>
            <w:rStyle w:val="Hyperlink"/>
            <w:rFonts w:ascii="Calibri Light" w:hAnsi="Calibri Light" w:cs="Calibri Light"/>
            <w:sz w:val="18"/>
            <w:szCs w:val="18"/>
          </w:rPr>
          <w:t>quality and CommonWell Work</w:t>
        </w:r>
      </w:hyperlink>
      <w:r w:rsidRPr="0083506C">
        <w:rPr>
          <w:rFonts w:ascii="Calibri Light" w:hAnsi="Calibri Light" w:cs="Calibri Light"/>
          <w:sz w:val="18"/>
          <w:szCs w:val="18"/>
        </w:rPr>
        <w:t xml:space="preserve"> G</w:t>
      </w:r>
      <w:r w:rsidRPr="005A615D">
        <w:rPr>
          <w:rFonts w:ascii="Calibri Light" w:hAnsi="Calibri Light" w:cs="Calibri Light"/>
          <w:sz w:val="18"/>
          <w:szCs w:val="18"/>
        </w:rPr>
        <w:t>roups</w:t>
      </w:r>
      <w:r w:rsidRPr="005A615D" w:rsidDel="00980C6A">
        <w:rPr>
          <w:rFonts w:ascii="Calibri Light" w:hAnsi="Calibri Light" w:eastAsia="Calibri" w:cs="Calibri Light"/>
          <w:color w:val="000000"/>
          <w:sz w:val="18"/>
          <w:szCs w:val="18"/>
        </w:rPr>
        <w:t xml:space="preserve"> </w:t>
      </w:r>
      <w:r w:rsidRPr="005A615D">
        <w:rPr>
          <w:rFonts w:ascii="Calibri Light" w:hAnsi="Calibri Light" w:eastAsia="Calibri" w:cs="Calibri Light"/>
          <w:color w:val="000000"/>
          <w:sz w:val="18"/>
          <w:szCs w:val="18"/>
        </w:rPr>
        <w:t>Chapter 5.1.2 Maintain act/observation IDs across documents.</w:t>
      </w:r>
    </w:p>
  </w:footnote>
  <w:footnote w:id="35">
    <w:p w:rsidRPr="00992A23" w:rsidR="00F10C7C" w:rsidP="006A1C57" w:rsidRDefault="00F10C7C" w14:paraId="255621D1" w14:textId="4074AEC3">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w:history="1" r:id="rId17">
        <w:r w:rsidRPr="00980C6A">
          <w:rPr>
            <w:rStyle w:val="Hyperlink"/>
            <w:rFonts w:ascii="Calibri Light" w:hAnsi="Calibri Light" w:cs="Calibri Light"/>
            <w:sz w:val="18"/>
            <w:szCs w:val="18"/>
          </w:rPr>
          <w:t>Concise Consolidated CDA: Deploying Encounter Summary Documents with Clinical Not</w:t>
        </w:r>
        <w:r w:rsidRPr="003A3D50">
          <w:rPr>
            <w:rStyle w:val="Hyperlink"/>
            <w:rFonts w:ascii="Calibri Light" w:hAnsi="Calibri Light" w:cs="Calibri Light"/>
            <w:sz w:val="18"/>
            <w:szCs w:val="18"/>
          </w:rPr>
          <w:t>es. Car</w:t>
        </w:r>
        <w:r w:rsidRPr="003A3D50">
          <w:rPr>
            <w:rStyle w:val="Hyperlink"/>
            <w:rFonts w:ascii="Calibri Light" w:hAnsi="Calibri Light" w:cs="Calibri Light"/>
            <w:i/>
            <w:iCs/>
            <w:sz w:val="18"/>
          </w:rPr>
          <w:t>e</w:t>
        </w:r>
        <w:r w:rsidRPr="003A3D50">
          <w:rPr>
            <w:rStyle w:val="Hyperlink"/>
            <w:rFonts w:ascii="Calibri Light" w:hAnsi="Calibri Light" w:cs="Calibri Light"/>
            <w:sz w:val="18"/>
            <w:szCs w:val="18"/>
          </w:rPr>
          <w:t>quality and CommonWell Work Groups.</w:t>
        </w:r>
      </w:hyperlink>
      <w:r w:rsidRPr="00992A23">
        <w:rPr>
          <w:rFonts w:ascii="Calibri Light" w:hAnsi="Calibri Light" w:cs="Calibri Light"/>
          <w:sz w:val="18"/>
          <w:szCs w:val="18"/>
        </w:rPr>
        <w:t xml:space="preserve"> 201</w:t>
      </w:r>
      <w:r>
        <w:rPr>
          <w:rFonts w:ascii="Calibri Light" w:hAnsi="Calibri Light" w:cs="Calibri Light"/>
          <w:sz w:val="18"/>
          <w:szCs w:val="18"/>
        </w:rPr>
        <w:t>8</w:t>
      </w:r>
      <w:r w:rsidRPr="00992A23">
        <w:rPr>
          <w:rFonts w:ascii="Calibri Light" w:hAnsi="Calibri Light" w:cs="Calibri Light"/>
          <w:sz w:val="18"/>
          <w:szCs w:val="18"/>
        </w:rPr>
        <w:t>. Page 26.</w:t>
      </w:r>
    </w:p>
  </w:footnote>
  <w:footnote w:id="36">
    <w:p w:rsidRPr="00570399" w:rsidR="00F10C7C" w:rsidP="00FF6B69" w:rsidRDefault="00F10C7C" w14:paraId="745C143B" w14:textId="576144B5">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w:history="1" r:id="rId18">
        <w:r w:rsidRPr="00616B12">
          <w:rPr>
            <w:rStyle w:val="Hyperlink"/>
            <w:rFonts w:ascii="Calibri Light" w:hAnsi="Calibri Light" w:cs="Calibri Light"/>
            <w:sz w:val="18"/>
            <w:szCs w:val="18"/>
          </w:rPr>
          <w:t>Concise Consolidated CDA: Deploying E</w:t>
        </w:r>
        <w:r w:rsidRPr="003A3D50">
          <w:rPr>
            <w:rStyle w:val="Hyperlink"/>
            <w:rFonts w:ascii="Calibri Light" w:hAnsi="Calibri Light" w:cs="Calibri Light"/>
            <w:sz w:val="18"/>
            <w:szCs w:val="18"/>
          </w:rPr>
          <w:t>ncounter Summary Documents with Clinical Notes. Car</w:t>
        </w:r>
        <w:r w:rsidRPr="003A3D50">
          <w:rPr>
            <w:rStyle w:val="Hyperlink"/>
            <w:rFonts w:ascii="Calibri Light" w:hAnsi="Calibri Light" w:cs="Calibri Light"/>
            <w:i/>
            <w:iCs/>
            <w:sz w:val="18"/>
          </w:rPr>
          <w:t>e</w:t>
        </w:r>
        <w:r w:rsidRPr="003A3D50">
          <w:rPr>
            <w:rStyle w:val="Hyperlink"/>
            <w:rFonts w:ascii="Calibri Light" w:hAnsi="Calibri Light" w:cs="Calibri Light"/>
            <w:sz w:val="18"/>
            <w:szCs w:val="18"/>
          </w:rPr>
          <w:t>quality and CommonWell Work Gr</w:t>
        </w:r>
        <w:r w:rsidRPr="003A3D50">
          <w:rPr>
            <w:rStyle w:val="Hyperlink"/>
            <w:rFonts w:ascii="Calibri Light" w:hAnsi="Calibri Light" w:cs="Calibri Light"/>
          </w:rPr>
          <w:t>oups.</w:t>
        </w:r>
      </w:hyperlink>
      <w:r w:rsidRPr="00570399">
        <w:rPr>
          <w:rFonts w:ascii="Calibri Light" w:hAnsi="Calibri Light" w:cs="Calibri Light"/>
          <w:sz w:val="18"/>
          <w:szCs w:val="18"/>
        </w:rPr>
        <w:t xml:space="preserve"> 201</w:t>
      </w:r>
      <w:r>
        <w:rPr>
          <w:rFonts w:ascii="Calibri Light" w:hAnsi="Calibri Light" w:cs="Calibri Light"/>
          <w:sz w:val="18"/>
          <w:szCs w:val="18"/>
        </w:rPr>
        <w:t>8</w:t>
      </w:r>
      <w:r w:rsidRPr="00570399">
        <w:rPr>
          <w:rFonts w:ascii="Calibri Light" w:hAnsi="Calibri Light" w:cs="Calibri Light"/>
          <w:sz w:val="18"/>
          <w:szCs w:val="18"/>
        </w:rPr>
        <w:t>. Page 27.</w:t>
      </w:r>
    </w:p>
  </w:footnote>
  <w:footnote w:id="37">
    <w:p w:rsidRPr="003A3D50" w:rsidR="00F10C7C" w:rsidP="00616B12" w:rsidRDefault="00F10C7C" w14:paraId="0B811C50" w14:textId="77777777">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w:history="1" r:id="rId19">
        <w:r w:rsidRPr="003A3D50">
          <w:rPr>
            <w:rStyle w:val="Hyperlink"/>
            <w:rFonts w:ascii="Calibri Light" w:hAnsi="Calibri Light" w:cs="Calibri Light"/>
            <w:sz w:val="18"/>
            <w:szCs w:val="18"/>
          </w:rPr>
          <w:t>https://www.hl7.org/implement/standards/product_matrix.cfm</w:t>
        </w:r>
      </w:hyperlink>
    </w:p>
    <w:p w:rsidR="00F10C7C" w:rsidRDefault="00F10C7C" w14:paraId="7327ECB8" w14:textId="77777777">
      <w:pPr>
        <w:pStyle w:val="FootnoteText"/>
      </w:pPr>
    </w:p>
  </w:footnote>
  <w:footnote w:id="38">
    <w:p w:rsidRPr="00862D50" w:rsidR="00F10C7C" w:rsidP="006A1C57" w:rsidRDefault="00F10C7C" w14:paraId="5DB14FDE" w14:textId="4995B3BD">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w:history="1" r:id="rId20">
        <w:r w:rsidRPr="003A3D50">
          <w:rPr>
            <w:rStyle w:val="Hyperlink"/>
            <w:rFonts w:ascii="Calibri Light" w:hAnsi="Calibri Light" w:cs="Calibri Light"/>
            <w:sz w:val="18"/>
            <w:szCs w:val="18"/>
          </w:rPr>
          <w:t>Concise Consolidated CDA: Deploying Encounter Summary Documents with Clinical Notes</w:t>
        </w:r>
      </w:hyperlink>
      <w:r w:rsidRPr="00570399">
        <w:rPr>
          <w:rFonts w:ascii="Calibri Light" w:hAnsi="Calibri Light" w:cs="Calibri Light"/>
          <w:sz w:val="18"/>
          <w:szCs w:val="18"/>
        </w:rPr>
        <w:t>. Car</w:t>
      </w:r>
      <w:r w:rsidRPr="00570399">
        <w:rPr>
          <w:rFonts w:ascii="Calibri Light" w:hAnsi="Calibri Light" w:cs="Calibri Light"/>
          <w:i/>
          <w:iCs/>
          <w:sz w:val="18"/>
          <w:szCs w:val="18"/>
        </w:rPr>
        <w:t>e</w:t>
      </w:r>
      <w:r w:rsidRPr="00570399">
        <w:rPr>
          <w:rFonts w:ascii="Calibri Light" w:hAnsi="Calibri Light" w:cs="Calibri Light"/>
          <w:sz w:val="18"/>
          <w:szCs w:val="18"/>
        </w:rPr>
        <w:t xml:space="preserve">quality and CommonWell Work </w:t>
      </w:r>
      <w:r w:rsidRPr="00FE6CC3">
        <w:rPr>
          <w:rFonts w:ascii="Calibri Light" w:hAnsi="Calibri Light" w:cs="Calibri Light"/>
          <w:sz w:val="18"/>
          <w:szCs w:val="18"/>
        </w:rPr>
        <w:t>Groups. 201</w:t>
      </w:r>
      <w:r>
        <w:rPr>
          <w:rFonts w:ascii="Calibri Light" w:hAnsi="Calibri Light" w:cs="Calibri Light"/>
          <w:sz w:val="18"/>
          <w:szCs w:val="18"/>
        </w:rPr>
        <w:t>8</w:t>
      </w:r>
      <w:r w:rsidRPr="00FE6CC3">
        <w:rPr>
          <w:rFonts w:ascii="Calibri Light" w:hAnsi="Calibri Light" w:cs="Calibri Light"/>
          <w:sz w:val="18"/>
          <w:szCs w:val="18"/>
        </w:rPr>
        <w:t xml:space="preserve">. </w:t>
      </w:r>
      <w:r w:rsidRPr="00862D50">
        <w:rPr>
          <w:rFonts w:ascii="Calibri Light" w:hAnsi="Calibri Light" w:cs="Calibri Light"/>
          <w:sz w:val="18"/>
          <w:szCs w:val="18"/>
        </w:rPr>
        <w:t>Page 28.</w:t>
      </w:r>
    </w:p>
  </w:footnote>
  <w:footnote w:id="39">
    <w:p w:rsidRPr="003A3D50" w:rsidR="00F10C7C" w:rsidP="00DF16F7" w:rsidRDefault="00F10C7C" w14:paraId="7651EFC1" w14:textId="77777777">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w:history="1" r:id="rId21">
        <w:r w:rsidRPr="003A3D50">
          <w:rPr>
            <w:rStyle w:val="Hyperlink"/>
            <w:rFonts w:ascii="Calibri Light" w:hAnsi="Calibri Light" w:cs="Calibri Light"/>
            <w:sz w:val="18"/>
            <w:szCs w:val="18"/>
          </w:rPr>
          <w:t>https://www.hl7.org/documentcenter/public_temp_E3F202CB-1C23-BA17-0C6B02F543752C9B/standards/dstu/CDAR2_AIG_CCDA_EXCHANGE_R1_STU_2017AUG.pdf</w:t>
        </w:r>
      </w:hyperlink>
      <w:r w:rsidRPr="003A3D50">
        <w:rPr>
          <w:rFonts w:ascii="Calibri Light" w:hAnsi="Calibri Light" w:cs="Calibri Light"/>
          <w:sz w:val="18"/>
          <w:szCs w:val="18"/>
        </w:rPr>
        <w:t xml:space="preserve"> Page 48.</w:t>
      </w:r>
    </w:p>
    <w:p w:rsidR="00F10C7C" w:rsidRDefault="00F10C7C" w14:paraId="4067C5D6" w14:textId="77777777">
      <w:pPr>
        <w:pStyle w:val="FootnoteText"/>
      </w:pPr>
    </w:p>
  </w:footnote>
  <w:footnote w:id="40">
    <w:p w:rsidRPr="003A3D50" w:rsidR="00F10C7C" w:rsidP="00C65ED0" w:rsidRDefault="00F10C7C" w14:paraId="681D6CFE" w14:textId="77777777">
      <w:pPr>
        <w:pStyle w:val="FootnoteText"/>
        <w:rPr>
          <w:rFonts w:ascii="Calibri Light" w:hAnsi="Calibri Light" w:cs="Calibri Light"/>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80 FR 62634</w:t>
      </w:r>
    </w:p>
  </w:footnote>
  <w:footnote w:id="41">
    <w:p w:rsidRPr="006A1C57" w:rsidR="00F10C7C" w:rsidP="006A1C57" w:rsidRDefault="00F10C7C" w14:paraId="4BEB4CB3" w14:textId="0F1D274A">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w:history="1" r:id="rId22">
        <w:r w:rsidRPr="00916D2D">
          <w:rPr>
            <w:rStyle w:val="Hyperlink"/>
            <w:rFonts w:ascii="Calibri Light" w:hAnsi="Calibri Light" w:cs="Calibri Light"/>
            <w:sz w:val="18"/>
            <w:szCs w:val="18"/>
          </w:rPr>
          <w:t>Concise Consolidated CDA: Deploying Encounter Summary Documents with Clinical Notes</w:t>
        </w:r>
      </w:hyperlink>
      <w:r w:rsidRPr="006A1C57">
        <w:rPr>
          <w:rFonts w:ascii="Calibri Light" w:hAnsi="Calibri Light" w:cs="Calibri Light"/>
          <w:sz w:val="18"/>
          <w:szCs w:val="18"/>
        </w:rPr>
        <w:t>. Car</w:t>
      </w:r>
      <w:r w:rsidRPr="00315C06">
        <w:rPr>
          <w:rFonts w:ascii="Calibri Light" w:hAnsi="Calibri Light"/>
          <w:i/>
          <w:iCs/>
          <w:sz w:val="18"/>
        </w:rPr>
        <w:t>e</w:t>
      </w:r>
      <w:r w:rsidRPr="006A1C57">
        <w:rPr>
          <w:rFonts w:ascii="Calibri Light" w:hAnsi="Calibri Light" w:cs="Calibri Light"/>
          <w:sz w:val="18"/>
          <w:szCs w:val="18"/>
        </w:rPr>
        <w:t>quality and CommonWell Work Groups. 201</w:t>
      </w:r>
      <w:r>
        <w:rPr>
          <w:rFonts w:ascii="Calibri Light" w:hAnsi="Calibri Light" w:cs="Calibri Light"/>
          <w:sz w:val="18"/>
          <w:szCs w:val="18"/>
        </w:rPr>
        <w:t>8</w:t>
      </w:r>
      <w:r w:rsidRPr="006A1C57">
        <w:rPr>
          <w:rFonts w:ascii="Calibri Light" w:hAnsi="Calibri Light" w:cs="Calibri Light"/>
          <w:sz w:val="18"/>
          <w:szCs w:val="18"/>
        </w:rPr>
        <w:t>. Page 27.</w:t>
      </w:r>
    </w:p>
  </w:footnote>
  <w:footnote w:id="42">
    <w:p w:rsidRPr="003A3D50" w:rsidR="00F10C7C" w:rsidP="003A3D50" w:rsidRDefault="00F10C7C" w14:paraId="1CEA559B" w14:textId="77777777">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w:history="1" r:id="rId23">
        <w:r w:rsidRPr="003A3D50">
          <w:rPr>
            <w:rStyle w:val="Hyperlink"/>
            <w:rFonts w:ascii="Calibri Light" w:hAnsi="Calibri Light" w:cs="Calibri Light"/>
            <w:sz w:val="18"/>
            <w:szCs w:val="18"/>
          </w:rPr>
          <w:t>https://www.hl7.org/documentcenter/public_temp_E3F202CB-1C23-BA17-0C6B02F543752C9B/standards/dstu/CDAR2_AIG_CCDA_EXCHANGE_R1_STU_2017AUG.pdf</w:t>
        </w:r>
      </w:hyperlink>
      <w:r w:rsidRPr="003A3D50">
        <w:rPr>
          <w:rFonts w:ascii="Calibri Light" w:hAnsi="Calibri Light" w:cs="Calibri Light"/>
          <w:sz w:val="18"/>
          <w:szCs w:val="18"/>
        </w:rPr>
        <w:t xml:space="preserve"> Page 49</w:t>
      </w:r>
    </w:p>
  </w:footnote>
  <w:footnote w:id="43">
    <w:p w:rsidRPr="00862D50" w:rsidR="00F10C7C" w:rsidP="00C246B7" w:rsidRDefault="00F10C7C" w14:paraId="64E2E855" w14:textId="6C78FC40">
      <w:pPr>
        <w:pStyle w:val="FootnoteText"/>
        <w:rPr>
          <w:rFonts w:ascii="Calibri Light" w:hAnsi="Calibri Light" w:cs="Calibri Light"/>
          <w:sz w:val="18"/>
          <w:szCs w:val="18"/>
        </w:rPr>
      </w:pPr>
      <w:r w:rsidRPr="00570399">
        <w:rPr>
          <w:rStyle w:val="FootnoteReference"/>
          <w:rFonts w:ascii="Calibri Light" w:hAnsi="Calibri Light" w:cs="Calibri Light"/>
          <w:sz w:val="18"/>
          <w:szCs w:val="18"/>
        </w:rPr>
        <w:footnoteRef/>
      </w:r>
      <w:r w:rsidRPr="00570399">
        <w:rPr>
          <w:rFonts w:ascii="Calibri Light" w:hAnsi="Calibri Light" w:cs="Calibri Light"/>
          <w:sz w:val="18"/>
          <w:szCs w:val="18"/>
        </w:rPr>
        <w:t xml:space="preserve"> </w:t>
      </w:r>
      <w:hyperlink w:history="1" r:id="rId24">
        <w:r w:rsidRPr="003A3D50">
          <w:rPr>
            <w:rStyle w:val="Hyperlink"/>
            <w:rFonts w:ascii="Calibri Light" w:hAnsi="Calibri Light" w:cs="Calibri Light"/>
            <w:sz w:val="18"/>
            <w:szCs w:val="18"/>
          </w:rPr>
          <w:t>Concise Consolidated CDA: Deploying Encounter Summary Documents with Clinical Notes.</w:t>
        </w:r>
      </w:hyperlink>
      <w:r w:rsidRPr="00570399">
        <w:rPr>
          <w:rFonts w:ascii="Calibri Light" w:hAnsi="Calibri Light" w:cs="Calibri Light"/>
          <w:sz w:val="18"/>
          <w:szCs w:val="18"/>
        </w:rPr>
        <w:t xml:space="preserve"> Car</w:t>
      </w:r>
      <w:r w:rsidRPr="00570399">
        <w:rPr>
          <w:rFonts w:ascii="Calibri Light" w:hAnsi="Calibri Light" w:cs="Calibri Light"/>
          <w:i/>
          <w:iCs/>
          <w:sz w:val="18"/>
          <w:szCs w:val="18"/>
        </w:rPr>
        <w:t>e</w:t>
      </w:r>
      <w:r w:rsidRPr="00570399">
        <w:rPr>
          <w:rFonts w:ascii="Calibri Light" w:hAnsi="Calibri Light" w:cs="Calibri Light"/>
          <w:sz w:val="18"/>
          <w:szCs w:val="18"/>
        </w:rPr>
        <w:t>quality and CommonWell Work Groups. 201</w:t>
      </w:r>
      <w:r>
        <w:rPr>
          <w:rFonts w:ascii="Calibri Light" w:hAnsi="Calibri Light" w:cs="Calibri Light"/>
          <w:sz w:val="18"/>
          <w:szCs w:val="18"/>
        </w:rPr>
        <w:t>8</w:t>
      </w:r>
      <w:r w:rsidRPr="00570399">
        <w:rPr>
          <w:rFonts w:ascii="Calibri Light" w:hAnsi="Calibri Light" w:cs="Calibri Light"/>
          <w:sz w:val="18"/>
          <w:szCs w:val="18"/>
        </w:rPr>
        <w:t xml:space="preserve">. </w:t>
      </w:r>
      <w:r w:rsidRPr="00FE6CC3">
        <w:rPr>
          <w:rFonts w:ascii="Calibri Light" w:hAnsi="Calibri Light" w:cs="Calibri Light"/>
          <w:sz w:val="18"/>
          <w:szCs w:val="18"/>
        </w:rPr>
        <w:t>Page 31.</w:t>
      </w:r>
    </w:p>
  </w:footnote>
  <w:footnote w:id="44">
    <w:p w:rsidRPr="007E7117" w:rsidR="00F10C7C" w:rsidP="00C65ED0" w:rsidRDefault="00F10C7C" w14:paraId="6FF7FA97" w14:textId="78721031">
      <w:pPr>
        <w:pStyle w:val="FootnoteText"/>
        <w:rPr>
          <w:rFonts w:ascii="Calibri Light" w:hAnsi="Calibri Light" w:cs="Calibri Light"/>
          <w:sz w:val="18"/>
          <w:szCs w:val="18"/>
        </w:rPr>
      </w:pPr>
      <w:r w:rsidRPr="00570399">
        <w:rPr>
          <w:rStyle w:val="FootnoteReference"/>
          <w:rFonts w:ascii="Calibri Light" w:hAnsi="Calibri Light" w:cs="Calibri Light"/>
          <w:sz w:val="18"/>
          <w:szCs w:val="18"/>
        </w:rPr>
        <w:footnoteRef/>
      </w:r>
      <w:r w:rsidRPr="00570399">
        <w:rPr>
          <w:rFonts w:ascii="Calibri Light" w:hAnsi="Calibri Light" w:cs="Calibri Light"/>
          <w:sz w:val="18"/>
          <w:szCs w:val="18"/>
        </w:rPr>
        <w:t xml:space="preserve"> </w:t>
      </w:r>
      <w:hyperlink w:history="1" r:id="rId25">
        <w:r w:rsidRPr="00616B12">
          <w:rPr>
            <w:rStyle w:val="Hyperlink"/>
            <w:rFonts w:ascii="Calibri Light" w:hAnsi="Calibri Light" w:cs="Calibri Light"/>
            <w:sz w:val="18"/>
            <w:szCs w:val="18"/>
          </w:rPr>
          <w:t>Concise Consolidated CDA: Deploying Encounter Summary Documents with Clinical Notes.</w:t>
        </w:r>
      </w:hyperlink>
      <w:r>
        <w:rPr>
          <w:rFonts w:ascii="Calibri Light" w:hAnsi="Calibri Light" w:cs="Calibri Light"/>
          <w:sz w:val="18"/>
          <w:szCs w:val="18"/>
        </w:rPr>
        <w:t xml:space="preserve"> </w:t>
      </w:r>
      <w:r w:rsidRPr="00570399">
        <w:rPr>
          <w:rFonts w:ascii="Calibri Light" w:hAnsi="Calibri Light" w:cs="Calibri Light"/>
          <w:sz w:val="18"/>
          <w:szCs w:val="18"/>
        </w:rPr>
        <w:t>Car</w:t>
      </w:r>
      <w:r w:rsidRPr="00570399">
        <w:rPr>
          <w:rFonts w:ascii="Calibri Light" w:hAnsi="Calibri Light" w:cs="Calibri Light"/>
          <w:i/>
          <w:iCs/>
          <w:sz w:val="18"/>
          <w:szCs w:val="18"/>
        </w:rPr>
        <w:t>e</w:t>
      </w:r>
      <w:r w:rsidRPr="00570399">
        <w:rPr>
          <w:rFonts w:ascii="Calibri Light" w:hAnsi="Calibri Light" w:cs="Calibri Light"/>
          <w:sz w:val="18"/>
          <w:szCs w:val="18"/>
        </w:rPr>
        <w:t>quality and CommonWell W</w:t>
      </w:r>
      <w:r w:rsidRPr="00FE6CC3">
        <w:rPr>
          <w:rFonts w:ascii="Calibri Light" w:hAnsi="Calibri Light" w:cs="Calibri Light"/>
          <w:sz w:val="18"/>
          <w:szCs w:val="18"/>
        </w:rPr>
        <w:t>ork Groups. 201</w:t>
      </w:r>
      <w:r>
        <w:rPr>
          <w:rFonts w:ascii="Calibri Light" w:hAnsi="Calibri Light" w:cs="Calibri Light"/>
          <w:sz w:val="18"/>
          <w:szCs w:val="18"/>
        </w:rPr>
        <w:t>8</w:t>
      </w:r>
      <w:r w:rsidRPr="00FE6CC3">
        <w:rPr>
          <w:rFonts w:ascii="Calibri Light" w:hAnsi="Calibri Light" w:cs="Calibri Light"/>
          <w:sz w:val="18"/>
          <w:szCs w:val="18"/>
        </w:rPr>
        <w:t>. Page 30-31.</w:t>
      </w:r>
    </w:p>
  </w:footnote>
  <w:footnote w:id="45">
    <w:p w:rsidRPr="005D6326" w:rsidR="00F10C7C" w:rsidP="00DD100C" w:rsidRDefault="00F10C7C" w14:paraId="17555A69" w14:textId="77777777">
      <w:pPr>
        <w:pStyle w:val="FootnoteText"/>
      </w:pPr>
      <w:r>
        <w:rPr>
          <w:rStyle w:val="FootnoteReference"/>
        </w:rPr>
        <w:footnoteRef/>
      </w:r>
      <w:r>
        <w:t xml:space="preserve"> </w:t>
      </w:r>
      <w:r w:rsidRPr="003A3D50">
        <w:rPr>
          <w:rFonts w:ascii="Calibri Light" w:hAnsi="Calibri Light" w:cs="Calibri Light"/>
          <w:sz w:val="18"/>
          <w:szCs w:val="18"/>
        </w:rPr>
        <w:t xml:space="preserve">While this section focuses on query/retrieve, documents received via Direct </w:t>
      </w:r>
      <w:r w:rsidRPr="003A3D50">
        <w:rPr>
          <w:rFonts w:ascii="Calibri Light" w:hAnsi="Calibri Light" w:cs="Calibri Light"/>
          <w:b/>
          <w:sz w:val="18"/>
          <w:szCs w:val="18"/>
        </w:rPr>
        <w:t>SHOULD</w:t>
      </w:r>
      <w:r w:rsidRPr="003A3D50">
        <w:rPr>
          <w:rFonts w:ascii="Calibri Light" w:hAnsi="Calibri Light" w:cs="Calibri Light"/>
          <w:sz w:val="18"/>
          <w:szCs w:val="18"/>
        </w:rPr>
        <w:t xml:space="preserve"> follow the recommended metadata for display</w:t>
      </w:r>
    </w:p>
  </w:footnote>
  <w:footnote w:id="46">
    <w:p w:rsidRPr="00992A23" w:rsidR="00F10C7C" w:rsidP="006A1C57" w:rsidRDefault="00F10C7C" w14:paraId="407A22D2" w14:textId="4AE42C33">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w:history="1" r:id="rId26">
        <w:r w:rsidRPr="00616B12">
          <w:rPr>
            <w:rStyle w:val="Hyperlink"/>
            <w:rFonts w:ascii="Calibri Light" w:hAnsi="Calibri Light" w:cs="Calibri Light"/>
            <w:sz w:val="18"/>
            <w:szCs w:val="18"/>
          </w:rPr>
          <w:t>Concise Consolidated CDA: Deploying Encounter Summary Documents with Clinical Notes.</w:t>
        </w:r>
      </w:hyperlink>
      <w:r>
        <w:rPr>
          <w:rFonts w:ascii="Calibri Light" w:hAnsi="Calibri Light" w:cs="Calibri Light"/>
          <w:sz w:val="18"/>
          <w:szCs w:val="18"/>
        </w:rPr>
        <w:t xml:space="preserve"> </w:t>
      </w:r>
      <w:r w:rsidRPr="005F2EA2">
        <w:rPr>
          <w:rFonts w:ascii="Calibri Light" w:hAnsi="Calibri Light" w:cs="Calibri Light"/>
          <w:sz w:val="18"/>
          <w:szCs w:val="18"/>
        </w:rPr>
        <w:t>Co</w:t>
      </w:r>
      <w:r w:rsidRPr="00980C6A">
        <w:rPr>
          <w:rFonts w:ascii="Calibri Light" w:hAnsi="Calibri Light" w:cs="Calibri Light"/>
          <w:sz w:val="18"/>
          <w:szCs w:val="18"/>
        </w:rPr>
        <w:t>nci</w:t>
      </w:r>
      <w:r w:rsidRPr="00992A23">
        <w:rPr>
          <w:rFonts w:ascii="Calibri Light" w:hAnsi="Calibri Light" w:cs="Calibri Light"/>
          <w:sz w:val="18"/>
          <w:szCs w:val="18"/>
        </w:rPr>
        <w:t>se Consolidated CDA: Deploying Encounter Summary Documents with Clinical Notes. Car</w:t>
      </w:r>
      <w:r w:rsidRPr="00992A23">
        <w:rPr>
          <w:rFonts w:ascii="Calibri Light" w:hAnsi="Calibri Light" w:cs="Calibri Light"/>
          <w:i/>
          <w:iCs/>
          <w:sz w:val="18"/>
        </w:rPr>
        <w:t>e</w:t>
      </w:r>
      <w:r w:rsidRPr="00992A23">
        <w:rPr>
          <w:rFonts w:ascii="Calibri Light" w:hAnsi="Calibri Light" w:cs="Calibri Light"/>
          <w:sz w:val="18"/>
          <w:szCs w:val="18"/>
        </w:rPr>
        <w:t>quality and CommonWell Work Groups. 201</w:t>
      </w:r>
      <w:r>
        <w:rPr>
          <w:rFonts w:ascii="Calibri Light" w:hAnsi="Calibri Light" w:cs="Calibri Light"/>
          <w:sz w:val="18"/>
          <w:szCs w:val="18"/>
        </w:rPr>
        <w:t>8</w:t>
      </w:r>
      <w:r w:rsidRPr="00992A23">
        <w:rPr>
          <w:rFonts w:ascii="Calibri Light" w:hAnsi="Calibri Light" w:cs="Calibri Light"/>
          <w:sz w:val="18"/>
          <w:szCs w:val="18"/>
        </w:rPr>
        <w:t xml:space="preserve">. Page 14. </w:t>
      </w:r>
    </w:p>
  </w:footnote>
  <w:footnote w:id="47">
    <w:p w:rsidRPr="006A1C57" w:rsidR="00F10C7C" w:rsidP="009B30E1" w:rsidRDefault="00F10C7C" w14:paraId="2896A05E"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LOINC, visit </w:t>
      </w:r>
      <w:hyperlink w:history="1" r:id="rId27">
        <w:r w:rsidRPr="00904EED">
          <w:rPr>
            <w:rStyle w:val="Hyperlink"/>
            <w:rFonts w:ascii="Calibri Light" w:hAnsi="Calibri Light" w:cs="Calibri Light"/>
            <w:sz w:val="18"/>
            <w:szCs w:val="18"/>
          </w:rPr>
          <w:t>https://loinc.org</w:t>
        </w:r>
      </w:hyperlink>
    </w:p>
  </w:footnote>
  <w:footnote w:id="48">
    <w:p w:rsidRPr="006A1C57" w:rsidR="00F10C7C" w:rsidP="006A1C57" w:rsidRDefault="00F10C7C" w14:paraId="3592F3F7"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w:history="1" r:id="rId28">
        <w:r w:rsidRPr="00616B12">
          <w:rPr>
            <w:rStyle w:val="Hyperlink"/>
            <w:rFonts w:ascii="Calibri Light" w:hAnsi="Calibri Light" w:cs="Calibri Light"/>
            <w:sz w:val="18"/>
            <w:szCs w:val="18"/>
          </w:rPr>
          <w:t>HL7 CDA R2 Attachments IG: Exchange of C-CDA Based Documents, R1</w:t>
        </w:r>
      </w:hyperlink>
      <w:r w:rsidRPr="006A1C57">
        <w:rPr>
          <w:rFonts w:ascii="Calibri Light" w:hAnsi="Calibri Light" w:cs="Calibri Light"/>
          <w:sz w:val="18"/>
          <w:szCs w:val="18"/>
        </w:rPr>
        <w:t xml:space="preserve"> – US Realm, </w:t>
      </w:r>
      <w:r>
        <w:rPr>
          <w:rFonts w:ascii="Calibri Light" w:hAnsi="Calibri Light" w:cs="Calibri Light"/>
          <w:sz w:val="18"/>
          <w:szCs w:val="18"/>
        </w:rPr>
        <w:t>P</w:t>
      </w:r>
      <w:r w:rsidRPr="006A1C57">
        <w:rPr>
          <w:rFonts w:ascii="Calibri Light" w:hAnsi="Calibri Light" w:cs="Calibri Light"/>
          <w:sz w:val="18"/>
          <w:szCs w:val="18"/>
        </w:rPr>
        <w:t>age 22.</w:t>
      </w:r>
    </w:p>
  </w:footnote>
  <w:footnote w:id="49">
    <w:p w:rsidRPr="003A3D50" w:rsidR="00F10C7C" w:rsidRDefault="00F10C7C" w14:paraId="61A61EF3" w14:textId="77777777">
      <w:pPr>
        <w:pStyle w:val="FootnoteText"/>
        <w:rPr>
          <w:rFonts w:ascii="Calibri Light" w:hAnsi="Calibri Light" w:cs="Calibri Light"/>
          <w:sz w:val="18"/>
          <w:szCs w:val="18"/>
        </w:rPr>
      </w:pPr>
      <w:r w:rsidRPr="003A3D50">
        <w:rPr>
          <w:rStyle w:val="FootnoteReference"/>
          <w:rFonts w:ascii="Calibri Light" w:hAnsi="Calibri Light" w:cs="Calibri Light"/>
        </w:rPr>
        <w:footnoteRef/>
      </w:r>
      <w:r w:rsidRPr="003A3D50">
        <w:rPr>
          <w:rFonts w:ascii="Calibri Light" w:hAnsi="Calibri Light" w:cs="Calibri Light"/>
        </w:rPr>
        <w:t xml:space="preserve"> </w:t>
      </w:r>
      <w:r w:rsidRPr="003A3D50">
        <w:rPr>
          <w:rFonts w:ascii="Calibri Light" w:hAnsi="Calibri Light" w:cs="Calibri Light"/>
          <w:sz w:val="18"/>
          <w:szCs w:val="18"/>
        </w:rPr>
        <w:t xml:space="preserve">LOINC website Regenstrief administers: </w:t>
      </w:r>
      <w:hyperlink w:history="1" r:id="rId29">
        <w:r w:rsidRPr="003A3D50">
          <w:rPr>
            <w:rStyle w:val="Hyperlink"/>
            <w:rFonts w:ascii="Calibri Light" w:hAnsi="Calibri Light" w:cs="Calibri Light"/>
            <w:sz w:val="18"/>
            <w:szCs w:val="18"/>
          </w:rPr>
          <w:t>https://loinc.org/</w:t>
        </w:r>
      </w:hyperlink>
    </w:p>
  </w:footnote>
  <w:footnote w:id="50">
    <w:p w:rsidRPr="006A1C57" w:rsidR="00F10C7C" w:rsidP="006A1C57" w:rsidRDefault="00F10C7C" w14:paraId="3CFE3069" w14:textId="2E8078DF">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Concise Consolidated CDA: Deploying Encounter Summary Documents with Clinical Notes. Car</w:t>
      </w:r>
      <w:r w:rsidRPr="00315C06">
        <w:rPr>
          <w:rFonts w:ascii="Calibri Light" w:hAnsi="Calibri Light"/>
          <w:i/>
          <w:iCs/>
          <w:sz w:val="18"/>
        </w:rPr>
        <w:t>e</w:t>
      </w:r>
      <w:r w:rsidRPr="006A1C57">
        <w:rPr>
          <w:rFonts w:ascii="Calibri Light" w:hAnsi="Calibri Light" w:cs="Calibri Light"/>
          <w:sz w:val="18"/>
          <w:szCs w:val="18"/>
        </w:rPr>
        <w:t>quality and CommonWell Work Groups. 201</w:t>
      </w:r>
      <w:r>
        <w:rPr>
          <w:rFonts w:ascii="Calibri Light" w:hAnsi="Calibri Light" w:cs="Calibri Light"/>
          <w:sz w:val="18"/>
          <w:szCs w:val="18"/>
        </w:rPr>
        <w:t>8</w:t>
      </w:r>
      <w:r w:rsidRPr="006A1C57">
        <w:rPr>
          <w:rFonts w:ascii="Calibri Light" w:hAnsi="Calibri Light" w:cs="Calibri Light"/>
          <w:sz w:val="18"/>
          <w:szCs w:val="18"/>
        </w:rPr>
        <w:t>. Page 14.</w:t>
      </w:r>
    </w:p>
  </w:footnote>
  <w:footnote w:id="51">
    <w:p w:rsidRPr="003B0179" w:rsidR="00F10C7C" w:rsidP="003B0179" w:rsidRDefault="00F10C7C" w14:paraId="131DCDA2" w14:textId="1EF75754">
      <w:pPr>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w:t>
      </w:r>
      <w:hyperlink w:history="1" r:id="rId30">
        <w:r w:rsidRPr="003B0179">
          <w:rPr>
            <w:rStyle w:val="Hyperlink"/>
            <w:rFonts w:asciiTheme="majorHAnsi" w:hAnsiTheme="majorHAnsi" w:cstheme="majorHAnsi"/>
            <w:sz w:val="18"/>
            <w:szCs w:val="18"/>
          </w:rPr>
          <w:t>https://vsac.nlm.nih.gov/</w:t>
        </w:r>
      </w:hyperlink>
    </w:p>
  </w:footnote>
  <w:footnote w:id="52">
    <w:p w:rsidRPr="003B0179" w:rsidR="00F10C7C" w:rsidP="0079470F" w:rsidRDefault="00F10C7C" w14:paraId="3840DDC4" w14:textId="77777777">
      <w:pPr>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w:t>
      </w:r>
      <w:hyperlink w:history="1" r:id="rId31">
        <w:r w:rsidRPr="003B0179">
          <w:rPr>
            <w:rStyle w:val="Hyperlink"/>
            <w:rFonts w:asciiTheme="majorHAnsi" w:hAnsiTheme="majorHAnsi" w:cstheme="majorHAnsi"/>
            <w:sz w:val="18"/>
            <w:szCs w:val="18"/>
          </w:rPr>
          <w:t>https://vsac.nlm.nih.gov/valueset/expansions?pr=ccda</w:t>
        </w:r>
      </w:hyperlink>
    </w:p>
    <w:p w:rsidR="00F10C7C" w:rsidRDefault="00F10C7C" w14:paraId="317ECF52" w14:textId="1BC225D1">
      <w:pPr>
        <w:pStyle w:val="FootnoteText"/>
      </w:pPr>
    </w:p>
  </w:footnote>
  <w:footnote w:id="53">
    <w:p w:rsidRPr="006A1C57" w:rsidR="00F10C7C" w:rsidP="00DE1E4B" w:rsidRDefault="00F10C7C" w14:paraId="7E9407B4"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Web Edition 2010. Chapter 4.4.</w:t>
      </w:r>
    </w:p>
  </w:footnote>
  <w:footnote w:id="54">
    <w:p w:rsidRPr="006A1C57" w:rsidR="00F10C7C" w:rsidP="00DE1E4B" w:rsidRDefault="00F10C7C" w14:paraId="0FF8833F"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Web Edition 2010. Chapter 4.4</w:t>
      </w:r>
    </w:p>
  </w:footnote>
  <w:footnote w:id="55">
    <w:p w:rsidRPr="003A3D50" w:rsidR="00F10C7C" w:rsidRDefault="00F10C7C" w14:paraId="4BCFCF4B" w14:textId="77777777">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w:history="1" r:id="rId32">
        <w:r w:rsidRPr="003A3D50">
          <w:rPr>
            <w:rStyle w:val="Hyperlink"/>
            <w:rFonts w:ascii="Calibri Light" w:hAnsi="Calibri Light" w:cs="Calibri Light"/>
            <w:sz w:val="18"/>
            <w:szCs w:val="18"/>
          </w:rPr>
          <w:t>http://www.hl7.org/implement/standards/product_brief.cfm?product_id=280</w:t>
        </w:r>
      </w:hyperlink>
    </w:p>
  </w:footnote>
  <w:footnote w:id="56">
    <w:p w:rsidRPr="003A3D50" w:rsidR="00F10C7C" w:rsidP="00CC03A6" w:rsidRDefault="00F10C7C" w14:paraId="7E504E0E" w14:textId="77777777">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http://www.hl7.org/implement/standards/product_brief.cfm?product_id=354 page 46</w:t>
      </w:r>
    </w:p>
  </w:footnote>
  <w:footnote w:id="57">
    <w:p w:rsidR="00F10C7C" w:rsidP="00CC03A6" w:rsidRDefault="00F10C7C" w14:paraId="69CF58CF" w14:textId="77777777">
      <w:pPr>
        <w:pStyle w:val="FootnoteText"/>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http://www.hl7.org/implement/standards/product_brief.cfm?product_id=280 page 38</w:t>
      </w:r>
    </w:p>
  </w:footnote>
  <w:footnote w:id="58">
    <w:p w:rsidRPr="00992A23" w:rsidR="00F10C7C" w:rsidP="006A1C57" w:rsidRDefault="00F10C7C" w14:paraId="528EE26D" w14:textId="7777777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CDA Web Edit</w:t>
      </w:r>
      <w:r w:rsidRPr="00980C6A">
        <w:rPr>
          <w:rFonts w:ascii="Calibri Light" w:hAnsi="Calibri Light" w:cs="Calibri Light"/>
          <w:sz w:val="18"/>
          <w:szCs w:val="18"/>
        </w:rPr>
        <w:t xml:space="preserve">ion </w:t>
      </w:r>
      <w:r w:rsidRPr="00992A23">
        <w:rPr>
          <w:rFonts w:ascii="Calibri Light" w:hAnsi="Calibri Light" w:cs="Calibri Light"/>
          <w:sz w:val="18"/>
          <w:szCs w:val="18"/>
        </w:rPr>
        <w:t>2010. Chapter 4.2.2.11.</w:t>
      </w:r>
    </w:p>
  </w:footnote>
  <w:footnote w:id="59">
    <w:p w:rsidRPr="006A1C57" w:rsidR="00F10C7C" w:rsidP="006A1C57" w:rsidRDefault="00F10C7C" w14:paraId="4E9158A6" w14:textId="7777777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Consolidated CDA R2.1. Cha</w:t>
      </w:r>
      <w:r w:rsidRPr="00980C6A">
        <w:rPr>
          <w:rFonts w:ascii="Calibri Light" w:hAnsi="Calibri Light" w:cs="Calibri Light"/>
          <w:sz w:val="18"/>
          <w:szCs w:val="18"/>
        </w:rPr>
        <w:t>pter 1.1.1.2.</w:t>
      </w:r>
    </w:p>
  </w:footnote>
  <w:footnote w:id="60">
    <w:p w:rsidR="00BE54C3" w:rsidRDefault="00BE54C3" w14:paraId="31370D12" w14:textId="1B11E001">
      <w:pPr>
        <w:pStyle w:val="FootnoteText"/>
      </w:pPr>
      <w:r>
        <w:rPr>
          <w:rStyle w:val="FootnoteReference"/>
        </w:rPr>
        <w:footnoteRef/>
      </w:r>
      <w:r>
        <w:t xml:space="preserve"> </w:t>
      </w:r>
      <w:r w:rsidRPr="00BE54C3">
        <w:t>https://oncprojectracking.healthit.gov/wiki/pages/viewpage.action?pageId=180486153&amp;preview=/180486153/237306191/Project%20US%40%20FINAL%20Technical%20Specification%20Version%201.0.pdf</w:t>
      </w:r>
    </w:p>
  </w:footnote>
  <w:footnote w:id="61">
    <w:p w:rsidRPr="003A3D50" w:rsidR="00F10C7C" w:rsidP="00B17E3F" w:rsidRDefault="00F10C7C" w14:paraId="3902A51B" w14:textId="11A9BC69">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w:history="1" r:id="rId33">
        <w:r w:rsidRPr="00EE43A5">
          <w:rPr>
            <w:rStyle w:val="Hyperlink"/>
            <w:rFonts w:ascii="Calibri Light" w:hAnsi="Calibri Light" w:cs="Calibri Light"/>
            <w:sz w:val="18"/>
            <w:szCs w:val="18"/>
          </w:rPr>
          <w:t>https://cdasearch.hl7.org/examples/view/Header/Patient%20Demographic%20Information</w:t>
        </w:r>
      </w:hyperlink>
    </w:p>
    <w:p w:rsidR="00F10C7C" w:rsidRDefault="00F10C7C" w14:paraId="3584DD9E" w14:textId="77777777">
      <w:pPr>
        <w:pStyle w:val="FootnoteText"/>
      </w:pPr>
    </w:p>
  </w:footnote>
  <w:footnote w:id="62">
    <w:p w:rsidRPr="00B17E3F" w:rsidR="00F10C7C" w:rsidP="00B17E3F" w:rsidRDefault="00F10C7C" w14:paraId="4536C3F3" w14:textId="3DF5E192">
      <w:pPr>
        <w:rPr>
          <w:rFonts w:ascii="Calibri Light" w:hAnsi="Calibri Light" w:cs="Calibri Light"/>
          <w:sz w:val="18"/>
          <w:szCs w:val="18"/>
        </w:rPr>
      </w:pPr>
      <w:r w:rsidRPr="00B17E3F">
        <w:rPr>
          <w:rStyle w:val="FootnoteReference"/>
          <w:rFonts w:ascii="Calibri Light" w:hAnsi="Calibri Light" w:cs="Calibri Light"/>
          <w:sz w:val="18"/>
          <w:szCs w:val="18"/>
        </w:rPr>
        <w:footnoteRef/>
      </w:r>
      <w:r w:rsidRPr="00B17E3F">
        <w:rPr>
          <w:rFonts w:ascii="Calibri Light" w:hAnsi="Calibri Light" w:cs="Calibri Light"/>
          <w:sz w:val="18"/>
          <w:szCs w:val="18"/>
        </w:rPr>
        <w:t xml:space="preserve"> </w:t>
      </w:r>
      <w:hyperlink w:history="1" r:id="rId34">
        <w:r w:rsidR="001F1F9E">
          <w:rPr>
            <w:rStyle w:val="Hyperlink"/>
            <w:rFonts w:ascii="Calibri Light" w:hAnsi="Calibri Light" w:cs="Calibri Light"/>
            <w:sz w:val="18"/>
            <w:szCs w:val="18"/>
          </w:rPr>
          <w:t xml:space="preserve"> https://cdasearch.hl7.org/examples/view/Header/Patient%20Previous%20Name</w:t>
        </w:r>
      </w:hyperlink>
    </w:p>
  </w:footnote>
  <w:footnote w:id="63">
    <w:p w:rsidRPr="00B17E3F" w:rsidR="00F10C7C" w:rsidP="00B17E3F" w:rsidRDefault="00F10C7C" w14:paraId="61081B0A" w14:textId="77777777">
      <w:pPr>
        <w:rPr>
          <w:rFonts w:ascii="Calibri Light" w:hAnsi="Calibri Light" w:cs="Calibri Light"/>
          <w:sz w:val="18"/>
          <w:szCs w:val="18"/>
        </w:rPr>
      </w:pPr>
      <w:r w:rsidRPr="00B17E3F">
        <w:rPr>
          <w:rStyle w:val="FootnoteReference"/>
          <w:rFonts w:ascii="Calibri Light" w:hAnsi="Calibri Light" w:cs="Calibri Light"/>
          <w:sz w:val="18"/>
          <w:szCs w:val="18"/>
        </w:rPr>
        <w:footnoteRef/>
      </w:r>
      <w:r w:rsidRPr="00B17E3F">
        <w:rPr>
          <w:rFonts w:ascii="Calibri Light" w:hAnsi="Calibri Light" w:cs="Calibri Light"/>
          <w:sz w:val="18"/>
          <w:szCs w:val="18"/>
        </w:rPr>
        <w:t xml:space="preserve"> </w:t>
      </w:r>
      <w:hyperlink w:history="1" r:id="rId35">
        <w:r w:rsidRPr="00B17E3F">
          <w:rPr>
            <w:rStyle w:val="Hyperlink"/>
            <w:rFonts w:ascii="Calibri Light" w:hAnsi="Calibri Light" w:cs="Calibri Light"/>
            <w:sz w:val="18"/>
            <w:szCs w:val="18"/>
          </w:rPr>
          <w:t>http://hl7-c-cda-examples.herokuapp.com/examples/view/Header/Patient%20With%20Prior%20Addresses</w:t>
        </w:r>
      </w:hyperlink>
    </w:p>
  </w:footnote>
  <w:footnote w:id="64">
    <w:p w:rsidRPr="00C07C6B" w:rsidR="00F10C7C" w:rsidP="006A1C57" w:rsidRDefault="00F10C7C" w14:paraId="0F023FB4" w14:textId="77777777">
      <w:pPr>
        <w:pStyle w:val="FootnoteText"/>
        <w:rPr>
          <w:rFonts w:ascii="Calibri Light" w:hAnsi="Calibri Light" w:cs="Calibri Light"/>
          <w:sz w:val="18"/>
          <w:szCs w:val="18"/>
        </w:rPr>
      </w:pPr>
      <w:r w:rsidRPr="00C07C6B">
        <w:rPr>
          <w:rStyle w:val="FootnoteReference"/>
          <w:rFonts w:ascii="Calibri Light" w:hAnsi="Calibri Light" w:cs="Calibri Light"/>
          <w:sz w:val="18"/>
          <w:szCs w:val="18"/>
        </w:rPr>
        <w:footnoteRef/>
      </w:r>
      <w:r w:rsidRPr="00C07C6B">
        <w:rPr>
          <w:rFonts w:ascii="Calibri Light" w:hAnsi="Calibri Light" w:cs="Calibri Light"/>
          <w:sz w:val="18"/>
          <w:szCs w:val="18"/>
        </w:rPr>
        <w:t xml:space="preserve"> For more information on Value Set Release Package, visit </w:t>
      </w:r>
      <w:r w:rsidRPr="00C07C6B">
        <w:rPr>
          <w:rFonts w:ascii="Calibri Light" w:hAnsi="Calibri Light" w:cs="Calibri Light"/>
          <w:color w:val="000000"/>
          <w:sz w:val="18"/>
          <w:szCs w:val="18"/>
        </w:rPr>
        <w:t xml:space="preserve"> </w:t>
      </w:r>
      <w:hyperlink w:history="1" r:id="rId36">
        <w:r w:rsidRPr="00C07C6B">
          <w:rPr>
            <w:rStyle w:val="Hyperlink"/>
            <w:rFonts w:ascii="Calibri Light" w:hAnsi="Calibri Light" w:cs="Calibri Light"/>
            <w:color w:val="000000"/>
            <w:sz w:val="18"/>
            <w:szCs w:val="18"/>
          </w:rPr>
          <w:t>https://vsac.nlm.nih.gov/download/ccda</w:t>
        </w:r>
      </w:hyperlink>
    </w:p>
  </w:footnote>
  <w:footnote w:id="65">
    <w:p w:rsidRPr="006A1C57" w:rsidR="00F10C7C" w:rsidP="006A1C57" w:rsidRDefault="00F10C7C" w14:paraId="64529389"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C-CDA R2.1 Implementation Guide. Chapter 1.1 US Realm Header. Page 52.</w:t>
      </w:r>
    </w:p>
  </w:footnote>
  <w:footnote w:id="66">
    <w:p w:rsidRPr="006A1C57" w:rsidR="00F10C7C" w:rsidP="00CB74A7" w:rsidRDefault="00F10C7C" w14:paraId="4EF2E2FC" w14:textId="7777777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w:history="1" r:id="rId37">
        <w:r w:rsidRPr="00D14360">
          <w:rPr>
            <w:rStyle w:val="Hyperlink"/>
            <w:rFonts w:ascii="Calibri Light" w:hAnsi="Calibri Light" w:cs="Calibri Light"/>
            <w:sz w:val="18"/>
            <w:szCs w:val="18"/>
          </w:rPr>
          <w:t>https://confluence.hl7.org/display/SEC/Basic+Provenance+Implementation+Guide</w:t>
        </w:r>
      </w:hyperlink>
    </w:p>
    <w:p w:rsidRPr="006A1C57" w:rsidR="00F10C7C" w:rsidP="00CB74A7" w:rsidRDefault="00F10C7C" w14:paraId="56FAACD2" w14:textId="77777777">
      <w:pPr>
        <w:pStyle w:val="FootnoteText"/>
        <w:rPr>
          <w:rFonts w:ascii="Calibri Light" w:hAnsi="Calibri Light" w:cs="Calibri Light"/>
          <w:sz w:val="18"/>
          <w:szCs w:val="18"/>
        </w:rPr>
      </w:pPr>
    </w:p>
  </w:footnote>
  <w:footnote w:id="67">
    <w:p w:rsidRPr="00992A23" w:rsidR="00F10C7C" w:rsidP="00157204" w:rsidRDefault="00F10C7C" w14:paraId="69C4D4DF" w14:textId="3019B5BE">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r w:rsidRPr="00C765ED" w:rsidR="00C765ED">
        <w:rPr>
          <w:rFonts w:ascii="Calibri Light" w:hAnsi="Calibri Light" w:cs="Calibri Light"/>
          <w:sz w:val="18"/>
          <w:szCs w:val="18"/>
        </w:rPr>
        <w:t>http://www.hl7.org/ccdasearch/templates/2.16.840.1.113883.10.20.22.4.119.html</w:t>
      </w:r>
      <w:r w:rsidRPr="00992A23">
        <w:rPr>
          <w:rFonts w:ascii="Calibri Light" w:hAnsi="Calibri Light" w:cs="Calibri Light"/>
          <w:sz w:val="18"/>
          <w:szCs w:val="18"/>
        </w:rPr>
        <w:t>.</w:t>
      </w:r>
    </w:p>
  </w:footnote>
  <w:footnote w:id="68">
    <w:p w:rsidRPr="005F2EA2" w:rsidR="00F10C7C" w:rsidP="006A1C57" w:rsidRDefault="00F10C7C" w14:paraId="3F274E05" w14:textId="3C842749">
      <w:pPr>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CDA R2.1 Stylesheet.  </w:t>
      </w:r>
      <w:r>
        <w:rPr>
          <w:rFonts w:ascii="Calibri Light" w:hAnsi="Calibri Light" w:cs="Calibri Light"/>
          <w:sz w:val="18"/>
          <w:szCs w:val="18"/>
        </w:rPr>
        <w:t>https://hl7.org/permalink/?CDAStyleSheet</w:t>
      </w:r>
    </w:p>
    <w:p w:rsidRPr="006A1C57" w:rsidR="00F10C7C" w:rsidP="006A1C57" w:rsidRDefault="00F10C7C" w14:paraId="61E8FBF1" w14:textId="29E3A99A">
      <w:pPr>
        <w:pStyle w:val="FootnoteText"/>
        <w:rPr>
          <w:rFonts w:ascii="Calibri Light" w:hAnsi="Calibri Light" w:cs="Calibri Light"/>
          <w:sz w:val="18"/>
          <w:szCs w:val="18"/>
        </w:rPr>
      </w:pPr>
      <w:r>
        <w:rPr>
          <w:rFonts w:ascii="Calibri Light" w:hAnsi="Calibri Light" w:cs="Calibri Light"/>
          <w:sz w:val="18"/>
          <w:szCs w:val="18"/>
        </w:rPr>
        <w:t>GitHub</w:t>
      </w:r>
      <w:r w:rsidRPr="00992A23">
        <w:rPr>
          <w:rFonts w:ascii="Calibri Light" w:hAnsi="Calibri Light" w:cs="Calibri Light"/>
          <w:sz w:val="18"/>
          <w:szCs w:val="18"/>
        </w:rPr>
        <w:t xml:space="preserve"> Project Folder.  </w:t>
      </w:r>
    </w:p>
  </w:footnote>
  <w:footnote w:id="69">
    <w:p w:rsidRPr="006A1C57" w:rsidR="00F10C7C" w:rsidP="006A1C57" w:rsidRDefault="00F10C7C" w14:paraId="42163C7E"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The HL7 CDA R2 Attachment IG: Exchange of C-CDA Based Documents, R1 – US Realm, page 46.</w:t>
      </w:r>
    </w:p>
  </w:footnote>
  <w:footnote w:id="70">
    <w:p w:rsidRPr="006A1C57" w:rsidR="00F10C7C" w:rsidP="006A1C57" w:rsidRDefault="00F10C7C" w14:paraId="6A1B95D9"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The HL7 CDA R2 Attachment IG: Exchange of C-CDA Based Documents, R1 – US Realm, page 46.</w:t>
      </w:r>
    </w:p>
  </w:footnote>
  <w:footnote w:id="71">
    <w:p w:rsidRPr="006A1C57" w:rsidR="00F10C7C" w:rsidP="006A1C57" w:rsidRDefault="00F10C7C" w14:paraId="3F508B23"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Digital Signatures and Delegation of Rights Implementation Guide R1, </w:t>
      </w:r>
      <w:hyperlink w:history="1" r:id="rId38">
        <w:r w:rsidRPr="006A1C57">
          <w:rPr>
            <w:rStyle w:val="Hyperlink"/>
            <w:rFonts w:ascii="Calibri Light" w:hAnsi="Calibri Light" w:cs="Calibri Light"/>
            <w:sz w:val="18"/>
            <w:szCs w:val="18"/>
          </w:rPr>
          <w:t>http://www.hl7.org/implement/standards/product_brief.cfm?product_id=375</w:t>
        </w:r>
      </w:hyperlink>
    </w:p>
    <w:p w:rsidRPr="006A1C57" w:rsidR="00F10C7C" w:rsidP="006A1C57" w:rsidRDefault="00F10C7C" w14:paraId="0FF6875F" w14:textId="77777777">
      <w:pPr>
        <w:pStyle w:val="FootnoteText"/>
        <w:rPr>
          <w:rFonts w:ascii="Calibri Light" w:hAnsi="Calibri Light" w:cs="Calibri Light"/>
          <w:sz w:val="18"/>
          <w:szCs w:val="18"/>
        </w:rPr>
      </w:pPr>
    </w:p>
  </w:footnote>
  <w:footnote w:id="72">
    <w:p w:rsidRPr="003B0179" w:rsidR="00F10C7C" w:rsidRDefault="00F10C7C" w14:paraId="7FB41030" w14:textId="77777777">
      <w:pPr>
        <w:pStyle w:val="FootnoteText"/>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HL7 CDA R2. 4.2.3.1 ParentDocument</w:t>
      </w:r>
    </w:p>
  </w:footnote>
  <w:footnote w:id="73">
    <w:p w:rsidRPr="003B0179" w:rsidR="00F10C7C" w:rsidP="00512329" w:rsidRDefault="00F10C7C" w14:paraId="2C7D76E1" w14:textId="0D283258">
      <w:pPr>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w:t>
      </w:r>
      <w:hyperlink w:history="1" r:id="rId39">
        <w:r w:rsidRPr="003B0179">
          <w:rPr>
            <w:rStyle w:val="Hyperlink"/>
            <w:rFonts w:asciiTheme="majorHAnsi" w:hAnsiTheme="majorHAnsi" w:cstheme="majorHAnsi"/>
            <w:sz w:val="18"/>
            <w:szCs w:val="18"/>
          </w:rPr>
          <w:t>https://www.commonwellalliance.org/wp-content/uploads/2019/01/Improve-Joint-Document-Content-Whitepaper.pdf Section 5.1.3</w:t>
        </w:r>
      </w:hyperlink>
      <w:r w:rsidRPr="003B0179">
        <w:rPr>
          <w:rFonts w:asciiTheme="majorHAnsi" w:hAnsiTheme="majorHAnsi" w:cstheme="majorHAnsi"/>
          <w:sz w:val="18"/>
          <w:szCs w:val="18"/>
        </w:rPr>
        <w:t xml:space="preserve"> Document Versioning, P26</w:t>
      </w:r>
    </w:p>
    <w:p w:rsidR="00F10C7C" w:rsidRDefault="00F10C7C" w14:paraId="7E7B6C68" w14:textId="572B4FDC">
      <w:pPr>
        <w:pStyle w:val="FootnoteText"/>
      </w:pPr>
      <w:r>
        <w:tab/>
      </w:r>
      <w:r>
        <w:tab/>
      </w:r>
      <w:r>
        <w:tab/>
      </w:r>
    </w:p>
    <w:p w:rsidR="00F10C7C" w:rsidRDefault="00F10C7C" w14:paraId="33A3A1D6" w14:textId="4FAC55A5">
      <w:pPr>
        <w:pStyle w:val="FootnoteText"/>
      </w:pPr>
      <w:r>
        <w:tab/>
      </w:r>
    </w:p>
    <w:p w:rsidR="00F10C7C" w:rsidRDefault="00F10C7C" w14:paraId="215E77DB" w14:textId="77777777">
      <w:pPr>
        <w:pStyle w:val="FootnoteText"/>
      </w:pPr>
    </w:p>
  </w:footnote>
  <w:footnote w:id="74">
    <w:p w:rsidRPr="006A1C57" w:rsidR="00F10C7C" w:rsidP="00E31F3B" w:rsidRDefault="00F10C7C" w14:paraId="39DE08FC" w14:textId="77777777">
      <w:pPr>
        <w:rPr>
          <w:rFonts w:ascii="Calibri Light" w:hAnsi="Calibri Light" w:eastAsia="Calibri" w:cs="Calibri Light"/>
          <w:sz w:val="18"/>
          <w:szCs w:val="18"/>
        </w:rPr>
      </w:pPr>
      <w:r w:rsidRPr="000E7C54">
        <w:rPr>
          <w:rFonts w:ascii="Calibri Light" w:hAnsi="Calibri Light" w:cs="Calibri Light"/>
          <w:sz w:val="18"/>
          <w:szCs w:val="18"/>
          <w:vertAlign w:val="superscript"/>
        </w:rPr>
        <w:footnoteRef/>
      </w:r>
      <w:r w:rsidRPr="002B406D">
        <w:rPr>
          <w:rFonts w:ascii="Calibri Light" w:hAnsi="Calibri Light" w:cs="Calibri Light"/>
          <w:sz w:val="18"/>
          <w:szCs w:val="18"/>
        </w:rPr>
        <w:t>C</w:t>
      </w:r>
      <w:r w:rsidRPr="006A1C57">
        <w:rPr>
          <w:rFonts w:ascii="Calibri Light" w:hAnsi="Calibri Light" w:cs="Calibri Light"/>
          <w:sz w:val="18"/>
          <w:szCs w:val="18"/>
        </w:rPr>
        <w:t>-CDA R2.1 Volume 2. Document-Level Templates.</w:t>
      </w:r>
    </w:p>
  </w:footnote>
  <w:footnote w:id="75">
    <w:p w:rsidRPr="00DA02AA" w:rsidR="00F10C7C" w:rsidP="00DA02AA" w:rsidRDefault="00F10C7C" w14:paraId="50AD53CB" w14:textId="77777777">
      <w:pPr>
        <w:rPr>
          <w:rFonts w:ascii="Calibri Light" w:hAnsi="Calibri Light" w:cs="Calibri Light"/>
          <w:sz w:val="18"/>
          <w:szCs w:val="18"/>
        </w:rPr>
      </w:pPr>
      <w:r w:rsidRPr="00DA02AA">
        <w:rPr>
          <w:rStyle w:val="FootnoteReference"/>
          <w:rFonts w:ascii="Calibri Light" w:hAnsi="Calibri Light" w:cs="Calibri Light"/>
          <w:sz w:val="18"/>
          <w:szCs w:val="18"/>
        </w:rPr>
        <w:footnoteRef/>
      </w:r>
      <w:r w:rsidRPr="00DA02AA">
        <w:rPr>
          <w:rFonts w:ascii="Calibri Light" w:hAnsi="Calibri Light" w:cs="Calibri Light"/>
          <w:sz w:val="18"/>
          <w:szCs w:val="18"/>
        </w:rPr>
        <w:t xml:space="preserve"> </w:t>
      </w:r>
      <w:r w:rsidRPr="00DA02AA">
        <w:rPr>
          <w:rFonts w:ascii="Calibri Light" w:hAnsi="Calibri Light" w:cs="Calibri Light"/>
          <w:color w:val="000000"/>
          <w:sz w:val="18"/>
          <w:szCs w:val="18"/>
        </w:rPr>
        <w:t>HL7 CDA® R2 Implementation Guide: C-CDA R2.1 Supplemental Templates for Nutrition, Release 1 - US Realm</w:t>
      </w:r>
    </w:p>
  </w:footnote>
  <w:footnote w:id="76">
    <w:p w:rsidRPr="006A1C57" w:rsidR="00F10C7C" w:rsidP="006A1C57" w:rsidRDefault="00F10C7C" w14:paraId="24748191"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C-CDA R2.1 Document-Level Templates. Volume 2. Pages 34-40.</w:t>
      </w:r>
    </w:p>
  </w:footnote>
  <w:footnote w:id="77">
    <w:p w:rsidRPr="006A1C57" w:rsidR="00F10C7C" w:rsidP="006A1C57" w:rsidRDefault="00F10C7C" w14:paraId="249B63F4"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The Joint Commission, visit http://www.jointcommission.org/</w:t>
      </w:r>
    </w:p>
  </w:footnote>
  <w:footnote w:id="78">
    <w:p w:rsidRPr="003A3D50" w:rsidR="00F10C7C" w:rsidP="003A3D50" w:rsidRDefault="00F10C7C" w14:paraId="78565E08" w14:textId="77777777">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w:history="1" r:id="rId40">
        <w:r w:rsidRPr="003A3D50">
          <w:rPr>
            <w:rStyle w:val="Hyperlink"/>
            <w:rFonts w:ascii="Calibri Light" w:hAnsi="Calibri Light" w:cs="Calibri Light"/>
            <w:sz w:val="18"/>
            <w:szCs w:val="18"/>
          </w:rPr>
          <w:t>https://www.tabers.com/tabersonline/</w:t>
        </w:r>
      </w:hyperlink>
    </w:p>
  </w:footnote>
  <w:footnote w:id="79">
    <w:p w:rsidRPr="003A3D50" w:rsidR="00F10C7C" w:rsidP="00766A1C" w:rsidRDefault="00F10C7C" w14:paraId="2462434E" w14:textId="77777777">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r w:rsidRPr="003A3D50">
        <w:rPr>
          <w:rFonts w:ascii="Calibri Light" w:hAnsi="Calibri Light" w:cs="Calibri Light"/>
          <w:color w:val="000000"/>
          <w:sz w:val="18"/>
          <w:szCs w:val="18"/>
        </w:rPr>
        <w:t>Mosby’s Medical Dictionary. 9th ed. St. Louis, MO: Mosby Elsevier, 2013. Print.</w:t>
      </w:r>
    </w:p>
    <w:p w:rsidR="00F10C7C" w:rsidRDefault="00F10C7C" w14:paraId="68BCDE7A" w14:textId="77777777">
      <w:pPr>
        <w:pStyle w:val="FootnoteText"/>
      </w:pPr>
    </w:p>
  </w:footnote>
  <w:footnote w:id="80">
    <w:p w:rsidRPr="006A1C57" w:rsidR="00F10C7C" w:rsidP="00513E9F" w:rsidRDefault="00F10C7C" w14:paraId="30AFD1AD"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Joint Content Workgroup IG. Chapter 2.1.1 Section Time Range Observation.</w:t>
      </w:r>
    </w:p>
  </w:footnote>
  <w:footnote w:id="81">
    <w:p w:rsidRPr="006A1C57" w:rsidR="00F10C7C" w:rsidP="00513E9F" w:rsidRDefault="00F10C7C" w14:paraId="640BAE24"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Joint Content Workgroup IG. Chapter 2.2 Outpatient/Ambulatory Summary (Progress Note Document)</w:t>
      </w:r>
    </w:p>
  </w:footnote>
  <w:footnote w:id="82">
    <w:p w:rsidRPr="00D14360" w:rsidR="00F10C7C" w:rsidP="006A1C57" w:rsidRDefault="00F10C7C" w14:paraId="2F24822E" w14:textId="77777777">
      <w:pPr>
        <w:pStyle w:val="FootnoteText"/>
        <w:rPr>
          <w:rFonts w:ascii="Calibri Light" w:hAnsi="Calibri Light" w:cs="Calibri Light"/>
          <w:color w:val="000000"/>
          <w:sz w:val="18"/>
          <w:szCs w:val="18"/>
        </w:rPr>
      </w:pPr>
      <w:r w:rsidRPr="00D14360">
        <w:rPr>
          <w:rStyle w:val="FootnoteReference"/>
          <w:rFonts w:ascii="Calibri Light" w:hAnsi="Calibri Light" w:cs="Calibri Light"/>
          <w:color w:val="000000"/>
          <w:sz w:val="18"/>
          <w:szCs w:val="18"/>
        </w:rPr>
        <w:footnoteRef/>
      </w:r>
      <w:r w:rsidRPr="00D14360">
        <w:rPr>
          <w:rFonts w:ascii="Calibri Light" w:hAnsi="Calibri Light" w:cs="Calibri Light"/>
          <w:color w:val="000000"/>
          <w:sz w:val="18"/>
          <w:szCs w:val="18"/>
        </w:rPr>
        <w:t xml:space="preserve"> </w:t>
      </w:r>
      <w:r w:rsidRPr="00D14360">
        <w:rPr>
          <w:rFonts w:ascii="Calibri Light" w:hAnsi="Calibri Light" w:cs="Calibri Light"/>
          <w:color w:val="000000"/>
          <w:sz w:val="18"/>
          <w:szCs w:val="18"/>
          <w:shd w:val="clear" w:color="auto" w:fill="FFFFFF"/>
        </w:rPr>
        <w:t>Wright A, Sittig DF, McGowan J, Ash JS, Weed LL. Bringing science to medicine: An interview with Larry Weed, inventor of the problem-oriented medical record. J Am Med Inform Assoc. 2014;21:964–968.</w:t>
      </w:r>
    </w:p>
  </w:footnote>
  <w:footnote w:id="83">
    <w:p w:rsidRPr="00D14360" w:rsidR="00F10C7C" w:rsidP="006A1C57" w:rsidRDefault="00F10C7C" w14:paraId="26A2F627" w14:textId="77777777">
      <w:pPr>
        <w:pStyle w:val="FootnoteText"/>
        <w:rPr>
          <w:rFonts w:ascii="Calibri Light" w:hAnsi="Calibri Light" w:cs="Calibri Light"/>
          <w:color w:val="000000"/>
          <w:sz w:val="18"/>
          <w:szCs w:val="18"/>
        </w:rPr>
      </w:pPr>
      <w:r w:rsidRPr="00D14360">
        <w:rPr>
          <w:rStyle w:val="FootnoteReference"/>
          <w:rFonts w:ascii="Calibri Light" w:hAnsi="Calibri Light" w:cs="Calibri Light"/>
          <w:color w:val="000000"/>
          <w:sz w:val="18"/>
          <w:szCs w:val="18"/>
        </w:rPr>
        <w:footnoteRef/>
      </w:r>
      <w:r w:rsidRPr="00D14360">
        <w:rPr>
          <w:rFonts w:ascii="Calibri Light" w:hAnsi="Calibri Light" w:cs="Calibri Light"/>
          <w:color w:val="000000"/>
          <w:sz w:val="18"/>
          <w:szCs w:val="18"/>
        </w:rPr>
        <w:t xml:space="preserve"> Continuum. How SOAP Notes Paved the Way for Modern Medical Documentation. </w:t>
      </w:r>
      <w:hyperlink w:history="1" r:id="rId41">
        <w:r w:rsidRPr="00D14360">
          <w:rPr>
            <w:rStyle w:val="Hyperlink"/>
            <w:rFonts w:ascii="Calibri Light" w:hAnsi="Calibri Light" w:cs="Calibri Light"/>
            <w:color w:val="000000"/>
            <w:sz w:val="18"/>
            <w:szCs w:val="18"/>
          </w:rPr>
          <w:t>https://www.carecloud.com/continuum/how-soap-notes-paved-the-way-for-modern-medical-documentation/</w:t>
        </w:r>
      </w:hyperlink>
    </w:p>
  </w:footnote>
  <w:footnote w:id="84">
    <w:p w:rsidRPr="00D14360" w:rsidR="00F10C7C" w:rsidP="006A1C57" w:rsidRDefault="00F10C7C" w14:paraId="54CA0F08" w14:textId="77777777">
      <w:pPr>
        <w:pStyle w:val="FootnoteText"/>
        <w:rPr>
          <w:rFonts w:ascii="Calibri Light" w:hAnsi="Calibri Light" w:cs="Calibri Light"/>
          <w:color w:val="000000"/>
          <w:sz w:val="18"/>
          <w:szCs w:val="18"/>
        </w:rPr>
      </w:pPr>
      <w:r w:rsidRPr="00D14360">
        <w:rPr>
          <w:rStyle w:val="FootnoteReference"/>
          <w:rFonts w:ascii="Calibri Light" w:hAnsi="Calibri Light" w:cs="Calibri Light"/>
          <w:color w:val="000000"/>
          <w:sz w:val="18"/>
          <w:szCs w:val="18"/>
        </w:rPr>
        <w:footnoteRef/>
      </w:r>
      <w:r w:rsidRPr="00D14360">
        <w:rPr>
          <w:rFonts w:ascii="Calibri Light" w:hAnsi="Calibri Light" w:cs="Calibri Light"/>
          <w:color w:val="000000"/>
          <w:sz w:val="18"/>
          <w:szCs w:val="18"/>
        </w:rPr>
        <w:t xml:space="preserve"> Academic Medicine. </w:t>
      </w:r>
      <w:hyperlink w:history="1" r:id="rId42">
        <w:r w:rsidRPr="00D14360">
          <w:rPr>
            <w:rStyle w:val="Hyperlink"/>
            <w:rFonts w:ascii="Calibri Light" w:hAnsi="Calibri Light" w:cs="Calibri Light"/>
            <w:color w:val="000000"/>
            <w:sz w:val="18"/>
            <w:szCs w:val="18"/>
            <w:shd w:val="clear" w:color="auto" w:fill="FFFFFF"/>
          </w:rPr>
          <w:t>January 2019 - Volume 94 - Issue 1 - p</w:t>
        </w:r>
        <w:bookmarkStart w:name="_Hlt11390287" w:id="758"/>
        <w:bookmarkStart w:name="_Hlt11390288" w:id="759"/>
        <w:r w:rsidRPr="00D14360">
          <w:rPr>
            <w:rStyle w:val="Hyperlink"/>
            <w:rFonts w:ascii="Calibri Light" w:hAnsi="Calibri Light" w:cs="Calibri Light"/>
            <w:color w:val="000000"/>
            <w:sz w:val="18"/>
            <w:szCs w:val="18"/>
            <w:shd w:val="clear" w:color="auto" w:fill="FFFFFF"/>
          </w:rPr>
          <w:t xml:space="preserve"> </w:t>
        </w:r>
        <w:bookmarkEnd w:id="758"/>
        <w:bookmarkEnd w:id="759"/>
        <w:r w:rsidRPr="00D14360">
          <w:rPr>
            <w:rStyle w:val="Hyperlink"/>
            <w:rFonts w:ascii="Calibri Light" w:hAnsi="Calibri Light" w:cs="Calibri Light"/>
            <w:color w:val="000000"/>
            <w:sz w:val="18"/>
            <w:szCs w:val="18"/>
            <w:shd w:val="clear" w:color="auto" w:fill="FFFFFF"/>
          </w:rPr>
          <w:t>11</w:t>
        </w:r>
      </w:hyperlink>
      <w:r w:rsidRPr="00D14360">
        <w:rPr>
          <w:rFonts w:ascii="Calibri Light" w:hAnsi="Calibri Light" w:cs="Calibri Light"/>
          <w:color w:val="000000"/>
          <w:sz w:val="18"/>
          <w:szCs w:val="18"/>
        </w:rPr>
        <w:t xml:space="preserve"> </w:t>
      </w:r>
    </w:p>
  </w:footnote>
  <w:footnote w:id="85">
    <w:p w:rsidRPr="006A1C57" w:rsidR="00F10C7C" w:rsidP="006A1C57" w:rsidRDefault="00F10C7C" w14:paraId="5C42ADF7" w14:textId="77777777">
      <w:pPr>
        <w:pStyle w:val="FootnoteText"/>
        <w:rPr>
          <w:rFonts w:ascii="Calibri Light" w:hAnsi="Calibri Light" w:cs="Calibri Light"/>
          <w:sz w:val="18"/>
          <w:szCs w:val="18"/>
        </w:rPr>
      </w:pPr>
      <w:r w:rsidRPr="00004858">
        <w:rPr>
          <w:rStyle w:val="FootnoteReference"/>
          <w:rFonts w:ascii="Calibri Light" w:hAnsi="Calibri Light" w:cs="Calibri Light"/>
          <w:sz w:val="18"/>
          <w:szCs w:val="18"/>
        </w:rPr>
        <w:footnoteRef/>
      </w:r>
      <w:r w:rsidRPr="00004858">
        <w:rPr>
          <w:rFonts w:ascii="Calibri Light" w:hAnsi="Calibri Light" w:cs="Calibri Light"/>
          <w:sz w:val="18"/>
          <w:szCs w:val="18"/>
        </w:rPr>
        <w:t xml:space="preserve"> HL7 Reference Information Model. </w:t>
      </w:r>
      <w:hyperlink w:history="1" r:id="rId43">
        <w:r w:rsidRPr="00004858">
          <w:rPr>
            <w:rStyle w:val="Hyperlink"/>
            <w:rFonts w:ascii="Calibri Light" w:hAnsi="Calibri Light" w:cs="Calibri Light"/>
            <w:sz w:val="18"/>
            <w:szCs w:val="18"/>
          </w:rPr>
          <w:t>http://www.hl7.org/implement/standards/rim.cfm</w:t>
        </w:r>
      </w:hyperlink>
    </w:p>
  </w:footnote>
  <w:footnote w:id="86">
    <w:p w:rsidRPr="006A1C57" w:rsidR="00F10C7C" w:rsidP="006A1C57" w:rsidRDefault="00F10C7C" w14:paraId="0518C0EA"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1.2.3 Human Readability and Rendering CDA Documents.</w:t>
      </w:r>
    </w:p>
  </w:footnote>
  <w:footnote w:id="87">
    <w:p w:rsidRPr="006A1C57" w:rsidR="00F10C7C" w:rsidP="006A1C57" w:rsidRDefault="00F10C7C" w14:paraId="21AD7EDE"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Chapter 4.3.5 Section Narrative Block.</w:t>
      </w:r>
    </w:p>
  </w:footnote>
  <w:footnote w:id="88">
    <w:p w:rsidRPr="003A3D50" w:rsidR="00F10C7C" w:rsidRDefault="00F10C7C" w14:paraId="17E8C46C" w14:textId="77777777">
      <w:pPr>
        <w:pStyle w:val="FootnoteText"/>
        <w:rPr>
          <w:rFonts w:ascii="Calibri Light" w:hAnsi="Calibri Light" w:cs="Calibri Light"/>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For more information on the use of styleCodes, reference the IHE Multiple Content Views (MCV) Profile - Published 2014-08-28. The profile includes examples to show how these styleCodes can be used to improve rendering options.</w:t>
      </w:r>
    </w:p>
  </w:footnote>
  <w:footnote w:id="89">
    <w:p w:rsidRPr="00C07C6B" w:rsidR="00F10C7C" w:rsidP="006A1C57" w:rsidRDefault="00F10C7C" w14:paraId="57C4186F" w14:textId="77777777">
      <w:pPr>
        <w:pStyle w:val="FootnoteText"/>
        <w:rPr>
          <w:rFonts w:ascii="Calibri Light" w:hAnsi="Calibri Light" w:cs="Calibri Light"/>
          <w:sz w:val="18"/>
          <w:szCs w:val="18"/>
        </w:rPr>
      </w:pPr>
      <w:r w:rsidRPr="00C07C6B">
        <w:rPr>
          <w:rStyle w:val="FootnoteReference"/>
          <w:rFonts w:ascii="Calibri Light" w:hAnsi="Calibri Light" w:cs="Calibri Light"/>
          <w:sz w:val="18"/>
          <w:szCs w:val="18"/>
        </w:rPr>
        <w:footnoteRef/>
      </w:r>
      <w:r w:rsidRPr="00C07C6B">
        <w:rPr>
          <w:rFonts w:ascii="Calibri Light" w:hAnsi="Calibri Light" w:cs="Calibri Light"/>
          <w:sz w:val="18"/>
          <w:szCs w:val="18"/>
        </w:rPr>
        <w:t xml:space="preserve"> HL7 C-CDA R2.1 Chapter 2.66 Social History Section.</w:t>
      </w:r>
    </w:p>
  </w:footnote>
  <w:footnote w:id="90">
    <w:p w:rsidRPr="006A1C57" w:rsidR="00F10C7C" w:rsidP="006A1C57" w:rsidRDefault="00F10C7C" w14:paraId="52BD0DC5"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C-CDA R2.1. Chapter 2.70 Vital Signs Section.</w:t>
      </w:r>
    </w:p>
  </w:footnote>
  <w:footnote w:id="91">
    <w:p w:rsidRPr="006A1C57" w:rsidR="00F10C7C" w:rsidP="004E29C8" w:rsidRDefault="00F10C7C" w14:paraId="7FD11D61" w14:textId="75AE3EC9">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254B4A">
        <w:rPr>
          <w:rFonts w:asciiTheme="majorHAnsi" w:hAnsiTheme="majorHAnsi" w:cstheme="majorHAnsi"/>
          <w:sz w:val="18"/>
          <w:szCs w:val="18"/>
        </w:rPr>
        <w:t xml:space="preserve"> </w:t>
      </w:r>
      <w:r w:rsidRPr="00254B4A" w:rsidR="00310036">
        <w:rPr>
          <w:rFonts w:asciiTheme="majorHAnsi" w:hAnsiTheme="majorHAnsi" w:cstheme="majorHAnsi"/>
          <w:sz w:val="18"/>
          <w:szCs w:val="18"/>
        </w:rPr>
        <w:t>https://www.himss.org/sites/hde/files/HSP%20March%202019%20Roundtable%20Q%26A.pdf</w:t>
      </w:r>
    </w:p>
  </w:footnote>
  <w:footnote w:id="92">
    <w:p w:rsidRPr="006A1C57" w:rsidR="00F10C7C" w:rsidP="006A1C57" w:rsidRDefault="00F10C7C" w14:paraId="14611CC9" w14:textId="7777777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w:history="1" r:id="rId44">
        <w:r w:rsidRPr="006A1C57">
          <w:rPr>
            <w:rStyle w:val="Hyperlink"/>
            <w:rFonts w:ascii="Calibri Light" w:hAnsi="Calibri Light" w:cs="Calibri Light"/>
            <w:sz w:val="18"/>
            <w:szCs w:val="18"/>
          </w:rPr>
          <w:t>http://www.hl7.org/implement/standards/product_brief.cfm?product_id=410</w:t>
        </w:r>
      </w:hyperlink>
    </w:p>
  </w:footnote>
  <w:footnote w:id="93">
    <w:p w:rsidRPr="006A1C57" w:rsidR="00F10C7C" w:rsidP="006A1C57" w:rsidRDefault="00F10C7C" w14:paraId="6C99F8F3"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832D3">
        <w:rPr>
          <w:rFonts w:ascii="Calibri Light" w:hAnsi="Calibri Light" w:cs="Calibri Light"/>
          <w:sz w:val="18"/>
          <w:szCs w:val="18"/>
        </w:rPr>
        <w:t>HL7 CDA® Release 2 Implementation Guide:</w:t>
      </w:r>
      <w:r>
        <w:rPr>
          <w:rFonts w:ascii="Calibri Light" w:hAnsi="Calibri Light" w:cs="Calibri Light"/>
          <w:sz w:val="18"/>
          <w:szCs w:val="18"/>
        </w:rPr>
        <w:t xml:space="preserve"> </w:t>
      </w:r>
      <w:r w:rsidRPr="006832D3">
        <w:rPr>
          <w:rFonts w:ascii="Calibri Light" w:hAnsi="Calibri Light" w:cs="Calibri Light"/>
          <w:sz w:val="18"/>
          <w:szCs w:val="18"/>
        </w:rPr>
        <w:t>Additional CDA R2 Templates --</w:t>
      </w:r>
      <w:r>
        <w:rPr>
          <w:rFonts w:ascii="Calibri Light" w:hAnsi="Calibri Light" w:cs="Calibri Light"/>
          <w:sz w:val="18"/>
          <w:szCs w:val="18"/>
        </w:rPr>
        <w:t xml:space="preserve"> </w:t>
      </w:r>
      <w:r w:rsidRPr="006832D3">
        <w:rPr>
          <w:rFonts w:ascii="Calibri Light" w:hAnsi="Calibri Light" w:cs="Calibri Light"/>
          <w:sz w:val="18"/>
          <w:szCs w:val="18"/>
        </w:rPr>
        <w:t>Clinical Documents for Payers – Set 1,</w:t>
      </w:r>
      <w:r>
        <w:rPr>
          <w:rFonts w:ascii="Calibri Light" w:hAnsi="Calibri Light" w:cs="Calibri Light"/>
          <w:sz w:val="18"/>
          <w:szCs w:val="18"/>
        </w:rPr>
        <w:t xml:space="preserve"> </w:t>
      </w:r>
      <w:r w:rsidRPr="006832D3">
        <w:rPr>
          <w:rFonts w:ascii="Calibri Light" w:hAnsi="Calibri Light" w:cs="Calibri Light"/>
          <w:sz w:val="18"/>
          <w:szCs w:val="18"/>
        </w:rPr>
        <w:t>Release 1 – US Realm</w:t>
      </w:r>
      <w:r w:rsidRPr="006A1C57">
        <w:rPr>
          <w:rFonts w:ascii="Calibri Light" w:hAnsi="Calibri Light" w:cs="Calibri Light"/>
          <w:sz w:val="18"/>
          <w:szCs w:val="18"/>
        </w:rPr>
        <w:t>. Page 123.</w:t>
      </w:r>
    </w:p>
  </w:footnote>
  <w:footnote w:id="94">
    <w:p w:rsidRPr="006A1C57" w:rsidR="00F10C7C" w:rsidP="006A1C57" w:rsidRDefault="00F10C7C" w14:paraId="69F06960"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832D3">
        <w:rPr>
          <w:rFonts w:ascii="Calibri Light" w:hAnsi="Calibri Light" w:cs="Calibri Light"/>
          <w:sz w:val="18"/>
          <w:szCs w:val="18"/>
        </w:rPr>
        <w:t>HL7 CDA® Release 2 Implementation Guide:</w:t>
      </w:r>
      <w:r>
        <w:rPr>
          <w:rFonts w:ascii="Calibri Light" w:hAnsi="Calibri Light" w:cs="Calibri Light"/>
          <w:sz w:val="18"/>
          <w:szCs w:val="18"/>
        </w:rPr>
        <w:t xml:space="preserve"> </w:t>
      </w:r>
      <w:r w:rsidRPr="006832D3">
        <w:rPr>
          <w:rFonts w:ascii="Calibri Light" w:hAnsi="Calibri Light" w:cs="Calibri Light"/>
          <w:sz w:val="18"/>
          <w:szCs w:val="18"/>
        </w:rPr>
        <w:t>Additional CDA R2 Templates --</w:t>
      </w:r>
      <w:r>
        <w:rPr>
          <w:rFonts w:ascii="Calibri Light" w:hAnsi="Calibri Light" w:cs="Calibri Light"/>
          <w:sz w:val="18"/>
          <w:szCs w:val="18"/>
        </w:rPr>
        <w:t xml:space="preserve"> </w:t>
      </w:r>
      <w:r w:rsidRPr="006832D3">
        <w:rPr>
          <w:rFonts w:ascii="Calibri Light" w:hAnsi="Calibri Light" w:cs="Calibri Light"/>
          <w:sz w:val="18"/>
          <w:szCs w:val="18"/>
        </w:rPr>
        <w:t>Clinical Documents for Payers – Set 1,</w:t>
      </w:r>
      <w:r>
        <w:rPr>
          <w:rFonts w:ascii="Calibri Light" w:hAnsi="Calibri Light" w:cs="Calibri Light"/>
          <w:sz w:val="18"/>
          <w:szCs w:val="18"/>
        </w:rPr>
        <w:t xml:space="preserve"> </w:t>
      </w:r>
      <w:r w:rsidRPr="006832D3">
        <w:rPr>
          <w:rFonts w:ascii="Calibri Light" w:hAnsi="Calibri Light" w:cs="Calibri Light"/>
          <w:sz w:val="18"/>
          <w:szCs w:val="18"/>
        </w:rPr>
        <w:t>Release 1 – US Realm</w:t>
      </w:r>
      <w:r w:rsidRPr="006A1C57">
        <w:rPr>
          <w:rFonts w:ascii="Calibri Light" w:hAnsi="Calibri Light" w:cs="Calibri Light"/>
          <w:sz w:val="18"/>
          <w:szCs w:val="18"/>
        </w:rPr>
        <w:t>, Table 24.  page 125</w:t>
      </w:r>
    </w:p>
  </w:footnote>
  <w:footnote w:id="95">
    <w:p w:rsidRPr="007E7117" w:rsidR="00F10C7C" w:rsidP="00510672" w:rsidRDefault="00F10C7C" w14:paraId="470785AE"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QRDA Cat 1, Measure Section QDM</w:t>
      </w:r>
    </w:p>
  </w:footnote>
  <w:footnote w:id="96">
    <w:p w:rsidRPr="007E7117" w:rsidR="00F10C7C" w:rsidP="00510672" w:rsidRDefault="00F10C7C" w14:paraId="06A03D14"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Examples Search. Quality Care Compliance in C-CDA. </w:t>
      </w:r>
      <w:hyperlink w:history="1" r:id="rId45">
        <w:r w:rsidRPr="007E7117">
          <w:rPr>
            <w:rStyle w:val="Hyperlink"/>
            <w:rFonts w:ascii="Calibri Light" w:hAnsi="Calibri Light" w:cs="Calibri Light"/>
            <w:sz w:val="18"/>
            <w:szCs w:val="18"/>
          </w:rPr>
          <w:t>http://hl7-c-cda-examples.herokuapp.com/sections/Quality</w:t>
        </w:r>
      </w:hyperlink>
    </w:p>
  </w:footnote>
  <w:footnote w:id="97">
    <w:p w:rsidRPr="007E7117" w:rsidR="00F10C7C" w:rsidP="00510672" w:rsidRDefault="00F10C7C" w14:paraId="4C53EC13"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132.</w:t>
      </w:r>
    </w:p>
  </w:footnote>
  <w:footnote w:id="98">
    <w:p w:rsidRPr="007E7117" w:rsidR="00F10C7C" w:rsidP="00510672" w:rsidRDefault="00F10C7C" w14:paraId="4A947D80"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141.</w:t>
      </w:r>
    </w:p>
  </w:footnote>
  <w:footnote w:id="99">
    <w:p w:rsidRPr="007E7117" w:rsidR="00F10C7C" w:rsidP="00510672" w:rsidRDefault="00F10C7C" w14:paraId="3D9F8738"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147.</w:t>
      </w:r>
    </w:p>
  </w:footnote>
  <w:footnote w:id="100">
    <w:p w:rsidRPr="007E7117" w:rsidR="00F10C7C" w:rsidP="00510672" w:rsidRDefault="00F10C7C" w14:paraId="2C134284"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161.</w:t>
      </w:r>
    </w:p>
  </w:footnote>
  <w:footnote w:id="101">
    <w:p w:rsidRPr="007E7117" w:rsidR="00F10C7C" w:rsidP="00510672" w:rsidRDefault="00F10C7C" w14:paraId="79EB8D41"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129</w:t>
      </w:r>
    </w:p>
  </w:footnote>
  <w:footnote w:id="102">
    <w:p w:rsidRPr="007E7117" w:rsidR="00F10C7C" w:rsidP="00510672" w:rsidRDefault="00F10C7C" w14:paraId="5C96E581"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131.</w:t>
      </w:r>
    </w:p>
  </w:footnote>
  <w:footnote w:id="103">
    <w:p w:rsidRPr="007E7117" w:rsidR="00F10C7C" w:rsidP="00510672" w:rsidRDefault="00F10C7C" w14:paraId="23EF7F79"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131.</w:t>
      </w:r>
    </w:p>
  </w:footnote>
  <w:footnote w:id="104">
    <w:p w:rsidRPr="007E7117" w:rsidR="00F10C7C" w:rsidP="00510672" w:rsidRDefault="00F10C7C" w14:paraId="35FA173B"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HL7 CDA® Release 2 Implementation Guide: Additional CDA R2 Templates -- Clinical Documents for Payers – Set 1, Release 1 – US Realm.Page 137. </w:t>
      </w:r>
    </w:p>
  </w:footnote>
  <w:footnote w:id="105">
    <w:p w:rsidRPr="007E7117" w:rsidR="00F10C7C" w:rsidP="00510672" w:rsidRDefault="00F10C7C" w14:paraId="5659F6D8"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137.</w:t>
      </w:r>
    </w:p>
  </w:footnote>
  <w:footnote w:id="106">
    <w:p w:rsidRPr="006A1C57" w:rsidR="00F10C7C" w:rsidP="006A1C57" w:rsidRDefault="00F10C7C" w14:paraId="545F9016" w14:textId="337FF093">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w:history="1" r:id="rId46">
        <w:r>
          <w:rPr>
            <w:rStyle w:val="Hyperlink"/>
            <w:rFonts w:asciiTheme="majorHAnsi" w:hAnsiTheme="majorHAnsi" w:cstheme="majorHAnsi"/>
            <w:sz w:val="18"/>
            <w:szCs w:val="18"/>
          </w:rPr>
          <w:t>https://hl7.org/permalink/?CDAStyleSheet</w:t>
        </w:r>
      </w:hyperlink>
      <w:r>
        <w:rPr>
          <w:rFonts w:asciiTheme="majorHAnsi" w:hAnsiTheme="majorHAnsi" w:cstheme="majorHAnsi"/>
          <w:sz w:val="18"/>
          <w:szCs w:val="18"/>
        </w:rPr>
        <w:t xml:space="preserve"> </w:t>
      </w:r>
    </w:p>
  </w:footnote>
  <w:footnote w:id="107">
    <w:p w:rsidRPr="006A1C57" w:rsidR="00F10C7C" w:rsidP="008F2473" w:rsidRDefault="00F10C7C" w14:paraId="7127911A"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Chapter 4.2.5.1 Content.</w:t>
      </w:r>
    </w:p>
  </w:footnote>
  <w:footnote w:id="108">
    <w:p w:rsidRPr="006A1C57" w:rsidR="00F10C7C" w:rsidP="008F2473" w:rsidRDefault="00F10C7C" w14:paraId="15F68EFB"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https://www.hl7.org/fhir/datatypes.html#CodeableConcept</w:t>
      </w:r>
    </w:p>
  </w:footnote>
  <w:footnote w:id="109">
    <w:p w:rsidRPr="006A1C57" w:rsidR="00F10C7C" w:rsidP="008F2473" w:rsidRDefault="00F10C7C" w14:paraId="2ED7E277"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hyperlink w:history="1" r:id="rId47">
        <w:r w:rsidRPr="00B64B82">
          <w:rPr>
            <w:rStyle w:val="Hyperlink"/>
            <w:rFonts w:ascii="Calibri Light" w:hAnsi="Calibri Light" w:cs="Calibri Light"/>
            <w:sz w:val="18"/>
            <w:szCs w:val="18"/>
          </w:rPr>
          <w:t>https://confluence.hl7.org/display/VOC/Vocabulary+WG+Policy+on+Use+of+translationCode+in+the+V3+%28and+CDA%29+Datatypes</w:t>
        </w:r>
      </w:hyperlink>
    </w:p>
  </w:footnote>
  <w:footnote w:id="110">
    <w:p w:rsidR="00F10C7C" w:rsidP="008F2473" w:rsidRDefault="00F10C7C" w14:paraId="2B17BA4F" w14:textId="77777777">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w:history="1" r:id="rId48">
        <w:r w:rsidRPr="00D14360">
          <w:rPr>
            <w:rStyle w:val="Hyperlink"/>
            <w:rFonts w:ascii="Calibri Light" w:hAnsi="Calibri Light" w:cs="Calibri Light"/>
            <w:sz w:val="18"/>
            <w:szCs w:val="18"/>
          </w:rPr>
          <w:t>https://www.healthit.gov/isa/</w:t>
        </w:r>
      </w:hyperlink>
    </w:p>
    <w:p w:rsidRPr="006A1C57" w:rsidR="00F10C7C" w:rsidP="008F2473" w:rsidRDefault="00F10C7C" w14:paraId="485342B0" w14:textId="77777777">
      <w:pPr>
        <w:pStyle w:val="FootnoteText"/>
        <w:rPr>
          <w:rFonts w:ascii="Calibri Light" w:hAnsi="Calibri Light" w:cs="Calibri Light"/>
          <w:sz w:val="18"/>
          <w:szCs w:val="18"/>
        </w:rPr>
      </w:pPr>
    </w:p>
  </w:footnote>
  <w:footnote w:id="111">
    <w:p w:rsidRPr="006A1C57" w:rsidR="00F10C7C" w:rsidP="006A1C57" w:rsidRDefault="00F10C7C" w14:paraId="3D32398C" w14:textId="38AB943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HIMSS Health Story Project Roundtable. Style Standards to Improve Health IT Usability and Reduce Physician Burden. March 5, 2019. </w:t>
      </w:r>
      <w:r w:rsidRPr="00C706BF" w:rsidR="00C706BF">
        <w:t>https://www.himss.org/sites/hde/files/HSP%20March%202019%20Roundtable%20Q%26A.pdf</w:t>
      </w:r>
    </w:p>
  </w:footnote>
  <w:footnote w:id="112">
    <w:p w:rsidRPr="003A3D50" w:rsidR="00F10C7C" w:rsidP="005E1ED2" w:rsidRDefault="00F10C7C" w14:paraId="4AD68102" w14:textId="77777777">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CDA R2 Datatypes Abstract Specification.</w:t>
      </w:r>
    </w:p>
  </w:footnote>
  <w:footnote w:id="113">
    <w:p w:rsidR="00F10C7C" w:rsidP="005E1ED2" w:rsidRDefault="00F10C7C" w14:paraId="221FF8B4" w14:textId="77777777">
      <w:pPr>
        <w:pStyle w:val="FootnoteText"/>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Ibid.</w:t>
      </w:r>
    </w:p>
  </w:footnote>
  <w:footnote w:id="114">
    <w:p w:rsidRPr="006A1C57" w:rsidR="00F10C7C" w:rsidP="006A1C57" w:rsidRDefault="00F10C7C" w14:paraId="3F94D61A"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r w:rsidRPr="006A1C57">
        <w:rPr>
          <w:rFonts w:ascii="Calibri Light" w:hAnsi="Calibri Light" w:eastAsia="Calibri" w:cs="Calibri Light"/>
          <w:sz w:val="18"/>
          <w:szCs w:val="18"/>
        </w:rPr>
        <w:t>Chapter 3.8.2 of the HL7 Abstract Data Types Specification</w:t>
      </w:r>
    </w:p>
  </w:footnote>
  <w:footnote w:id="115">
    <w:p w:rsidRPr="006A1C57" w:rsidR="00F10C7C" w:rsidP="006A1C57" w:rsidRDefault="00F10C7C" w14:paraId="4BE66C93"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C-CDA R2.1. Chapter 3.3 Determining the Status of Clinical Statement.</w:t>
      </w:r>
    </w:p>
  </w:footnote>
  <w:footnote w:id="116">
    <w:p w:rsidRPr="006A1C57" w:rsidR="00F10C7C" w:rsidP="006A1C57" w:rsidRDefault="00F10C7C" w14:paraId="61E02807"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Chapter 4.3.6.1 Act. </w:t>
      </w:r>
    </w:p>
  </w:footnote>
  <w:footnote w:id="117">
    <w:p w:rsidR="00F10C7C" w:rsidRDefault="00F10C7C" w14:paraId="6F6C9292" w14:textId="77777777">
      <w:pPr>
        <w:pStyle w:val="FootnoteText"/>
      </w:pPr>
      <w:r>
        <w:rPr>
          <w:rStyle w:val="FootnoteReference"/>
        </w:rPr>
        <w:footnoteRef/>
      </w:r>
      <w:r>
        <w:t xml:space="preserve"> </w:t>
      </w:r>
      <w:r w:rsidRPr="006A1C57">
        <w:rPr>
          <w:rFonts w:ascii="Calibri Light" w:hAnsi="Calibri Light" w:eastAsia="Calibri" w:cs="Calibri Light"/>
          <w:sz w:val="18"/>
          <w:szCs w:val="18"/>
        </w:rPr>
        <w:t>HL7 CDA® Release 2 Implementation Guide: Additional CDA R2 Templates – Clinical Documents for Payers – Set 1, Release 1 – US Realm. Table 31, page 137.</w:t>
      </w:r>
    </w:p>
  </w:footnote>
  <w:footnote w:id="118">
    <w:p w:rsidRPr="007E7117" w:rsidR="00F10C7C" w:rsidP="00F75DF2" w:rsidRDefault="00F10C7C" w14:paraId="1DD1C7AC"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hyperlink w:history="1" r:id="rId49">
        <w:r w:rsidRPr="007E7117">
          <w:rPr>
            <w:rStyle w:val="Hyperlink"/>
            <w:rFonts w:ascii="Calibri Light" w:hAnsi="Calibri Light" w:cs="Calibri Light"/>
            <w:sz w:val="18"/>
            <w:szCs w:val="18"/>
          </w:rPr>
          <w:t>http://cdasearch.hl7.org/examples/view/7353a215efda8dfe3fbacb19abbb90756ce14bab</w:t>
        </w:r>
      </w:hyperlink>
    </w:p>
  </w:footnote>
  <w:footnote w:id="119">
    <w:p w:rsidRPr="006A1C57" w:rsidR="00F10C7C" w:rsidP="007D3708" w:rsidRDefault="00F10C7C" w14:paraId="336D5B16"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Cross-Workgroup C-CDA Template Review Project. </w:t>
      </w:r>
    </w:p>
  </w:footnote>
  <w:footnote w:id="120">
    <w:p w:rsidRPr="007E7117" w:rsidR="00F10C7C" w:rsidP="009F6BA2" w:rsidRDefault="00F10C7C" w14:paraId="054C2553"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2018Dec with errata. Problem Observation (V3). Page 21.</w:t>
      </w:r>
    </w:p>
  </w:footnote>
  <w:footnote w:id="121">
    <w:p w:rsidRPr="007E7117" w:rsidR="00F10C7C" w:rsidP="00F75DF2" w:rsidRDefault="00F10C7C" w14:paraId="6A8F7299"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hyperlink w:history="1" r:id="rId50">
        <w:r w:rsidRPr="007E7117">
          <w:rPr>
            <w:rStyle w:val="Hyperlink"/>
            <w:rFonts w:ascii="Calibri Light" w:hAnsi="Calibri Light" w:cs="Calibri Light"/>
            <w:sz w:val="18"/>
            <w:szCs w:val="18"/>
          </w:rPr>
          <w:t>http://cdasearch.hl7.org/examples/view/7353a215efda8dfe3fbacb19abbb90756ce14bab</w:t>
        </w:r>
      </w:hyperlink>
    </w:p>
  </w:footnote>
  <w:footnote w:id="122">
    <w:p w:rsidRPr="007E7117" w:rsidR="00F10C7C" w:rsidP="00F75DF2" w:rsidRDefault="00F10C7C" w14:paraId="6DB3276D"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hyperlink w:history="1" r:id="rId51">
        <w:r w:rsidRPr="007E7117">
          <w:rPr>
            <w:rStyle w:val="Hyperlink"/>
            <w:rFonts w:ascii="Calibri Light" w:hAnsi="Calibri Light" w:cs="Calibri Light"/>
            <w:sz w:val="18"/>
            <w:szCs w:val="18"/>
          </w:rPr>
          <w:t>http://cdasearch.hl7.org/examples/view/7353a215efda8dfe3fbacb19abbb90756ce14bab</w:t>
        </w:r>
      </w:hyperlink>
    </w:p>
  </w:footnote>
  <w:footnote w:id="123">
    <w:p w:rsidRPr="006A1C57" w:rsidR="00F10C7C" w:rsidP="007D3708" w:rsidRDefault="00F10C7C" w14:paraId="56CAD1C9"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Cross-Workgroup C-CDA Template Review Project. </w:t>
      </w:r>
    </w:p>
  </w:footnote>
  <w:footnote w:id="124">
    <w:p w:rsidRPr="007E7117" w:rsidR="00F10C7C" w:rsidP="009F6BA2" w:rsidRDefault="00F10C7C" w14:paraId="3DDEFE36"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2018Dec with errata. Problem Observation (V3). Page 21.</w:t>
      </w:r>
    </w:p>
  </w:footnote>
  <w:footnote w:id="125">
    <w:p w:rsidRPr="007E7117" w:rsidR="00F10C7C" w:rsidP="00F75DF2" w:rsidRDefault="00F10C7C" w14:paraId="4BCACA22"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hyperlink w:history="1" r:id="rId52">
        <w:r w:rsidRPr="007E7117">
          <w:rPr>
            <w:rStyle w:val="Hyperlink"/>
            <w:rFonts w:ascii="Calibri Light" w:hAnsi="Calibri Light" w:cs="Calibri Light"/>
            <w:sz w:val="18"/>
            <w:szCs w:val="18"/>
          </w:rPr>
          <w:t>http://cdasearch.hl7.org/examples/view/7353a215efda8dfe3fbacb19abbb90756ce14bab</w:t>
        </w:r>
      </w:hyperlink>
    </w:p>
  </w:footnote>
  <w:footnote w:id="126">
    <w:p w:rsidRPr="006A1C57" w:rsidR="00F10C7C" w:rsidP="003B4A08" w:rsidRDefault="00F10C7C" w14:paraId="4412E113" w14:textId="77777777">
      <w:pPr>
        <w:rPr>
          <w:rFonts w:ascii="Calibri Light" w:hAnsi="Calibri Light" w:eastAsia="Calibri" w:cs="Calibri Light"/>
          <w:sz w:val="18"/>
          <w:szCs w:val="18"/>
        </w:rPr>
      </w:pPr>
      <w:r w:rsidRPr="006A1C57">
        <w:rPr>
          <w:rFonts w:ascii="Calibri Light" w:hAnsi="Calibri Light" w:cs="Calibri Light"/>
          <w:sz w:val="18"/>
          <w:szCs w:val="18"/>
          <w:vertAlign w:val="superscript"/>
        </w:rPr>
        <w:footnoteRef/>
      </w:r>
      <w:r w:rsidRPr="006A1C57">
        <w:rPr>
          <w:rFonts w:ascii="Calibri Light" w:hAnsi="Calibri Light" w:eastAsia="Calibri" w:cs="Calibri Light"/>
          <w:sz w:val="18"/>
          <w:szCs w:val="18"/>
        </w:rPr>
        <w:t xml:space="preserve"> Source: https://github.com/benjaminflessner/HL7-C-CDA-Task-Force-Examples/blob/master/Implant Without Procedure.xml</w:t>
      </w:r>
    </w:p>
  </w:footnote>
  <w:footnote w:id="127">
    <w:p w:rsidRPr="006A1C57" w:rsidR="00F10C7C" w:rsidP="003B4A08" w:rsidRDefault="00F10C7C" w14:paraId="23516ACC" w14:textId="77777777">
      <w:pPr>
        <w:rPr>
          <w:rFonts w:ascii="Calibri Light" w:hAnsi="Calibri Light" w:eastAsia="Calibri" w:cs="Calibri Light"/>
          <w:sz w:val="18"/>
          <w:szCs w:val="18"/>
        </w:rPr>
      </w:pPr>
      <w:r w:rsidRPr="006A1C57">
        <w:rPr>
          <w:rFonts w:ascii="Calibri Light" w:hAnsi="Calibri Light" w:cs="Calibri Light"/>
          <w:sz w:val="18"/>
          <w:szCs w:val="18"/>
          <w:vertAlign w:val="superscript"/>
        </w:rPr>
        <w:footnoteRef/>
      </w:r>
      <w:r w:rsidRPr="006A1C57">
        <w:rPr>
          <w:rFonts w:ascii="Calibri Light" w:hAnsi="Calibri Light" w:eastAsia="Calibri" w:cs="Calibri Light"/>
          <w:sz w:val="18"/>
          <w:szCs w:val="18"/>
        </w:rPr>
        <w:t xml:space="preserve"> </w:t>
      </w:r>
      <w:hyperlink w:history="1" r:id="rId53">
        <w:r w:rsidRPr="00904EED">
          <w:rPr>
            <w:rStyle w:val="Hyperlink"/>
            <w:rFonts w:ascii="Calibri Light" w:hAnsi="Calibri Light" w:eastAsia="Calibri" w:cs="Calibri Light"/>
            <w:sz w:val="18"/>
            <w:szCs w:val="18"/>
          </w:rPr>
          <w:t>https://github.com/brettmarquard/HL7-C-CDA-Task-Force-Examples/blob/master/No_Implanted_Devices.xml</w:t>
        </w:r>
      </w:hyperlink>
    </w:p>
  </w:footnote>
  <w:footnote w:id="128">
    <w:p w:rsidRPr="007E7117" w:rsidR="00F10C7C" w:rsidP="00E42FA6" w:rsidRDefault="00F10C7C" w14:paraId="057AE63C"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STU Comments #1773, #1279, #1278. </w:t>
      </w:r>
      <w:hyperlink w:history="1" r:id="rId54">
        <w:r w:rsidRPr="007E7117">
          <w:rPr>
            <w:rStyle w:val="Hyperlink"/>
            <w:rFonts w:ascii="Calibri Light" w:hAnsi="Calibri Light" w:cs="Calibri Light"/>
            <w:sz w:val="18"/>
            <w:szCs w:val="18"/>
          </w:rPr>
          <w:t>http://www.hl7.org/dstucomments/showdetail.cfm?dstuid=168</w:t>
        </w:r>
      </w:hyperlink>
    </w:p>
  </w:footnote>
  <w:footnote w:id="129">
    <w:p w:rsidRPr="007E7117" w:rsidR="00F10C7C" w:rsidP="00E42FA6" w:rsidRDefault="00F10C7C" w14:paraId="56DF4245"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STU Comments #1429. </w:t>
      </w:r>
      <w:hyperlink w:history="1" r:id="rId55">
        <w:r w:rsidRPr="007E7117">
          <w:rPr>
            <w:rStyle w:val="Hyperlink"/>
            <w:rFonts w:ascii="Calibri Light" w:hAnsi="Calibri Light" w:cs="Calibri Light"/>
            <w:sz w:val="18"/>
            <w:szCs w:val="18"/>
          </w:rPr>
          <w:t>http://www.hl7.org/dstucomments/showdetail.cfm?dstuid=168</w:t>
        </w:r>
      </w:hyperlink>
    </w:p>
  </w:footnote>
  <w:footnote w:id="130">
    <w:p w:rsidRPr="007E7117" w:rsidR="00F10C7C" w:rsidP="00E42FA6" w:rsidRDefault="00F10C7C" w14:paraId="6496B013" w14:textId="77777777">
      <w:pPr>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w:t>
      </w:r>
      <w:hyperlink w:history="1" r:id="rId56">
        <w:r w:rsidRPr="007E7117">
          <w:rPr>
            <w:rStyle w:val="Hyperlink"/>
            <w:rFonts w:ascii="Calibri Light" w:hAnsi="Calibri Light" w:cs="Calibri Light"/>
            <w:sz w:val="18"/>
            <w:szCs w:val="18"/>
          </w:rPr>
          <w:t>https://www.healthit.gov/isa/representing-patient-tobacco-use-smoking-status</w:t>
        </w:r>
      </w:hyperlink>
    </w:p>
  </w:footnote>
  <w:footnote w:id="131">
    <w:p w:rsidRPr="006A1C57" w:rsidR="00F10C7C" w:rsidP="007D3708" w:rsidRDefault="00F10C7C" w14:paraId="03EDC79C" w14:textId="77777777">
      <w:pPr>
        <w:rPr>
          <w:rFonts w:ascii="Calibri Light" w:hAnsi="Calibri Light" w:eastAsia="Calibri" w:cs="Calibri Light"/>
          <w:sz w:val="18"/>
          <w:szCs w:val="18"/>
        </w:rPr>
      </w:pPr>
      <w:r w:rsidRPr="006A1C57">
        <w:rPr>
          <w:rFonts w:ascii="Calibri Light" w:hAnsi="Calibri Light" w:cs="Calibri Light"/>
          <w:sz w:val="18"/>
          <w:szCs w:val="18"/>
          <w:vertAlign w:val="superscript"/>
        </w:rPr>
        <w:footnoteRef/>
      </w:r>
      <w:r w:rsidRPr="006A1C57">
        <w:rPr>
          <w:rFonts w:ascii="Calibri Light" w:hAnsi="Calibri Light" w:eastAsia="Calibri" w:cs="Calibri Light"/>
          <w:sz w:val="18"/>
          <w:szCs w:val="18"/>
        </w:rPr>
        <w:t xml:space="preserve"> </w:t>
      </w:r>
      <w:hyperlink w:history="1" r:id="rId57">
        <w:r w:rsidRPr="00916D2D">
          <w:rPr>
            <w:rStyle w:val="Hyperlink"/>
            <w:rFonts w:ascii="Calibri Light" w:hAnsi="Calibri Light" w:eastAsia="Calibri" w:cs="Calibri Light"/>
            <w:sz w:val="18"/>
            <w:szCs w:val="18"/>
          </w:rPr>
          <w:t>https://github.com/jddamore/HL7-Task-Force-Examples/blob/master/SMOKING_Unknown_Smoker.xml</w:t>
        </w:r>
      </w:hyperlink>
    </w:p>
  </w:footnote>
  <w:footnote w:id="132">
    <w:p w:rsidR="00F10C7C" w:rsidP="00974044" w:rsidRDefault="00F10C7C" w14:paraId="34777AE7" w14:textId="77777777">
      <w:pPr>
        <w:pStyle w:val="FootnoteText"/>
      </w:pPr>
      <w:r>
        <w:rPr>
          <w:rStyle w:val="FootnoteReference"/>
        </w:rPr>
        <w:footnoteRef/>
      </w:r>
      <w:r>
        <w:t xml:space="preserve"> </w:t>
      </w:r>
      <w:r w:rsidRPr="003B4A95">
        <w:t>https://www.betterhealth.vic.gov.au/health/conditionsandtreatments/Blood-and-pathology-tests</w:t>
      </w:r>
    </w:p>
  </w:footnote>
  <w:footnote w:id="133">
    <w:p w:rsidRPr="006A1C57" w:rsidR="00F10C7C" w:rsidP="006A1C57" w:rsidRDefault="00F10C7C" w14:paraId="6DA51C42" w14:textId="77777777">
      <w:pPr>
        <w:rPr>
          <w:rFonts w:ascii="Calibri Light" w:hAnsi="Calibri Light" w:eastAsia="Calibri" w:cs="Calibri Light"/>
          <w:sz w:val="18"/>
          <w:szCs w:val="18"/>
        </w:rPr>
      </w:pPr>
      <w:r w:rsidRPr="006A1C57">
        <w:rPr>
          <w:rFonts w:ascii="Calibri Light" w:hAnsi="Calibri Light" w:cs="Calibri Light"/>
          <w:sz w:val="18"/>
          <w:szCs w:val="18"/>
          <w:vertAlign w:val="superscript"/>
        </w:rPr>
        <w:footnoteRef/>
      </w:r>
      <w:r w:rsidRPr="006A1C57">
        <w:rPr>
          <w:rFonts w:ascii="Calibri Light" w:hAnsi="Calibri Light" w:eastAsia="Calibri" w:cs="Calibri Light"/>
          <w:sz w:val="18"/>
          <w:szCs w:val="18"/>
        </w:rPr>
        <w:t xml:space="preserve"> </w:t>
      </w:r>
      <w:hyperlink w:history="1" r:id="rId58">
        <w:r w:rsidRPr="00995C1B">
          <w:rPr>
            <w:rStyle w:val="Hyperlink"/>
            <w:rFonts w:ascii="Calibri Light" w:hAnsi="Calibri Light" w:eastAsia="Calibri" w:cs="Calibri Light"/>
            <w:sz w:val="18"/>
            <w:szCs w:val="18"/>
          </w:rPr>
          <w:t>https://github.com/jddamore/HL7-Task-Force-Examples/blob/master/MED_Med_Every_4-6_hrs.xml</w:t>
        </w:r>
      </w:hyperlink>
    </w:p>
  </w:footnote>
  <w:footnote w:id="134">
    <w:p w:rsidRPr="00570399" w:rsidR="00F10C7C" w:rsidP="006A1C57" w:rsidRDefault="00F10C7C" w14:paraId="7239FD12" w14:textId="77777777">
      <w:pPr>
        <w:rPr>
          <w:rFonts w:ascii="Calibri Light" w:hAnsi="Calibri Light" w:eastAsia="Calibri" w:cs="Calibri Light"/>
          <w:sz w:val="18"/>
          <w:szCs w:val="18"/>
        </w:rPr>
      </w:pPr>
      <w:r w:rsidRPr="00570399">
        <w:rPr>
          <w:rFonts w:ascii="Calibri Light" w:hAnsi="Calibri Light" w:cs="Calibri Light"/>
          <w:sz w:val="18"/>
          <w:szCs w:val="18"/>
          <w:vertAlign w:val="superscript"/>
        </w:rPr>
        <w:footnoteRef/>
      </w:r>
      <w:r w:rsidRPr="00570399">
        <w:rPr>
          <w:rFonts w:ascii="Calibri Light" w:hAnsi="Calibri Light" w:eastAsia="Calibri" w:cs="Calibri Light"/>
          <w:sz w:val="18"/>
          <w:szCs w:val="18"/>
        </w:rPr>
        <w:t xml:space="preserve"> Medication Frequency List:</w:t>
      </w:r>
      <w:hyperlink r:id="rId59">
        <w:r w:rsidRPr="002E61F1">
          <w:rPr>
            <w:rFonts w:ascii="Calibri Light" w:hAnsi="Calibri Light" w:eastAsia="Calibri" w:cs="Calibri Light"/>
            <w:color w:val="1361FF"/>
            <w:sz w:val="18"/>
            <w:szCs w:val="18"/>
            <w:u w:val="single"/>
          </w:rPr>
          <w:t>https://docs.google.com/document/d/1Y0Z458o_MrR2aPnpx6EygO6hpI88Bl95esjRWZ0agtY/edit</w:t>
        </w:r>
      </w:hyperlink>
      <w:r w:rsidRPr="00570399">
        <w:rPr>
          <w:rFonts w:ascii="Calibri Light" w:hAnsi="Calibri Light" w:eastAsia="Calibri" w:cs="Calibri Light"/>
          <w:sz w:val="18"/>
          <w:szCs w:val="18"/>
        </w:rPr>
        <w:t>]</w:t>
      </w:r>
    </w:p>
  </w:footnote>
  <w:footnote w:id="135">
    <w:p w:rsidRPr="003A3D50" w:rsidR="00F10C7C" w:rsidP="00916D2D" w:rsidRDefault="00F10C7C" w14:paraId="35AE875D" w14:textId="77777777">
      <w:pPr>
        <w:rPr>
          <w:rFonts w:ascii="Calibri Light" w:hAnsi="Calibri Light" w:cs="Calibri Light"/>
          <w:sz w:val="18"/>
          <w:szCs w:val="18"/>
        </w:rPr>
      </w:pPr>
      <w:r w:rsidRPr="00570399">
        <w:rPr>
          <w:rFonts w:ascii="Calibri Light" w:hAnsi="Calibri Light" w:cs="Calibri Light"/>
          <w:sz w:val="18"/>
          <w:szCs w:val="18"/>
          <w:vertAlign w:val="superscript"/>
        </w:rPr>
        <w:footnoteRef/>
      </w:r>
      <w:r w:rsidRPr="00570399">
        <w:rPr>
          <w:rFonts w:ascii="Calibri Light" w:hAnsi="Calibri Light" w:eastAsia="Calibri" w:cs="Calibri Light"/>
          <w:sz w:val="18"/>
          <w:szCs w:val="18"/>
        </w:rPr>
        <w:t xml:space="preserve"> </w:t>
      </w:r>
      <w:hyperlink w:history="1" r:id="rId60">
        <w:r w:rsidRPr="003A3D50">
          <w:rPr>
            <w:rStyle w:val="Hyperlink"/>
            <w:rFonts w:ascii="Calibri Light" w:hAnsi="Calibri Light" w:cs="Calibri Light"/>
            <w:sz w:val="18"/>
            <w:szCs w:val="18"/>
          </w:rPr>
          <w:t>https://github.com/brettmarquard/HL7-C-CDA-Task-Force-Examples/blob/master/Influenza_Immunization_Complete.xml</w:t>
        </w:r>
      </w:hyperlink>
    </w:p>
    <w:p w:rsidRPr="006A1C57" w:rsidR="00F10C7C" w:rsidP="006A1C57" w:rsidRDefault="00F10C7C" w14:paraId="038BBCF3" w14:textId="77777777">
      <w:pPr>
        <w:rPr>
          <w:rFonts w:ascii="Calibri Light" w:hAnsi="Calibri Light" w:eastAsia="Calibri" w:cs="Calibri Light"/>
          <w:sz w:val="18"/>
          <w:szCs w:val="18"/>
        </w:rPr>
      </w:pPr>
    </w:p>
  </w:footnote>
  <w:footnote w:id="136">
    <w:p w:rsidRPr="006A1C57" w:rsidR="00F10C7C" w:rsidP="006A1C57" w:rsidRDefault="00F10C7C" w14:paraId="22DC78AA"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Implementation Guide: C-CDA R2.1; Advance Directives Templates, Release 1 – US Realm.</w:t>
      </w:r>
    </w:p>
  </w:footnote>
  <w:footnote w:id="137">
    <w:p w:rsidRPr="006A1C57" w:rsidR="00F10C7C" w:rsidP="005C79A1" w:rsidRDefault="00F10C7C" w14:paraId="770C5746"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Implementation Guide: C-CDA R2.1; Advance Directives Templates, Release 1 – US Realm.</w:t>
      </w:r>
    </w:p>
  </w:footnote>
  <w:footnote w:id="138">
    <w:p w:rsidRPr="006A1C57" w:rsidR="00F10C7C" w:rsidP="006A1C57" w:rsidRDefault="00F10C7C" w14:paraId="7F0DE90C"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Quality Reporting Document Architecture (QRDA) Category 1, STU R5.1 </w:t>
      </w:r>
      <w:hyperlink w:history="1" r:id="rId61">
        <w:r w:rsidRPr="006A1C57">
          <w:rPr>
            <w:rStyle w:val="Hyperlink"/>
            <w:rFonts w:ascii="Calibri Light" w:hAnsi="Calibri Light" w:cs="Calibri Light"/>
            <w:sz w:val="18"/>
            <w:szCs w:val="18"/>
          </w:rPr>
          <w:t>http://www.hl7.org/implement/standards/product_brief.cfm?product_id=35</w:t>
        </w:r>
      </w:hyperlink>
    </w:p>
  </w:footnote>
  <w:footnote w:id="139">
    <w:p w:rsidR="00F10C7C" w:rsidRDefault="00F10C7C" w14:paraId="681FA730" w14:textId="2961CABD">
      <w:pPr>
        <w:pStyle w:val="FootnoteText"/>
      </w:pPr>
      <w:r>
        <w:rPr>
          <w:rStyle w:val="FootnoteReference"/>
        </w:rPr>
        <w:footnoteRef/>
      </w:r>
      <w:r>
        <w:t xml:space="preserve"> </w:t>
      </w:r>
      <w:r w:rsidRPr="000B3E67" w:rsidR="000B3E67">
        <w:t>https://www.healthit.gov/isa/sites/isa/files/2022-10/USCDI-Version-3-October-2022-Errata-Final.pdf</w:t>
      </w:r>
    </w:p>
  </w:footnote>
  <w:footnote w:id="140">
    <w:p w:rsidR="00AD3138" w:rsidRDefault="00AD3138" w14:paraId="4E2A5E75" w14:textId="3E3271C7">
      <w:pPr>
        <w:pStyle w:val="FootnoteText"/>
      </w:pPr>
      <w:r>
        <w:rPr>
          <w:rStyle w:val="FootnoteReference"/>
        </w:rPr>
        <w:footnoteRef/>
      </w:r>
      <w:r>
        <w:t xml:space="preserve"> </w:t>
      </w:r>
      <w:r w:rsidRPr="00AD3138">
        <w:t>https://carequality.org/wp-content/uploads/2022/03/Improve-C-CDA-Joint-Content-WG-v2.0-FINAL-COPY-20220316.pdf</w:t>
      </w:r>
    </w:p>
  </w:footnote>
  <w:footnote w:id="141">
    <w:p w:rsidRPr="00296E2F" w:rsidR="00F10C7C" w:rsidRDefault="00F10C7C" w14:paraId="0D025CB7" w14:textId="10E4EAC1">
      <w:pPr>
        <w:pStyle w:val="FootnoteText"/>
        <w:rPr>
          <w:rFonts w:asciiTheme="majorHAnsi" w:hAnsiTheme="majorHAnsi" w:cstheme="majorHAnsi"/>
        </w:rPr>
      </w:pPr>
      <w:r w:rsidRPr="00296E2F">
        <w:rPr>
          <w:rStyle w:val="FootnoteReference"/>
          <w:rFonts w:asciiTheme="majorHAnsi" w:hAnsiTheme="majorHAnsi" w:cstheme="majorHAnsi"/>
          <w:sz w:val="18"/>
          <w:szCs w:val="18"/>
        </w:rPr>
        <w:footnoteRef/>
      </w:r>
      <w:r w:rsidRPr="00296E2F">
        <w:rPr>
          <w:rFonts w:asciiTheme="majorHAnsi" w:hAnsiTheme="majorHAnsi" w:cstheme="majorHAnsi"/>
          <w:sz w:val="18"/>
          <w:szCs w:val="18"/>
        </w:rPr>
        <w:t xml:space="preserve"> </w:t>
      </w:r>
      <w:hyperlink w:history="1" r:id="rId62">
        <w:r w:rsidRPr="00BC1D8D" w:rsidR="00BC1D8D">
          <w:rPr>
            <w:rStyle w:val="Hyperlink"/>
            <w:sz w:val="16"/>
            <w:szCs w:val="16"/>
          </w:rPr>
          <w:t>https://github.com/HL7/CDA-ccda-companion/tree/9832019cd7a324c445057e5f44c50897cb7e475b/examples/xml</w:t>
        </w:r>
      </w:hyperlink>
      <w:r w:rsidR="00BC1D8D">
        <w:t xml:space="preserve"> </w:t>
      </w:r>
    </w:p>
  </w:footnote>
  <w:footnote w:id="142">
    <w:p w:rsidRPr="00D14360" w:rsidR="00F10C7C" w:rsidP="009B30E1" w:rsidRDefault="00F10C7C" w14:paraId="53B262A6" w14:textId="77777777">
      <w:pPr>
        <w:rPr>
          <w:rFonts w:ascii="Calibri Light" w:hAnsi="Calibri Light" w:eastAsia="Calibri" w:cs="Calibri Light"/>
          <w:color w:val="000000"/>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w:history="1" r:id="rId63">
        <w:r w:rsidRPr="00D14360">
          <w:rPr>
            <w:rStyle w:val="Hyperlink"/>
            <w:rFonts w:ascii="Calibri Light" w:hAnsi="Calibri Light" w:eastAsia="Calibri" w:cs="Calibri Light"/>
            <w:color w:val="000000"/>
            <w:sz w:val="18"/>
            <w:szCs w:val="18"/>
          </w:rPr>
          <w:t>https://www.commonwellalliance.org/wp-content/uploads/2019/01/Improve-Joint-Document-Content-Whitepaper.pdf</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5948FB" w:rsidR="00F10C7C" w:rsidP="00ED7EA1" w:rsidRDefault="00F10C7C" w14:paraId="3D6F6822" w14:textId="75469E7D">
    <w:pPr>
      <w:pBdr>
        <w:bottom w:val="single" w:color="8B8B8B" w:sz="4" w:space="1"/>
      </w:pBdr>
      <w:spacing w:after="120"/>
      <w:jc w:val="right"/>
    </w:pPr>
    <w:r w:rsidRPr="005948FB">
      <w:rPr>
        <w:b/>
        <w:bCs/>
        <w:color w:val="002776"/>
        <w:sz w:val="28"/>
        <w:szCs w:val="28"/>
      </w:rPr>
      <w:t>Companion Guide to HL7 Consolidated CDA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40767FE" w:rsidTr="040767FE" w14:paraId="076B3AD4" w14:textId="77777777">
      <w:trPr>
        <w:trHeight w:val="300"/>
      </w:trPr>
      <w:tc>
        <w:tcPr>
          <w:tcW w:w="3120" w:type="dxa"/>
        </w:tcPr>
        <w:p w:rsidR="040767FE" w:rsidP="040767FE" w:rsidRDefault="040767FE" w14:paraId="0011031A" w14:textId="29B88C5E">
          <w:pPr>
            <w:pStyle w:val="Header"/>
            <w:ind w:left="-115"/>
          </w:pPr>
        </w:p>
      </w:tc>
      <w:tc>
        <w:tcPr>
          <w:tcW w:w="3120" w:type="dxa"/>
        </w:tcPr>
        <w:p w:rsidR="040767FE" w:rsidP="040767FE" w:rsidRDefault="040767FE" w14:paraId="0ACD3E9B" w14:textId="27388B51">
          <w:pPr>
            <w:pStyle w:val="Header"/>
            <w:jc w:val="center"/>
          </w:pPr>
        </w:p>
      </w:tc>
      <w:tc>
        <w:tcPr>
          <w:tcW w:w="3120" w:type="dxa"/>
        </w:tcPr>
        <w:p w:rsidR="040767FE" w:rsidP="040767FE" w:rsidRDefault="040767FE" w14:paraId="033BBF9B" w14:textId="3D46D9AE">
          <w:pPr>
            <w:pStyle w:val="Header"/>
            <w:ind w:right="-115"/>
            <w:jc w:val="right"/>
          </w:pPr>
        </w:p>
      </w:tc>
    </w:tr>
  </w:tbl>
  <w:p w:rsidR="040767FE" w:rsidP="040767FE" w:rsidRDefault="040767FE" w14:paraId="6C2B484F" w14:textId="1616291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10C7C" w:rsidRDefault="00F10C7C" w14:paraId="3A4E3141" w14:textId="7777777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10C7C" w:rsidRDefault="00F10C7C" w14:paraId="284990D8" w14:textId="77777777">
    <w:r>
      <w:t>DRAFT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10C7C" w:rsidRDefault="00F10C7C" w14:paraId="6A2DE04B" w14:textId="7777777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10C7C" w:rsidRDefault="00F10C7C" w14:paraId="538BC38B"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FCEC96E"/>
    <w:lvl w:ilvl="0">
      <w:start w:val="1"/>
      <w:numFmt w:val="bullet"/>
      <w:pStyle w:val="ListBullet"/>
      <w:lvlText w:val=""/>
      <w:lvlJc w:val="left"/>
      <w:pPr>
        <w:tabs>
          <w:tab w:val="num" w:pos="360"/>
        </w:tabs>
        <w:ind w:left="360" w:hanging="360"/>
      </w:pPr>
      <w:rPr>
        <w:rFonts w:hint="default" w:ascii="Symbol" w:hAnsi="Symbol"/>
      </w:rPr>
    </w:lvl>
  </w:abstractNum>
  <w:abstractNum w:abstractNumId="1" w15:restartNumberingAfterBreak="0">
    <w:nsid w:val="01DE55BD"/>
    <w:multiLevelType w:val="hybridMultilevel"/>
    <w:tmpl w:val="1AA6A84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30C17E6"/>
    <w:multiLevelType w:val="hybridMultilevel"/>
    <w:tmpl w:val="648A689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71E325B"/>
    <w:multiLevelType w:val="hybridMultilevel"/>
    <w:tmpl w:val="326CD55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07B90197"/>
    <w:multiLevelType w:val="hybridMultilevel"/>
    <w:tmpl w:val="3C64230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07FE400C"/>
    <w:multiLevelType w:val="hybridMultilevel"/>
    <w:tmpl w:val="850EEE14"/>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6" w15:restartNumberingAfterBreak="0">
    <w:nsid w:val="0B6672D4"/>
    <w:multiLevelType w:val="multilevel"/>
    <w:tmpl w:val="E8C45F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0D482A2E"/>
    <w:multiLevelType w:val="multilevel"/>
    <w:tmpl w:val="CED41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A30DCC"/>
    <w:multiLevelType w:val="multilevel"/>
    <w:tmpl w:val="EC02B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413AD8"/>
    <w:multiLevelType w:val="multilevel"/>
    <w:tmpl w:val="66309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004DD0"/>
    <w:multiLevelType w:val="hybridMultilevel"/>
    <w:tmpl w:val="6D94273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12F87649"/>
    <w:multiLevelType w:val="hybridMultilevel"/>
    <w:tmpl w:val="4DC631C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16C666AA"/>
    <w:multiLevelType w:val="hybridMultilevel"/>
    <w:tmpl w:val="96F4B4F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18621BEE"/>
    <w:multiLevelType w:val="multilevel"/>
    <w:tmpl w:val="6D4094D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18761266"/>
    <w:multiLevelType w:val="multilevel"/>
    <w:tmpl w:val="8EF4CDF4"/>
    <w:lvl w:ilvl="0">
      <w:start w:val="1"/>
      <w:numFmt w:val="decimal"/>
      <w:pStyle w:val="Heading1"/>
      <w:lvlText w:val="%1"/>
      <w:lvlJc w:val="left"/>
      <w:pPr>
        <w:ind w:left="432" w:hanging="432"/>
      </w:pPr>
    </w:lvl>
    <w:lvl w:ilvl="1">
      <w:start w:val="1"/>
      <w:numFmt w:val="decimal"/>
      <w:pStyle w:val="Heading2"/>
      <w:lvlText w:val="%1.%2"/>
      <w:lvlJc w:val="left"/>
      <w:pPr>
        <w:ind w:left="666" w:hanging="576"/>
      </w:pPr>
      <w:rPr>
        <w:strike w:val="0"/>
      </w:rPr>
    </w:lvl>
    <w:lvl w:ilvl="2">
      <w:start w:val="1"/>
      <w:numFmt w:val="decimal"/>
      <w:pStyle w:val="Heading3"/>
      <w:lvlText w:val="%1.%2.%3"/>
      <w:lvlJc w:val="left"/>
      <w:pPr>
        <w:ind w:left="810" w:hanging="720"/>
      </w:pPr>
      <w:rPr>
        <w:rFonts w:hint="default" w:ascii="Calibri" w:hAnsi="Calibri" w:cs="Calibri"/>
        <w:b/>
        <w:bCs/>
        <w:i w:val="0"/>
        <w:iCs w:val="0"/>
        <w:caps w:val="0"/>
        <w:smallCaps w:val="0"/>
        <w:strike w:val="0"/>
        <w:dstrike w:val="0"/>
        <w:noProof w:val="0"/>
        <w:vanish w:val="0"/>
        <w:color w:val="000000"/>
        <w:spacing w:val="0"/>
        <w:kern w:val="0"/>
        <w:position w:val="0"/>
        <w:sz w:val="24"/>
        <w:szCs w:val="24"/>
        <w:u w:val="none"/>
        <w:effect w:val="none"/>
        <w:vertAlign w:val="baseline"/>
        <w:em w:val="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97A017D"/>
    <w:multiLevelType w:val="multilevel"/>
    <w:tmpl w:val="73E8F8D0"/>
    <w:lvl w:ilvl="0">
      <w:start w:val="1"/>
      <w:numFmt w:val="decimal"/>
      <w:lvlText w:val="%1."/>
      <w:lvlJc w:val="left"/>
      <w:pPr>
        <w:ind w:left="1080" w:hanging="360"/>
      </w:pPr>
    </w:lvl>
    <w:lvl w:ilvl="1">
      <w:start w:val="1"/>
      <w:numFmt w:val="decimal"/>
      <w:lvlText w:val="%1.%2"/>
      <w:lvlJc w:val="left"/>
      <w:pPr>
        <w:ind w:left="1296" w:hanging="576"/>
      </w:pPr>
    </w:lvl>
    <w:lvl w:ilvl="2">
      <w:start w:val="1"/>
      <w:numFmt w:val="decimal"/>
      <w:lvlText w:val="%1.%2.%3"/>
      <w:lvlJc w:val="left"/>
      <w:pPr>
        <w:ind w:left="1440" w:hanging="720"/>
      </w:p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16" w15:restartNumberingAfterBreak="0">
    <w:nsid w:val="1A91695C"/>
    <w:multiLevelType w:val="hybridMultilevel"/>
    <w:tmpl w:val="6FF22928"/>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7" w15:restartNumberingAfterBreak="0">
    <w:nsid w:val="1B875207"/>
    <w:multiLevelType w:val="hybridMultilevel"/>
    <w:tmpl w:val="78A0FE5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1BD26C32"/>
    <w:multiLevelType w:val="multilevel"/>
    <w:tmpl w:val="26E8D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405AE5"/>
    <w:multiLevelType w:val="multilevel"/>
    <w:tmpl w:val="74DE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1122CD"/>
    <w:multiLevelType w:val="multilevel"/>
    <w:tmpl w:val="A83E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58411B"/>
    <w:multiLevelType w:val="hybridMultilevel"/>
    <w:tmpl w:val="D33E7F1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218B0A5F"/>
    <w:multiLevelType w:val="multilevel"/>
    <w:tmpl w:val="16C28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1A318C2"/>
    <w:multiLevelType w:val="multilevel"/>
    <w:tmpl w:val="DBB43CD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23082A97"/>
    <w:multiLevelType w:val="hybridMultilevel"/>
    <w:tmpl w:val="6A7C8F4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23A2348C"/>
    <w:multiLevelType w:val="multilevel"/>
    <w:tmpl w:val="2196B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74F2947"/>
    <w:multiLevelType w:val="multilevel"/>
    <w:tmpl w:val="870A0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9F4433B"/>
    <w:multiLevelType w:val="hybridMultilevel"/>
    <w:tmpl w:val="042EACA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30487BF8"/>
    <w:multiLevelType w:val="hybridMultilevel"/>
    <w:tmpl w:val="57BAD19C"/>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380" w:hanging="360"/>
      </w:pPr>
      <w:rPr>
        <w:rFonts w:hint="default" w:ascii="Courier New" w:hAnsi="Courier New" w:cs="Courier New"/>
      </w:rPr>
    </w:lvl>
    <w:lvl w:ilvl="2" w:tplc="04090005" w:tentative="1">
      <w:start w:val="1"/>
      <w:numFmt w:val="bullet"/>
      <w:lvlText w:val=""/>
      <w:lvlJc w:val="left"/>
      <w:pPr>
        <w:ind w:left="2100" w:hanging="360"/>
      </w:pPr>
      <w:rPr>
        <w:rFonts w:hint="default" w:ascii="Wingdings" w:hAnsi="Wingdings"/>
      </w:rPr>
    </w:lvl>
    <w:lvl w:ilvl="3" w:tplc="04090001" w:tentative="1">
      <w:start w:val="1"/>
      <w:numFmt w:val="bullet"/>
      <w:lvlText w:val=""/>
      <w:lvlJc w:val="left"/>
      <w:pPr>
        <w:ind w:left="2820" w:hanging="360"/>
      </w:pPr>
      <w:rPr>
        <w:rFonts w:hint="default" w:ascii="Symbol" w:hAnsi="Symbol"/>
      </w:rPr>
    </w:lvl>
    <w:lvl w:ilvl="4" w:tplc="04090003" w:tentative="1">
      <w:start w:val="1"/>
      <w:numFmt w:val="bullet"/>
      <w:lvlText w:val="o"/>
      <w:lvlJc w:val="left"/>
      <w:pPr>
        <w:ind w:left="3540" w:hanging="360"/>
      </w:pPr>
      <w:rPr>
        <w:rFonts w:hint="default" w:ascii="Courier New" w:hAnsi="Courier New" w:cs="Courier New"/>
      </w:rPr>
    </w:lvl>
    <w:lvl w:ilvl="5" w:tplc="04090005" w:tentative="1">
      <w:start w:val="1"/>
      <w:numFmt w:val="bullet"/>
      <w:lvlText w:val=""/>
      <w:lvlJc w:val="left"/>
      <w:pPr>
        <w:ind w:left="4260" w:hanging="360"/>
      </w:pPr>
      <w:rPr>
        <w:rFonts w:hint="default" w:ascii="Wingdings" w:hAnsi="Wingdings"/>
      </w:rPr>
    </w:lvl>
    <w:lvl w:ilvl="6" w:tplc="04090001" w:tentative="1">
      <w:start w:val="1"/>
      <w:numFmt w:val="bullet"/>
      <w:lvlText w:val=""/>
      <w:lvlJc w:val="left"/>
      <w:pPr>
        <w:ind w:left="4980" w:hanging="360"/>
      </w:pPr>
      <w:rPr>
        <w:rFonts w:hint="default" w:ascii="Symbol" w:hAnsi="Symbol"/>
      </w:rPr>
    </w:lvl>
    <w:lvl w:ilvl="7" w:tplc="04090003" w:tentative="1">
      <w:start w:val="1"/>
      <w:numFmt w:val="bullet"/>
      <w:lvlText w:val="o"/>
      <w:lvlJc w:val="left"/>
      <w:pPr>
        <w:ind w:left="5700" w:hanging="360"/>
      </w:pPr>
      <w:rPr>
        <w:rFonts w:hint="default" w:ascii="Courier New" w:hAnsi="Courier New" w:cs="Courier New"/>
      </w:rPr>
    </w:lvl>
    <w:lvl w:ilvl="8" w:tplc="04090005" w:tentative="1">
      <w:start w:val="1"/>
      <w:numFmt w:val="bullet"/>
      <w:lvlText w:val=""/>
      <w:lvlJc w:val="left"/>
      <w:pPr>
        <w:ind w:left="6420" w:hanging="360"/>
      </w:pPr>
      <w:rPr>
        <w:rFonts w:hint="default" w:ascii="Wingdings" w:hAnsi="Wingdings"/>
      </w:rPr>
    </w:lvl>
  </w:abstractNum>
  <w:abstractNum w:abstractNumId="29" w15:restartNumberingAfterBreak="0">
    <w:nsid w:val="32D43DAE"/>
    <w:multiLevelType w:val="multilevel"/>
    <w:tmpl w:val="A948B50A"/>
    <w:lvl w:ilvl="0">
      <w:start w:val="1"/>
      <w:numFmt w:val="bullet"/>
      <w:lvlText w:val=""/>
      <w:lvlJc w:val="left"/>
      <w:pPr>
        <w:ind w:left="1080" w:hanging="360"/>
      </w:pPr>
      <w:rPr>
        <w:rFonts w:hint="default" w:ascii="Symbol" w:hAnsi="Symbol"/>
        <w:color w:val="002776"/>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0" w15:restartNumberingAfterBreak="0">
    <w:nsid w:val="346E1FB0"/>
    <w:multiLevelType w:val="multilevel"/>
    <w:tmpl w:val="A1EC5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53A1E90"/>
    <w:multiLevelType w:val="multilevel"/>
    <w:tmpl w:val="5E38E798"/>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3CCC0DA7"/>
    <w:multiLevelType w:val="multilevel"/>
    <w:tmpl w:val="DD28F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D4D0270"/>
    <w:multiLevelType w:val="multilevel"/>
    <w:tmpl w:val="5D7A7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DBD411A"/>
    <w:multiLevelType w:val="hybridMultilevel"/>
    <w:tmpl w:val="6E6ED484"/>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5" w15:restartNumberingAfterBreak="0">
    <w:nsid w:val="3E905FA1"/>
    <w:multiLevelType w:val="multilevel"/>
    <w:tmpl w:val="E26A9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FF72815"/>
    <w:multiLevelType w:val="hybridMultilevel"/>
    <w:tmpl w:val="A1523A5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7" w15:restartNumberingAfterBreak="0">
    <w:nsid w:val="428E7671"/>
    <w:multiLevelType w:val="multilevel"/>
    <w:tmpl w:val="24623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2A62F57"/>
    <w:multiLevelType w:val="multilevel"/>
    <w:tmpl w:val="9DC61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49C53AE"/>
    <w:multiLevelType w:val="multilevel"/>
    <w:tmpl w:val="1F60F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4EC5B78"/>
    <w:multiLevelType w:val="hybridMultilevel"/>
    <w:tmpl w:val="C3D4213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1" w15:restartNumberingAfterBreak="0">
    <w:nsid w:val="487F68E1"/>
    <w:multiLevelType w:val="multilevel"/>
    <w:tmpl w:val="92C65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938328F"/>
    <w:multiLevelType w:val="multilevel"/>
    <w:tmpl w:val="A2EA5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939440C"/>
    <w:multiLevelType w:val="hybridMultilevel"/>
    <w:tmpl w:val="65C6C02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4" w15:restartNumberingAfterBreak="0">
    <w:nsid w:val="49EF148F"/>
    <w:multiLevelType w:val="multilevel"/>
    <w:tmpl w:val="DD20A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A770B45"/>
    <w:multiLevelType w:val="multilevel"/>
    <w:tmpl w:val="EDF80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B6D56DC"/>
    <w:multiLevelType w:val="hybridMultilevel"/>
    <w:tmpl w:val="1E749308"/>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47" w15:restartNumberingAfterBreak="0">
    <w:nsid w:val="508E1C79"/>
    <w:multiLevelType w:val="hybridMultilevel"/>
    <w:tmpl w:val="E4C26BB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48" w15:restartNumberingAfterBreak="0">
    <w:nsid w:val="516D7A3F"/>
    <w:multiLevelType w:val="hybridMultilevel"/>
    <w:tmpl w:val="0F8E316A"/>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49" w15:restartNumberingAfterBreak="0">
    <w:nsid w:val="519E5DB1"/>
    <w:multiLevelType w:val="multilevel"/>
    <w:tmpl w:val="2146E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31753E0"/>
    <w:multiLevelType w:val="hybridMultilevel"/>
    <w:tmpl w:val="313AC5E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1" w15:restartNumberingAfterBreak="0">
    <w:nsid w:val="53412003"/>
    <w:multiLevelType w:val="hybridMultilevel"/>
    <w:tmpl w:val="870EC824"/>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52" w15:restartNumberingAfterBreak="0">
    <w:nsid w:val="553064B2"/>
    <w:multiLevelType w:val="multilevel"/>
    <w:tmpl w:val="ACAA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5C40447"/>
    <w:multiLevelType w:val="hybridMultilevel"/>
    <w:tmpl w:val="6C36D1B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4" w15:restartNumberingAfterBreak="0">
    <w:nsid w:val="5AAC3319"/>
    <w:multiLevelType w:val="hybridMultilevel"/>
    <w:tmpl w:val="2CA40980"/>
    <w:lvl w:ilvl="0" w:tplc="04090001">
      <w:start w:val="1"/>
      <w:numFmt w:val="bullet"/>
      <w:lvlText w:val=""/>
      <w:lvlJc w:val="left"/>
      <w:pPr>
        <w:ind w:left="1080" w:hanging="360"/>
      </w:pPr>
      <w:rPr>
        <w:rFonts w:hint="default" w:ascii="Symbol" w:hAnsi="Symbol"/>
      </w:rPr>
    </w:lvl>
    <w:lvl w:ilvl="1" w:tplc="EDE879DE">
      <w:numFmt w:val="bullet"/>
      <w:lvlText w:val="·"/>
      <w:lvlJc w:val="left"/>
      <w:pPr>
        <w:ind w:left="1440" w:hanging="360"/>
      </w:pPr>
      <w:rPr>
        <w:rFonts w:hint="default" w:ascii="Calibri" w:hAnsi="Calibri" w:eastAsia="Times New Roman" w:cs="Times New Roman"/>
        <w:sz w:val="24"/>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5" w15:restartNumberingAfterBreak="0">
    <w:nsid w:val="5CAA2030"/>
    <w:multiLevelType w:val="hybridMultilevel"/>
    <w:tmpl w:val="1DC20CA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6" w15:restartNumberingAfterBreak="0">
    <w:nsid w:val="609165EF"/>
    <w:multiLevelType w:val="multilevel"/>
    <w:tmpl w:val="9B3E3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23A0626"/>
    <w:multiLevelType w:val="hybridMultilevel"/>
    <w:tmpl w:val="1362EA36"/>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58" w15:restartNumberingAfterBreak="0">
    <w:nsid w:val="62616C15"/>
    <w:multiLevelType w:val="multilevel"/>
    <w:tmpl w:val="5F98C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4210272"/>
    <w:multiLevelType w:val="hybridMultilevel"/>
    <w:tmpl w:val="D818C996"/>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60" w15:restartNumberingAfterBreak="0">
    <w:nsid w:val="646C5829"/>
    <w:multiLevelType w:val="multilevel"/>
    <w:tmpl w:val="DCB493D0"/>
    <w:lvl w:ilvl="0">
      <w:start w:val="1"/>
      <w:numFmt w:val="bullet"/>
      <w:lvlText w:val=""/>
      <w:lvlJc w:val="left"/>
      <w:pPr>
        <w:tabs>
          <w:tab w:val="num" w:pos="360"/>
        </w:tabs>
        <w:ind w:left="360" w:hanging="360"/>
      </w:pPr>
      <w:rPr>
        <w:rFonts w:hint="default" w:ascii="Symbol" w:hAnsi="Symbol"/>
        <w:sz w:val="20"/>
      </w:rPr>
    </w:lvl>
    <w:lvl w:ilvl="1" w:tentative="1">
      <w:start w:val="1"/>
      <w:numFmt w:val="bullet"/>
      <w:lvlText w:val=""/>
      <w:lvlJc w:val="left"/>
      <w:pPr>
        <w:tabs>
          <w:tab w:val="num" w:pos="1080"/>
        </w:tabs>
        <w:ind w:left="1080" w:hanging="360"/>
      </w:pPr>
      <w:rPr>
        <w:rFonts w:hint="default" w:ascii="Symbol" w:hAnsi="Symbol"/>
        <w:sz w:val="20"/>
      </w:rPr>
    </w:lvl>
    <w:lvl w:ilvl="2" w:tentative="1">
      <w:start w:val="1"/>
      <w:numFmt w:val="bullet"/>
      <w:lvlText w:val=""/>
      <w:lvlJc w:val="left"/>
      <w:pPr>
        <w:tabs>
          <w:tab w:val="num" w:pos="1800"/>
        </w:tabs>
        <w:ind w:left="1800" w:hanging="360"/>
      </w:pPr>
      <w:rPr>
        <w:rFonts w:hint="default" w:ascii="Symbol" w:hAnsi="Symbol"/>
        <w:sz w:val="20"/>
      </w:rPr>
    </w:lvl>
    <w:lvl w:ilvl="3" w:tentative="1">
      <w:start w:val="1"/>
      <w:numFmt w:val="bullet"/>
      <w:lvlText w:val=""/>
      <w:lvlJc w:val="left"/>
      <w:pPr>
        <w:tabs>
          <w:tab w:val="num" w:pos="2520"/>
        </w:tabs>
        <w:ind w:left="2520" w:hanging="360"/>
      </w:pPr>
      <w:rPr>
        <w:rFonts w:hint="default" w:ascii="Symbol" w:hAnsi="Symbol"/>
        <w:sz w:val="20"/>
      </w:rPr>
    </w:lvl>
    <w:lvl w:ilvl="4" w:tentative="1">
      <w:start w:val="1"/>
      <w:numFmt w:val="bullet"/>
      <w:lvlText w:val=""/>
      <w:lvlJc w:val="left"/>
      <w:pPr>
        <w:tabs>
          <w:tab w:val="num" w:pos="3240"/>
        </w:tabs>
        <w:ind w:left="3240" w:hanging="360"/>
      </w:pPr>
      <w:rPr>
        <w:rFonts w:hint="default" w:ascii="Symbol" w:hAnsi="Symbol"/>
        <w:sz w:val="20"/>
      </w:rPr>
    </w:lvl>
    <w:lvl w:ilvl="5" w:tentative="1">
      <w:start w:val="1"/>
      <w:numFmt w:val="bullet"/>
      <w:lvlText w:val=""/>
      <w:lvlJc w:val="left"/>
      <w:pPr>
        <w:tabs>
          <w:tab w:val="num" w:pos="3960"/>
        </w:tabs>
        <w:ind w:left="3960" w:hanging="360"/>
      </w:pPr>
      <w:rPr>
        <w:rFonts w:hint="default" w:ascii="Symbol" w:hAnsi="Symbol"/>
        <w:sz w:val="20"/>
      </w:rPr>
    </w:lvl>
    <w:lvl w:ilvl="6" w:tentative="1">
      <w:start w:val="1"/>
      <w:numFmt w:val="bullet"/>
      <w:lvlText w:val=""/>
      <w:lvlJc w:val="left"/>
      <w:pPr>
        <w:tabs>
          <w:tab w:val="num" w:pos="4680"/>
        </w:tabs>
        <w:ind w:left="4680" w:hanging="360"/>
      </w:pPr>
      <w:rPr>
        <w:rFonts w:hint="default" w:ascii="Symbol" w:hAnsi="Symbol"/>
        <w:sz w:val="20"/>
      </w:rPr>
    </w:lvl>
    <w:lvl w:ilvl="7" w:tentative="1">
      <w:start w:val="1"/>
      <w:numFmt w:val="bullet"/>
      <w:lvlText w:val=""/>
      <w:lvlJc w:val="left"/>
      <w:pPr>
        <w:tabs>
          <w:tab w:val="num" w:pos="5400"/>
        </w:tabs>
        <w:ind w:left="5400" w:hanging="360"/>
      </w:pPr>
      <w:rPr>
        <w:rFonts w:hint="default" w:ascii="Symbol" w:hAnsi="Symbol"/>
        <w:sz w:val="20"/>
      </w:rPr>
    </w:lvl>
    <w:lvl w:ilvl="8" w:tentative="1">
      <w:start w:val="1"/>
      <w:numFmt w:val="bullet"/>
      <w:lvlText w:val=""/>
      <w:lvlJc w:val="left"/>
      <w:pPr>
        <w:tabs>
          <w:tab w:val="num" w:pos="6120"/>
        </w:tabs>
        <w:ind w:left="6120" w:hanging="360"/>
      </w:pPr>
      <w:rPr>
        <w:rFonts w:hint="default" w:ascii="Symbol" w:hAnsi="Symbol"/>
        <w:sz w:val="20"/>
      </w:rPr>
    </w:lvl>
  </w:abstractNum>
  <w:abstractNum w:abstractNumId="61" w15:restartNumberingAfterBreak="0">
    <w:nsid w:val="64D47138"/>
    <w:multiLevelType w:val="hybridMultilevel"/>
    <w:tmpl w:val="594AE8FC"/>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62" w15:restartNumberingAfterBreak="0">
    <w:nsid w:val="681D011C"/>
    <w:multiLevelType w:val="multilevel"/>
    <w:tmpl w:val="9EE07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8CE6A4F"/>
    <w:multiLevelType w:val="hybridMultilevel"/>
    <w:tmpl w:val="56DEDD06"/>
    <w:lvl w:ilvl="0" w:tplc="04090001">
      <w:start w:val="1"/>
      <w:numFmt w:val="bullet"/>
      <w:lvlText w:val=""/>
      <w:lvlJc w:val="left"/>
      <w:pPr>
        <w:ind w:left="1080" w:hanging="360"/>
      </w:pPr>
      <w:rPr>
        <w:rFonts w:hint="default" w:ascii="Symbol" w:hAnsi="Symbol"/>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64" w15:restartNumberingAfterBreak="0">
    <w:nsid w:val="6DCF6E95"/>
    <w:multiLevelType w:val="hybridMultilevel"/>
    <w:tmpl w:val="2A40314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5" w15:restartNumberingAfterBreak="0">
    <w:nsid w:val="73BB2A4D"/>
    <w:multiLevelType w:val="multilevel"/>
    <w:tmpl w:val="FA729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515775B"/>
    <w:multiLevelType w:val="multilevel"/>
    <w:tmpl w:val="6D4094D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7" w15:restartNumberingAfterBreak="0">
    <w:nsid w:val="79271171"/>
    <w:multiLevelType w:val="hybridMultilevel"/>
    <w:tmpl w:val="85BC026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8" w15:restartNumberingAfterBreak="0">
    <w:nsid w:val="79755E01"/>
    <w:multiLevelType w:val="hybridMultilevel"/>
    <w:tmpl w:val="419448A6"/>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69"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70" w15:restartNumberingAfterBreak="0">
    <w:nsid w:val="7D601FD5"/>
    <w:multiLevelType w:val="multilevel"/>
    <w:tmpl w:val="6D4094D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1" w15:restartNumberingAfterBreak="0">
    <w:nsid w:val="7DAE402F"/>
    <w:multiLevelType w:val="multilevel"/>
    <w:tmpl w:val="24FC2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DD06C72"/>
    <w:multiLevelType w:val="multilevel"/>
    <w:tmpl w:val="5D68D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46416512">
    <w:abstractNumId w:val="10"/>
  </w:num>
  <w:num w:numId="2" w16cid:durableId="693116252">
    <w:abstractNumId w:val="48"/>
  </w:num>
  <w:num w:numId="3" w16cid:durableId="1887642414">
    <w:abstractNumId w:val="36"/>
  </w:num>
  <w:num w:numId="4" w16cid:durableId="893736954">
    <w:abstractNumId w:val="40"/>
  </w:num>
  <w:num w:numId="5" w16cid:durableId="1866597079">
    <w:abstractNumId w:val="24"/>
  </w:num>
  <w:num w:numId="6" w16cid:durableId="884292672">
    <w:abstractNumId w:val="64"/>
  </w:num>
  <w:num w:numId="7" w16cid:durableId="1264654368">
    <w:abstractNumId w:val="67"/>
  </w:num>
  <w:num w:numId="8" w16cid:durableId="196357907">
    <w:abstractNumId w:val="1"/>
  </w:num>
  <w:num w:numId="9" w16cid:durableId="264382760">
    <w:abstractNumId w:val="50"/>
  </w:num>
  <w:num w:numId="10" w16cid:durableId="2003046100">
    <w:abstractNumId w:val="66"/>
  </w:num>
  <w:num w:numId="11" w16cid:durableId="1748064873">
    <w:abstractNumId w:val="14"/>
  </w:num>
  <w:num w:numId="12" w16cid:durableId="180510269">
    <w:abstractNumId w:val="5"/>
  </w:num>
  <w:num w:numId="13" w16cid:durableId="1326586942">
    <w:abstractNumId w:val="0"/>
  </w:num>
  <w:num w:numId="14" w16cid:durableId="186525800">
    <w:abstractNumId w:val="55"/>
  </w:num>
  <w:num w:numId="15" w16cid:durableId="253055310">
    <w:abstractNumId w:val="11"/>
  </w:num>
  <w:num w:numId="16" w16cid:durableId="2146702240">
    <w:abstractNumId w:val="70"/>
  </w:num>
  <w:num w:numId="17" w16cid:durableId="1391272098">
    <w:abstractNumId w:val="15"/>
  </w:num>
  <w:num w:numId="18" w16cid:durableId="1714690451">
    <w:abstractNumId w:val="59"/>
  </w:num>
  <w:num w:numId="19" w16cid:durableId="169638898">
    <w:abstractNumId w:val="16"/>
  </w:num>
  <w:num w:numId="20" w16cid:durableId="1666325974">
    <w:abstractNumId w:val="51"/>
  </w:num>
  <w:num w:numId="21" w16cid:durableId="83037542">
    <w:abstractNumId w:val="57"/>
  </w:num>
  <w:num w:numId="22" w16cid:durableId="1953440746">
    <w:abstractNumId w:val="63"/>
  </w:num>
  <w:num w:numId="23" w16cid:durableId="185407770">
    <w:abstractNumId w:val="68"/>
  </w:num>
  <w:num w:numId="24" w16cid:durableId="976185583">
    <w:abstractNumId w:val="46"/>
  </w:num>
  <w:num w:numId="25" w16cid:durableId="25562847">
    <w:abstractNumId w:val="34"/>
  </w:num>
  <w:num w:numId="26" w16cid:durableId="318386843">
    <w:abstractNumId w:val="54"/>
  </w:num>
  <w:num w:numId="27" w16cid:durableId="1921910658">
    <w:abstractNumId w:val="61"/>
  </w:num>
  <w:num w:numId="28" w16cid:durableId="1701852770">
    <w:abstractNumId w:val="28"/>
  </w:num>
  <w:num w:numId="29" w16cid:durableId="379012718">
    <w:abstractNumId w:val="17"/>
  </w:num>
  <w:num w:numId="30" w16cid:durableId="1094859363">
    <w:abstractNumId w:val="29"/>
  </w:num>
  <w:num w:numId="31" w16cid:durableId="1603684883">
    <w:abstractNumId w:val="13"/>
  </w:num>
  <w:num w:numId="32" w16cid:durableId="1936940165">
    <w:abstractNumId w:val="43"/>
  </w:num>
  <w:num w:numId="33" w16cid:durableId="1479301121">
    <w:abstractNumId w:val="53"/>
  </w:num>
  <w:num w:numId="34" w16cid:durableId="1638148641">
    <w:abstractNumId w:val="47"/>
  </w:num>
  <w:num w:numId="35" w16cid:durableId="1249922612">
    <w:abstractNumId w:val="69"/>
  </w:num>
  <w:num w:numId="36" w16cid:durableId="763574218">
    <w:abstractNumId w:val="6"/>
  </w:num>
  <w:num w:numId="37" w16cid:durableId="980812171">
    <w:abstractNumId w:val="31"/>
  </w:num>
  <w:num w:numId="38" w16cid:durableId="316035202">
    <w:abstractNumId w:val="21"/>
  </w:num>
  <w:num w:numId="39" w16cid:durableId="1911429817">
    <w:abstractNumId w:val="23"/>
  </w:num>
  <w:num w:numId="40" w16cid:durableId="573667260">
    <w:abstractNumId w:val="2"/>
  </w:num>
  <w:num w:numId="41" w16cid:durableId="1103455164">
    <w:abstractNumId w:val="12"/>
  </w:num>
  <w:num w:numId="42" w16cid:durableId="2046713202">
    <w:abstractNumId w:val="4"/>
  </w:num>
  <w:num w:numId="43" w16cid:durableId="24596297">
    <w:abstractNumId w:val="60"/>
  </w:num>
  <w:num w:numId="44" w16cid:durableId="923341005">
    <w:abstractNumId w:val="27"/>
  </w:num>
  <w:num w:numId="45" w16cid:durableId="63838116">
    <w:abstractNumId w:val="33"/>
  </w:num>
  <w:num w:numId="46" w16cid:durableId="1419787914">
    <w:abstractNumId w:val="22"/>
  </w:num>
  <w:num w:numId="47" w16cid:durableId="1290017771">
    <w:abstractNumId w:val="41"/>
  </w:num>
  <w:num w:numId="48" w16cid:durableId="1883860171">
    <w:abstractNumId w:val="62"/>
  </w:num>
  <w:num w:numId="49" w16cid:durableId="1608079554">
    <w:abstractNumId w:val="7"/>
  </w:num>
  <w:num w:numId="50" w16cid:durableId="334260962">
    <w:abstractNumId w:val="8"/>
  </w:num>
  <w:num w:numId="51" w16cid:durableId="2065331057">
    <w:abstractNumId w:val="19"/>
  </w:num>
  <w:num w:numId="52" w16cid:durableId="2026203235">
    <w:abstractNumId w:val="38"/>
  </w:num>
  <w:num w:numId="53" w16cid:durableId="1646083616">
    <w:abstractNumId w:val="45"/>
  </w:num>
  <w:num w:numId="54" w16cid:durableId="826089380">
    <w:abstractNumId w:val="30"/>
  </w:num>
  <w:num w:numId="55" w16cid:durableId="1956864116">
    <w:abstractNumId w:val="20"/>
  </w:num>
  <w:num w:numId="56" w16cid:durableId="1615865570">
    <w:abstractNumId w:val="37"/>
  </w:num>
  <w:num w:numId="57" w16cid:durableId="869533759">
    <w:abstractNumId w:val="58"/>
  </w:num>
  <w:num w:numId="58" w16cid:durableId="147214640">
    <w:abstractNumId w:val="39"/>
  </w:num>
  <w:num w:numId="59" w16cid:durableId="154296677">
    <w:abstractNumId w:val="32"/>
  </w:num>
  <w:num w:numId="60" w16cid:durableId="1445421576">
    <w:abstractNumId w:val="71"/>
  </w:num>
  <w:num w:numId="61" w16cid:durableId="997615060">
    <w:abstractNumId w:val="42"/>
  </w:num>
  <w:num w:numId="62" w16cid:durableId="509947474">
    <w:abstractNumId w:val="49"/>
  </w:num>
  <w:num w:numId="63" w16cid:durableId="1468164837">
    <w:abstractNumId w:val="18"/>
  </w:num>
  <w:num w:numId="64" w16cid:durableId="1686057863">
    <w:abstractNumId w:val="9"/>
  </w:num>
  <w:num w:numId="65" w16cid:durableId="678461222">
    <w:abstractNumId w:val="56"/>
  </w:num>
  <w:num w:numId="66" w16cid:durableId="578904440">
    <w:abstractNumId w:val="65"/>
  </w:num>
  <w:num w:numId="67" w16cid:durableId="1120077496">
    <w:abstractNumId w:val="35"/>
  </w:num>
  <w:num w:numId="68" w16cid:durableId="730691615">
    <w:abstractNumId w:val="25"/>
  </w:num>
  <w:num w:numId="69" w16cid:durableId="1705444148">
    <w:abstractNumId w:val="44"/>
  </w:num>
  <w:num w:numId="70" w16cid:durableId="1610120432">
    <w:abstractNumId w:val="26"/>
  </w:num>
  <w:num w:numId="71" w16cid:durableId="1463696145">
    <w:abstractNumId w:val="72"/>
  </w:num>
  <w:num w:numId="72" w16cid:durableId="2039550847">
    <w:abstractNumId w:val="52"/>
  </w:num>
  <w:num w:numId="73" w16cid:durableId="2136674837">
    <w:abstractNumId w:val="3"/>
  </w:num>
  <w:numIdMacAtCleanup w:val="7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y Dolin">
    <w15:presenceInfo w15:providerId="AD" w15:userId="S::gdolin@NamasteInformatics.com::18d24d7a-1e87-4d48-9426-df301fd38ae1"/>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20"/>
  <w:trackRevisions w:val="false"/>
  <w:defaultTabStop w:val="720"/>
  <w:characterSpacingControl w:val="doNotCompress"/>
  <w:hdrShapeDefaults>
    <o:shapedefaults v:ext="edit" spidmax="2052"/>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5196D"/>
    <w:rsid w:val="00000000"/>
    <w:rsid w:val="00002578"/>
    <w:rsid w:val="0000289B"/>
    <w:rsid w:val="00003742"/>
    <w:rsid w:val="00003C31"/>
    <w:rsid w:val="00004858"/>
    <w:rsid w:val="00005399"/>
    <w:rsid w:val="0001009B"/>
    <w:rsid w:val="00010F33"/>
    <w:rsid w:val="000132A5"/>
    <w:rsid w:val="00014007"/>
    <w:rsid w:val="0001473F"/>
    <w:rsid w:val="00014F96"/>
    <w:rsid w:val="000171CA"/>
    <w:rsid w:val="00017529"/>
    <w:rsid w:val="00017539"/>
    <w:rsid w:val="00020C75"/>
    <w:rsid w:val="00022F4D"/>
    <w:rsid w:val="0002451C"/>
    <w:rsid w:val="000247CB"/>
    <w:rsid w:val="000258E5"/>
    <w:rsid w:val="00026458"/>
    <w:rsid w:val="00026ED0"/>
    <w:rsid w:val="00026FBA"/>
    <w:rsid w:val="00031E56"/>
    <w:rsid w:val="000327CA"/>
    <w:rsid w:val="00032D28"/>
    <w:rsid w:val="00042CF4"/>
    <w:rsid w:val="000447CF"/>
    <w:rsid w:val="00045ACB"/>
    <w:rsid w:val="00047A0C"/>
    <w:rsid w:val="000520B0"/>
    <w:rsid w:val="000532B0"/>
    <w:rsid w:val="0005370A"/>
    <w:rsid w:val="00053918"/>
    <w:rsid w:val="00054263"/>
    <w:rsid w:val="00054B1D"/>
    <w:rsid w:val="00055AAC"/>
    <w:rsid w:val="00055ED8"/>
    <w:rsid w:val="00056328"/>
    <w:rsid w:val="000573D2"/>
    <w:rsid w:val="0006088D"/>
    <w:rsid w:val="000618FC"/>
    <w:rsid w:val="000624B1"/>
    <w:rsid w:val="00062E4B"/>
    <w:rsid w:val="0006344F"/>
    <w:rsid w:val="000643F8"/>
    <w:rsid w:val="00064408"/>
    <w:rsid w:val="00064DF4"/>
    <w:rsid w:val="00065389"/>
    <w:rsid w:val="00065A49"/>
    <w:rsid w:val="00066CFE"/>
    <w:rsid w:val="00067F8C"/>
    <w:rsid w:val="00071262"/>
    <w:rsid w:val="0007159E"/>
    <w:rsid w:val="000746B2"/>
    <w:rsid w:val="000748D5"/>
    <w:rsid w:val="0007770F"/>
    <w:rsid w:val="000816FD"/>
    <w:rsid w:val="00081C97"/>
    <w:rsid w:val="00084459"/>
    <w:rsid w:val="00085038"/>
    <w:rsid w:val="00085AB9"/>
    <w:rsid w:val="00085CC1"/>
    <w:rsid w:val="00086428"/>
    <w:rsid w:val="00086DFE"/>
    <w:rsid w:val="00086EAB"/>
    <w:rsid w:val="000912BA"/>
    <w:rsid w:val="00091912"/>
    <w:rsid w:val="00093100"/>
    <w:rsid w:val="00093E57"/>
    <w:rsid w:val="00094669"/>
    <w:rsid w:val="0009537F"/>
    <w:rsid w:val="000A0129"/>
    <w:rsid w:val="000A0550"/>
    <w:rsid w:val="000A1700"/>
    <w:rsid w:val="000A1C87"/>
    <w:rsid w:val="000A1FB4"/>
    <w:rsid w:val="000A2553"/>
    <w:rsid w:val="000A3418"/>
    <w:rsid w:val="000A3602"/>
    <w:rsid w:val="000A58E8"/>
    <w:rsid w:val="000A7D8B"/>
    <w:rsid w:val="000B1E2A"/>
    <w:rsid w:val="000B21DE"/>
    <w:rsid w:val="000B3B4C"/>
    <w:rsid w:val="000B3D82"/>
    <w:rsid w:val="000B3E67"/>
    <w:rsid w:val="000B3F91"/>
    <w:rsid w:val="000B5978"/>
    <w:rsid w:val="000B6208"/>
    <w:rsid w:val="000B6222"/>
    <w:rsid w:val="000B6FA1"/>
    <w:rsid w:val="000B72C7"/>
    <w:rsid w:val="000B7A2C"/>
    <w:rsid w:val="000B7B5A"/>
    <w:rsid w:val="000B7CAC"/>
    <w:rsid w:val="000C301E"/>
    <w:rsid w:val="000C4B56"/>
    <w:rsid w:val="000C52ED"/>
    <w:rsid w:val="000C627F"/>
    <w:rsid w:val="000C7953"/>
    <w:rsid w:val="000D078F"/>
    <w:rsid w:val="000D13D7"/>
    <w:rsid w:val="000D1893"/>
    <w:rsid w:val="000D25A0"/>
    <w:rsid w:val="000D420E"/>
    <w:rsid w:val="000D4AEC"/>
    <w:rsid w:val="000D633C"/>
    <w:rsid w:val="000D713E"/>
    <w:rsid w:val="000E1651"/>
    <w:rsid w:val="000E43B8"/>
    <w:rsid w:val="000E6821"/>
    <w:rsid w:val="000E7AF6"/>
    <w:rsid w:val="000E7C54"/>
    <w:rsid w:val="000E7C78"/>
    <w:rsid w:val="000E7E95"/>
    <w:rsid w:val="000F01AD"/>
    <w:rsid w:val="000F05B7"/>
    <w:rsid w:val="000F2906"/>
    <w:rsid w:val="000F2A47"/>
    <w:rsid w:val="000F4054"/>
    <w:rsid w:val="000F4B96"/>
    <w:rsid w:val="000F4F3F"/>
    <w:rsid w:val="000F780D"/>
    <w:rsid w:val="00103D41"/>
    <w:rsid w:val="00106E37"/>
    <w:rsid w:val="00107515"/>
    <w:rsid w:val="00107824"/>
    <w:rsid w:val="0011030D"/>
    <w:rsid w:val="001104A1"/>
    <w:rsid w:val="001111A4"/>
    <w:rsid w:val="001113CB"/>
    <w:rsid w:val="00112173"/>
    <w:rsid w:val="00113BC1"/>
    <w:rsid w:val="00114D9C"/>
    <w:rsid w:val="0011751C"/>
    <w:rsid w:val="00122D75"/>
    <w:rsid w:val="0012351C"/>
    <w:rsid w:val="00123969"/>
    <w:rsid w:val="0012600F"/>
    <w:rsid w:val="001264E6"/>
    <w:rsid w:val="00127948"/>
    <w:rsid w:val="00127A5A"/>
    <w:rsid w:val="0013093B"/>
    <w:rsid w:val="001322CD"/>
    <w:rsid w:val="00134988"/>
    <w:rsid w:val="00134DA8"/>
    <w:rsid w:val="00140AFC"/>
    <w:rsid w:val="00141B61"/>
    <w:rsid w:val="00142E93"/>
    <w:rsid w:val="001446C6"/>
    <w:rsid w:val="00145000"/>
    <w:rsid w:val="00145288"/>
    <w:rsid w:val="0014656B"/>
    <w:rsid w:val="001468E3"/>
    <w:rsid w:val="00151201"/>
    <w:rsid w:val="00152DCF"/>
    <w:rsid w:val="00153830"/>
    <w:rsid w:val="00157204"/>
    <w:rsid w:val="00157390"/>
    <w:rsid w:val="00161AA0"/>
    <w:rsid w:val="00163680"/>
    <w:rsid w:val="00163B36"/>
    <w:rsid w:val="00164609"/>
    <w:rsid w:val="00165003"/>
    <w:rsid w:val="00167E46"/>
    <w:rsid w:val="0017542A"/>
    <w:rsid w:val="00175C02"/>
    <w:rsid w:val="00176874"/>
    <w:rsid w:val="00181ABC"/>
    <w:rsid w:val="00181FEF"/>
    <w:rsid w:val="0018405F"/>
    <w:rsid w:val="00184114"/>
    <w:rsid w:val="00184755"/>
    <w:rsid w:val="0018537D"/>
    <w:rsid w:val="00187840"/>
    <w:rsid w:val="00191B80"/>
    <w:rsid w:val="00193166"/>
    <w:rsid w:val="001941AF"/>
    <w:rsid w:val="00194686"/>
    <w:rsid w:val="001949DC"/>
    <w:rsid w:val="001954EF"/>
    <w:rsid w:val="00196B23"/>
    <w:rsid w:val="001974E0"/>
    <w:rsid w:val="001A1780"/>
    <w:rsid w:val="001A2D9B"/>
    <w:rsid w:val="001A3C65"/>
    <w:rsid w:val="001A3E99"/>
    <w:rsid w:val="001A4FCB"/>
    <w:rsid w:val="001A5406"/>
    <w:rsid w:val="001A5467"/>
    <w:rsid w:val="001A679B"/>
    <w:rsid w:val="001A68E4"/>
    <w:rsid w:val="001B2929"/>
    <w:rsid w:val="001B3A8B"/>
    <w:rsid w:val="001B4828"/>
    <w:rsid w:val="001B4D1A"/>
    <w:rsid w:val="001B6D6A"/>
    <w:rsid w:val="001B7495"/>
    <w:rsid w:val="001B7924"/>
    <w:rsid w:val="001C1233"/>
    <w:rsid w:val="001C4148"/>
    <w:rsid w:val="001C496A"/>
    <w:rsid w:val="001C6099"/>
    <w:rsid w:val="001C731A"/>
    <w:rsid w:val="001C784A"/>
    <w:rsid w:val="001C7EA3"/>
    <w:rsid w:val="001D005F"/>
    <w:rsid w:val="001D16AC"/>
    <w:rsid w:val="001D1A44"/>
    <w:rsid w:val="001D30C4"/>
    <w:rsid w:val="001D3BC1"/>
    <w:rsid w:val="001D4C28"/>
    <w:rsid w:val="001E0229"/>
    <w:rsid w:val="001E070E"/>
    <w:rsid w:val="001E14C1"/>
    <w:rsid w:val="001E18AB"/>
    <w:rsid w:val="001E1A3D"/>
    <w:rsid w:val="001E1BAB"/>
    <w:rsid w:val="001E1DDC"/>
    <w:rsid w:val="001E1F15"/>
    <w:rsid w:val="001E2713"/>
    <w:rsid w:val="001E4DE0"/>
    <w:rsid w:val="001E5BB1"/>
    <w:rsid w:val="001E65C3"/>
    <w:rsid w:val="001E6839"/>
    <w:rsid w:val="001E70C0"/>
    <w:rsid w:val="001E7AE2"/>
    <w:rsid w:val="001E7E2A"/>
    <w:rsid w:val="001F0662"/>
    <w:rsid w:val="001F0823"/>
    <w:rsid w:val="001F1136"/>
    <w:rsid w:val="001F1F9E"/>
    <w:rsid w:val="001F2224"/>
    <w:rsid w:val="001F3C83"/>
    <w:rsid w:val="001F44D2"/>
    <w:rsid w:val="001F4AFB"/>
    <w:rsid w:val="001F4D05"/>
    <w:rsid w:val="001F767C"/>
    <w:rsid w:val="001F7773"/>
    <w:rsid w:val="001F78DC"/>
    <w:rsid w:val="001F7B83"/>
    <w:rsid w:val="00202414"/>
    <w:rsid w:val="0020287C"/>
    <w:rsid w:val="00203749"/>
    <w:rsid w:val="002063DD"/>
    <w:rsid w:val="00207E45"/>
    <w:rsid w:val="0021040C"/>
    <w:rsid w:val="00211622"/>
    <w:rsid w:val="00212693"/>
    <w:rsid w:val="002137E9"/>
    <w:rsid w:val="00213F08"/>
    <w:rsid w:val="002143E8"/>
    <w:rsid w:val="00214954"/>
    <w:rsid w:val="0021587C"/>
    <w:rsid w:val="00220899"/>
    <w:rsid w:val="00221BE5"/>
    <w:rsid w:val="002222EB"/>
    <w:rsid w:val="00224D48"/>
    <w:rsid w:val="00224DE1"/>
    <w:rsid w:val="00225CAE"/>
    <w:rsid w:val="0022780D"/>
    <w:rsid w:val="00227E64"/>
    <w:rsid w:val="002307A4"/>
    <w:rsid w:val="00231549"/>
    <w:rsid w:val="00232B4C"/>
    <w:rsid w:val="00233336"/>
    <w:rsid w:val="002333F7"/>
    <w:rsid w:val="002358F6"/>
    <w:rsid w:val="00236D1E"/>
    <w:rsid w:val="002370D7"/>
    <w:rsid w:val="00237611"/>
    <w:rsid w:val="00237779"/>
    <w:rsid w:val="00241855"/>
    <w:rsid w:val="0024282D"/>
    <w:rsid w:val="00244743"/>
    <w:rsid w:val="00244DCC"/>
    <w:rsid w:val="002475CF"/>
    <w:rsid w:val="00247898"/>
    <w:rsid w:val="00247F64"/>
    <w:rsid w:val="00250A7A"/>
    <w:rsid w:val="002517F2"/>
    <w:rsid w:val="00251D67"/>
    <w:rsid w:val="002525D3"/>
    <w:rsid w:val="002533AC"/>
    <w:rsid w:val="00253888"/>
    <w:rsid w:val="00253D2B"/>
    <w:rsid w:val="00254B4A"/>
    <w:rsid w:val="002604D2"/>
    <w:rsid w:val="00261355"/>
    <w:rsid w:val="00263D8F"/>
    <w:rsid w:val="002644F0"/>
    <w:rsid w:val="00264CAA"/>
    <w:rsid w:val="00264F83"/>
    <w:rsid w:val="00265296"/>
    <w:rsid w:val="00265B3F"/>
    <w:rsid w:val="002668DF"/>
    <w:rsid w:val="00267314"/>
    <w:rsid w:val="0026762C"/>
    <w:rsid w:val="00270135"/>
    <w:rsid w:val="002714E5"/>
    <w:rsid w:val="00271771"/>
    <w:rsid w:val="00272228"/>
    <w:rsid w:val="002727AE"/>
    <w:rsid w:val="00273430"/>
    <w:rsid w:val="00274BBB"/>
    <w:rsid w:val="00276855"/>
    <w:rsid w:val="00276A62"/>
    <w:rsid w:val="00280E1E"/>
    <w:rsid w:val="002817F4"/>
    <w:rsid w:val="00282286"/>
    <w:rsid w:val="00282D01"/>
    <w:rsid w:val="0028316B"/>
    <w:rsid w:val="00283418"/>
    <w:rsid w:val="00283C2F"/>
    <w:rsid w:val="002869E1"/>
    <w:rsid w:val="00286D96"/>
    <w:rsid w:val="00293C53"/>
    <w:rsid w:val="00294353"/>
    <w:rsid w:val="0029520F"/>
    <w:rsid w:val="002954CE"/>
    <w:rsid w:val="0029558F"/>
    <w:rsid w:val="00295A8B"/>
    <w:rsid w:val="0029616C"/>
    <w:rsid w:val="002964F7"/>
    <w:rsid w:val="00296E2F"/>
    <w:rsid w:val="00297EA4"/>
    <w:rsid w:val="002A07BF"/>
    <w:rsid w:val="002A149B"/>
    <w:rsid w:val="002A18F3"/>
    <w:rsid w:val="002A3D37"/>
    <w:rsid w:val="002A440A"/>
    <w:rsid w:val="002A4BFE"/>
    <w:rsid w:val="002A57FF"/>
    <w:rsid w:val="002A5E85"/>
    <w:rsid w:val="002A65BA"/>
    <w:rsid w:val="002A6DFE"/>
    <w:rsid w:val="002B0644"/>
    <w:rsid w:val="002B15A6"/>
    <w:rsid w:val="002B406D"/>
    <w:rsid w:val="002B57F0"/>
    <w:rsid w:val="002B5CA7"/>
    <w:rsid w:val="002B7F06"/>
    <w:rsid w:val="002C0EFB"/>
    <w:rsid w:val="002C14BE"/>
    <w:rsid w:val="002C16E4"/>
    <w:rsid w:val="002C4FA5"/>
    <w:rsid w:val="002C6330"/>
    <w:rsid w:val="002C717E"/>
    <w:rsid w:val="002C792C"/>
    <w:rsid w:val="002C7A25"/>
    <w:rsid w:val="002D10F1"/>
    <w:rsid w:val="002D19F4"/>
    <w:rsid w:val="002D2E30"/>
    <w:rsid w:val="002D4895"/>
    <w:rsid w:val="002E1208"/>
    <w:rsid w:val="002E2C5B"/>
    <w:rsid w:val="002E35FE"/>
    <w:rsid w:val="002E5F47"/>
    <w:rsid w:val="002E61F1"/>
    <w:rsid w:val="002E634A"/>
    <w:rsid w:val="002E6E42"/>
    <w:rsid w:val="002E736E"/>
    <w:rsid w:val="002E7E6E"/>
    <w:rsid w:val="002F17A7"/>
    <w:rsid w:val="002F20C8"/>
    <w:rsid w:val="002F4803"/>
    <w:rsid w:val="002F491A"/>
    <w:rsid w:val="002F4C20"/>
    <w:rsid w:val="00301552"/>
    <w:rsid w:val="00301B46"/>
    <w:rsid w:val="00304AB0"/>
    <w:rsid w:val="00310036"/>
    <w:rsid w:val="003117CA"/>
    <w:rsid w:val="00313A5B"/>
    <w:rsid w:val="00313E94"/>
    <w:rsid w:val="00314140"/>
    <w:rsid w:val="00315C06"/>
    <w:rsid w:val="00317567"/>
    <w:rsid w:val="00320567"/>
    <w:rsid w:val="00320BA8"/>
    <w:rsid w:val="003218A6"/>
    <w:rsid w:val="00321E08"/>
    <w:rsid w:val="00323E26"/>
    <w:rsid w:val="00324E62"/>
    <w:rsid w:val="00324FD7"/>
    <w:rsid w:val="003258AB"/>
    <w:rsid w:val="0032607B"/>
    <w:rsid w:val="00326F07"/>
    <w:rsid w:val="003306CE"/>
    <w:rsid w:val="003312F1"/>
    <w:rsid w:val="00331883"/>
    <w:rsid w:val="00331917"/>
    <w:rsid w:val="00333E87"/>
    <w:rsid w:val="00334725"/>
    <w:rsid w:val="003363B4"/>
    <w:rsid w:val="003376D8"/>
    <w:rsid w:val="00337D72"/>
    <w:rsid w:val="00340922"/>
    <w:rsid w:val="00340EF8"/>
    <w:rsid w:val="003414CA"/>
    <w:rsid w:val="0034155F"/>
    <w:rsid w:val="00342F52"/>
    <w:rsid w:val="00345CF9"/>
    <w:rsid w:val="003466F6"/>
    <w:rsid w:val="00350EE5"/>
    <w:rsid w:val="003511DF"/>
    <w:rsid w:val="00351260"/>
    <w:rsid w:val="0035242B"/>
    <w:rsid w:val="00352AFB"/>
    <w:rsid w:val="0035300B"/>
    <w:rsid w:val="003538A1"/>
    <w:rsid w:val="00354429"/>
    <w:rsid w:val="00361AC6"/>
    <w:rsid w:val="00362574"/>
    <w:rsid w:val="00362E0E"/>
    <w:rsid w:val="003641F3"/>
    <w:rsid w:val="00364274"/>
    <w:rsid w:val="00364C2D"/>
    <w:rsid w:val="00365915"/>
    <w:rsid w:val="003709A6"/>
    <w:rsid w:val="00370B65"/>
    <w:rsid w:val="003728E0"/>
    <w:rsid w:val="00373486"/>
    <w:rsid w:val="003737CB"/>
    <w:rsid w:val="003749D4"/>
    <w:rsid w:val="00374A66"/>
    <w:rsid w:val="003756C2"/>
    <w:rsid w:val="00377494"/>
    <w:rsid w:val="003776E2"/>
    <w:rsid w:val="0037772F"/>
    <w:rsid w:val="00377AF9"/>
    <w:rsid w:val="0038345A"/>
    <w:rsid w:val="00383700"/>
    <w:rsid w:val="00384535"/>
    <w:rsid w:val="00387B58"/>
    <w:rsid w:val="00387E6B"/>
    <w:rsid w:val="00390F20"/>
    <w:rsid w:val="003933C1"/>
    <w:rsid w:val="003944D1"/>
    <w:rsid w:val="00397210"/>
    <w:rsid w:val="00397397"/>
    <w:rsid w:val="003A0F45"/>
    <w:rsid w:val="003A1CC8"/>
    <w:rsid w:val="003A2F06"/>
    <w:rsid w:val="003A3C8B"/>
    <w:rsid w:val="003A3D50"/>
    <w:rsid w:val="003A7B41"/>
    <w:rsid w:val="003B0179"/>
    <w:rsid w:val="003B199C"/>
    <w:rsid w:val="003B1B9A"/>
    <w:rsid w:val="003B1C44"/>
    <w:rsid w:val="003B298A"/>
    <w:rsid w:val="003B368E"/>
    <w:rsid w:val="003B4535"/>
    <w:rsid w:val="003B4A08"/>
    <w:rsid w:val="003B4A57"/>
    <w:rsid w:val="003B672B"/>
    <w:rsid w:val="003B6E4F"/>
    <w:rsid w:val="003C1159"/>
    <w:rsid w:val="003C24F2"/>
    <w:rsid w:val="003C4967"/>
    <w:rsid w:val="003C6188"/>
    <w:rsid w:val="003C740A"/>
    <w:rsid w:val="003C76AF"/>
    <w:rsid w:val="003D0524"/>
    <w:rsid w:val="003D1C87"/>
    <w:rsid w:val="003D1E57"/>
    <w:rsid w:val="003D26B5"/>
    <w:rsid w:val="003D50E3"/>
    <w:rsid w:val="003D5288"/>
    <w:rsid w:val="003E06B3"/>
    <w:rsid w:val="003E0710"/>
    <w:rsid w:val="003E0931"/>
    <w:rsid w:val="003E14AF"/>
    <w:rsid w:val="003E2C96"/>
    <w:rsid w:val="003E2E74"/>
    <w:rsid w:val="003E45C2"/>
    <w:rsid w:val="003E46C4"/>
    <w:rsid w:val="003E4B85"/>
    <w:rsid w:val="003E4C52"/>
    <w:rsid w:val="003E63E2"/>
    <w:rsid w:val="003E6C72"/>
    <w:rsid w:val="003E704F"/>
    <w:rsid w:val="003F1B6C"/>
    <w:rsid w:val="003F4E1F"/>
    <w:rsid w:val="003F5D64"/>
    <w:rsid w:val="003F60AF"/>
    <w:rsid w:val="003F702A"/>
    <w:rsid w:val="003F7308"/>
    <w:rsid w:val="00400CC2"/>
    <w:rsid w:val="004014F6"/>
    <w:rsid w:val="00402062"/>
    <w:rsid w:val="004038CF"/>
    <w:rsid w:val="00405EC4"/>
    <w:rsid w:val="00412DEC"/>
    <w:rsid w:val="00413287"/>
    <w:rsid w:val="004133B6"/>
    <w:rsid w:val="004134E2"/>
    <w:rsid w:val="0041372F"/>
    <w:rsid w:val="0041390F"/>
    <w:rsid w:val="00415124"/>
    <w:rsid w:val="00417850"/>
    <w:rsid w:val="0042203E"/>
    <w:rsid w:val="004224DE"/>
    <w:rsid w:val="004227C3"/>
    <w:rsid w:val="004234D0"/>
    <w:rsid w:val="004249C0"/>
    <w:rsid w:val="00424FFA"/>
    <w:rsid w:val="004261FA"/>
    <w:rsid w:val="004262CE"/>
    <w:rsid w:val="00426648"/>
    <w:rsid w:val="00427AA1"/>
    <w:rsid w:val="00431F75"/>
    <w:rsid w:val="004338DE"/>
    <w:rsid w:val="00433CDA"/>
    <w:rsid w:val="00434B4D"/>
    <w:rsid w:val="004350D0"/>
    <w:rsid w:val="00437475"/>
    <w:rsid w:val="00442453"/>
    <w:rsid w:val="004426F5"/>
    <w:rsid w:val="00442BBD"/>
    <w:rsid w:val="004453C8"/>
    <w:rsid w:val="00445A97"/>
    <w:rsid w:val="00445B1D"/>
    <w:rsid w:val="0044693F"/>
    <w:rsid w:val="0044742A"/>
    <w:rsid w:val="004504EB"/>
    <w:rsid w:val="00450BD6"/>
    <w:rsid w:val="00450F37"/>
    <w:rsid w:val="004552BC"/>
    <w:rsid w:val="00455D1A"/>
    <w:rsid w:val="004576AE"/>
    <w:rsid w:val="00460243"/>
    <w:rsid w:val="00461397"/>
    <w:rsid w:val="0046208D"/>
    <w:rsid w:val="00463F27"/>
    <w:rsid w:val="0046449F"/>
    <w:rsid w:val="00464DB2"/>
    <w:rsid w:val="0046756C"/>
    <w:rsid w:val="004675C9"/>
    <w:rsid w:val="00467D21"/>
    <w:rsid w:val="00471461"/>
    <w:rsid w:val="00472122"/>
    <w:rsid w:val="004724A8"/>
    <w:rsid w:val="0047412F"/>
    <w:rsid w:val="00476A1A"/>
    <w:rsid w:val="004776DB"/>
    <w:rsid w:val="00477CB5"/>
    <w:rsid w:val="00480C59"/>
    <w:rsid w:val="00482065"/>
    <w:rsid w:val="00483327"/>
    <w:rsid w:val="00483A35"/>
    <w:rsid w:val="00483C25"/>
    <w:rsid w:val="004840AA"/>
    <w:rsid w:val="00484652"/>
    <w:rsid w:val="00484D15"/>
    <w:rsid w:val="00486BA0"/>
    <w:rsid w:val="00486FB8"/>
    <w:rsid w:val="00490350"/>
    <w:rsid w:val="0049074B"/>
    <w:rsid w:val="004916FB"/>
    <w:rsid w:val="00493F8F"/>
    <w:rsid w:val="004A156E"/>
    <w:rsid w:val="004A1A1C"/>
    <w:rsid w:val="004A4BB1"/>
    <w:rsid w:val="004A552E"/>
    <w:rsid w:val="004A6763"/>
    <w:rsid w:val="004A69DF"/>
    <w:rsid w:val="004A6B6B"/>
    <w:rsid w:val="004B39B9"/>
    <w:rsid w:val="004B3D32"/>
    <w:rsid w:val="004B6655"/>
    <w:rsid w:val="004C0BE0"/>
    <w:rsid w:val="004C1CE1"/>
    <w:rsid w:val="004C46E4"/>
    <w:rsid w:val="004C50C2"/>
    <w:rsid w:val="004C55E0"/>
    <w:rsid w:val="004C651A"/>
    <w:rsid w:val="004C6B0C"/>
    <w:rsid w:val="004C76D9"/>
    <w:rsid w:val="004C7C4B"/>
    <w:rsid w:val="004D0125"/>
    <w:rsid w:val="004D08F1"/>
    <w:rsid w:val="004D0A81"/>
    <w:rsid w:val="004D3278"/>
    <w:rsid w:val="004D45D1"/>
    <w:rsid w:val="004D46CA"/>
    <w:rsid w:val="004D6E27"/>
    <w:rsid w:val="004D7F05"/>
    <w:rsid w:val="004E07FB"/>
    <w:rsid w:val="004E13CD"/>
    <w:rsid w:val="004E2323"/>
    <w:rsid w:val="004E29C8"/>
    <w:rsid w:val="004E3DAF"/>
    <w:rsid w:val="004E4CDF"/>
    <w:rsid w:val="004E556F"/>
    <w:rsid w:val="004E5DF7"/>
    <w:rsid w:val="004E605C"/>
    <w:rsid w:val="004F2C87"/>
    <w:rsid w:val="004F33E9"/>
    <w:rsid w:val="004F3F3D"/>
    <w:rsid w:val="004F4206"/>
    <w:rsid w:val="004F44B5"/>
    <w:rsid w:val="004F5052"/>
    <w:rsid w:val="004F69FD"/>
    <w:rsid w:val="004F6FF6"/>
    <w:rsid w:val="0050097E"/>
    <w:rsid w:val="005013D2"/>
    <w:rsid w:val="00501588"/>
    <w:rsid w:val="00501EF2"/>
    <w:rsid w:val="00503FD4"/>
    <w:rsid w:val="005044EC"/>
    <w:rsid w:val="00504F98"/>
    <w:rsid w:val="005051D9"/>
    <w:rsid w:val="005052EA"/>
    <w:rsid w:val="00510672"/>
    <w:rsid w:val="0051132B"/>
    <w:rsid w:val="00511911"/>
    <w:rsid w:val="00512329"/>
    <w:rsid w:val="005126A6"/>
    <w:rsid w:val="00513E9F"/>
    <w:rsid w:val="0051413C"/>
    <w:rsid w:val="005143D2"/>
    <w:rsid w:val="005146B3"/>
    <w:rsid w:val="005148AD"/>
    <w:rsid w:val="00515F3C"/>
    <w:rsid w:val="005170CB"/>
    <w:rsid w:val="00521E33"/>
    <w:rsid w:val="005222A3"/>
    <w:rsid w:val="00522A5D"/>
    <w:rsid w:val="00523606"/>
    <w:rsid w:val="00523CA2"/>
    <w:rsid w:val="00525520"/>
    <w:rsid w:val="00525C69"/>
    <w:rsid w:val="00526A5B"/>
    <w:rsid w:val="00526B84"/>
    <w:rsid w:val="00526C15"/>
    <w:rsid w:val="00531FD1"/>
    <w:rsid w:val="00533097"/>
    <w:rsid w:val="00533DE4"/>
    <w:rsid w:val="0053401E"/>
    <w:rsid w:val="00534568"/>
    <w:rsid w:val="005346DD"/>
    <w:rsid w:val="00540587"/>
    <w:rsid w:val="0054336D"/>
    <w:rsid w:val="00543E2E"/>
    <w:rsid w:val="005445F7"/>
    <w:rsid w:val="0054522C"/>
    <w:rsid w:val="00545B1E"/>
    <w:rsid w:val="005469A0"/>
    <w:rsid w:val="00547732"/>
    <w:rsid w:val="00547C6E"/>
    <w:rsid w:val="00547D5A"/>
    <w:rsid w:val="0055516C"/>
    <w:rsid w:val="005559CD"/>
    <w:rsid w:val="00556B2A"/>
    <w:rsid w:val="00556F9D"/>
    <w:rsid w:val="00560AA6"/>
    <w:rsid w:val="00560C54"/>
    <w:rsid w:val="00560E15"/>
    <w:rsid w:val="005632F7"/>
    <w:rsid w:val="00564E35"/>
    <w:rsid w:val="00565ED0"/>
    <w:rsid w:val="00567AB0"/>
    <w:rsid w:val="00570399"/>
    <w:rsid w:val="00570DD7"/>
    <w:rsid w:val="005714D2"/>
    <w:rsid w:val="005715D1"/>
    <w:rsid w:val="00572150"/>
    <w:rsid w:val="00572928"/>
    <w:rsid w:val="0057318B"/>
    <w:rsid w:val="00576BB3"/>
    <w:rsid w:val="00576D43"/>
    <w:rsid w:val="0058022B"/>
    <w:rsid w:val="00582533"/>
    <w:rsid w:val="005830F4"/>
    <w:rsid w:val="005837D5"/>
    <w:rsid w:val="00585812"/>
    <w:rsid w:val="00586941"/>
    <w:rsid w:val="00586E46"/>
    <w:rsid w:val="0058783C"/>
    <w:rsid w:val="00591DE7"/>
    <w:rsid w:val="00592B21"/>
    <w:rsid w:val="00594977"/>
    <w:rsid w:val="0059668A"/>
    <w:rsid w:val="00596CA4"/>
    <w:rsid w:val="005A1675"/>
    <w:rsid w:val="005A2B72"/>
    <w:rsid w:val="005A2BA6"/>
    <w:rsid w:val="005A2F8D"/>
    <w:rsid w:val="005A3A1D"/>
    <w:rsid w:val="005A43BE"/>
    <w:rsid w:val="005A615D"/>
    <w:rsid w:val="005A69B8"/>
    <w:rsid w:val="005B3F4E"/>
    <w:rsid w:val="005B42C6"/>
    <w:rsid w:val="005B4DD1"/>
    <w:rsid w:val="005B4F32"/>
    <w:rsid w:val="005B50C1"/>
    <w:rsid w:val="005B595C"/>
    <w:rsid w:val="005B61D6"/>
    <w:rsid w:val="005B684F"/>
    <w:rsid w:val="005B6BBF"/>
    <w:rsid w:val="005B7CCB"/>
    <w:rsid w:val="005C5B4D"/>
    <w:rsid w:val="005C5E55"/>
    <w:rsid w:val="005C5EB4"/>
    <w:rsid w:val="005C78C5"/>
    <w:rsid w:val="005C79A1"/>
    <w:rsid w:val="005D1825"/>
    <w:rsid w:val="005D2703"/>
    <w:rsid w:val="005D2A56"/>
    <w:rsid w:val="005D2F46"/>
    <w:rsid w:val="005D5ACA"/>
    <w:rsid w:val="005D6BCF"/>
    <w:rsid w:val="005D6CD1"/>
    <w:rsid w:val="005D764C"/>
    <w:rsid w:val="005D7B3F"/>
    <w:rsid w:val="005D7D23"/>
    <w:rsid w:val="005E14ED"/>
    <w:rsid w:val="005E1ED2"/>
    <w:rsid w:val="005E2001"/>
    <w:rsid w:val="005E367F"/>
    <w:rsid w:val="005E4A1B"/>
    <w:rsid w:val="005E4A64"/>
    <w:rsid w:val="005E61B2"/>
    <w:rsid w:val="005E7793"/>
    <w:rsid w:val="005F0B60"/>
    <w:rsid w:val="005F2378"/>
    <w:rsid w:val="005F2710"/>
    <w:rsid w:val="005F2EA2"/>
    <w:rsid w:val="005F349C"/>
    <w:rsid w:val="005F3B77"/>
    <w:rsid w:val="005F548F"/>
    <w:rsid w:val="005F609F"/>
    <w:rsid w:val="005F6387"/>
    <w:rsid w:val="005F7ED7"/>
    <w:rsid w:val="0060039F"/>
    <w:rsid w:val="0060113B"/>
    <w:rsid w:val="0060260A"/>
    <w:rsid w:val="006034A6"/>
    <w:rsid w:val="00604350"/>
    <w:rsid w:val="00604C6D"/>
    <w:rsid w:val="0060606B"/>
    <w:rsid w:val="00607E72"/>
    <w:rsid w:val="00607F40"/>
    <w:rsid w:val="006109AF"/>
    <w:rsid w:val="00611BBE"/>
    <w:rsid w:val="006140AE"/>
    <w:rsid w:val="0061472A"/>
    <w:rsid w:val="00614C1D"/>
    <w:rsid w:val="00616B12"/>
    <w:rsid w:val="006175B3"/>
    <w:rsid w:val="00617FDD"/>
    <w:rsid w:val="00622CA4"/>
    <w:rsid w:val="00623689"/>
    <w:rsid w:val="006252FF"/>
    <w:rsid w:val="0062546B"/>
    <w:rsid w:val="00626814"/>
    <w:rsid w:val="0062694F"/>
    <w:rsid w:val="0062782A"/>
    <w:rsid w:val="006278CC"/>
    <w:rsid w:val="00630186"/>
    <w:rsid w:val="00631459"/>
    <w:rsid w:val="00631B63"/>
    <w:rsid w:val="0063243D"/>
    <w:rsid w:val="00632AA7"/>
    <w:rsid w:val="00632AAF"/>
    <w:rsid w:val="00633802"/>
    <w:rsid w:val="00633E04"/>
    <w:rsid w:val="00634398"/>
    <w:rsid w:val="006343D7"/>
    <w:rsid w:val="006357D8"/>
    <w:rsid w:val="006357E2"/>
    <w:rsid w:val="00635829"/>
    <w:rsid w:val="00636E36"/>
    <w:rsid w:val="00637687"/>
    <w:rsid w:val="0063778B"/>
    <w:rsid w:val="00637DBE"/>
    <w:rsid w:val="006413FC"/>
    <w:rsid w:val="00642F69"/>
    <w:rsid w:val="00643101"/>
    <w:rsid w:val="00643598"/>
    <w:rsid w:val="00644C41"/>
    <w:rsid w:val="00645B42"/>
    <w:rsid w:val="00645CD1"/>
    <w:rsid w:val="00645EAE"/>
    <w:rsid w:val="00646B0A"/>
    <w:rsid w:val="00650BA9"/>
    <w:rsid w:val="006510C1"/>
    <w:rsid w:val="006513A3"/>
    <w:rsid w:val="00651FA8"/>
    <w:rsid w:val="00653E8A"/>
    <w:rsid w:val="006558DF"/>
    <w:rsid w:val="0066383D"/>
    <w:rsid w:val="00665C2A"/>
    <w:rsid w:val="00672CFE"/>
    <w:rsid w:val="0067428E"/>
    <w:rsid w:val="00674F35"/>
    <w:rsid w:val="006779ED"/>
    <w:rsid w:val="00677F84"/>
    <w:rsid w:val="00680CAA"/>
    <w:rsid w:val="00682F51"/>
    <w:rsid w:val="006832D3"/>
    <w:rsid w:val="00683E9B"/>
    <w:rsid w:val="00683EAC"/>
    <w:rsid w:val="00686D51"/>
    <w:rsid w:val="00690360"/>
    <w:rsid w:val="00692EB9"/>
    <w:rsid w:val="0069369A"/>
    <w:rsid w:val="00693F80"/>
    <w:rsid w:val="00693FC4"/>
    <w:rsid w:val="00694762"/>
    <w:rsid w:val="006948A3"/>
    <w:rsid w:val="006955A6"/>
    <w:rsid w:val="006A0DB1"/>
    <w:rsid w:val="006A1C57"/>
    <w:rsid w:val="006A3771"/>
    <w:rsid w:val="006A3E1B"/>
    <w:rsid w:val="006A44FD"/>
    <w:rsid w:val="006A785F"/>
    <w:rsid w:val="006B0342"/>
    <w:rsid w:val="006B0660"/>
    <w:rsid w:val="006B13D8"/>
    <w:rsid w:val="006B2604"/>
    <w:rsid w:val="006B2A83"/>
    <w:rsid w:val="006B2AB7"/>
    <w:rsid w:val="006B2DAF"/>
    <w:rsid w:val="006B2F67"/>
    <w:rsid w:val="006B3468"/>
    <w:rsid w:val="006B7ACD"/>
    <w:rsid w:val="006C03B9"/>
    <w:rsid w:val="006C03C8"/>
    <w:rsid w:val="006C1F8B"/>
    <w:rsid w:val="006C3BED"/>
    <w:rsid w:val="006C3D14"/>
    <w:rsid w:val="006C5980"/>
    <w:rsid w:val="006C6002"/>
    <w:rsid w:val="006C675F"/>
    <w:rsid w:val="006C7E28"/>
    <w:rsid w:val="006D0C3E"/>
    <w:rsid w:val="006D20E2"/>
    <w:rsid w:val="006D37FA"/>
    <w:rsid w:val="006D4A1F"/>
    <w:rsid w:val="006D5AFC"/>
    <w:rsid w:val="006E1109"/>
    <w:rsid w:val="006E2D4F"/>
    <w:rsid w:val="006E3EB9"/>
    <w:rsid w:val="006E45B9"/>
    <w:rsid w:val="006E4AFE"/>
    <w:rsid w:val="006E5BE0"/>
    <w:rsid w:val="006E686D"/>
    <w:rsid w:val="006E6E03"/>
    <w:rsid w:val="006E6E05"/>
    <w:rsid w:val="006F3BC6"/>
    <w:rsid w:val="006F5DC8"/>
    <w:rsid w:val="006F5EDD"/>
    <w:rsid w:val="006F6DBC"/>
    <w:rsid w:val="006F7B7D"/>
    <w:rsid w:val="0070068C"/>
    <w:rsid w:val="00701C12"/>
    <w:rsid w:val="00702E53"/>
    <w:rsid w:val="007035F9"/>
    <w:rsid w:val="00704136"/>
    <w:rsid w:val="0070419A"/>
    <w:rsid w:val="0070534C"/>
    <w:rsid w:val="00705509"/>
    <w:rsid w:val="00705909"/>
    <w:rsid w:val="00706D9C"/>
    <w:rsid w:val="007071E2"/>
    <w:rsid w:val="00707924"/>
    <w:rsid w:val="00710AD7"/>
    <w:rsid w:val="00713C8D"/>
    <w:rsid w:val="00714F3B"/>
    <w:rsid w:val="00717676"/>
    <w:rsid w:val="00717DBB"/>
    <w:rsid w:val="00720DFB"/>
    <w:rsid w:val="00721EC9"/>
    <w:rsid w:val="00722CD5"/>
    <w:rsid w:val="00723552"/>
    <w:rsid w:val="00723AF9"/>
    <w:rsid w:val="007247D1"/>
    <w:rsid w:val="00726C77"/>
    <w:rsid w:val="00726EBF"/>
    <w:rsid w:val="007276FC"/>
    <w:rsid w:val="00733D45"/>
    <w:rsid w:val="00734892"/>
    <w:rsid w:val="00735E61"/>
    <w:rsid w:val="00740E4A"/>
    <w:rsid w:val="00742982"/>
    <w:rsid w:val="00745BB9"/>
    <w:rsid w:val="00746794"/>
    <w:rsid w:val="00746A0C"/>
    <w:rsid w:val="007470DE"/>
    <w:rsid w:val="00747553"/>
    <w:rsid w:val="00752C7B"/>
    <w:rsid w:val="0075779F"/>
    <w:rsid w:val="0076112D"/>
    <w:rsid w:val="00761E61"/>
    <w:rsid w:val="00762591"/>
    <w:rsid w:val="007625F4"/>
    <w:rsid w:val="007628E4"/>
    <w:rsid w:val="0076314A"/>
    <w:rsid w:val="00764658"/>
    <w:rsid w:val="007657D4"/>
    <w:rsid w:val="00766A1C"/>
    <w:rsid w:val="00767420"/>
    <w:rsid w:val="00771195"/>
    <w:rsid w:val="007719A5"/>
    <w:rsid w:val="00772FCA"/>
    <w:rsid w:val="00774534"/>
    <w:rsid w:val="007770C6"/>
    <w:rsid w:val="007803BB"/>
    <w:rsid w:val="007829D5"/>
    <w:rsid w:val="007840EF"/>
    <w:rsid w:val="00785B73"/>
    <w:rsid w:val="0078613E"/>
    <w:rsid w:val="00786AF4"/>
    <w:rsid w:val="007870D6"/>
    <w:rsid w:val="00792012"/>
    <w:rsid w:val="0079326C"/>
    <w:rsid w:val="00793BD5"/>
    <w:rsid w:val="00794054"/>
    <w:rsid w:val="0079470F"/>
    <w:rsid w:val="007A01C6"/>
    <w:rsid w:val="007A0473"/>
    <w:rsid w:val="007A0641"/>
    <w:rsid w:val="007A1031"/>
    <w:rsid w:val="007A1040"/>
    <w:rsid w:val="007A2548"/>
    <w:rsid w:val="007A30A1"/>
    <w:rsid w:val="007A42C5"/>
    <w:rsid w:val="007A45B6"/>
    <w:rsid w:val="007A6C3B"/>
    <w:rsid w:val="007B0449"/>
    <w:rsid w:val="007B2BCF"/>
    <w:rsid w:val="007B35DC"/>
    <w:rsid w:val="007B4A34"/>
    <w:rsid w:val="007B5FBD"/>
    <w:rsid w:val="007B66DD"/>
    <w:rsid w:val="007B758E"/>
    <w:rsid w:val="007B7855"/>
    <w:rsid w:val="007C1E82"/>
    <w:rsid w:val="007C61A8"/>
    <w:rsid w:val="007C6606"/>
    <w:rsid w:val="007C663A"/>
    <w:rsid w:val="007C6CB6"/>
    <w:rsid w:val="007C6FF5"/>
    <w:rsid w:val="007C7A4D"/>
    <w:rsid w:val="007C7A88"/>
    <w:rsid w:val="007D3708"/>
    <w:rsid w:val="007D3FC0"/>
    <w:rsid w:val="007D650B"/>
    <w:rsid w:val="007D7146"/>
    <w:rsid w:val="007D74DA"/>
    <w:rsid w:val="007D7A00"/>
    <w:rsid w:val="007E078D"/>
    <w:rsid w:val="007E6153"/>
    <w:rsid w:val="007E687F"/>
    <w:rsid w:val="007F0512"/>
    <w:rsid w:val="007F0845"/>
    <w:rsid w:val="007F3125"/>
    <w:rsid w:val="007F4384"/>
    <w:rsid w:val="007F47E7"/>
    <w:rsid w:val="007F4E77"/>
    <w:rsid w:val="007F5999"/>
    <w:rsid w:val="007F6A31"/>
    <w:rsid w:val="008005F6"/>
    <w:rsid w:val="00804C60"/>
    <w:rsid w:val="00804CC8"/>
    <w:rsid w:val="00810FBB"/>
    <w:rsid w:val="008110B7"/>
    <w:rsid w:val="00814175"/>
    <w:rsid w:val="00815201"/>
    <w:rsid w:val="00815C82"/>
    <w:rsid w:val="008210BD"/>
    <w:rsid w:val="00825BFA"/>
    <w:rsid w:val="00825C7A"/>
    <w:rsid w:val="00825CBB"/>
    <w:rsid w:val="00826EB5"/>
    <w:rsid w:val="0082772A"/>
    <w:rsid w:val="00832962"/>
    <w:rsid w:val="0083359A"/>
    <w:rsid w:val="0083506C"/>
    <w:rsid w:val="008379BB"/>
    <w:rsid w:val="00837A63"/>
    <w:rsid w:val="00840DF7"/>
    <w:rsid w:val="00840ED9"/>
    <w:rsid w:val="00841A5D"/>
    <w:rsid w:val="00843E43"/>
    <w:rsid w:val="008461D5"/>
    <w:rsid w:val="00850EAC"/>
    <w:rsid w:val="00851E57"/>
    <w:rsid w:val="00851E71"/>
    <w:rsid w:val="0085256C"/>
    <w:rsid w:val="00852DED"/>
    <w:rsid w:val="0085387C"/>
    <w:rsid w:val="0085439A"/>
    <w:rsid w:val="00854FD6"/>
    <w:rsid w:val="008608DD"/>
    <w:rsid w:val="00861CDA"/>
    <w:rsid w:val="008629BA"/>
    <w:rsid w:val="00862D50"/>
    <w:rsid w:val="00863460"/>
    <w:rsid w:val="0086374D"/>
    <w:rsid w:val="00864F4E"/>
    <w:rsid w:val="0086697D"/>
    <w:rsid w:val="0086782F"/>
    <w:rsid w:val="00870B0B"/>
    <w:rsid w:val="0087248E"/>
    <w:rsid w:val="008726B9"/>
    <w:rsid w:val="0087464D"/>
    <w:rsid w:val="00875109"/>
    <w:rsid w:val="008805EA"/>
    <w:rsid w:val="00881A3C"/>
    <w:rsid w:val="00881F04"/>
    <w:rsid w:val="0088280A"/>
    <w:rsid w:val="00884201"/>
    <w:rsid w:val="0088454D"/>
    <w:rsid w:val="00886DDA"/>
    <w:rsid w:val="008903A5"/>
    <w:rsid w:val="00890FBD"/>
    <w:rsid w:val="00891300"/>
    <w:rsid w:val="008915EF"/>
    <w:rsid w:val="00891906"/>
    <w:rsid w:val="00892F82"/>
    <w:rsid w:val="008930D2"/>
    <w:rsid w:val="00893933"/>
    <w:rsid w:val="008941ED"/>
    <w:rsid w:val="00894F9B"/>
    <w:rsid w:val="00897D33"/>
    <w:rsid w:val="008A1C05"/>
    <w:rsid w:val="008A518E"/>
    <w:rsid w:val="008A5CBF"/>
    <w:rsid w:val="008B1018"/>
    <w:rsid w:val="008B22D1"/>
    <w:rsid w:val="008B252C"/>
    <w:rsid w:val="008B3901"/>
    <w:rsid w:val="008B4012"/>
    <w:rsid w:val="008B4750"/>
    <w:rsid w:val="008B58E5"/>
    <w:rsid w:val="008B597B"/>
    <w:rsid w:val="008B59D0"/>
    <w:rsid w:val="008B68A8"/>
    <w:rsid w:val="008C3474"/>
    <w:rsid w:val="008C3FDC"/>
    <w:rsid w:val="008C4643"/>
    <w:rsid w:val="008C63E8"/>
    <w:rsid w:val="008C7C4B"/>
    <w:rsid w:val="008C7DF9"/>
    <w:rsid w:val="008D0173"/>
    <w:rsid w:val="008D0D68"/>
    <w:rsid w:val="008D1500"/>
    <w:rsid w:val="008D1AFA"/>
    <w:rsid w:val="008D2695"/>
    <w:rsid w:val="008D37CF"/>
    <w:rsid w:val="008D52C5"/>
    <w:rsid w:val="008D5BBC"/>
    <w:rsid w:val="008D72BE"/>
    <w:rsid w:val="008E0FA6"/>
    <w:rsid w:val="008E1E6B"/>
    <w:rsid w:val="008E236E"/>
    <w:rsid w:val="008E265F"/>
    <w:rsid w:val="008E2AAD"/>
    <w:rsid w:val="008E519F"/>
    <w:rsid w:val="008E5524"/>
    <w:rsid w:val="008E5AB3"/>
    <w:rsid w:val="008E661A"/>
    <w:rsid w:val="008E687F"/>
    <w:rsid w:val="008F1B62"/>
    <w:rsid w:val="008F2473"/>
    <w:rsid w:val="008F2B18"/>
    <w:rsid w:val="008F3271"/>
    <w:rsid w:val="008F39A9"/>
    <w:rsid w:val="008F39B3"/>
    <w:rsid w:val="008F693D"/>
    <w:rsid w:val="00900EAD"/>
    <w:rsid w:val="0090117E"/>
    <w:rsid w:val="00902B4D"/>
    <w:rsid w:val="009036F9"/>
    <w:rsid w:val="00903BC1"/>
    <w:rsid w:val="00904860"/>
    <w:rsid w:val="00906506"/>
    <w:rsid w:val="00907779"/>
    <w:rsid w:val="0090786E"/>
    <w:rsid w:val="009108A4"/>
    <w:rsid w:val="0091158D"/>
    <w:rsid w:val="00911685"/>
    <w:rsid w:val="00911840"/>
    <w:rsid w:val="0091470A"/>
    <w:rsid w:val="00916D2D"/>
    <w:rsid w:val="009171BA"/>
    <w:rsid w:val="0091754C"/>
    <w:rsid w:val="00917BAD"/>
    <w:rsid w:val="00924604"/>
    <w:rsid w:val="009250B0"/>
    <w:rsid w:val="0092570D"/>
    <w:rsid w:val="00925D9D"/>
    <w:rsid w:val="00927F0A"/>
    <w:rsid w:val="00930D35"/>
    <w:rsid w:val="00931020"/>
    <w:rsid w:val="00931E3D"/>
    <w:rsid w:val="009329F0"/>
    <w:rsid w:val="00933A2D"/>
    <w:rsid w:val="0093532C"/>
    <w:rsid w:val="00936389"/>
    <w:rsid w:val="009410FE"/>
    <w:rsid w:val="00942B3E"/>
    <w:rsid w:val="00942FA4"/>
    <w:rsid w:val="00943AA0"/>
    <w:rsid w:val="00944ED7"/>
    <w:rsid w:val="009450AE"/>
    <w:rsid w:val="009456DE"/>
    <w:rsid w:val="00945AAB"/>
    <w:rsid w:val="009465DC"/>
    <w:rsid w:val="00946675"/>
    <w:rsid w:val="009476C1"/>
    <w:rsid w:val="009476EC"/>
    <w:rsid w:val="00947B4B"/>
    <w:rsid w:val="00947CA2"/>
    <w:rsid w:val="009509DE"/>
    <w:rsid w:val="00950D63"/>
    <w:rsid w:val="00951308"/>
    <w:rsid w:val="00951589"/>
    <w:rsid w:val="00955DB4"/>
    <w:rsid w:val="00956402"/>
    <w:rsid w:val="0095673E"/>
    <w:rsid w:val="00956E03"/>
    <w:rsid w:val="00957F16"/>
    <w:rsid w:val="00960F5D"/>
    <w:rsid w:val="00963099"/>
    <w:rsid w:val="00963368"/>
    <w:rsid w:val="009656A6"/>
    <w:rsid w:val="0096666D"/>
    <w:rsid w:val="00967040"/>
    <w:rsid w:val="009677C0"/>
    <w:rsid w:val="00970363"/>
    <w:rsid w:val="00971F56"/>
    <w:rsid w:val="00974044"/>
    <w:rsid w:val="00974BC7"/>
    <w:rsid w:val="00975861"/>
    <w:rsid w:val="009777DE"/>
    <w:rsid w:val="00977E37"/>
    <w:rsid w:val="009807C4"/>
    <w:rsid w:val="00980C6A"/>
    <w:rsid w:val="00982F9F"/>
    <w:rsid w:val="00983878"/>
    <w:rsid w:val="009862E4"/>
    <w:rsid w:val="00986722"/>
    <w:rsid w:val="00986B16"/>
    <w:rsid w:val="00991360"/>
    <w:rsid w:val="009914AE"/>
    <w:rsid w:val="009915CB"/>
    <w:rsid w:val="00992641"/>
    <w:rsid w:val="00992A23"/>
    <w:rsid w:val="00993947"/>
    <w:rsid w:val="00993B81"/>
    <w:rsid w:val="00995A87"/>
    <w:rsid w:val="009960D6"/>
    <w:rsid w:val="00996381"/>
    <w:rsid w:val="009967FD"/>
    <w:rsid w:val="00996A90"/>
    <w:rsid w:val="00996B80"/>
    <w:rsid w:val="009973AA"/>
    <w:rsid w:val="009A0515"/>
    <w:rsid w:val="009A0717"/>
    <w:rsid w:val="009A0DD6"/>
    <w:rsid w:val="009A14AC"/>
    <w:rsid w:val="009A156B"/>
    <w:rsid w:val="009A2A86"/>
    <w:rsid w:val="009A40F8"/>
    <w:rsid w:val="009A427D"/>
    <w:rsid w:val="009A5A51"/>
    <w:rsid w:val="009A5D9E"/>
    <w:rsid w:val="009A60F3"/>
    <w:rsid w:val="009A63D3"/>
    <w:rsid w:val="009A6EE1"/>
    <w:rsid w:val="009A7399"/>
    <w:rsid w:val="009B0505"/>
    <w:rsid w:val="009B14AB"/>
    <w:rsid w:val="009B1E21"/>
    <w:rsid w:val="009B247A"/>
    <w:rsid w:val="009B30E1"/>
    <w:rsid w:val="009C1347"/>
    <w:rsid w:val="009C25DC"/>
    <w:rsid w:val="009C4D9F"/>
    <w:rsid w:val="009C7FE8"/>
    <w:rsid w:val="009D1583"/>
    <w:rsid w:val="009D1A1C"/>
    <w:rsid w:val="009D21FE"/>
    <w:rsid w:val="009D46C4"/>
    <w:rsid w:val="009D6167"/>
    <w:rsid w:val="009D7765"/>
    <w:rsid w:val="009D7D29"/>
    <w:rsid w:val="009E00EE"/>
    <w:rsid w:val="009E14B7"/>
    <w:rsid w:val="009E1EB1"/>
    <w:rsid w:val="009E2897"/>
    <w:rsid w:val="009E2928"/>
    <w:rsid w:val="009E366E"/>
    <w:rsid w:val="009E3F13"/>
    <w:rsid w:val="009E4DE7"/>
    <w:rsid w:val="009E4F89"/>
    <w:rsid w:val="009E545A"/>
    <w:rsid w:val="009E6A7E"/>
    <w:rsid w:val="009E6A97"/>
    <w:rsid w:val="009F0758"/>
    <w:rsid w:val="009F13BB"/>
    <w:rsid w:val="009F1479"/>
    <w:rsid w:val="009F6BA2"/>
    <w:rsid w:val="009F742F"/>
    <w:rsid w:val="009F743D"/>
    <w:rsid w:val="00A01074"/>
    <w:rsid w:val="00A01622"/>
    <w:rsid w:val="00A06E6A"/>
    <w:rsid w:val="00A06F44"/>
    <w:rsid w:val="00A104FF"/>
    <w:rsid w:val="00A10A0C"/>
    <w:rsid w:val="00A10C4D"/>
    <w:rsid w:val="00A10E34"/>
    <w:rsid w:val="00A110ED"/>
    <w:rsid w:val="00A11CA1"/>
    <w:rsid w:val="00A1254D"/>
    <w:rsid w:val="00A12DC0"/>
    <w:rsid w:val="00A1410C"/>
    <w:rsid w:val="00A14350"/>
    <w:rsid w:val="00A17D8D"/>
    <w:rsid w:val="00A21284"/>
    <w:rsid w:val="00A2170C"/>
    <w:rsid w:val="00A22719"/>
    <w:rsid w:val="00A240E1"/>
    <w:rsid w:val="00A26AB6"/>
    <w:rsid w:val="00A26B75"/>
    <w:rsid w:val="00A27B9F"/>
    <w:rsid w:val="00A31004"/>
    <w:rsid w:val="00A3258D"/>
    <w:rsid w:val="00A34190"/>
    <w:rsid w:val="00A349F9"/>
    <w:rsid w:val="00A37583"/>
    <w:rsid w:val="00A418EB"/>
    <w:rsid w:val="00A41E88"/>
    <w:rsid w:val="00A43852"/>
    <w:rsid w:val="00A43958"/>
    <w:rsid w:val="00A454D8"/>
    <w:rsid w:val="00A45A90"/>
    <w:rsid w:val="00A4676B"/>
    <w:rsid w:val="00A46C09"/>
    <w:rsid w:val="00A47431"/>
    <w:rsid w:val="00A5196D"/>
    <w:rsid w:val="00A519FD"/>
    <w:rsid w:val="00A53914"/>
    <w:rsid w:val="00A54B74"/>
    <w:rsid w:val="00A555F1"/>
    <w:rsid w:val="00A57126"/>
    <w:rsid w:val="00A5789F"/>
    <w:rsid w:val="00A61A1E"/>
    <w:rsid w:val="00A61A3F"/>
    <w:rsid w:val="00A61B88"/>
    <w:rsid w:val="00A63678"/>
    <w:rsid w:val="00A64E29"/>
    <w:rsid w:val="00A65091"/>
    <w:rsid w:val="00A67903"/>
    <w:rsid w:val="00A7053A"/>
    <w:rsid w:val="00A75344"/>
    <w:rsid w:val="00A75661"/>
    <w:rsid w:val="00A76075"/>
    <w:rsid w:val="00A765D9"/>
    <w:rsid w:val="00A779DA"/>
    <w:rsid w:val="00A81680"/>
    <w:rsid w:val="00A83A47"/>
    <w:rsid w:val="00A84F7A"/>
    <w:rsid w:val="00A85436"/>
    <w:rsid w:val="00A872B8"/>
    <w:rsid w:val="00A903D2"/>
    <w:rsid w:val="00A936B9"/>
    <w:rsid w:val="00A944C2"/>
    <w:rsid w:val="00A9481A"/>
    <w:rsid w:val="00A94CBA"/>
    <w:rsid w:val="00A96519"/>
    <w:rsid w:val="00A97D02"/>
    <w:rsid w:val="00AA2A8D"/>
    <w:rsid w:val="00AA382A"/>
    <w:rsid w:val="00AA63EE"/>
    <w:rsid w:val="00AB0EC0"/>
    <w:rsid w:val="00AB0FD0"/>
    <w:rsid w:val="00AB15F5"/>
    <w:rsid w:val="00AB19EF"/>
    <w:rsid w:val="00AB2D82"/>
    <w:rsid w:val="00AB2D86"/>
    <w:rsid w:val="00AB40BD"/>
    <w:rsid w:val="00AB44AD"/>
    <w:rsid w:val="00AB45B6"/>
    <w:rsid w:val="00AB46D2"/>
    <w:rsid w:val="00AB5581"/>
    <w:rsid w:val="00AB59EC"/>
    <w:rsid w:val="00AB5B68"/>
    <w:rsid w:val="00AB624C"/>
    <w:rsid w:val="00AC0293"/>
    <w:rsid w:val="00AC20D5"/>
    <w:rsid w:val="00AC220F"/>
    <w:rsid w:val="00AC2C30"/>
    <w:rsid w:val="00AC4EFA"/>
    <w:rsid w:val="00AC6785"/>
    <w:rsid w:val="00AD0004"/>
    <w:rsid w:val="00AD08FB"/>
    <w:rsid w:val="00AD1B7F"/>
    <w:rsid w:val="00AD3138"/>
    <w:rsid w:val="00AD3157"/>
    <w:rsid w:val="00AD327F"/>
    <w:rsid w:val="00AD3D33"/>
    <w:rsid w:val="00AD5B22"/>
    <w:rsid w:val="00AD6229"/>
    <w:rsid w:val="00AE0D5A"/>
    <w:rsid w:val="00AE17B7"/>
    <w:rsid w:val="00AE2B00"/>
    <w:rsid w:val="00AE2CF6"/>
    <w:rsid w:val="00AE2D95"/>
    <w:rsid w:val="00AE2F14"/>
    <w:rsid w:val="00AE350D"/>
    <w:rsid w:val="00AE3AD0"/>
    <w:rsid w:val="00AE4339"/>
    <w:rsid w:val="00AE4561"/>
    <w:rsid w:val="00AE492C"/>
    <w:rsid w:val="00AE51D5"/>
    <w:rsid w:val="00AE545E"/>
    <w:rsid w:val="00AE76D9"/>
    <w:rsid w:val="00AF099B"/>
    <w:rsid w:val="00AF0E64"/>
    <w:rsid w:val="00AF33C2"/>
    <w:rsid w:val="00AF4210"/>
    <w:rsid w:val="00AF424B"/>
    <w:rsid w:val="00AF53E4"/>
    <w:rsid w:val="00AF5D50"/>
    <w:rsid w:val="00B01599"/>
    <w:rsid w:val="00B023BC"/>
    <w:rsid w:val="00B037CD"/>
    <w:rsid w:val="00B03B8E"/>
    <w:rsid w:val="00B05AE6"/>
    <w:rsid w:val="00B124AE"/>
    <w:rsid w:val="00B12BCB"/>
    <w:rsid w:val="00B1324D"/>
    <w:rsid w:val="00B14E3C"/>
    <w:rsid w:val="00B157E2"/>
    <w:rsid w:val="00B16A45"/>
    <w:rsid w:val="00B17E3F"/>
    <w:rsid w:val="00B234E6"/>
    <w:rsid w:val="00B254AA"/>
    <w:rsid w:val="00B256ED"/>
    <w:rsid w:val="00B268D6"/>
    <w:rsid w:val="00B3139B"/>
    <w:rsid w:val="00B315A1"/>
    <w:rsid w:val="00B327CA"/>
    <w:rsid w:val="00B33A01"/>
    <w:rsid w:val="00B3590A"/>
    <w:rsid w:val="00B35A96"/>
    <w:rsid w:val="00B41DE9"/>
    <w:rsid w:val="00B41E0F"/>
    <w:rsid w:val="00B41E32"/>
    <w:rsid w:val="00B42460"/>
    <w:rsid w:val="00B432C2"/>
    <w:rsid w:val="00B43895"/>
    <w:rsid w:val="00B43B35"/>
    <w:rsid w:val="00B4430E"/>
    <w:rsid w:val="00B455CB"/>
    <w:rsid w:val="00B4593A"/>
    <w:rsid w:val="00B47A44"/>
    <w:rsid w:val="00B5021E"/>
    <w:rsid w:val="00B505D2"/>
    <w:rsid w:val="00B50C57"/>
    <w:rsid w:val="00B513A3"/>
    <w:rsid w:val="00B5217D"/>
    <w:rsid w:val="00B55088"/>
    <w:rsid w:val="00B61192"/>
    <w:rsid w:val="00B62169"/>
    <w:rsid w:val="00B63293"/>
    <w:rsid w:val="00B63BC9"/>
    <w:rsid w:val="00B64B82"/>
    <w:rsid w:val="00B64C3A"/>
    <w:rsid w:val="00B64F30"/>
    <w:rsid w:val="00B65FB2"/>
    <w:rsid w:val="00B66ADE"/>
    <w:rsid w:val="00B70008"/>
    <w:rsid w:val="00B70313"/>
    <w:rsid w:val="00B738C9"/>
    <w:rsid w:val="00B73E92"/>
    <w:rsid w:val="00B74AF5"/>
    <w:rsid w:val="00B7549A"/>
    <w:rsid w:val="00B763BB"/>
    <w:rsid w:val="00B774F1"/>
    <w:rsid w:val="00B818AF"/>
    <w:rsid w:val="00B822AF"/>
    <w:rsid w:val="00B83F42"/>
    <w:rsid w:val="00B843E4"/>
    <w:rsid w:val="00B84F2D"/>
    <w:rsid w:val="00B84F62"/>
    <w:rsid w:val="00B852E7"/>
    <w:rsid w:val="00B854E1"/>
    <w:rsid w:val="00B857D8"/>
    <w:rsid w:val="00B859B0"/>
    <w:rsid w:val="00B85A9E"/>
    <w:rsid w:val="00B85D1E"/>
    <w:rsid w:val="00B9337B"/>
    <w:rsid w:val="00B93A73"/>
    <w:rsid w:val="00B93EE4"/>
    <w:rsid w:val="00B944C2"/>
    <w:rsid w:val="00B946A8"/>
    <w:rsid w:val="00B94885"/>
    <w:rsid w:val="00B94F71"/>
    <w:rsid w:val="00B958AB"/>
    <w:rsid w:val="00B971D4"/>
    <w:rsid w:val="00B97DFF"/>
    <w:rsid w:val="00BA0324"/>
    <w:rsid w:val="00BA06B2"/>
    <w:rsid w:val="00BA114A"/>
    <w:rsid w:val="00BA5010"/>
    <w:rsid w:val="00BA68FF"/>
    <w:rsid w:val="00BA6903"/>
    <w:rsid w:val="00BB1A49"/>
    <w:rsid w:val="00BB4682"/>
    <w:rsid w:val="00BC17FA"/>
    <w:rsid w:val="00BC180C"/>
    <w:rsid w:val="00BC1D8D"/>
    <w:rsid w:val="00BC21D0"/>
    <w:rsid w:val="00BC5A36"/>
    <w:rsid w:val="00BC63E3"/>
    <w:rsid w:val="00BC6D1F"/>
    <w:rsid w:val="00BC6FEF"/>
    <w:rsid w:val="00BD12D9"/>
    <w:rsid w:val="00BD2794"/>
    <w:rsid w:val="00BD2DFF"/>
    <w:rsid w:val="00BD2E66"/>
    <w:rsid w:val="00BD363B"/>
    <w:rsid w:val="00BD3709"/>
    <w:rsid w:val="00BD526A"/>
    <w:rsid w:val="00BD7D6F"/>
    <w:rsid w:val="00BE0FCB"/>
    <w:rsid w:val="00BE267E"/>
    <w:rsid w:val="00BE2B44"/>
    <w:rsid w:val="00BE344B"/>
    <w:rsid w:val="00BE4722"/>
    <w:rsid w:val="00BE52DB"/>
    <w:rsid w:val="00BE5334"/>
    <w:rsid w:val="00BE54C3"/>
    <w:rsid w:val="00BE5A13"/>
    <w:rsid w:val="00BE6236"/>
    <w:rsid w:val="00BF16F2"/>
    <w:rsid w:val="00BF2DC6"/>
    <w:rsid w:val="00BF397C"/>
    <w:rsid w:val="00BF62C7"/>
    <w:rsid w:val="00C03387"/>
    <w:rsid w:val="00C039A3"/>
    <w:rsid w:val="00C04748"/>
    <w:rsid w:val="00C05626"/>
    <w:rsid w:val="00C06784"/>
    <w:rsid w:val="00C069F3"/>
    <w:rsid w:val="00C07585"/>
    <w:rsid w:val="00C07C6B"/>
    <w:rsid w:val="00C10C63"/>
    <w:rsid w:val="00C117D5"/>
    <w:rsid w:val="00C1245E"/>
    <w:rsid w:val="00C12940"/>
    <w:rsid w:val="00C14713"/>
    <w:rsid w:val="00C14E97"/>
    <w:rsid w:val="00C14FDE"/>
    <w:rsid w:val="00C15287"/>
    <w:rsid w:val="00C17782"/>
    <w:rsid w:val="00C177F7"/>
    <w:rsid w:val="00C17A8E"/>
    <w:rsid w:val="00C17F49"/>
    <w:rsid w:val="00C20105"/>
    <w:rsid w:val="00C2127C"/>
    <w:rsid w:val="00C229AE"/>
    <w:rsid w:val="00C23807"/>
    <w:rsid w:val="00C246B7"/>
    <w:rsid w:val="00C2652C"/>
    <w:rsid w:val="00C26896"/>
    <w:rsid w:val="00C27E92"/>
    <w:rsid w:val="00C303D0"/>
    <w:rsid w:val="00C305F4"/>
    <w:rsid w:val="00C306EB"/>
    <w:rsid w:val="00C30E39"/>
    <w:rsid w:val="00C30E87"/>
    <w:rsid w:val="00C32D0D"/>
    <w:rsid w:val="00C3304B"/>
    <w:rsid w:val="00C33E74"/>
    <w:rsid w:val="00C342C9"/>
    <w:rsid w:val="00C3522A"/>
    <w:rsid w:val="00C35861"/>
    <w:rsid w:val="00C40B04"/>
    <w:rsid w:val="00C4134F"/>
    <w:rsid w:val="00C44F54"/>
    <w:rsid w:val="00C4534E"/>
    <w:rsid w:val="00C4782F"/>
    <w:rsid w:val="00C50555"/>
    <w:rsid w:val="00C50B6E"/>
    <w:rsid w:val="00C519A7"/>
    <w:rsid w:val="00C51AF9"/>
    <w:rsid w:val="00C51F26"/>
    <w:rsid w:val="00C53BF4"/>
    <w:rsid w:val="00C558B5"/>
    <w:rsid w:val="00C563EC"/>
    <w:rsid w:val="00C563F3"/>
    <w:rsid w:val="00C5774C"/>
    <w:rsid w:val="00C600EA"/>
    <w:rsid w:val="00C61E43"/>
    <w:rsid w:val="00C61F0C"/>
    <w:rsid w:val="00C627DC"/>
    <w:rsid w:val="00C62BEB"/>
    <w:rsid w:val="00C6312A"/>
    <w:rsid w:val="00C63B19"/>
    <w:rsid w:val="00C64362"/>
    <w:rsid w:val="00C64922"/>
    <w:rsid w:val="00C64C4D"/>
    <w:rsid w:val="00C65E25"/>
    <w:rsid w:val="00C65ED0"/>
    <w:rsid w:val="00C706BF"/>
    <w:rsid w:val="00C70D7C"/>
    <w:rsid w:val="00C715EA"/>
    <w:rsid w:val="00C71783"/>
    <w:rsid w:val="00C7233C"/>
    <w:rsid w:val="00C72DB3"/>
    <w:rsid w:val="00C74F92"/>
    <w:rsid w:val="00C7506F"/>
    <w:rsid w:val="00C75B81"/>
    <w:rsid w:val="00C765ED"/>
    <w:rsid w:val="00C77858"/>
    <w:rsid w:val="00C77DD8"/>
    <w:rsid w:val="00C81797"/>
    <w:rsid w:val="00C91417"/>
    <w:rsid w:val="00C91AA1"/>
    <w:rsid w:val="00C9200B"/>
    <w:rsid w:val="00C920ED"/>
    <w:rsid w:val="00C9257B"/>
    <w:rsid w:val="00C96F75"/>
    <w:rsid w:val="00C974F1"/>
    <w:rsid w:val="00C97D05"/>
    <w:rsid w:val="00CA0B01"/>
    <w:rsid w:val="00CA1B19"/>
    <w:rsid w:val="00CA1E8C"/>
    <w:rsid w:val="00CA246D"/>
    <w:rsid w:val="00CA2798"/>
    <w:rsid w:val="00CA3E84"/>
    <w:rsid w:val="00CA4094"/>
    <w:rsid w:val="00CA40F0"/>
    <w:rsid w:val="00CA5498"/>
    <w:rsid w:val="00CA5B48"/>
    <w:rsid w:val="00CB0108"/>
    <w:rsid w:val="00CB0404"/>
    <w:rsid w:val="00CB1565"/>
    <w:rsid w:val="00CB20A2"/>
    <w:rsid w:val="00CB23D4"/>
    <w:rsid w:val="00CB5538"/>
    <w:rsid w:val="00CB5FB0"/>
    <w:rsid w:val="00CB6127"/>
    <w:rsid w:val="00CB74A7"/>
    <w:rsid w:val="00CC03A6"/>
    <w:rsid w:val="00CC0541"/>
    <w:rsid w:val="00CC2D02"/>
    <w:rsid w:val="00CC3799"/>
    <w:rsid w:val="00CC3A85"/>
    <w:rsid w:val="00CC47C5"/>
    <w:rsid w:val="00CC683B"/>
    <w:rsid w:val="00CC7455"/>
    <w:rsid w:val="00CD03C2"/>
    <w:rsid w:val="00CD1F27"/>
    <w:rsid w:val="00CD21E7"/>
    <w:rsid w:val="00CD3D7C"/>
    <w:rsid w:val="00CD7FFB"/>
    <w:rsid w:val="00CE0704"/>
    <w:rsid w:val="00CE145F"/>
    <w:rsid w:val="00CE3C43"/>
    <w:rsid w:val="00CE459F"/>
    <w:rsid w:val="00CE6E34"/>
    <w:rsid w:val="00CE769F"/>
    <w:rsid w:val="00CF032F"/>
    <w:rsid w:val="00CF194B"/>
    <w:rsid w:val="00CF1D0E"/>
    <w:rsid w:val="00CF2987"/>
    <w:rsid w:val="00CF2A15"/>
    <w:rsid w:val="00CF3FC4"/>
    <w:rsid w:val="00CF4CB1"/>
    <w:rsid w:val="00CF5999"/>
    <w:rsid w:val="00CF5E15"/>
    <w:rsid w:val="00D002F7"/>
    <w:rsid w:val="00D0117E"/>
    <w:rsid w:val="00D011EE"/>
    <w:rsid w:val="00D0178B"/>
    <w:rsid w:val="00D042B5"/>
    <w:rsid w:val="00D076A2"/>
    <w:rsid w:val="00D10DB3"/>
    <w:rsid w:val="00D10DB6"/>
    <w:rsid w:val="00D12EEA"/>
    <w:rsid w:val="00D134D8"/>
    <w:rsid w:val="00D13669"/>
    <w:rsid w:val="00D141E9"/>
    <w:rsid w:val="00D14360"/>
    <w:rsid w:val="00D15F09"/>
    <w:rsid w:val="00D16B98"/>
    <w:rsid w:val="00D17DDF"/>
    <w:rsid w:val="00D2396E"/>
    <w:rsid w:val="00D24DBF"/>
    <w:rsid w:val="00D25B15"/>
    <w:rsid w:val="00D27E26"/>
    <w:rsid w:val="00D30097"/>
    <w:rsid w:val="00D31C7C"/>
    <w:rsid w:val="00D32D8D"/>
    <w:rsid w:val="00D34491"/>
    <w:rsid w:val="00D3592F"/>
    <w:rsid w:val="00D36DFA"/>
    <w:rsid w:val="00D4015C"/>
    <w:rsid w:val="00D411B4"/>
    <w:rsid w:val="00D42FF7"/>
    <w:rsid w:val="00D4324E"/>
    <w:rsid w:val="00D43AD3"/>
    <w:rsid w:val="00D50169"/>
    <w:rsid w:val="00D5076C"/>
    <w:rsid w:val="00D50A47"/>
    <w:rsid w:val="00D5113E"/>
    <w:rsid w:val="00D51CAB"/>
    <w:rsid w:val="00D53140"/>
    <w:rsid w:val="00D54C53"/>
    <w:rsid w:val="00D558F7"/>
    <w:rsid w:val="00D565EC"/>
    <w:rsid w:val="00D57267"/>
    <w:rsid w:val="00D57DB3"/>
    <w:rsid w:val="00D62A78"/>
    <w:rsid w:val="00D6474E"/>
    <w:rsid w:val="00D64C1D"/>
    <w:rsid w:val="00D64DC5"/>
    <w:rsid w:val="00D670A4"/>
    <w:rsid w:val="00D70867"/>
    <w:rsid w:val="00D71B35"/>
    <w:rsid w:val="00D739AC"/>
    <w:rsid w:val="00D73BDF"/>
    <w:rsid w:val="00D7478C"/>
    <w:rsid w:val="00D74849"/>
    <w:rsid w:val="00D74CA2"/>
    <w:rsid w:val="00D7575D"/>
    <w:rsid w:val="00D7577C"/>
    <w:rsid w:val="00D76500"/>
    <w:rsid w:val="00D76F51"/>
    <w:rsid w:val="00D7721E"/>
    <w:rsid w:val="00D81B11"/>
    <w:rsid w:val="00D840FF"/>
    <w:rsid w:val="00D84A7B"/>
    <w:rsid w:val="00D91401"/>
    <w:rsid w:val="00D915EC"/>
    <w:rsid w:val="00D91DBA"/>
    <w:rsid w:val="00D938BD"/>
    <w:rsid w:val="00D946CD"/>
    <w:rsid w:val="00D94F1C"/>
    <w:rsid w:val="00D95638"/>
    <w:rsid w:val="00D96406"/>
    <w:rsid w:val="00D97ADA"/>
    <w:rsid w:val="00DA02A7"/>
    <w:rsid w:val="00DA02AA"/>
    <w:rsid w:val="00DA0EBB"/>
    <w:rsid w:val="00DA11D0"/>
    <w:rsid w:val="00DA1307"/>
    <w:rsid w:val="00DA32F0"/>
    <w:rsid w:val="00DA569C"/>
    <w:rsid w:val="00DA69C8"/>
    <w:rsid w:val="00DB0903"/>
    <w:rsid w:val="00DB0BC5"/>
    <w:rsid w:val="00DB0E99"/>
    <w:rsid w:val="00DB11C3"/>
    <w:rsid w:val="00DB1615"/>
    <w:rsid w:val="00DB1A0C"/>
    <w:rsid w:val="00DB22A0"/>
    <w:rsid w:val="00DB2C36"/>
    <w:rsid w:val="00DB42D1"/>
    <w:rsid w:val="00DB48FD"/>
    <w:rsid w:val="00DB62AD"/>
    <w:rsid w:val="00DB6633"/>
    <w:rsid w:val="00DB7A5C"/>
    <w:rsid w:val="00DC05F4"/>
    <w:rsid w:val="00DC0F11"/>
    <w:rsid w:val="00DC1072"/>
    <w:rsid w:val="00DC3CB2"/>
    <w:rsid w:val="00DC59D9"/>
    <w:rsid w:val="00DC5F6D"/>
    <w:rsid w:val="00DC68CC"/>
    <w:rsid w:val="00DC6913"/>
    <w:rsid w:val="00DD100C"/>
    <w:rsid w:val="00DD3693"/>
    <w:rsid w:val="00DD4799"/>
    <w:rsid w:val="00DD51B1"/>
    <w:rsid w:val="00DD5D9B"/>
    <w:rsid w:val="00DD6130"/>
    <w:rsid w:val="00DD63DF"/>
    <w:rsid w:val="00DD72E6"/>
    <w:rsid w:val="00DD7986"/>
    <w:rsid w:val="00DE07FE"/>
    <w:rsid w:val="00DE0DA7"/>
    <w:rsid w:val="00DE13F2"/>
    <w:rsid w:val="00DE1E4B"/>
    <w:rsid w:val="00DE28EB"/>
    <w:rsid w:val="00DE5B77"/>
    <w:rsid w:val="00DE707F"/>
    <w:rsid w:val="00DF0EA2"/>
    <w:rsid w:val="00DF16F7"/>
    <w:rsid w:val="00DF229F"/>
    <w:rsid w:val="00DF5244"/>
    <w:rsid w:val="00DF6942"/>
    <w:rsid w:val="00E0053C"/>
    <w:rsid w:val="00E00945"/>
    <w:rsid w:val="00E015EA"/>
    <w:rsid w:val="00E035F4"/>
    <w:rsid w:val="00E10588"/>
    <w:rsid w:val="00E10DBD"/>
    <w:rsid w:val="00E122F4"/>
    <w:rsid w:val="00E13077"/>
    <w:rsid w:val="00E134F8"/>
    <w:rsid w:val="00E13699"/>
    <w:rsid w:val="00E13E78"/>
    <w:rsid w:val="00E14386"/>
    <w:rsid w:val="00E14BE7"/>
    <w:rsid w:val="00E14D1B"/>
    <w:rsid w:val="00E2204F"/>
    <w:rsid w:val="00E242A1"/>
    <w:rsid w:val="00E24F5F"/>
    <w:rsid w:val="00E25D0B"/>
    <w:rsid w:val="00E2676D"/>
    <w:rsid w:val="00E26A1C"/>
    <w:rsid w:val="00E3022E"/>
    <w:rsid w:val="00E31F3B"/>
    <w:rsid w:val="00E32413"/>
    <w:rsid w:val="00E33321"/>
    <w:rsid w:val="00E34357"/>
    <w:rsid w:val="00E351CE"/>
    <w:rsid w:val="00E35258"/>
    <w:rsid w:val="00E35D72"/>
    <w:rsid w:val="00E35DE6"/>
    <w:rsid w:val="00E36394"/>
    <w:rsid w:val="00E3650F"/>
    <w:rsid w:val="00E36FA6"/>
    <w:rsid w:val="00E37323"/>
    <w:rsid w:val="00E3732E"/>
    <w:rsid w:val="00E374D8"/>
    <w:rsid w:val="00E37521"/>
    <w:rsid w:val="00E42FA6"/>
    <w:rsid w:val="00E5038E"/>
    <w:rsid w:val="00E518B4"/>
    <w:rsid w:val="00E521EE"/>
    <w:rsid w:val="00E54131"/>
    <w:rsid w:val="00E5446C"/>
    <w:rsid w:val="00E54E81"/>
    <w:rsid w:val="00E56F6A"/>
    <w:rsid w:val="00E62125"/>
    <w:rsid w:val="00E62F69"/>
    <w:rsid w:val="00E6408C"/>
    <w:rsid w:val="00E6512E"/>
    <w:rsid w:val="00E66667"/>
    <w:rsid w:val="00E71E80"/>
    <w:rsid w:val="00E730EA"/>
    <w:rsid w:val="00E73A9F"/>
    <w:rsid w:val="00E73E97"/>
    <w:rsid w:val="00E752AB"/>
    <w:rsid w:val="00E756CD"/>
    <w:rsid w:val="00E765BC"/>
    <w:rsid w:val="00E77336"/>
    <w:rsid w:val="00E83F3B"/>
    <w:rsid w:val="00E84852"/>
    <w:rsid w:val="00E85065"/>
    <w:rsid w:val="00E86E64"/>
    <w:rsid w:val="00E92899"/>
    <w:rsid w:val="00E92A81"/>
    <w:rsid w:val="00E92D58"/>
    <w:rsid w:val="00E93A1E"/>
    <w:rsid w:val="00E93B79"/>
    <w:rsid w:val="00E96526"/>
    <w:rsid w:val="00EA36B8"/>
    <w:rsid w:val="00EA508A"/>
    <w:rsid w:val="00EA7DC2"/>
    <w:rsid w:val="00EB08F4"/>
    <w:rsid w:val="00EB0D7A"/>
    <w:rsid w:val="00EB304E"/>
    <w:rsid w:val="00EB4C77"/>
    <w:rsid w:val="00EB5081"/>
    <w:rsid w:val="00EB5744"/>
    <w:rsid w:val="00EC14B2"/>
    <w:rsid w:val="00EC158B"/>
    <w:rsid w:val="00EC38A3"/>
    <w:rsid w:val="00EC45ED"/>
    <w:rsid w:val="00EC5E4F"/>
    <w:rsid w:val="00EC6134"/>
    <w:rsid w:val="00EC6E73"/>
    <w:rsid w:val="00EC7144"/>
    <w:rsid w:val="00EC7F9F"/>
    <w:rsid w:val="00ED19F8"/>
    <w:rsid w:val="00ED1E82"/>
    <w:rsid w:val="00ED34DF"/>
    <w:rsid w:val="00ED4473"/>
    <w:rsid w:val="00ED6106"/>
    <w:rsid w:val="00ED6FF9"/>
    <w:rsid w:val="00ED73EE"/>
    <w:rsid w:val="00ED75E9"/>
    <w:rsid w:val="00ED7EA1"/>
    <w:rsid w:val="00EE3C21"/>
    <w:rsid w:val="00EE5CCE"/>
    <w:rsid w:val="00EE5E42"/>
    <w:rsid w:val="00EE6CF1"/>
    <w:rsid w:val="00EF2401"/>
    <w:rsid w:val="00EF36D1"/>
    <w:rsid w:val="00EF47CB"/>
    <w:rsid w:val="00EF4804"/>
    <w:rsid w:val="00EF5DF1"/>
    <w:rsid w:val="00EF664D"/>
    <w:rsid w:val="00EF7733"/>
    <w:rsid w:val="00EF7B02"/>
    <w:rsid w:val="00F00539"/>
    <w:rsid w:val="00F02EB6"/>
    <w:rsid w:val="00F030AA"/>
    <w:rsid w:val="00F048B5"/>
    <w:rsid w:val="00F049AF"/>
    <w:rsid w:val="00F059A9"/>
    <w:rsid w:val="00F10C7C"/>
    <w:rsid w:val="00F1466A"/>
    <w:rsid w:val="00F152ED"/>
    <w:rsid w:val="00F16A6D"/>
    <w:rsid w:val="00F175BD"/>
    <w:rsid w:val="00F200C6"/>
    <w:rsid w:val="00F21F93"/>
    <w:rsid w:val="00F22316"/>
    <w:rsid w:val="00F228E2"/>
    <w:rsid w:val="00F22DFE"/>
    <w:rsid w:val="00F22E52"/>
    <w:rsid w:val="00F23C62"/>
    <w:rsid w:val="00F30460"/>
    <w:rsid w:val="00F30A8E"/>
    <w:rsid w:val="00F33338"/>
    <w:rsid w:val="00F33AEE"/>
    <w:rsid w:val="00F34381"/>
    <w:rsid w:val="00F362E8"/>
    <w:rsid w:val="00F40B07"/>
    <w:rsid w:val="00F41DA4"/>
    <w:rsid w:val="00F423C0"/>
    <w:rsid w:val="00F43182"/>
    <w:rsid w:val="00F43C92"/>
    <w:rsid w:val="00F46AAD"/>
    <w:rsid w:val="00F47390"/>
    <w:rsid w:val="00F47D77"/>
    <w:rsid w:val="00F47F49"/>
    <w:rsid w:val="00F519CC"/>
    <w:rsid w:val="00F51B6A"/>
    <w:rsid w:val="00F52332"/>
    <w:rsid w:val="00F52612"/>
    <w:rsid w:val="00F52745"/>
    <w:rsid w:val="00F54A06"/>
    <w:rsid w:val="00F54C9A"/>
    <w:rsid w:val="00F55EA9"/>
    <w:rsid w:val="00F56C38"/>
    <w:rsid w:val="00F56F8F"/>
    <w:rsid w:val="00F5758E"/>
    <w:rsid w:val="00F60B60"/>
    <w:rsid w:val="00F61091"/>
    <w:rsid w:val="00F614E7"/>
    <w:rsid w:val="00F63ADF"/>
    <w:rsid w:val="00F6505D"/>
    <w:rsid w:val="00F65BD0"/>
    <w:rsid w:val="00F67C52"/>
    <w:rsid w:val="00F71ACA"/>
    <w:rsid w:val="00F72450"/>
    <w:rsid w:val="00F7391D"/>
    <w:rsid w:val="00F75699"/>
    <w:rsid w:val="00F7575E"/>
    <w:rsid w:val="00F75DF2"/>
    <w:rsid w:val="00F7674F"/>
    <w:rsid w:val="00F76B67"/>
    <w:rsid w:val="00F80882"/>
    <w:rsid w:val="00F81647"/>
    <w:rsid w:val="00F82119"/>
    <w:rsid w:val="00F8305B"/>
    <w:rsid w:val="00F83276"/>
    <w:rsid w:val="00F8349F"/>
    <w:rsid w:val="00F86360"/>
    <w:rsid w:val="00F87448"/>
    <w:rsid w:val="00F9023D"/>
    <w:rsid w:val="00F9096E"/>
    <w:rsid w:val="00F9202A"/>
    <w:rsid w:val="00F92487"/>
    <w:rsid w:val="00F93629"/>
    <w:rsid w:val="00F96C65"/>
    <w:rsid w:val="00F96CD3"/>
    <w:rsid w:val="00FA0339"/>
    <w:rsid w:val="00FA0594"/>
    <w:rsid w:val="00FA1C2A"/>
    <w:rsid w:val="00FA3292"/>
    <w:rsid w:val="00FA670B"/>
    <w:rsid w:val="00FB01D4"/>
    <w:rsid w:val="00FB640B"/>
    <w:rsid w:val="00FB6A99"/>
    <w:rsid w:val="00FB6C42"/>
    <w:rsid w:val="00FB757A"/>
    <w:rsid w:val="00FB768D"/>
    <w:rsid w:val="00FB7B20"/>
    <w:rsid w:val="00FC0E05"/>
    <w:rsid w:val="00FC24EF"/>
    <w:rsid w:val="00FC2615"/>
    <w:rsid w:val="00FC263C"/>
    <w:rsid w:val="00FC40CF"/>
    <w:rsid w:val="00FC5989"/>
    <w:rsid w:val="00FC5C89"/>
    <w:rsid w:val="00FC6DD5"/>
    <w:rsid w:val="00FC6DF0"/>
    <w:rsid w:val="00FC76E9"/>
    <w:rsid w:val="00FD08F3"/>
    <w:rsid w:val="00FD12F7"/>
    <w:rsid w:val="00FD1534"/>
    <w:rsid w:val="00FD2557"/>
    <w:rsid w:val="00FD31AC"/>
    <w:rsid w:val="00FD42B2"/>
    <w:rsid w:val="00FD5104"/>
    <w:rsid w:val="00FD71BE"/>
    <w:rsid w:val="00FE0A60"/>
    <w:rsid w:val="00FE135A"/>
    <w:rsid w:val="00FE2E3E"/>
    <w:rsid w:val="00FE4CC6"/>
    <w:rsid w:val="00FE5001"/>
    <w:rsid w:val="00FE6CC3"/>
    <w:rsid w:val="00FE6F20"/>
    <w:rsid w:val="00FF07A9"/>
    <w:rsid w:val="00FF2004"/>
    <w:rsid w:val="00FF24A1"/>
    <w:rsid w:val="00FF260E"/>
    <w:rsid w:val="00FF2B24"/>
    <w:rsid w:val="00FF416F"/>
    <w:rsid w:val="00FF4456"/>
    <w:rsid w:val="00FF4945"/>
    <w:rsid w:val="00FF4CDE"/>
    <w:rsid w:val="00FF509B"/>
    <w:rsid w:val="00FF6B69"/>
    <w:rsid w:val="00FF7568"/>
    <w:rsid w:val="01EEDE46"/>
    <w:rsid w:val="040767FE"/>
    <w:rsid w:val="0FF39F07"/>
    <w:rsid w:val="14BB1B1D"/>
    <w:rsid w:val="16537107"/>
    <w:rsid w:val="18E878E8"/>
    <w:rsid w:val="38B71CFD"/>
    <w:rsid w:val="3E553B2C"/>
    <w:rsid w:val="47C03E6F"/>
    <w:rsid w:val="49C3A427"/>
    <w:rsid w:val="534EBDA3"/>
    <w:rsid w:val="7A397A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6C06EBC4"/>
  <w15:docId w15:val="{5973B0A8-9409-445F-A457-EF2C9F06D80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semiHidden="1" w:unhideWhenUsed="1" w:qFormat="1"/>
    <w:lsdException w:name="heading 3" w:uiPriority="9"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A1E8C"/>
  </w:style>
  <w:style w:type="paragraph" w:styleId="Heading1">
    <w:name w:val="heading 1"/>
    <w:aliases w:val="Heading 1 calibri"/>
    <w:basedOn w:val="Normal"/>
    <w:next w:val="Normal"/>
    <w:link w:val="Heading1Char"/>
    <w:autoRedefine/>
    <w:uiPriority w:val="9"/>
    <w:qFormat/>
    <w:rsid w:val="005C79A1"/>
    <w:pPr>
      <w:keepNext/>
      <w:keepLines/>
      <w:numPr>
        <w:numId w:val="11"/>
      </w:numPr>
      <w:spacing w:after="120"/>
      <w:outlineLvl w:val="0"/>
    </w:pPr>
    <w:rPr>
      <w:rFonts w:cs="Calibri"/>
      <w:b/>
      <w:sz w:val="36"/>
    </w:rPr>
  </w:style>
  <w:style w:type="paragraph" w:styleId="Heading2">
    <w:name w:val="heading 2"/>
    <w:aliases w:val="Heading 2 calibri 14,l2"/>
    <w:basedOn w:val="Normal"/>
    <w:next w:val="Normal"/>
    <w:link w:val="Heading2Char"/>
    <w:autoRedefine/>
    <w:unhideWhenUsed/>
    <w:qFormat/>
    <w:rsid w:val="003E2C96"/>
    <w:pPr>
      <w:keepNext/>
      <w:keepLines/>
      <w:numPr>
        <w:ilvl w:val="1"/>
        <w:numId w:val="11"/>
      </w:numPr>
      <w:spacing w:before="240" w:after="120"/>
      <w:ind w:left="576"/>
      <w:outlineLvl w:val="1"/>
    </w:pPr>
    <w:rPr>
      <w:rFonts w:cs="Calibri"/>
      <w:b/>
      <w:color w:val="000000"/>
      <w:sz w:val="32"/>
    </w:rPr>
  </w:style>
  <w:style w:type="paragraph" w:styleId="Heading3">
    <w:name w:val="heading 3"/>
    <w:aliases w:val="Heading 3 calibri 12"/>
    <w:basedOn w:val="Normal"/>
    <w:next w:val="Normal"/>
    <w:link w:val="Heading3Char"/>
    <w:autoRedefine/>
    <w:uiPriority w:val="9"/>
    <w:unhideWhenUsed/>
    <w:qFormat/>
    <w:rsid w:val="00FD31AC"/>
    <w:pPr>
      <w:keepNext/>
      <w:keepLines/>
      <w:numPr>
        <w:ilvl w:val="2"/>
        <w:numId w:val="11"/>
      </w:numPr>
      <w:spacing w:before="100" w:beforeAutospacing="1" w:after="100" w:afterAutospacing="1"/>
      <w:ind w:left="864" w:hanging="864"/>
      <w:outlineLvl w:val="2"/>
      <w:pPrChange w:author="Gay Dolin" w:date="2023-05-18T15:22:00Z" w:id="0">
        <w:pPr>
          <w:keepNext/>
          <w:keepLines/>
          <w:numPr>
            <w:ilvl w:val="2"/>
            <w:numId w:val="11"/>
          </w:numPr>
          <w:spacing w:before="100" w:beforeAutospacing="1" w:after="100" w:afterAutospacing="1"/>
          <w:ind w:left="864" w:hanging="864"/>
          <w:outlineLvl w:val="2"/>
        </w:pPr>
      </w:pPrChange>
    </w:pPr>
    <w:rPr>
      <w:rFonts w:cs="Calibri"/>
      <w:b/>
      <w:color w:val="000000"/>
      <w:sz w:val="24"/>
      <w:szCs w:val="24"/>
      <w:rPrChange w:author="Gay Dolin" w:date="2023-05-18T15:22:00Z" w:id="0">
        <w:rPr>
          <w:rFonts w:ascii="Calibri" w:hAnsi="Calibri" w:eastAsia="Arial" w:cs="Calibri"/>
          <w:b/>
          <w:color w:val="000000"/>
          <w:sz w:val="24"/>
          <w:szCs w:val="24"/>
          <w:lang w:val="en-US" w:eastAsia="en-US" w:bidi="ar-SA"/>
        </w:rPr>
      </w:rPrChange>
    </w:rPr>
  </w:style>
  <w:style w:type="paragraph" w:styleId="Heading4">
    <w:name w:val="heading 4"/>
    <w:aliases w:val="Heading 4 calibri"/>
    <w:basedOn w:val="Normal"/>
    <w:next w:val="Normal"/>
    <w:link w:val="Heading4Char"/>
    <w:autoRedefine/>
    <w:unhideWhenUsed/>
    <w:qFormat/>
    <w:rsid w:val="004C76D9"/>
    <w:pPr>
      <w:keepNext/>
      <w:keepLines/>
      <w:numPr>
        <w:ilvl w:val="3"/>
        <w:numId w:val="11"/>
      </w:numPr>
      <w:spacing w:before="240" w:after="120"/>
      <w:outlineLvl w:val="3"/>
      <w:pPrChange w:author="Gay Dolin" w:date="2023-05-18T15:21:00Z" w:id="1">
        <w:pPr>
          <w:keepNext/>
          <w:keepLines/>
          <w:numPr>
            <w:ilvl w:val="3"/>
            <w:numId w:val="11"/>
          </w:numPr>
          <w:spacing w:before="240" w:after="120"/>
          <w:ind w:left="864" w:hanging="864"/>
          <w:outlineLvl w:val="3"/>
        </w:pPr>
      </w:pPrChange>
    </w:pPr>
    <w:rPr>
      <w:rFonts w:cs="Calibri"/>
      <w:b/>
      <w:bCs/>
      <w:color w:val="000000"/>
      <w:rPrChange w:author="Gay Dolin" w:date="2023-05-18T15:21:00Z" w:id="1">
        <w:rPr>
          <w:rFonts w:ascii="Calibri" w:hAnsi="Calibri" w:eastAsia="Arial" w:cs="Calibri"/>
          <w:b/>
          <w:bCs/>
          <w:color w:val="000000"/>
          <w:lang w:val="en-US" w:eastAsia="en-US" w:bidi="ar-SA"/>
        </w:rPr>
      </w:rPrChange>
    </w:rPr>
  </w:style>
  <w:style w:type="paragraph" w:styleId="Heading5">
    <w:name w:val="heading 5"/>
    <w:basedOn w:val="Normal"/>
    <w:next w:val="Normal"/>
    <w:unhideWhenUsed/>
    <w:qFormat/>
    <w:rsid w:val="00A779DA"/>
    <w:pPr>
      <w:keepNext/>
      <w:keepLines/>
      <w:numPr>
        <w:ilvl w:val="4"/>
        <w:numId w:val="11"/>
      </w:numPr>
      <w:spacing w:before="240" w:after="80"/>
      <w:outlineLvl w:val="4"/>
    </w:pPr>
    <w:rPr>
      <w:color w:val="666666"/>
    </w:rPr>
  </w:style>
  <w:style w:type="paragraph" w:styleId="Heading6">
    <w:name w:val="heading 6"/>
    <w:basedOn w:val="Normal"/>
    <w:next w:val="Normal"/>
    <w:unhideWhenUsed/>
    <w:qFormat/>
    <w:rsid w:val="00A779DA"/>
    <w:pPr>
      <w:keepNext/>
      <w:keepLines/>
      <w:numPr>
        <w:ilvl w:val="5"/>
        <w:numId w:val="11"/>
      </w:numPr>
      <w:spacing w:before="240" w:after="80"/>
      <w:outlineLvl w:val="5"/>
    </w:pPr>
    <w:rPr>
      <w:i/>
      <w:color w:val="666666"/>
    </w:rPr>
  </w:style>
  <w:style w:type="paragraph" w:styleId="Heading7">
    <w:name w:val="heading 7"/>
    <w:aliases w:val="appendix"/>
    <w:basedOn w:val="Normal"/>
    <w:next w:val="Normal"/>
    <w:link w:val="Heading7Char"/>
    <w:unhideWhenUsed/>
    <w:qFormat/>
    <w:rsid w:val="00A779DA"/>
    <w:pPr>
      <w:keepNext/>
      <w:keepLines/>
      <w:numPr>
        <w:ilvl w:val="6"/>
        <w:numId w:val="11"/>
      </w:numPr>
      <w:spacing w:before="40"/>
      <w:outlineLvl w:val="6"/>
    </w:pPr>
    <w:rPr>
      <w:i/>
      <w:iCs/>
      <w:color w:val="243F60"/>
    </w:rPr>
  </w:style>
  <w:style w:type="paragraph" w:styleId="Heading8">
    <w:name w:val="heading 8"/>
    <w:basedOn w:val="Normal"/>
    <w:next w:val="Normal"/>
    <w:link w:val="Heading8Char"/>
    <w:unhideWhenUsed/>
    <w:qFormat/>
    <w:rsid w:val="00A779DA"/>
    <w:pPr>
      <w:keepNext/>
      <w:keepLines/>
      <w:numPr>
        <w:ilvl w:val="7"/>
        <w:numId w:val="11"/>
      </w:numPr>
      <w:spacing w:before="40"/>
      <w:outlineLvl w:val="7"/>
    </w:pPr>
    <w:rPr>
      <w:color w:val="272727"/>
      <w:sz w:val="21"/>
      <w:szCs w:val="21"/>
    </w:rPr>
  </w:style>
  <w:style w:type="paragraph" w:styleId="Heading9">
    <w:name w:val="heading 9"/>
    <w:basedOn w:val="Normal"/>
    <w:next w:val="Normal"/>
    <w:link w:val="Heading9Char"/>
    <w:unhideWhenUsed/>
    <w:qFormat/>
    <w:rsid w:val="00A779DA"/>
    <w:pPr>
      <w:keepNext/>
      <w:keepLines/>
      <w:numPr>
        <w:ilvl w:val="8"/>
        <w:numId w:val="11"/>
      </w:numPr>
      <w:spacing w:before="40"/>
      <w:outlineLvl w:val="8"/>
    </w:pPr>
    <w:rPr>
      <w:i/>
      <w:iCs/>
      <w:color w:val="272727"/>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qFormat/>
    <w:rsid w:val="0085256C"/>
    <w:pPr>
      <w:keepNext/>
      <w:keepLines/>
      <w:spacing w:after="60"/>
    </w:pPr>
    <w:rPr>
      <w:sz w:val="52"/>
      <w:szCs w:val="52"/>
    </w:rPr>
  </w:style>
  <w:style w:type="paragraph" w:styleId="Subtitle">
    <w:name w:val="Subtitle"/>
    <w:basedOn w:val="Normal"/>
    <w:next w:val="Normal"/>
    <w:uiPriority w:val="11"/>
    <w:qFormat/>
    <w:rsid w:val="0085256C"/>
    <w:pPr>
      <w:keepNext/>
      <w:keepLines/>
      <w:spacing w:after="320"/>
    </w:pPr>
    <w:rPr>
      <w:color w:val="666666"/>
      <w:sz w:val="30"/>
      <w:szCs w:val="30"/>
    </w:rPr>
  </w:style>
  <w:style w:type="paragraph" w:styleId="Header">
    <w:name w:val="header"/>
    <w:basedOn w:val="Normal"/>
    <w:link w:val="HeaderChar"/>
    <w:uiPriority w:val="99"/>
    <w:unhideWhenUsed/>
    <w:rsid w:val="00E13E78"/>
    <w:pPr>
      <w:tabs>
        <w:tab w:val="center" w:pos="4680"/>
        <w:tab w:val="right" w:pos="9360"/>
      </w:tabs>
    </w:pPr>
  </w:style>
  <w:style w:type="character" w:styleId="HeaderChar" w:customStyle="1">
    <w:name w:val="Header Char"/>
    <w:basedOn w:val="DefaultParagraphFont"/>
    <w:link w:val="Header"/>
    <w:uiPriority w:val="99"/>
    <w:rsid w:val="00E13E78"/>
  </w:style>
  <w:style w:type="paragraph" w:styleId="Footer">
    <w:name w:val="footer"/>
    <w:basedOn w:val="Normal"/>
    <w:link w:val="FooterChar"/>
    <w:uiPriority w:val="99"/>
    <w:unhideWhenUsed/>
    <w:rsid w:val="00E13E78"/>
    <w:pPr>
      <w:tabs>
        <w:tab w:val="center" w:pos="4680"/>
        <w:tab w:val="right" w:pos="9360"/>
      </w:tabs>
    </w:pPr>
  </w:style>
  <w:style w:type="character" w:styleId="FooterChar" w:customStyle="1">
    <w:name w:val="Footer Char"/>
    <w:basedOn w:val="DefaultParagraphFont"/>
    <w:link w:val="Footer"/>
    <w:uiPriority w:val="99"/>
    <w:rsid w:val="00E13E78"/>
  </w:style>
  <w:style w:type="paragraph" w:styleId="BalloonText">
    <w:name w:val="Balloon Text"/>
    <w:basedOn w:val="Normal"/>
    <w:link w:val="BalloonTextChar"/>
    <w:uiPriority w:val="99"/>
    <w:semiHidden/>
    <w:unhideWhenUsed/>
    <w:rsid w:val="00E13E78"/>
    <w:rPr>
      <w:sz w:val="18"/>
      <w:szCs w:val="18"/>
    </w:rPr>
  </w:style>
  <w:style w:type="character" w:styleId="BalloonTextChar" w:customStyle="1">
    <w:name w:val="Balloon Text Char"/>
    <w:link w:val="BalloonText"/>
    <w:uiPriority w:val="99"/>
    <w:semiHidden/>
    <w:rsid w:val="00E13E78"/>
    <w:rPr>
      <w:rFonts w:ascii="Times New Roman" w:hAnsi="Times New Roman" w:cs="Times New Roman"/>
      <w:sz w:val="18"/>
      <w:szCs w:val="18"/>
    </w:rPr>
  </w:style>
  <w:style w:type="character" w:styleId="Heading7Char" w:customStyle="1">
    <w:name w:val="Heading 7 Char"/>
    <w:aliases w:val="appendix Char"/>
    <w:link w:val="Heading7"/>
    <w:rsid w:val="00E13E78"/>
    <w:rPr>
      <w:i/>
      <w:iCs/>
      <w:color w:val="243F60"/>
    </w:rPr>
  </w:style>
  <w:style w:type="character" w:styleId="Heading8Char" w:customStyle="1">
    <w:name w:val="Heading 8 Char"/>
    <w:link w:val="Heading8"/>
    <w:rsid w:val="00E13E78"/>
    <w:rPr>
      <w:color w:val="272727"/>
      <w:sz w:val="21"/>
      <w:szCs w:val="21"/>
    </w:rPr>
  </w:style>
  <w:style w:type="character" w:styleId="Heading9Char" w:customStyle="1">
    <w:name w:val="Heading 9 Char"/>
    <w:link w:val="Heading9"/>
    <w:rsid w:val="00E13E78"/>
    <w:rPr>
      <w:i/>
      <w:iCs/>
      <w:color w:val="272727"/>
      <w:sz w:val="21"/>
      <w:szCs w:val="21"/>
    </w:rPr>
  </w:style>
  <w:style w:type="paragraph" w:styleId="TOCHeading">
    <w:name w:val="TOC Heading"/>
    <w:basedOn w:val="Heading1"/>
    <w:next w:val="Normal"/>
    <w:uiPriority w:val="39"/>
    <w:unhideWhenUsed/>
    <w:qFormat/>
    <w:rsid w:val="00A21284"/>
    <w:pPr>
      <w:numPr>
        <w:numId w:val="0"/>
      </w:numPr>
      <w:spacing w:before="480" w:after="0"/>
      <w:outlineLvl w:val="9"/>
    </w:pPr>
    <w:rPr>
      <w:rFonts w:cs="Times New Roman"/>
      <w:b w:val="0"/>
      <w:bCs/>
      <w:color w:val="365F91"/>
      <w:sz w:val="28"/>
      <w:szCs w:val="28"/>
    </w:rPr>
  </w:style>
  <w:style w:type="paragraph" w:styleId="TOC1">
    <w:name w:val="toc 1"/>
    <w:basedOn w:val="Normal"/>
    <w:next w:val="Normal"/>
    <w:autoRedefine/>
    <w:uiPriority w:val="39"/>
    <w:unhideWhenUsed/>
    <w:rsid w:val="00526B84"/>
    <w:pPr>
      <w:tabs>
        <w:tab w:val="left" w:pos="480"/>
        <w:tab w:val="right" w:leader="dot" w:pos="9350"/>
      </w:tabs>
      <w:spacing w:before="120"/>
    </w:pPr>
    <w:rPr>
      <w:rFonts w:ascii="Cambria" w:hAnsi="Cambria"/>
      <w:b/>
      <w:bCs/>
      <w:i/>
      <w:iCs/>
    </w:rPr>
  </w:style>
  <w:style w:type="paragraph" w:styleId="TOC2">
    <w:name w:val="toc 2"/>
    <w:basedOn w:val="Normal"/>
    <w:next w:val="Normal"/>
    <w:autoRedefine/>
    <w:uiPriority w:val="39"/>
    <w:unhideWhenUsed/>
    <w:rsid w:val="002E1208"/>
    <w:pPr>
      <w:tabs>
        <w:tab w:val="left" w:pos="960"/>
        <w:tab w:val="right" w:leader="dot" w:pos="9350"/>
      </w:tabs>
      <w:spacing w:before="120"/>
      <w:ind w:left="240"/>
    </w:pPr>
    <w:rPr>
      <w:rFonts w:ascii="Cambria" w:hAnsi="Cambria"/>
      <w:b/>
      <w:bCs/>
      <w:sz w:val="22"/>
      <w:szCs w:val="22"/>
    </w:rPr>
  </w:style>
  <w:style w:type="character" w:styleId="Hyperlink">
    <w:name w:val="Hyperlink"/>
    <w:uiPriority w:val="99"/>
    <w:unhideWhenUsed/>
    <w:rsid w:val="00A21284"/>
    <w:rPr>
      <w:color w:val="0000FF"/>
      <w:u w:val="single"/>
    </w:rPr>
  </w:style>
  <w:style w:type="paragraph" w:styleId="TOC3">
    <w:name w:val="toc 3"/>
    <w:basedOn w:val="Normal"/>
    <w:next w:val="Normal"/>
    <w:autoRedefine/>
    <w:uiPriority w:val="39"/>
    <w:unhideWhenUsed/>
    <w:rsid w:val="002C4FA5"/>
    <w:pPr>
      <w:tabs>
        <w:tab w:val="left" w:pos="1440"/>
        <w:tab w:val="right" w:leader="dot" w:pos="9350"/>
      </w:tabs>
      <w:ind w:left="480"/>
    </w:pPr>
    <w:rPr>
      <w:rFonts w:ascii="Cambria" w:hAnsi="Cambria"/>
    </w:rPr>
  </w:style>
  <w:style w:type="paragraph" w:styleId="TOC4">
    <w:name w:val="toc 4"/>
    <w:basedOn w:val="Normal"/>
    <w:next w:val="Normal"/>
    <w:autoRedefine/>
    <w:uiPriority w:val="39"/>
    <w:unhideWhenUsed/>
    <w:rsid w:val="00A21284"/>
    <w:pPr>
      <w:ind w:left="720"/>
    </w:pPr>
    <w:rPr>
      <w:rFonts w:ascii="Cambria" w:hAnsi="Cambria"/>
    </w:rPr>
  </w:style>
  <w:style w:type="paragraph" w:styleId="TOC5">
    <w:name w:val="toc 5"/>
    <w:basedOn w:val="Normal"/>
    <w:next w:val="Normal"/>
    <w:autoRedefine/>
    <w:uiPriority w:val="39"/>
    <w:unhideWhenUsed/>
    <w:rsid w:val="00A21284"/>
    <w:pPr>
      <w:ind w:left="960"/>
    </w:pPr>
    <w:rPr>
      <w:rFonts w:ascii="Cambria" w:hAnsi="Cambria"/>
    </w:rPr>
  </w:style>
  <w:style w:type="paragraph" w:styleId="TOC6">
    <w:name w:val="toc 6"/>
    <w:basedOn w:val="Normal"/>
    <w:next w:val="Normal"/>
    <w:autoRedefine/>
    <w:uiPriority w:val="39"/>
    <w:unhideWhenUsed/>
    <w:rsid w:val="00A21284"/>
    <w:pPr>
      <w:ind w:left="1200"/>
    </w:pPr>
    <w:rPr>
      <w:rFonts w:ascii="Cambria" w:hAnsi="Cambria"/>
    </w:rPr>
  </w:style>
  <w:style w:type="paragraph" w:styleId="TOC7">
    <w:name w:val="toc 7"/>
    <w:basedOn w:val="Normal"/>
    <w:next w:val="Normal"/>
    <w:autoRedefine/>
    <w:uiPriority w:val="39"/>
    <w:unhideWhenUsed/>
    <w:rsid w:val="00A21284"/>
    <w:pPr>
      <w:ind w:left="1440"/>
    </w:pPr>
    <w:rPr>
      <w:rFonts w:ascii="Cambria" w:hAnsi="Cambria"/>
    </w:rPr>
  </w:style>
  <w:style w:type="paragraph" w:styleId="TOC8">
    <w:name w:val="toc 8"/>
    <w:basedOn w:val="Normal"/>
    <w:next w:val="Normal"/>
    <w:autoRedefine/>
    <w:uiPriority w:val="39"/>
    <w:unhideWhenUsed/>
    <w:rsid w:val="00A21284"/>
    <w:pPr>
      <w:ind w:left="1680"/>
    </w:pPr>
    <w:rPr>
      <w:rFonts w:ascii="Cambria" w:hAnsi="Cambria"/>
    </w:rPr>
  </w:style>
  <w:style w:type="paragraph" w:styleId="TOC9">
    <w:name w:val="toc 9"/>
    <w:basedOn w:val="Normal"/>
    <w:next w:val="Normal"/>
    <w:autoRedefine/>
    <w:uiPriority w:val="39"/>
    <w:unhideWhenUsed/>
    <w:rsid w:val="00A21284"/>
    <w:pPr>
      <w:ind w:left="1920"/>
    </w:pPr>
    <w:rPr>
      <w:rFonts w:ascii="Cambria" w:hAnsi="Cambria"/>
    </w:rPr>
  </w:style>
  <w:style w:type="paragraph" w:styleId="Caption">
    <w:name w:val="caption"/>
    <w:basedOn w:val="Normal"/>
    <w:next w:val="Normal"/>
    <w:link w:val="CaptionChar"/>
    <w:uiPriority w:val="35"/>
    <w:unhideWhenUsed/>
    <w:qFormat/>
    <w:rsid w:val="00FE5001"/>
    <w:pPr>
      <w:spacing w:after="200"/>
    </w:pPr>
    <w:rPr>
      <w:i/>
      <w:iCs/>
      <w:color w:val="1F497D"/>
      <w:sz w:val="18"/>
      <w:szCs w:val="18"/>
    </w:rPr>
  </w:style>
  <w:style w:type="paragraph" w:styleId="TableofFigures">
    <w:name w:val="table of figures"/>
    <w:basedOn w:val="Normal"/>
    <w:next w:val="Normal"/>
    <w:uiPriority w:val="99"/>
    <w:unhideWhenUsed/>
    <w:rsid w:val="00FE5001"/>
  </w:style>
  <w:style w:type="paragraph" w:styleId="CommentText">
    <w:name w:val="annotation text"/>
    <w:basedOn w:val="Normal"/>
    <w:link w:val="CommentTextChar"/>
    <w:uiPriority w:val="99"/>
    <w:unhideWhenUsed/>
    <w:rsid w:val="00A10C4D"/>
  </w:style>
  <w:style w:type="character" w:styleId="CommentTextChar" w:customStyle="1">
    <w:name w:val="Comment Text Char"/>
    <w:link w:val="CommentText"/>
    <w:uiPriority w:val="99"/>
    <w:rsid w:val="00A10C4D"/>
    <w:rPr>
      <w:rFonts w:ascii="Times New Roman" w:hAnsi="Times New Roman" w:eastAsia="Times New Roman" w:cs="Times New Roman"/>
      <w:sz w:val="20"/>
      <w:szCs w:val="20"/>
      <w:lang w:val="en-US"/>
    </w:rPr>
  </w:style>
  <w:style w:type="character" w:styleId="CommentReference">
    <w:name w:val="annotation reference"/>
    <w:uiPriority w:val="99"/>
    <w:semiHidden/>
    <w:unhideWhenUsed/>
    <w:rsid w:val="00A10C4D"/>
    <w:rPr>
      <w:sz w:val="16"/>
      <w:szCs w:val="16"/>
    </w:rPr>
  </w:style>
  <w:style w:type="paragraph" w:styleId="CommentSubject">
    <w:name w:val="annotation subject"/>
    <w:basedOn w:val="CommentText"/>
    <w:next w:val="CommentText"/>
    <w:link w:val="CommentSubjectChar"/>
    <w:uiPriority w:val="99"/>
    <w:semiHidden/>
    <w:unhideWhenUsed/>
    <w:rsid w:val="00A10C4D"/>
    <w:rPr>
      <w:b/>
      <w:bCs/>
    </w:rPr>
  </w:style>
  <w:style w:type="character" w:styleId="CommentSubjectChar" w:customStyle="1">
    <w:name w:val="Comment Subject Char"/>
    <w:link w:val="CommentSubject"/>
    <w:uiPriority w:val="99"/>
    <w:semiHidden/>
    <w:rsid w:val="00A10C4D"/>
    <w:rPr>
      <w:rFonts w:ascii="Times New Roman" w:hAnsi="Times New Roman" w:eastAsia="Times New Roman" w:cs="Times New Roman"/>
      <w:b/>
      <w:bCs/>
      <w:sz w:val="20"/>
      <w:szCs w:val="20"/>
      <w:lang w:val="en-US"/>
    </w:rPr>
  </w:style>
  <w:style w:type="character" w:styleId="Strong">
    <w:name w:val="Strong"/>
    <w:uiPriority w:val="22"/>
    <w:qFormat/>
    <w:rsid w:val="00A10C4D"/>
    <w:rPr>
      <w:b/>
      <w:bCs/>
    </w:rPr>
  </w:style>
  <w:style w:type="paragraph" w:styleId="ListParagraph">
    <w:name w:val="List Paragraph"/>
    <w:basedOn w:val="Normal"/>
    <w:uiPriority w:val="34"/>
    <w:qFormat/>
    <w:rsid w:val="00A10C4D"/>
    <w:pPr>
      <w:ind w:left="720"/>
      <w:contextualSpacing/>
    </w:pPr>
  </w:style>
  <w:style w:type="paragraph" w:styleId="FootnoteText">
    <w:name w:val="footnote text"/>
    <w:basedOn w:val="Normal"/>
    <w:link w:val="FootnoteTextChar"/>
    <w:uiPriority w:val="99"/>
    <w:unhideWhenUsed/>
    <w:rsid w:val="00A10C4D"/>
  </w:style>
  <w:style w:type="character" w:styleId="FootnoteTextChar" w:customStyle="1">
    <w:name w:val="Footnote Text Char"/>
    <w:link w:val="FootnoteText"/>
    <w:uiPriority w:val="99"/>
    <w:rsid w:val="00A10C4D"/>
    <w:rPr>
      <w:rFonts w:ascii="Times New Roman" w:hAnsi="Times New Roman" w:eastAsia="Times New Roman" w:cs="Times New Roman"/>
      <w:sz w:val="20"/>
      <w:szCs w:val="20"/>
      <w:lang w:val="en-US"/>
    </w:rPr>
  </w:style>
  <w:style w:type="character" w:styleId="FootnoteReference">
    <w:name w:val="footnote reference"/>
    <w:uiPriority w:val="99"/>
    <w:unhideWhenUsed/>
    <w:rsid w:val="00A10C4D"/>
    <w:rPr>
      <w:vertAlign w:val="superscript"/>
    </w:rPr>
  </w:style>
  <w:style w:type="paragraph" w:styleId="Revision">
    <w:name w:val="Revision"/>
    <w:hidden/>
    <w:uiPriority w:val="99"/>
    <w:semiHidden/>
    <w:rsid w:val="00A10C4D"/>
    <w:rPr>
      <w:sz w:val="22"/>
      <w:szCs w:val="22"/>
    </w:rPr>
  </w:style>
  <w:style w:type="table" w:styleId="TableGrid">
    <w:name w:val="Table Grid"/>
    <w:basedOn w:val="TableNormal"/>
    <w:uiPriority w:val="59"/>
    <w:rsid w:val="00A10C4D"/>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Default" w:customStyle="1">
    <w:name w:val="Default"/>
    <w:rsid w:val="00A10C4D"/>
    <w:pPr>
      <w:autoSpaceDE w:val="0"/>
      <w:autoSpaceDN w:val="0"/>
      <w:adjustRightInd w:val="0"/>
    </w:pPr>
    <w:rPr>
      <w:rFonts w:cs="Calibri"/>
      <w:color w:val="000000"/>
      <w:sz w:val="24"/>
    </w:rPr>
  </w:style>
  <w:style w:type="table" w:styleId="ListTable31" w:customStyle="1">
    <w:name w:val="List Table 31"/>
    <w:basedOn w:val="TableNormal"/>
    <w:uiPriority w:val="48"/>
    <w:rsid w:val="00A10C4D"/>
    <w:tblPr>
      <w:tblStyleRowBandSize w:val="1"/>
      <w:tblStyleColBandSize w:val="1"/>
      <w:tblBorders>
        <w:top w:val="single" w:color="000000" w:sz="4" w:space="0"/>
        <w:left w:val="single" w:color="000000" w:sz="4" w:space="0"/>
        <w:bottom w:val="single" w:color="000000" w:sz="4" w:space="0"/>
        <w:right w:val="single" w:color="000000" w:sz="4" w:space="0"/>
      </w:tblBorders>
    </w:tblPr>
    <w:tblStylePr w:type="firstRow">
      <w:rPr>
        <w:b/>
        <w:bCs/>
        <w:color w:val="FFFFFF"/>
      </w:rPr>
      <w:tblPr/>
      <w:tcPr>
        <w:shd w:val="clear" w:color="auto" w:fill="000000"/>
      </w:tcPr>
    </w:tblStylePr>
    <w:tblStylePr w:type="lastRow">
      <w:rPr>
        <w:b/>
        <w:bCs/>
      </w:rPr>
      <w:tblPr/>
      <w:tcPr>
        <w:tcBorders>
          <w:top w:val="double" w:color="000000" w:sz="4" w:space="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color="000000" w:sz="4" w:space="0"/>
          <w:right w:val="single" w:color="000000" w:sz="4" w:space="0"/>
        </w:tcBorders>
      </w:tcPr>
    </w:tblStylePr>
    <w:tblStylePr w:type="band1Horz">
      <w:tblPr/>
      <w:tcPr>
        <w:tcBorders>
          <w:top w:val="single" w:color="000000" w:sz="4" w:space="0"/>
          <w:bottom w:val="single" w:color="000000"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sz="4" w:space="0"/>
          <w:left w:val="nil"/>
        </w:tcBorders>
      </w:tcPr>
    </w:tblStylePr>
    <w:tblStylePr w:type="swCell">
      <w:tblPr/>
      <w:tcPr>
        <w:tcBorders>
          <w:top w:val="double" w:color="000000" w:sz="4" w:space="0"/>
          <w:right w:val="nil"/>
        </w:tcBorders>
      </w:tcPr>
    </w:tblStylePr>
  </w:style>
  <w:style w:type="table" w:styleId="ListTable3-Accent11" w:customStyle="1">
    <w:name w:val="List Table 3 - Accent 11"/>
    <w:basedOn w:val="TableNormal"/>
    <w:uiPriority w:val="48"/>
    <w:rsid w:val="00A10C4D"/>
    <w:tblPr>
      <w:tblStyleRowBandSize w:val="1"/>
      <w:tblStyleColBandSize w:val="1"/>
      <w:tblBorders>
        <w:top w:val="single" w:color="4F81BD" w:sz="4" w:space="0"/>
        <w:left w:val="single" w:color="4F81BD" w:sz="4" w:space="0"/>
        <w:bottom w:val="single" w:color="4F81BD" w:sz="4" w:space="0"/>
        <w:right w:val="single" w:color="4F81BD" w:sz="4" w:space="0"/>
      </w:tblBorders>
    </w:tblPr>
    <w:tblStylePr w:type="firstRow">
      <w:rPr>
        <w:b/>
        <w:bCs/>
        <w:color w:val="FFFFFF"/>
      </w:rPr>
      <w:tblPr/>
      <w:tcPr>
        <w:shd w:val="clear" w:color="auto" w:fill="4F81BD"/>
      </w:tcPr>
    </w:tblStylePr>
    <w:tblStylePr w:type="lastRow">
      <w:rPr>
        <w:b/>
        <w:bCs/>
      </w:rPr>
      <w:tblPr/>
      <w:tcPr>
        <w:tcBorders>
          <w:top w:val="double" w:color="4F81BD" w:sz="4" w:space="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color="4F81BD" w:sz="4" w:space="0"/>
          <w:right w:val="single" w:color="4F81BD" w:sz="4" w:space="0"/>
        </w:tcBorders>
      </w:tcPr>
    </w:tblStylePr>
    <w:tblStylePr w:type="band1Horz">
      <w:tblPr/>
      <w:tcPr>
        <w:tcBorders>
          <w:top w:val="single" w:color="4F81BD" w:sz="4" w:space="0"/>
          <w:bottom w:val="single" w:color="4F81BD"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F81BD" w:sz="4" w:space="0"/>
          <w:left w:val="nil"/>
        </w:tcBorders>
      </w:tcPr>
    </w:tblStylePr>
    <w:tblStylePr w:type="swCell">
      <w:tblPr/>
      <w:tcPr>
        <w:tcBorders>
          <w:top w:val="double" w:color="4F81BD" w:sz="4" w:space="0"/>
          <w:right w:val="nil"/>
        </w:tcBorders>
      </w:tcPr>
    </w:tblStylePr>
  </w:style>
  <w:style w:type="character" w:styleId="PageNumber">
    <w:name w:val="page number"/>
    <w:basedOn w:val="DefaultParagraphFont"/>
    <w:uiPriority w:val="99"/>
    <w:semiHidden/>
    <w:unhideWhenUsed/>
    <w:rsid w:val="00A10C4D"/>
  </w:style>
  <w:style w:type="paragraph" w:styleId="NormalWeb">
    <w:name w:val="Normal (Web)"/>
    <w:basedOn w:val="Normal"/>
    <w:uiPriority w:val="99"/>
    <w:unhideWhenUsed/>
    <w:rsid w:val="00A10C4D"/>
    <w:pPr>
      <w:spacing w:before="100" w:beforeAutospacing="1" w:after="100" w:afterAutospacing="1"/>
    </w:pPr>
  </w:style>
  <w:style w:type="character" w:styleId="pl-ent" w:customStyle="1">
    <w:name w:val="pl-ent"/>
    <w:basedOn w:val="DefaultParagraphFont"/>
    <w:rsid w:val="00A10C4D"/>
  </w:style>
  <w:style w:type="character" w:styleId="pl-c" w:customStyle="1">
    <w:name w:val="pl-c"/>
    <w:basedOn w:val="DefaultParagraphFont"/>
    <w:rsid w:val="00A10C4D"/>
  </w:style>
  <w:style w:type="character" w:styleId="pl-e" w:customStyle="1">
    <w:name w:val="pl-e"/>
    <w:basedOn w:val="DefaultParagraphFont"/>
    <w:rsid w:val="00A10C4D"/>
  </w:style>
  <w:style w:type="character" w:styleId="pl-s" w:customStyle="1">
    <w:name w:val="pl-s"/>
    <w:basedOn w:val="DefaultParagraphFont"/>
    <w:rsid w:val="00A10C4D"/>
  </w:style>
  <w:style w:type="character" w:styleId="pl-pds" w:customStyle="1">
    <w:name w:val="pl-pds"/>
    <w:basedOn w:val="DefaultParagraphFont"/>
    <w:rsid w:val="00A10C4D"/>
  </w:style>
  <w:style w:type="character" w:styleId="UnresolvedMention1" w:customStyle="1">
    <w:name w:val="Unresolved Mention1"/>
    <w:uiPriority w:val="99"/>
    <w:semiHidden/>
    <w:unhideWhenUsed/>
    <w:rsid w:val="00A10C4D"/>
    <w:rPr>
      <w:color w:val="605E5C"/>
      <w:shd w:val="clear" w:color="auto" w:fill="E1DFDD"/>
    </w:rPr>
  </w:style>
  <w:style w:type="paragraph" w:styleId="ui-corner-left" w:customStyle="1">
    <w:name w:val="ui-corner-left"/>
    <w:basedOn w:val="Normal"/>
    <w:rsid w:val="00A10C4D"/>
    <w:pPr>
      <w:spacing w:before="100" w:beforeAutospacing="1" w:after="100" w:afterAutospacing="1"/>
    </w:pPr>
  </w:style>
  <w:style w:type="character" w:styleId="vsmetalabeltext" w:customStyle="1">
    <w:name w:val="vsmetalabeltext"/>
    <w:basedOn w:val="DefaultParagraphFont"/>
    <w:rsid w:val="00A10C4D"/>
  </w:style>
  <w:style w:type="table" w:styleId="GridTable41" w:customStyle="1">
    <w:name w:val="Grid Table 41"/>
    <w:basedOn w:val="TableNormal"/>
    <w:uiPriority w:val="49"/>
    <w:rsid w:val="00A10C4D"/>
    <w:tblPr>
      <w:tblStyleRowBandSize w:val="1"/>
      <w:tblStyleColBandSize w:val="1"/>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
    <w:tblStylePr w:type="firstRow">
      <w:rPr>
        <w:b/>
        <w:bCs/>
        <w:color w:val="FFFFFF"/>
      </w:rPr>
      <w:tblPr/>
      <w:tcPr>
        <w:tcBorders>
          <w:top w:val="single" w:color="000000" w:sz="4" w:space="0"/>
          <w:left w:val="single" w:color="000000" w:sz="4" w:space="0"/>
          <w:bottom w:val="single" w:color="000000" w:sz="4" w:space="0"/>
          <w:right w:val="single" w:color="000000" w:sz="4" w:space="0"/>
          <w:insideH w:val="nil"/>
          <w:insideV w:val="nil"/>
        </w:tcBorders>
        <w:shd w:val="clear" w:color="auto" w:fill="000000"/>
      </w:tcPr>
    </w:tblStylePr>
    <w:tblStylePr w:type="lastRow">
      <w:rPr>
        <w:b/>
        <w:bCs/>
      </w:rPr>
      <w:tblPr/>
      <w:tcPr>
        <w:tcBorders>
          <w:top w:val="double" w:color="000000" w:sz="4" w:space="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FollowedHyperlink">
    <w:name w:val="FollowedHyperlink"/>
    <w:uiPriority w:val="99"/>
    <w:semiHidden/>
    <w:unhideWhenUsed/>
    <w:rsid w:val="00A10C4D"/>
    <w:rPr>
      <w:color w:val="800080"/>
      <w:u w:val="single"/>
    </w:rPr>
  </w:style>
  <w:style w:type="table" w:styleId="GridTable1Light-Accent11" w:customStyle="1">
    <w:name w:val="Grid Table 1 Light - Accent 11"/>
    <w:basedOn w:val="TableNormal"/>
    <w:uiPriority w:val="46"/>
    <w:rsid w:val="00A10C4D"/>
    <w:tblPr>
      <w:tblStyleRowBandSize w:val="1"/>
      <w:tblStyleColBandSize w:val="1"/>
      <w:tblBorders>
        <w:top w:val="single" w:color="B8CCE4" w:sz="4" w:space="0"/>
        <w:left w:val="single" w:color="B8CCE4" w:sz="4" w:space="0"/>
        <w:bottom w:val="single" w:color="B8CCE4" w:sz="4" w:space="0"/>
        <w:right w:val="single" w:color="B8CCE4" w:sz="4" w:space="0"/>
        <w:insideH w:val="single" w:color="B8CCE4" w:sz="4" w:space="0"/>
        <w:insideV w:val="single" w:color="B8CCE4" w:sz="4" w:space="0"/>
      </w:tblBorders>
    </w:tblPr>
    <w:tblStylePr w:type="firstRow">
      <w:rPr>
        <w:b/>
        <w:bCs/>
      </w:rPr>
      <w:tblPr/>
      <w:tcPr>
        <w:tcBorders>
          <w:bottom w:val="single" w:color="95B3D7" w:sz="12" w:space="0"/>
        </w:tcBorders>
      </w:tcPr>
    </w:tblStylePr>
    <w:tblStylePr w:type="lastRow">
      <w:rPr>
        <w:b/>
        <w:bCs/>
      </w:rPr>
      <w:tblPr/>
      <w:tcPr>
        <w:tcBorders>
          <w:top w:val="double" w:color="95B3D7" w:sz="2" w:space="0"/>
        </w:tcBorders>
      </w:tcPr>
    </w:tblStylePr>
    <w:tblStylePr w:type="firstCol">
      <w:rPr>
        <w:b/>
        <w:bCs/>
      </w:rPr>
    </w:tblStylePr>
    <w:tblStylePr w:type="lastCol">
      <w:rPr>
        <w:b/>
        <w:bCs/>
      </w:rPr>
    </w:tblStylePr>
  </w:style>
  <w:style w:type="character" w:styleId="Heading1Char" w:customStyle="1">
    <w:name w:val="Heading 1 Char"/>
    <w:aliases w:val="Heading 1 calibri Char"/>
    <w:link w:val="Heading1"/>
    <w:uiPriority w:val="9"/>
    <w:rsid w:val="005C79A1"/>
    <w:rPr>
      <w:rFonts w:cs="Calibri"/>
      <w:b/>
      <w:sz w:val="36"/>
    </w:rPr>
  </w:style>
  <w:style w:type="character" w:styleId="Heading2Char" w:customStyle="1">
    <w:name w:val="Heading 2 Char"/>
    <w:aliases w:val="Heading 2 calibri 14 Char,l2 Char"/>
    <w:link w:val="Heading2"/>
    <w:rsid w:val="003E2C96"/>
    <w:rPr>
      <w:rFonts w:cs="Calibri"/>
      <w:b/>
      <w:color w:val="000000"/>
      <w:sz w:val="32"/>
    </w:rPr>
  </w:style>
  <w:style w:type="character" w:styleId="Heading3Char" w:customStyle="1">
    <w:name w:val="Heading 3 Char"/>
    <w:aliases w:val="Heading 3 calibri 12 Char"/>
    <w:link w:val="Heading3"/>
    <w:uiPriority w:val="9"/>
    <w:rsid w:val="00FD31AC"/>
    <w:rPr>
      <w:rFonts w:cs="Calibri"/>
      <w:b/>
      <w:color w:val="000000"/>
      <w:sz w:val="24"/>
      <w:szCs w:val="24"/>
    </w:rPr>
  </w:style>
  <w:style w:type="character" w:styleId="Heading4Char" w:customStyle="1">
    <w:name w:val="Heading 4 Char"/>
    <w:aliases w:val="Heading 4 calibri Char"/>
    <w:link w:val="Heading4"/>
    <w:rsid w:val="004C76D9"/>
    <w:rPr>
      <w:rFonts w:cs="Calibri"/>
      <w:b/>
      <w:bCs/>
      <w:color w:val="000000"/>
    </w:rPr>
  </w:style>
  <w:style w:type="paragraph" w:styleId="BodyText">
    <w:name w:val="Body Text"/>
    <w:basedOn w:val="Normal"/>
    <w:link w:val="BodyTextChar"/>
    <w:uiPriority w:val="1"/>
    <w:qFormat/>
    <w:rsid w:val="00A10C4D"/>
    <w:pPr>
      <w:widowControl w:val="0"/>
      <w:autoSpaceDE w:val="0"/>
      <w:autoSpaceDN w:val="0"/>
    </w:pPr>
    <w:rPr>
      <w:rFonts w:eastAsia="Calibri" w:cs="Calibri"/>
      <w:lang w:bidi="en-US"/>
    </w:rPr>
  </w:style>
  <w:style w:type="character" w:styleId="BodyTextChar" w:customStyle="1">
    <w:name w:val="Body Text Char"/>
    <w:link w:val="BodyText"/>
    <w:uiPriority w:val="1"/>
    <w:rsid w:val="00A10C4D"/>
    <w:rPr>
      <w:rFonts w:ascii="Calibri" w:hAnsi="Calibri" w:eastAsia="Calibri" w:cs="Calibri"/>
      <w:lang w:val="en-US" w:bidi="en-US"/>
    </w:rPr>
  </w:style>
  <w:style w:type="table" w:styleId="ListTable3-Accent51" w:customStyle="1">
    <w:name w:val="List Table 3 - Accent 51"/>
    <w:basedOn w:val="TableNormal"/>
    <w:uiPriority w:val="48"/>
    <w:rsid w:val="00A10C4D"/>
    <w:rPr>
      <w:rFonts w:ascii="Cambria" w:hAnsi="Cambria" w:eastAsia="Cambria"/>
      <w:sz w:val="24"/>
    </w:rPr>
    <w:tblPr>
      <w:tblStyleRowBandSize w:val="1"/>
      <w:tblStyleColBandSize w:val="1"/>
      <w:tblBorders>
        <w:top w:val="single" w:color="4BACC6" w:sz="4" w:space="0"/>
        <w:left w:val="single" w:color="4BACC6" w:sz="4" w:space="0"/>
        <w:bottom w:val="single" w:color="4BACC6" w:sz="4" w:space="0"/>
        <w:right w:val="single" w:color="4BACC6" w:sz="4" w:space="0"/>
      </w:tblBorders>
    </w:tblPr>
    <w:tblStylePr w:type="firstRow">
      <w:rPr>
        <w:b/>
        <w:bCs/>
        <w:color w:val="FFFFFF"/>
      </w:rPr>
      <w:tblPr/>
      <w:tcPr>
        <w:shd w:val="clear" w:color="auto" w:fill="4BACC6"/>
      </w:tcPr>
    </w:tblStylePr>
    <w:tblStylePr w:type="lastRow">
      <w:rPr>
        <w:b/>
        <w:bCs/>
      </w:rPr>
      <w:tblPr/>
      <w:tcPr>
        <w:tcBorders>
          <w:top w:val="double" w:color="4BACC6" w:sz="4" w:space="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color="4BACC6" w:sz="4" w:space="0"/>
          <w:right w:val="single" w:color="4BACC6" w:sz="4" w:space="0"/>
        </w:tcBorders>
      </w:tcPr>
    </w:tblStylePr>
    <w:tblStylePr w:type="band1Horz">
      <w:tblPr/>
      <w:tcPr>
        <w:tcBorders>
          <w:top w:val="single" w:color="4BACC6" w:sz="4" w:space="0"/>
          <w:bottom w:val="single" w:color="4BACC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BACC6" w:sz="4" w:space="0"/>
          <w:left w:val="nil"/>
        </w:tcBorders>
      </w:tcPr>
    </w:tblStylePr>
    <w:tblStylePr w:type="swCell">
      <w:tblPr/>
      <w:tcPr>
        <w:tcBorders>
          <w:top w:val="double" w:color="4BACC6" w:sz="4" w:space="0"/>
          <w:right w:val="nil"/>
        </w:tcBorders>
      </w:tcPr>
    </w:tblStylePr>
  </w:style>
  <w:style w:type="character" w:styleId="apple-tab-span" w:customStyle="1">
    <w:name w:val="apple-tab-span"/>
    <w:basedOn w:val="DefaultParagraphFont"/>
    <w:rsid w:val="00DD51B1"/>
  </w:style>
  <w:style w:type="paragraph" w:styleId="ListBullet">
    <w:name w:val="List Bullet"/>
    <w:basedOn w:val="Normal"/>
    <w:uiPriority w:val="99"/>
    <w:unhideWhenUsed/>
    <w:rsid w:val="003538A1"/>
    <w:pPr>
      <w:numPr>
        <w:numId w:val="13"/>
      </w:numPr>
      <w:spacing w:line="276" w:lineRule="auto"/>
      <w:contextualSpacing/>
    </w:pPr>
    <w:rPr>
      <w:rFonts w:ascii="Arial" w:hAnsi="Arial" w:cs="Arial"/>
      <w:sz w:val="22"/>
      <w:szCs w:val="22"/>
    </w:rPr>
  </w:style>
  <w:style w:type="paragraph" w:styleId="Heading2nospace" w:customStyle="1">
    <w:name w:val="Heading 2 nospace"/>
    <w:basedOn w:val="Heading2"/>
    <w:next w:val="Normal"/>
    <w:qFormat/>
    <w:rsid w:val="00713C8D"/>
    <w:pPr>
      <w:keepLines w:val="0"/>
      <w:tabs>
        <w:tab w:val="left" w:pos="720"/>
        <w:tab w:val="left" w:pos="864"/>
      </w:tabs>
      <w:spacing w:before="360" w:after="0" w:line="260" w:lineRule="exact"/>
      <w:ind w:left="720" w:hanging="720"/>
    </w:pPr>
    <w:rPr>
      <w:rFonts w:ascii="Century Gothic" w:hAnsi="Century Gothic" w:cs="Times New Roman"/>
      <w:i/>
      <w:color w:val="auto"/>
      <w:sz w:val="28"/>
      <w:szCs w:val="28"/>
    </w:rPr>
  </w:style>
  <w:style w:type="paragraph" w:styleId="BracketData" w:customStyle="1">
    <w:name w:val="BracketData"/>
    <w:basedOn w:val="Normal"/>
    <w:next w:val="Normal"/>
    <w:rsid w:val="00713C8D"/>
    <w:pPr>
      <w:keepNext/>
      <w:spacing w:before="40" w:after="120" w:line="260" w:lineRule="exact"/>
      <w:ind w:left="720"/>
    </w:pPr>
    <w:rPr>
      <w:rFonts w:ascii="Courier New" w:hAnsi="Courier New" w:eastAsia="SimSun" w:cs="Courier New"/>
      <w:lang w:eastAsia="zh-CN"/>
    </w:rPr>
  </w:style>
  <w:style w:type="character" w:styleId="XMLname" w:customStyle="1">
    <w:name w:val="XMLname"/>
    <w:qFormat/>
    <w:rsid w:val="00713C8D"/>
    <w:rPr>
      <w:rFonts w:ascii="Courier New" w:hAnsi="Courier New" w:cs="TimesNewRomanPSMT"/>
      <w:sz w:val="20"/>
      <w:lang w:eastAsia="en-US"/>
    </w:rPr>
  </w:style>
  <w:style w:type="paragraph" w:styleId="HTMLPreformatted">
    <w:name w:val="HTML Preformatted"/>
    <w:basedOn w:val="Normal"/>
    <w:link w:val="HTMLPreformattedChar"/>
    <w:uiPriority w:val="99"/>
    <w:unhideWhenUsed/>
    <w:rsid w:val="00503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styleId="HTMLPreformattedChar" w:customStyle="1">
    <w:name w:val="HTML Preformatted Char"/>
    <w:link w:val="HTMLPreformatted"/>
    <w:uiPriority w:val="99"/>
    <w:rsid w:val="00503FD4"/>
    <w:rPr>
      <w:rFonts w:ascii="Courier New" w:hAnsi="Courier New" w:eastAsia="Times New Roman" w:cs="Courier New"/>
      <w:sz w:val="20"/>
      <w:szCs w:val="20"/>
      <w:lang w:val="en-US"/>
    </w:rPr>
  </w:style>
  <w:style w:type="character" w:styleId="c" w:customStyle="1">
    <w:name w:val="c"/>
    <w:basedOn w:val="DefaultParagraphFont"/>
    <w:rsid w:val="00503FD4"/>
  </w:style>
  <w:style w:type="character" w:styleId="s" w:customStyle="1">
    <w:name w:val="s"/>
    <w:basedOn w:val="DefaultParagraphFont"/>
    <w:rsid w:val="00E10DBD"/>
  </w:style>
  <w:style w:type="paragraph" w:styleId="BodyText0" w:customStyle="1">
    <w:name w:val="BodyText"/>
    <w:link w:val="BodyTextChar0"/>
    <w:qFormat/>
    <w:rsid w:val="009A427D"/>
    <w:pPr>
      <w:tabs>
        <w:tab w:val="left" w:pos="1080"/>
        <w:tab w:val="left" w:pos="1440"/>
      </w:tabs>
      <w:spacing w:after="120" w:line="260" w:lineRule="exact"/>
      <w:ind w:left="720"/>
    </w:pPr>
    <w:rPr>
      <w:rFonts w:ascii="Bookman Old Style" w:hAnsi="Bookman Old Style" w:eastAsia="?l?r ??’c"/>
      <w:noProof/>
    </w:rPr>
  </w:style>
  <w:style w:type="character" w:styleId="BodyTextChar0" w:customStyle="1">
    <w:name w:val="BodyText Char"/>
    <w:link w:val="BodyText0"/>
    <w:rsid w:val="009A427D"/>
    <w:rPr>
      <w:rFonts w:ascii="Bookman Old Style" w:hAnsi="Bookman Old Style" w:eastAsia="?l?r ??’c" w:cs="Times New Roman"/>
      <w:noProof/>
      <w:sz w:val="20"/>
      <w:szCs w:val="24"/>
      <w:lang w:val="en-US"/>
    </w:rPr>
  </w:style>
  <w:style w:type="table" w:styleId="LightList2" w:customStyle="1">
    <w:name w:val="Light List2"/>
    <w:uiPriority w:val="99"/>
    <w:rsid w:val="00E35258"/>
    <w:rPr>
      <w:rFonts w:eastAsia="Times New Roman"/>
      <w:lang w:val="en-CA" w:eastAsia="en-CA"/>
    </w:rPr>
    <w:tblPr>
      <w:tblStyleRowBandSize w:val="1"/>
      <w:tblStyleColBandSize w:val="1"/>
      <w:tblInd w:w="0" w:type="dxa"/>
      <w:tblBorders>
        <w:top w:val="single" w:color="002776" w:sz="8" w:space="0"/>
        <w:left w:val="single" w:color="002776" w:sz="8" w:space="0"/>
        <w:bottom w:val="single" w:color="002776" w:sz="8" w:space="0"/>
        <w:right w:val="single" w:color="002776" w:sz="8" w:space="0"/>
      </w:tblBorders>
      <w:tblCellMar>
        <w:top w:w="0" w:type="dxa"/>
        <w:left w:w="108" w:type="dxa"/>
        <w:bottom w:w="0" w:type="dxa"/>
        <w:right w:w="108" w:type="dxa"/>
      </w:tblCellMar>
    </w:tblPr>
  </w:style>
  <w:style w:type="table" w:styleId="PlainTable51" w:customStyle="1">
    <w:name w:val="Plain Table 51"/>
    <w:basedOn w:val="TableNormal"/>
    <w:uiPriority w:val="45"/>
    <w:rsid w:val="00A779DA"/>
    <w:tblPr>
      <w:tblStyleRowBandSize w:val="1"/>
      <w:tblStyleColBandSize w:val="1"/>
    </w:tblPr>
    <w:tblStylePr w:type="firstRow">
      <w:rPr>
        <w:rFonts w:ascii="Calibri" w:hAnsi="Calibri" w:eastAsia="Times New Roman" w:cs="Times New Roman"/>
        <w:i/>
        <w:iCs/>
        <w:sz w:val="26"/>
      </w:rPr>
      <w:tblPr/>
      <w:tcPr>
        <w:tcBorders>
          <w:bottom w:val="single" w:color="7F7F7F" w:sz="4" w:space="0"/>
        </w:tcBorders>
        <w:shd w:val="clear" w:color="auto" w:fill="FFFFFF"/>
      </w:tcPr>
    </w:tblStylePr>
    <w:tblStylePr w:type="lastRow">
      <w:rPr>
        <w:rFonts w:ascii="Calibri" w:hAnsi="Calibri" w:eastAsia="Times New Roman" w:cs="Times New Roman"/>
        <w:i/>
        <w:iCs/>
        <w:sz w:val="26"/>
      </w:rPr>
      <w:tblPr/>
      <w:tcPr>
        <w:tcBorders>
          <w:top w:val="single" w:color="7F7F7F" w:sz="4" w:space="0"/>
        </w:tcBorders>
        <w:shd w:val="clear" w:color="auto" w:fill="FFFFFF"/>
      </w:tcPr>
    </w:tblStylePr>
    <w:tblStylePr w:type="firstCol">
      <w:pPr>
        <w:jc w:val="right"/>
      </w:pPr>
      <w:rPr>
        <w:rFonts w:ascii="Calibri" w:hAnsi="Calibri" w:eastAsia="Times New Roman" w:cs="Times New Roman"/>
        <w:i/>
        <w:iCs/>
        <w:sz w:val="26"/>
      </w:rPr>
      <w:tblPr/>
      <w:tcPr>
        <w:tcBorders>
          <w:right w:val="single" w:color="7F7F7F" w:sz="4" w:space="0"/>
        </w:tcBorders>
        <w:shd w:val="clear" w:color="auto" w:fill="FFFFFF"/>
      </w:tcPr>
    </w:tblStylePr>
    <w:tblStylePr w:type="lastCol">
      <w:rPr>
        <w:rFonts w:ascii="Calibri" w:hAnsi="Calibri" w:eastAsia="Times New Roman" w:cs="Times New Roman"/>
        <w:i/>
        <w:iCs/>
        <w:sz w:val="26"/>
      </w:rPr>
      <w:tblPr/>
      <w:tcPr>
        <w:tcBorders>
          <w:left w:val="single" w:color="7F7F7F" w:sz="4" w:space="0"/>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1" w:customStyle="1">
    <w:name w:val="Plain Table 31"/>
    <w:basedOn w:val="TableNormal"/>
    <w:uiPriority w:val="43"/>
    <w:rsid w:val="00A779DA"/>
    <w:tblPr>
      <w:tblStyleRowBandSize w:val="1"/>
      <w:tblStyleColBandSize w:val="1"/>
    </w:tblPr>
    <w:tblStylePr w:type="firstRow">
      <w:rPr>
        <w:b/>
        <w:bCs/>
        <w:caps/>
      </w:rPr>
      <w:tblPr/>
      <w:tcPr>
        <w:tcBorders>
          <w:bottom w:val="single" w:color="7F7F7F" w:sz="4" w:space="0"/>
        </w:tcBorders>
      </w:tcPr>
    </w:tblStylePr>
    <w:tblStylePr w:type="lastRow">
      <w:rPr>
        <w:b/>
        <w:bCs/>
        <w:caps/>
      </w:rPr>
      <w:tblPr/>
      <w:tcPr>
        <w:tcBorders>
          <w:top w:val="nil"/>
        </w:tcBorders>
      </w:tcPr>
    </w:tblStylePr>
    <w:tblStylePr w:type="firstCol">
      <w:rPr>
        <w:b/>
        <w:bCs/>
        <w:caps/>
      </w:rPr>
      <w:tblPr/>
      <w:tcPr>
        <w:tcBorders>
          <w:right w:val="single" w:color="7F7F7F" w:sz="4" w:space="0"/>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11" w:customStyle="1">
    <w:name w:val="Plain Table 11"/>
    <w:basedOn w:val="TableNormal"/>
    <w:uiPriority w:val="41"/>
    <w:rsid w:val="00A779DA"/>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1" w:customStyle="1">
    <w:name w:val="Table Grid Light1"/>
    <w:basedOn w:val="TableNormal"/>
    <w:uiPriority w:val="40"/>
    <w:rsid w:val="00A779DA"/>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style>
  <w:style w:type="paragraph" w:styleId="NoSpacing">
    <w:name w:val="No Spacing"/>
    <w:uiPriority w:val="1"/>
    <w:qFormat/>
    <w:rsid w:val="00A779DA"/>
    <w:rPr>
      <w:rFonts w:ascii="Times New Roman" w:hAnsi="Times New Roman" w:eastAsia="Times New Roman"/>
      <w:sz w:val="24"/>
    </w:rPr>
  </w:style>
  <w:style w:type="character" w:styleId="apple-converted-space" w:customStyle="1">
    <w:name w:val="apple-converted-space"/>
    <w:basedOn w:val="DefaultParagraphFont"/>
    <w:rsid w:val="004B3D32"/>
  </w:style>
  <w:style w:type="character" w:styleId="UnresolvedMention">
    <w:name w:val="Unresolved Mention"/>
    <w:uiPriority w:val="99"/>
    <w:semiHidden/>
    <w:unhideWhenUsed/>
    <w:rsid w:val="00B822AF"/>
    <w:rPr>
      <w:color w:val="605E5C"/>
      <w:shd w:val="clear" w:color="auto" w:fill="E1DFDD"/>
    </w:rPr>
  </w:style>
  <w:style w:type="table" w:styleId="ListTable3-Accent1">
    <w:name w:val="List Table 3 Accent 1"/>
    <w:basedOn w:val="TableNormal"/>
    <w:uiPriority w:val="48"/>
    <w:rsid w:val="00672CFE"/>
    <w:rPr>
      <w:lang w:val="en"/>
    </w:rPr>
    <w:tblPr>
      <w:tblStyleRowBandSize w:val="1"/>
      <w:tblStyleColBandSize w:val="1"/>
      <w:tblBorders>
        <w:top w:val="single" w:color="4F81BD" w:sz="4" w:space="0"/>
        <w:left w:val="single" w:color="4F81BD" w:sz="4" w:space="0"/>
        <w:bottom w:val="single" w:color="4F81BD" w:sz="4" w:space="0"/>
        <w:right w:val="single" w:color="4F81BD" w:sz="4" w:space="0"/>
      </w:tblBorders>
    </w:tblPr>
    <w:tblStylePr w:type="firstRow">
      <w:rPr>
        <w:b/>
        <w:bCs/>
        <w:color w:val="FFFFFF"/>
      </w:rPr>
      <w:tblPr/>
      <w:tcPr>
        <w:shd w:val="clear" w:color="auto" w:fill="4F81BD"/>
      </w:tcPr>
    </w:tblStylePr>
    <w:tblStylePr w:type="lastRow">
      <w:rPr>
        <w:b/>
        <w:bCs/>
      </w:rPr>
      <w:tblPr/>
      <w:tcPr>
        <w:tcBorders>
          <w:top w:val="double" w:color="4F81BD" w:sz="4" w:space="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color="4F81BD" w:sz="4" w:space="0"/>
          <w:right w:val="single" w:color="4F81BD" w:sz="4" w:space="0"/>
        </w:tcBorders>
      </w:tcPr>
    </w:tblStylePr>
    <w:tblStylePr w:type="band1Horz">
      <w:tblPr/>
      <w:tcPr>
        <w:tcBorders>
          <w:top w:val="single" w:color="4F81BD" w:sz="4" w:space="0"/>
          <w:bottom w:val="single" w:color="4F81BD"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F81BD" w:sz="4" w:space="0"/>
          <w:left w:val="nil"/>
        </w:tcBorders>
      </w:tcPr>
    </w:tblStylePr>
    <w:tblStylePr w:type="swCell">
      <w:tblPr/>
      <w:tcPr>
        <w:tcBorders>
          <w:top w:val="double" w:color="4F81BD" w:sz="4" w:space="0"/>
          <w:right w:val="nil"/>
        </w:tcBorders>
      </w:tcPr>
    </w:tblStylePr>
  </w:style>
  <w:style w:type="character" w:styleId="Emphasis">
    <w:name w:val="Emphasis"/>
    <w:uiPriority w:val="20"/>
    <w:qFormat/>
    <w:rsid w:val="001F4D05"/>
    <w:rPr>
      <w:i/>
      <w:iCs/>
    </w:rPr>
  </w:style>
  <w:style w:type="character" w:styleId="keyword" w:customStyle="1">
    <w:name w:val="keyword"/>
    <w:rsid w:val="00CC03A6"/>
    <w:rPr>
      <w:rFonts w:ascii="Bookman Old Style" w:hAnsi="Bookman Old Style"/>
      <w:b/>
      <w:caps/>
      <w:sz w:val="16"/>
    </w:rPr>
  </w:style>
  <w:style w:type="numbering" w:styleId="Constraints" w:customStyle="1">
    <w:name w:val="Constraints"/>
    <w:rsid w:val="00CC03A6"/>
    <w:pPr>
      <w:numPr>
        <w:numId w:val="35"/>
      </w:numPr>
    </w:pPr>
  </w:style>
  <w:style w:type="character" w:styleId="XMLnameBold" w:customStyle="1">
    <w:name w:val="XMLnameBold"/>
    <w:rsid w:val="00CC03A6"/>
    <w:rPr>
      <w:rFonts w:ascii="Courier New" w:hAnsi="Courier New" w:cs="TimesNewRomanPSMT"/>
      <w:b/>
      <w:bCs/>
      <w:sz w:val="20"/>
      <w:lang w:eastAsia="en-US"/>
    </w:rPr>
  </w:style>
  <w:style w:type="character" w:styleId="HTMLCode">
    <w:name w:val="HTML Code"/>
    <w:uiPriority w:val="99"/>
    <w:semiHidden/>
    <w:unhideWhenUsed/>
    <w:rsid w:val="00CC03A6"/>
    <w:rPr>
      <w:rFonts w:ascii="Courier New" w:hAnsi="Courier New" w:eastAsia="Times New Roman" w:cs="Courier New"/>
      <w:sz w:val="20"/>
      <w:szCs w:val="20"/>
    </w:rPr>
  </w:style>
  <w:style w:type="character" w:styleId="section40000000000000" w:customStyle="1">
    <w:name w:val="section40000000000000"/>
    <w:rsid w:val="00122D75"/>
  </w:style>
  <w:style w:type="paragraph" w:styleId="DocumentName" w:customStyle="1">
    <w:name w:val="Document Name"/>
    <w:basedOn w:val="Normal"/>
    <w:rsid w:val="000B7CAC"/>
    <w:pPr>
      <w:jc w:val="right"/>
    </w:pPr>
    <w:rPr>
      <w:rFonts w:ascii="Arial Narrow" w:hAnsi="Arial Narrow" w:cs="Arial"/>
      <w:sz w:val="32"/>
      <w:szCs w:val="32"/>
      <w:lang w:val="pt-BR"/>
    </w:rPr>
  </w:style>
  <w:style w:type="paragraph" w:styleId="TableText" w:customStyle="1">
    <w:name w:val="TableText"/>
    <w:basedOn w:val="Normal"/>
    <w:link w:val="TableTextChar"/>
    <w:rsid w:val="008E2AAD"/>
    <w:pPr>
      <w:spacing w:before="40" w:after="120" w:line="220" w:lineRule="exact"/>
    </w:pPr>
    <w:rPr>
      <w:rFonts w:ascii="Bookman Old Style" w:hAnsi="Bookman Old Style"/>
      <w:sz w:val="18"/>
      <w:szCs w:val="18"/>
    </w:rPr>
  </w:style>
  <w:style w:type="character" w:styleId="TableTextChar" w:customStyle="1">
    <w:name w:val="TableText Char"/>
    <w:link w:val="TableText"/>
    <w:rsid w:val="008E2AAD"/>
    <w:rPr>
      <w:rFonts w:ascii="Bookman Old Style" w:hAnsi="Bookman Old Style" w:eastAsia="Times New Roman" w:cs="Times New Roman"/>
      <w:sz w:val="18"/>
      <w:szCs w:val="18"/>
    </w:rPr>
  </w:style>
  <w:style w:type="character" w:styleId="HyperlinkText9pt" w:customStyle="1">
    <w:name w:val="Hyperlink Text 9pt"/>
    <w:rsid w:val="008E2AAD"/>
    <w:rPr>
      <w:rFonts w:ascii="Bookman Old Style" w:hAnsi="Bookman Old Style" w:cs="Arial"/>
      <w:dstrike w:val="0"/>
      <w:color w:val="333399"/>
      <w:sz w:val="18"/>
      <w:szCs w:val="24"/>
      <w:u w:val="single"/>
      <w:vertAlign w:val="baseline"/>
      <w:lang w:val="en-US" w:eastAsia="zh-CN" w:bidi="ar-SA"/>
    </w:rPr>
  </w:style>
  <w:style w:type="character" w:styleId="TitleChar" w:customStyle="1">
    <w:name w:val="Title Char"/>
    <w:link w:val="Title"/>
    <w:rsid w:val="00E6512E"/>
    <w:rPr>
      <w:sz w:val="52"/>
      <w:szCs w:val="52"/>
    </w:rPr>
  </w:style>
  <w:style w:type="paragraph" w:styleId="SubTitle0" w:customStyle="1">
    <w:name w:val="Sub Title"/>
    <w:basedOn w:val="Title"/>
    <w:rsid w:val="00E6512E"/>
    <w:pPr>
      <w:keepNext w:val="0"/>
      <w:keepLines w:val="0"/>
      <w:spacing w:before="240"/>
      <w:jc w:val="center"/>
    </w:pPr>
    <w:rPr>
      <w:rFonts w:ascii="Arial" w:hAnsi="Arial" w:eastAsia="Times New Roman"/>
      <w:b/>
      <w:kern w:val="28"/>
      <w:sz w:val="24"/>
      <w:szCs w:val="24"/>
    </w:rPr>
  </w:style>
  <w:style w:type="character" w:styleId="inline-comment-marker" w:customStyle="1">
    <w:name w:val="inline-comment-marker"/>
    <w:basedOn w:val="DefaultParagraphFont"/>
    <w:rsid w:val="000E43B8"/>
  </w:style>
  <w:style w:type="paragraph" w:styleId="Example" w:customStyle="1">
    <w:name w:val="Example"/>
    <w:basedOn w:val="Normal"/>
    <w:link w:val="ExampleChar"/>
    <w:rsid w:val="00CC2D02"/>
    <w:pPr>
      <w:keepNext/>
      <w:pBdr>
        <w:top w:val="single" w:color="auto" w:sz="4" w:space="1"/>
        <w:left w:val="single" w:color="auto" w:sz="4" w:space="4"/>
        <w:bottom w:val="single" w:color="auto" w:sz="4" w:space="1"/>
        <w:right w:val="single" w:color="auto" w:sz="4" w:space="4"/>
      </w:pBdr>
      <w:spacing w:after="120" w:line="220" w:lineRule="exact"/>
      <w:ind w:left="720"/>
      <w:contextualSpacing/>
    </w:pPr>
    <w:rPr>
      <w:rFonts w:ascii="Courier New" w:hAnsi="Courier New" w:eastAsia="Times New Roman"/>
      <w:sz w:val="18"/>
    </w:rPr>
  </w:style>
  <w:style w:type="character" w:styleId="ExampleChar" w:customStyle="1">
    <w:name w:val="Example Char"/>
    <w:link w:val="Example"/>
    <w:rsid w:val="00CC2D02"/>
    <w:rPr>
      <w:rFonts w:ascii="Courier New" w:hAnsi="Courier New" w:eastAsia="Times New Roman"/>
      <w:sz w:val="18"/>
    </w:rPr>
  </w:style>
  <w:style w:type="character" w:styleId="CaptionChar" w:customStyle="1">
    <w:name w:val="Caption Char"/>
    <w:link w:val="Caption"/>
    <w:uiPriority w:val="35"/>
    <w:rsid w:val="00CC2D02"/>
    <w:rPr>
      <w:i/>
      <w:iCs/>
      <w:color w:val="1F497D"/>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5581">
      <w:bodyDiv w:val="1"/>
      <w:marLeft w:val="0"/>
      <w:marRight w:val="0"/>
      <w:marTop w:val="0"/>
      <w:marBottom w:val="0"/>
      <w:divBdr>
        <w:top w:val="none" w:sz="0" w:space="0" w:color="auto"/>
        <w:left w:val="none" w:sz="0" w:space="0" w:color="auto"/>
        <w:bottom w:val="none" w:sz="0" w:space="0" w:color="auto"/>
        <w:right w:val="none" w:sz="0" w:space="0" w:color="auto"/>
      </w:divBdr>
    </w:div>
    <w:div w:id="9919239">
      <w:bodyDiv w:val="1"/>
      <w:marLeft w:val="0"/>
      <w:marRight w:val="0"/>
      <w:marTop w:val="0"/>
      <w:marBottom w:val="0"/>
      <w:divBdr>
        <w:top w:val="none" w:sz="0" w:space="0" w:color="auto"/>
        <w:left w:val="none" w:sz="0" w:space="0" w:color="auto"/>
        <w:bottom w:val="none" w:sz="0" w:space="0" w:color="auto"/>
        <w:right w:val="none" w:sz="0" w:space="0" w:color="auto"/>
      </w:divBdr>
    </w:div>
    <w:div w:id="15542220">
      <w:bodyDiv w:val="1"/>
      <w:marLeft w:val="0"/>
      <w:marRight w:val="0"/>
      <w:marTop w:val="0"/>
      <w:marBottom w:val="0"/>
      <w:divBdr>
        <w:top w:val="none" w:sz="0" w:space="0" w:color="auto"/>
        <w:left w:val="none" w:sz="0" w:space="0" w:color="auto"/>
        <w:bottom w:val="none" w:sz="0" w:space="0" w:color="auto"/>
        <w:right w:val="none" w:sz="0" w:space="0" w:color="auto"/>
      </w:divBdr>
    </w:div>
    <w:div w:id="15695731">
      <w:bodyDiv w:val="1"/>
      <w:marLeft w:val="0"/>
      <w:marRight w:val="0"/>
      <w:marTop w:val="0"/>
      <w:marBottom w:val="0"/>
      <w:divBdr>
        <w:top w:val="none" w:sz="0" w:space="0" w:color="auto"/>
        <w:left w:val="none" w:sz="0" w:space="0" w:color="auto"/>
        <w:bottom w:val="none" w:sz="0" w:space="0" w:color="auto"/>
        <w:right w:val="none" w:sz="0" w:space="0" w:color="auto"/>
      </w:divBdr>
    </w:div>
    <w:div w:id="15736228">
      <w:bodyDiv w:val="1"/>
      <w:marLeft w:val="0"/>
      <w:marRight w:val="0"/>
      <w:marTop w:val="0"/>
      <w:marBottom w:val="0"/>
      <w:divBdr>
        <w:top w:val="none" w:sz="0" w:space="0" w:color="auto"/>
        <w:left w:val="none" w:sz="0" w:space="0" w:color="auto"/>
        <w:bottom w:val="none" w:sz="0" w:space="0" w:color="auto"/>
        <w:right w:val="none" w:sz="0" w:space="0" w:color="auto"/>
      </w:divBdr>
    </w:div>
    <w:div w:id="16086164">
      <w:bodyDiv w:val="1"/>
      <w:marLeft w:val="0"/>
      <w:marRight w:val="0"/>
      <w:marTop w:val="0"/>
      <w:marBottom w:val="0"/>
      <w:divBdr>
        <w:top w:val="none" w:sz="0" w:space="0" w:color="auto"/>
        <w:left w:val="none" w:sz="0" w:space="0" w:color="auto"/>
        <w:bottom w:val="none" w:sz="0" w:space="0" w:color="auto"/>
        <w:right w:val="none" w:sz="0" w:space="0" w:color="auto"/>
      </w:divBdr>
    </w:div>
    <w:div w:id="19018402">
      <w:bodyDiv w:val="1"/>
      <w:marLeft w:val="0"/>
      <w:marRight w:val="0"/>
      <w:marTop w:val="0"/>
      <w:marBottom w:val="0"/>
      <w:divBdr>
        <w:top w:val="none" w:sz="0" w:space="0" w:color="auto"/>
        <w:left w:val="none" w:sz="0" w:space="0" w:color="auto"/>
        <w:bottom w:val="none" w:sz="0" w:space="0" w:color="auto"/>
        <w:right w:val="none" w:sz="0" w:space="0" w:color="auto"/>
      </w:divBdr>
    </w:div>
    <w:div w:id="32384011">
      <w:bodyDiv w:val="1"/>
      <w:marLeft w:val="0"/>
      <w:marRight w:val="0"/>
      <w:marTop w:val="0"/>
      <w:marBottom w:val="0"/>
      <w:divBdr>
        <w:top w:val="none" w:sz="0" w:space="0" w:color="auto"/>
        <w:left w:val="none" w:sz="0" w:space="0" w:color="auto"/>
        <w:bottom w:val="none" w:sz="0" w:space="0" w:color="auto"/>
        <w:right w:val="none" w:sz="0" w:space="0" w:color="auto"/>
      </w:divBdr>
    </w:div>
    <w:div w:id="42289912">
      <w:bodyDiv w:val="1"/>
      <w:marLeft w:val="0"/>
      <w:marRight w:val="0"/>
      <w:marTop w:val="0"/>
      <w:marBottom w:val="0"/>
      <w:divBdr>
        <w:top w:val="none" w:sz="0" w:space="0" w:color="auto"/>
        <w:left w:val="none" w:sz="0" w:space="0" w:color="auto"/>
        <w:bottom w:val="none" w:sz="0" w:space="0" w:color="auto"/>
        <w:right w:val="none" w:sz="0" w:space="0" w:color="auto"/>
      </w:divBdr>
    </w:div>
    <w:div w:id="42872501">
      <w:bodyDiv w:val="1"/>
      <w:marLeft w:val="0"/>
      <w:marRight w:val="0"/>
      <w:marTop w:val="0"/>
      <w:marBottom w:val="0"/>
      <w:divBdr>
        <w:top w:val="none" w:sz="0" w:space="0" w:color="auto"/>
        <w:left w:val="none" w:sz="0" w:space="0" w:color="auto"/>
        <w:bottom w:val="none" w:sz="0" w:space="0" w:color="auto"/>
        <w:right w:val="none" w:sz="0" w:space="0" w:color="auto"/>
      </w:divBdr>
    </w:div>
    <w:div w:id="53352388">
      <w:bodyDiv w:val="1"/>
      <w:marLeft w:val="0"/>
      <w:marRight w:val="0"/>
      <w:marTop w:val="0"/>
      <w:marBottom w:val="0"/>
      <w:divBdr>
        <w:top w:val="none" w:sz="0" w:space="0" w:color="auto"/>
        <w:left w:val="none" w:sz="0" w:space="0" w:color="auto"/>
        <w:bottom w:val="none" w:sz="0" w:space="0" w:color="auto"/>
        <w:right w:val="none" w:sz="0" w:space="0" w:color="auto"/>
      </w:divBdr>
    </w:div>
    <w:div w:id="57944059">
      <w:bodyDiv w:val="1"/>
      <w:marLeft w:val="0"/>
      <w:marRight w:val="0"/>
      <w:marTop w:val="0"/>
      <w:marBottom w:val="0"/>
      <w:divBdr>
        <w:top w:val="none" w:sz="0" w:space="0" w:color="auto"/>
        <w:left w:val="none" w:sz="0" w:space="0" w:color="auto"/>
        <w:bottom w:val="none" w:sz="0" w:space="0" w:color="auto"/>
        <w:right w:val="none" w:sz="0" w:space="0" w:color="auto"/>
      </w:divBdr>
    </w:div>
    <w:div w:id="58750516">
      <w:bodyDiv w:val="1"/>
      <w:marLeft w:val="0"/>
      <w:marRight w:val="0"/>
      <w:marTop w:val="0"/>
      <w:marBottom w:val="0"/>
      <w:divBdr>
        <w:top w:val="none" w:sz="0" w:space="0" w:color="auto"/>
        <w:left w:val="none" w:sz="0" w:space="0" w:color="auto"/>
        <w:bottom w:val="none" w:sz="0" w:space="0" w:color="auto"/>
        <w:right w:val="none" w:sz="0" w:space="0" w:color="auto"/>
      </w:divBdr>
    </w:div>
    <w:div w:id="64231001">
      <w:bodyDiv w:val="1"/>
      <w:marLeft w:val="0"/>
      <w:marRight w:val="0"/>
      <w:marTop w:val="0"/>
      <w:marBottom w:val="0"/>
      <w:divBdr>
        <w:top w:val="none" w:sz="0" w:space="0" w:color="auto"/>
        <w:left w:val="none" w:sz="0" w:space="0" w:color="auto"/>
        <w:bottom w:val="none" w:sz="0" w:space="0" w:color="auto"/>
        <w:right w:val="none" w:sz="0" w:space="0" w:color="auto"/>
      </w:divBdr>
    </w:div>
    <w:div w:id="69423462">
      <w:bodyDiv w:val="1"/>
      <w:marLeft w:val="0"/>
      <w:marRight w:val="0"/>
      <w:marTop w:val="0"/>
      <w:marBottom w:val="0"/>
      <w:divBdr>
        <w:top w:val="none" w:sz="0" w:space="0" w:color="auto"/>
        <w:left w:val="none" w:sz="0" w:space="0" w:color="auto"/>
        <w:bottom w:val="none" w:sz="0" w:space="0" w:color="auto"/>
        <w:right w:val="none" w:sz="0" w:space="0" w:color="auto"/>
      </w:divBdr>
    </w:div>
    <w:div w:id="70078966">
      <w:bodyDiv w:val="1"/>
      <w:marLeft w:val="0"/>
      <w:marRight w:val="0"/>
      <w:marTop w:val="0"/>
      <w:marBottom w:val="0"/>
      <w:divBdr>
        <w:top w:val="none" w:sz="0" w:space="0" w:color="auto"/>
        <w:left w:val="none" w:sz="0" w:space="0" w:color="auto"/>
        <w:bottom w:val="none" w:sz="0" w:space="0" w:color="auto"/>
        <w:right w:val="none" w:sz="0" w:space="0" w:color="auto"/>
      </w:divBdr>
    </w:div>
    <w:div w:id="77213092">
      <w:bodyDiv w:val="1"/>
      <w:marLeft w:val="0"/>
      <w:marRight w:val="0"/>
      <w:marTop w:val="0"/>
      <w:marBottom w:val="0"/>
      <w:divBdr>
        <w:top w:val="none" w:sz="0" w:space="0" w:color="auto"/>
        <w:left w:val="none" w:sz="0" w:space="0" w:color="auto"/>
        <w:bottom w:val="none" w:sz="0" w:space="0" w:color="auto"/>
        <w:right w:val="none" w:sz="0" w:space="0" w:color="auto"/>
      </w:divBdr>
    </w:div>
    <w:div w:id="77289406">
      <w:bodyDiv w:val="1"/>
      <w:marLeft w:val="0"/>
      <w:marRight w:val="0"/>
      <w:marTop w:val="0"/>
      <w:marBottom w:val="0"/>
      <w:divBdr>
        <w:top w:val="none" w:sz="0" w:space="0" w:color="auto"/>
        <w:left w:val="none" w:sz="0" w:space="0" w:color="auto"/>
        <w:bottom w:val="none" w:sz="0" w:space="0" w:color="auto"/>
        <w:right w:val="none" w:sz="0" w:space="0" w:color="auto"/>
      </w:divBdr>
    </w:div>
    <w:div w:id="80880611">
      <w:bodyDiv w:val="1"/>
      <w:marLeft w:val="0"/>
      <w:marRight w:val="0"/>
      <w:marTop w:val="0"/>
      <w:marBottom w:val="0"/>
      <w:divBdr>
        <w:top w:val="none" w:sz="0" w:space="0" w:color="auto"/>
        <w:left w:val="none" w:sz="0" w:space="0" w:color="auto"/>
        <w:bottom w:val="none" w:sz="0" w:space="0" w:color="auto"/>
        <w:right w:val="none" w:sz="0" w:space="0" w:color="auto"/>
      </w:divBdr>
    </w:div>
    <w:div w:id="81682003">
      <w:bodyDiv w:val="1"/>
      <w:marLeft w:val="0"/>
      <w:marRight w:val="0"/>
      <w:marTop w:val="0"/>
      <w:marBottom w:val="0"/>
      <w:divBdr>
        <w:top w:val="none" w:sz="0" w:space="0" w:color="auto"/>
        <w:left w:val="none" w:sz="0" w:space="0" w:color="auto"/>
        <w:bottom w:val="none" w:sz="0" w:space="0" w:color="auto"/>
        <w:right w:val="none" w:sz="0" w:space="0" w:color="auto"/>
      </w:divBdr>
    </w:div>
    <w:div w:id="82723482">
      <w:bodyDiv w:val="1"/>
      <w:marLeft w:val="0"/>
      <w:marRight w:val="0"/>
      <w:marTop w:val="0"/>
      <w:marBottom w:val="0"/>
      <w:divBdr>
        <w:top w:val="none" w:sz="0" w:space="0" w:color="auto"/>
        <w:left w:val="none" w:sz="0" w:space="0" w:color="auto"/>
        <w:bottom w:val="none" w:sz="0" w:space="0" w:color="auto"/>
        <w:right w:val="none" w:sz="0" w:space="0" w:color="auto"/>
      </w:divBdr>
    </w:div>
    <w:div w:id="83886717">
      <w:bodyDiv w:val="1"/>
      <w:marLeft w:val="0"/>
      <w:marRight w:val="0"/>
      <w:marTop w:val="0"/>
      <w:marBottom w:val="0"/>
      <w:divBdr>
        <w:top w:val="none" w:sz="0" w:space="0" w:color="auto"/>
        <w:left w:val="none" w:sz="0" w:space="0" w:color="auto"/>
        <w:bottom w:val="none" w:sz="0" w:space="0" w:color="auto"/>
        <w:right w:val="none" w:sz="0" w:space="0" w:color="auto"/>
      </w:divBdr>
    </w:div>
    <w:div w:id="86195270">
      <w:bodyDiv w:val="1"/>
      <w:marLeft w:val="0"/>
      <w:marRight w:val="0"/>
      <w:marTop w:val="0"/>
      <w:marBottom w:val="0"/>
      <w:divBdr>
        <w:top w:val="none" w:sz="0" w:space="0" w:color="auto"/>
        <w:left w:val="none" w:sz="0" w:space="0" w:color="auto"/>
        <w:bottom w:val="none" w:sz="0" w:space="0" w:color="auto"/>
        <w:right w:val="none" w:sz="0" w:space="0" w:color="auto"/>
      </w:divBdr>
    </w:div>
    <w:div w:id="86536000">
      <w:bodyDiv w:val="1"/>
      <w:marLeft w:val="0"/>
      <w:marRight w:val="0"/>
      <w:marTop w:val="0"/>
      <w:marBottom w:val="0"/>
      <w:divBdr>
        <w:top w:val="none" w:sz="0" w:space="0" w:color="auto"/>
        <w:left w:val="none" w:sz="0" w:space="0" w:color="auto"/>
        <w:bottom w:val="none" w:sz="0" w:space="0" w:color="auto"/>
        <w:right w:val="none" w:sz="0" w:space="0" w:color="auto"/>
      </w:divBdr>
    </w:div>
    <w:div w:id="92867904">
      <w:bodyDiv w:val="1"/>
      <w:marLeft w:val="0"/>
      <w:marRight w:val="0"/>
      <w:marTop w:val="0"/>
      <w:marBottom w:val="0"/>
      <w:divBdr>
        <w:top w:val="none" w:sz="0" w:space="0" w:color="auto"/>
        <w:left w:val="none" w:sz="0" w:space="0" w:color="auto"/>
        <w:bottom w:val="none" w:sz="0" w:space="0" w:color="auto"/>
        <w:right w:val="none" w:sz="0" w:space="0" w:color="auto"/>
      </w:divBdr>
    </w:div>
    <w:div w:id="106394304">
      <w:bodyDiv w:val="1"/>
      <w:marLeft w:val="0"/>
      <w:marRight w:val="0"/>
      <w:marTop w:val="0"/>
      <w:marBottom w:val="0"/>
      <w:divBdr>
        <w:top w:val="none" w:sz="0" w:space="0" w:color="auto"/>
        <w:left w:val="none" w:sz="0" w:space="0" w:color="auto"/>
        <w:bottom w:val="none" w:sz="0" w:space="0" w:color="auto"/>
        <w:right w:val="none" w:sz="0" w:space="0" w:color="auto"/>
      </w:divBdr>
    </w:div>
    <w:div w:id="106656956">
      <w:bodyDiv w:val="1"/>
      <w:marLeft w:val="0"/>
      <w:marRight w:val="0"/>
      <w:marTop w:val="0"/>
      <w:marBottom w:val="0"/>
      <w:divBdr>
        <w:top w:val="none" w:sz="0" w:space="0" w:color="auto"/>
        <w:left w:val="none" w:sz="0" w:space="0" w:color="auto"/>
        <w:bottom w:val="none" w:sz="0" w:space="0" w:color="auto"/>
        <w:right w:val="none" w:sz="0" w:space="0" w:color="auto"/>
      </w:divBdr>
    </w:div>
    <w:div w:id="106971011">
      <w:bodyDiv w:val="1"/>
      <w:marLeft w:val="0"/>
      <w:marRight w:val="0"/>
      <w:marTop w:val="0"/>
      <w:marBottom w:val="0"/>
      <w:divBdr>
        <w:top w:val="none" w:sz="0" w:space="0" w:color="auto"/>
        <w:left w:val="none" w:sz="0" w:space="0" w:color="auto"/>
        <w:bottom w:val="none" w:sz="0" w:space="0" w:color="auto"/>
        <w:right w:val="none" w:sz="0" w:space="0" w:color="auto"/>
      </w:divBdr>
    </w:div>
    <w:div w:id="107430050">
      <w:bodyDiv w:val="1"/>
      <w:marLeft w:val="0"/>
      <w:marRight w:val="0"/>
      <w:marTop w:val="0"/>
      <w:marBottom w:val="0"/>
      <w:divBdr>
        <w:top w:val="none" w:sz="0" w:space="0" w:color="auto"/>
        <w:left w:val="none" w:sz="0" w:space="0" w:color="auto"/>
        <w:bottom w:val="none" w:sz="0" w:space="0" w:color="auto"/>
        <w:right w:val="none" w:sz="0" w:space="0" w:color="auto"/>
      </w:divBdr>
    </w:div>
    <w:div w:id="107966728">
      <w:bodyDiv w:val="1"/>
      <w:marLeft w:val="0"/>
      <w:marRight w:val="0"/>
      <w:marTop w:val="0"/>
      <w:marBottom w:val="0"/>
      <w:divBdr>
        <w:top w:val="none" w:sz="0" w:space="0" w:color="auto"/>
        <w:left w:val="none" w:sz="0" w:space="0" w:color="auto"/>
        <w:bottom w:val="none" w:sz="0" w:space="0" w:color="auto"/>
        <w:right w:val="none" w:sz="0" w:space="0" w:color="auto"/>
      </w:divBdr>
    </w:div>
    <w:div w:id="112209629">
      <w:bodyDiv w:val="1"/>
      <w:marLeft w:val="0"/>
      <w:marRight w:val="0"/>
      <w:marTop w:val="0"/>
      <w:marBottom w:val="0"/>
      <w:divBdr>
        <w:top w:val="none" w:sz="0" w:space="0" w:color="auto"/>
        <w:left w:val="none" w:sz="0" w:space="0" w:color="auto"/>
        <w:bottom w:val="none" w:sz="0" w:space="0" w:color="auto"/>
        <w:right w:val="none" w:sz="0" w:space="0" w:color="auto"/>
      </w:divBdr>
    </w:div>
    <w:div w:id="112360771">
      <w:bodyDiv w:val="1"/>
      <w:marLeft w:val="0"/>
      <w:marRight w:val="0"/>
      <w:marTop w:val="0"/>
      <w:marBottom w:val="0"/>
      <w:divBdr>
        <w:top w:val="none" w:sz="0" w:space="0" w:color="auto"/>
        <w:left w:val="none" w:sz="0" w:space="0" w:color="auto"/>
        <w:bottom w:val="none" w:sz="0" w:space="0" w:color="auto"/>
        <w:right w:val="none" w:sz="0" w:space="0" w:color="auto"/>
      </w:divBdr>
    </w:div>
    <w:div w:id="113865006">
      <w:bodyDiv w:val="1"/>
      <w:marLeft w:val="0"/>
      <w:marRight w:val="0"/>
      <w:marTop w:val="0"/>
      <w:marBottom w:val="0"/>
      <w:divBdr>
        <w:top w:val="none" w:sz="0" w:space="0" w:color="auto"/>
        <w:left w:val="none" w:sz="0" w:space="0" w:color="auto"/>
        <w:bottom w:val="none" w:sz="0" w:space="0" w:color="auto"/>
        <w:right w:val="none" w:sz="0" w:space="0" w:color="auto"/>
      </w:divBdr>
    </w:div>
    <w:div w:id="113913494">
      <w:bodyDiv w:val="1"/>
      <w:marLeft w:val="0"/>
      <w:marRight w:val="0"/>
      <w:marTop w:val="0"/>
      <w:marBottom w:val="0"/>
      <w:divBdr>
        <w:top w:val="none" w:sz="0" w:space="0" w:color="auto"/>
        <w:left w:val="none" w:sz="0" w:space="0" w:color="auto"/>
        <w:bottom w:val="none" w:sz="0" w:space="0" w:color="auto"/>
        <w:right w:val="none" w:sz="0" w:space="0" w:color="auto"/>
      </w:divBdr>
    </w:div>
    <w:div w:id="118233535">
      <w:bodyDiv w:val="1"/>
      <w:marLeft w:val="0"/>
      <w:marRight w:val="0"/>
      <w:marTop w:val="0"/>
      <w:marBottom w:val="0"/>
      <w:divBdr>
        <w:top w:val="none" w:sz="0" w:space="0" w:color="auto"/>
        <w:left w:val="none" w:sz="0" w:space="0" w:color="auto"/>
        <w:bottom w:val="none" w:sz="0" w:space="0" w:color="auto"/>
        <w:right w:val="none" w:sz="0" w:space="0" w:color="auto"/>
      </w:divBdr>
    </w:div>
    <w:div w:id="120999393">
      <w:bodyDiv w:val="1"/>
      <w:marLeft w:val="0"/>
      <w:marRight w:val="0"/>
      <w:marTop w:val="0"/>
      <w:marBottom w:val="0"/>
      <w:divBdr>
        <w:top w:val="none" w:sz="0" w:space="0" w:color="auto"/>
        <w:left w:val="none" w:sz="0" w:space="0" w:color="auto"/>
        <w:bottom w:val="none" w:sz="0" w:space="0" w:color="auto"/>
        <w:right w:val="none" w:sz="0" w:space="0" w:color="auto"/>
      </w:divBdr>
    </w:div>
    <w:div w:id="133841368">
      <w:bodyDiv w:val="1"/>
      <w:marLeft w:val="0"/>
      <w:marRight w:val="0"/>
      <w:marTop w:val="0"/>
      <w:marBottom w:val="0"/>
      <w:divBdr>
        <w:top w:val="none" w:sz="0" w:space="0" w:color="auto"/>
        <w:left w:val="none" w:sz="0" w:space="0" w:color="auto"/>
        <w:bottom w:val="none" w:sz="0" w:space="0" w:color="auto"/>
        <w:right w:val="none" w:sz="0" w:space="0" w:color="auto"/>
      </w:divBdr>
    </w:div>
    <w:div w:id="143157162">
      <w:bodyDiv w:val="1"/>
      <w:marLeft w:val="0"/>
      <w:marRight w:val="0"/>
      <w:marTop w:val="0"/>
      <w:marBottom w:val="0"/>
      <w:divBdr>
        <w:top w:val="none" w:sz="0" w:space="0" w:color="auto"/>
        <w:left w:val="none" w:sz="0" w:space="0" w:color="auto"/>
        <w:bottom w:val="none" w:sz="0" w:space="0" w:color="auto"/>
        <w:right w:val="none" w:sz="0" w:space="0" w:color="auto"/>
      </w:divBdr>
    </w:div>
    <w:div w:id="143814698">
      <w:bodyDiv w:val="1"/>
      <w:marLeft w:val="0"/>
      <w:marRight w:val="0"/>
      <w:marTop w:val="0"/>
      <w:marBottom w:val="0"/>
      <w:divBdr>
        <w:top w:val="none" w:sz="0" w:space="0" w:color="auto"/>
        <w:left w:val="none" w:sz="0" w:space="0" w:color="auto"/>
        <w:bottom w:val="none" w:sz="0" w:space="0" w:color="auto"/>
        <w:right w:val="none" w:sz="0" w:space="0" w:color="auto"/>
      </w:divBdr>
    </w:div>
    <w:div w:id="146022578">
      <w:bodyDiv w:val="1"/>
      <w:marLeft w:val="0"/>
      <w:marRight w:val="0"/>
      <w:marTop w:val="0"/>
      <w:marBottom w:val="0"/>
      <w:divBdr>
        <w:top w:val="none" w:sz="0" w:space="0" w:color="auto"/>
        <w:left w:val="none" w:sz="0" w:space="0" w:color="auto"/>
        <w:bottom w:val="none" w:sz="0" w:space="0" w:color="auto"/>
        <w:right w:val="none" w:sz="0" w:space="0" w:color="auto"/>
      </w:divBdr>
    </w:div>
    <w:div w:id="148063237">
      <w:bodyDiv w:val="1"/>
      <w:marLeft w:val="0"/>
      <w:marRight w:val="0"/>
      <w:marTop w:val="0"/>
      <w:marBottom w:val="0"/>
      <w:divBdr>
        <w:top w:val="none" w:sz="0" w:space="0" w:color="auto"/>
        <w:left w:val="none" w:sz="0" w:space="0" w:color="auto"/>
        <w:bottom w:val="none" w:sz="0" w:space="0" w:color="auto"/>
        <w:right w:val="none" w:sz="0" w:space="0" w:color="auto"/>
      </w:divBdr>
    </w:div>
    <w:div w:id="148600362">
      <w:bodyDiv w:val="1"/>
      <w:marLeft w:val="0"/>
      <w:marRight w:val="0"/>
      <w:marTop w:val="0"/>
      <w:marBottom w:val="0"/>
      <w:divBdr>
        <w:top w:val="none" w:sz="0" w:space="0" w:color="auto"/>
        <w:left w:val="none" w:sz="0" w:space="0" w:color="auto"/>
        <w:bottom w:val="none" w:sz="0" w:space="0" w:color="auto"/>
        <w:right w:val="none" w:sz="0" w:space="0" w:color="auto"/>
      </w:divBdr>
    </w:div>
    <w:div w:id="149247981">
      <w:bodyDiv w:val="1"/>
      <w:marLeft w:val="0"/>
      <w:marRight w:val="0"/>
      <w:marTop w:val="0"/>
      <w:marBottom w:val="0"/>
      <w:divBdr>
        <w:top w:val="none" w:sz="0" w:space="0" w:color="auto"/>
        <w:left w:val="none" w:sz="0" w:space="0" w:color="auto"/>
        <w:bottom w:val="none" w:sz="0" w:space="0" w:color="auto"/>
        <w:right w:val="none" w:sz="0" w:space="0" w:color="auto"/>
      </w:divBdr>
    </w:div>
    <w:div w:id="160394524">
      <w:bodyDiv w:val="1"/>
      <w:marLeft w:val="0"/>
      <w:marRight w:val="0"/>
      <w:marTop w:val="0"/>
      <w:marBottom w:val="0"/>
      <w:divBdr>
        <w:top w:val="none" w:sz="0" w:space="0" w:color="auto"/>
        <w:left w:val="none" w:sz="0" w:space="0" w:color="auto"/>
        <w:bottom w:val="none" w:sz="0" w:space="0" w:color="auto"/>
        <w:right w:val="none" w:sz="0" w:space="0" w:color="auto"/>
      </w:divBdr>
    </w:div>
    <w:div w:id="172304781">
      <w:bodyDiv w:val="1"/>
      <w:marLeft w:val="0"/>
      <w:marRight w:val="0"/>
      <w:marTop w:val="0"/>
      <w:marBottom w:val="0"/>
      <w:divBdr>
        <w:top w:val="none" w:sz="0" w:space="0" w:color="auto"/>
        <w:left w:val="none" w:sz="0" w:space="0" w:color="auto"/>
        <w:bottom w:val="none" w:sz="0" w:space="0" w:color="auto"/>
        <w:right w:val="none" w:sz="0" w:space="0" w:color="auto"/>
      </w:divBdr>
    </w:div>
    <w:div w:id="176038593">
      <w:bodyDiv w:val="1"/>
      <w:marLeft w:val="0"/>
      <w:marRight w:val="0"/>
      <w:marTop w:val="0"/>
      <w:marBottom w:val="0"/>
      <w:divBdr>
        <w:top w:val="none" w:sz="0" w:space="0" w:color="auto"/>
        <w:left w:val="none" w:sz="0" w:space="0" w:color="auto"/>
        <w:bottom w:val="none" w:sz="0" w:space="0" w:color="auto"/>
        <w:right w:val="none" w:sz="0" w:space="0" w:color="auto"/>
      </w:divBdr>
    </w:div>
    <w:div w:id="177962090">
      <w:bodyDiv w:val="1"/>
      <w:marLeft w:val="0"/>
      <w:marRight w:val="0"/>
      <w:marTop w:val="0"/>
      <w:marBottom w:val="0"/>
      <w:divBdr>
        <w:top w:val="none" w:sz="0" w:space="0" w:color="auto"/>
        <w:left w:val="none" w:sz="0" w:space="0" w:color="auto"/>
        <w:bottom w:val="none" w:sz="0" w:space="0" w:color="auto"/>
        <w:right w:val="none" w:sz="0" w:space="0" w:color="auto"/>
      </w:divBdr>
    </w:div>
    <w:div w:id="185214850">
      <w:bodyDiv w:val="1"/>
      <w:marLeft w:val="0"/>
      <w:marRight w:val="0"/>
      <w:marTop w:val="0"/>
      <w:marBottom w:val="0"/>
      <w:divBdr>
        <w:top w:val="none" w:sz="0" w:space="0" w:color="auto"/>
        <w:left w:val="none" w:sz="0" w:space="0" w:color="auto"/>
        <w:bottom w:val="none" w:sz="0" w:space="0" w:color="auto"/>
        <w:right w:val="none" w:sz="0" w:space="0" w:color="auto"/>
      </w:divBdr>
    </w:div>
    <w:div w:id="192307445">
      <w:bodyDiv w:val="1"/>
      <w:marLeft w:val="0"/>
      <w:marRight w:val="0"/>
      <w:marTop w:val="0"/>
      <w:marBottom w:val="0"/>
      <w:divBdr>
        <w:top w:val="none" w:sz="0" w:space="0" w:color="auto"/>
        <w:left w:val="none" w:sz="0" w:space="0" w:color="auto"/>
        <w:bottom w:val="none" w:sz="0" w:space="0" w:color="auto"/>
        <w:right w:val="none" w:sz="0" w:space="0" w:color="auto"/>
      </w:divBdr>
    </w:div>
    <w:div w:id="197741839">
      <w:bodyDiv w:val="1"/>
      <w:marLeft w:val="0"/>
      <w:marRight w:val="0"/>
      <w:marTop w:val="0"/>
      <w:marBottom w:val="0"/>
      <w:divBdr>
        <w:top w:val="none" w:sz="0" w:space="0" w:color="auto"/>
        <w:left w:val="none" w:sz="0" w:space="0" w:color="auto"/>
        <w:bottom w:val="none" w:sz="0" w:space="0" w:color="auto"/>
        <w:right w:val="none" w:sz="0" w:space="0" w:color="auto"/>
      </w:divBdr>
    </w:div>
    <w:div w:id="204215709">
      <w:bodyDiv w:val="1"/>
      <w:marLeft w:val="0"/>
      <w:marRight w:val="0"/>
      <w:marTop w:val="0"/>
      <w:marBottom w:val="0"/>
      <w:divBdr>
        <w:top w:val="none" w:sz="0" w:space="0" w:color="auto"/>
        <w:left w:val="none" w:sz="0" w:space="0" w:color="auto"/>
        <w:bottom w:val="none" w:sz="0" w:space="0" w:color="auto"/>
        <w:right w:val="none" w:sz="0" w:space="0" w:color="auto"/>
      </w:divBdr>
    </w:div>
    <w:div w:id="207643480">
      <w:bodyDiv w:val="1"/>
      <w:marLeft w:val="0"/>
      <w:marRight w:val="0"/>
      <w:marTop w:val="0"/>
      <w:marBottom w:val="0"/>
      <w:divBdr>
        <w:top w:val="none" w:sz="0" w:space="0" w:color="auto"/>
        <w:left w:val="none" w:sz="0" w:space="0" w:color="auto"/>
        <w:bottom w:val="none" w:sz="0" w:space="0" w:color="auto"/>
        <w:right w:val="none" w:sz="0" w:space="0" w:color="auto"/>
      </w:divBdr>
    </w:div>
    <w:div w:id="222102008">
      <w:bodyDiv w:val="1"/>
      <w:marLeft w:val="0"/>
      <w:marRight w:val="0"/>
      <w:marTop w:val="0"/>
      <w:marBottom w:val="0"/>
      <w:divBdr>
        <w:top w:val="none" w:sz="0" w:space="0" w:color="auto"/>
        <w:left w:val="none" w:sz="0" w:space="0" w:color="auto"/>
        <w:bottom w:val="none" w:sz="0" w:space="0" w:color="auto"/>
        <w:right w:val="none" w:sz="0" w:space="0" w:color="auto"/>
      </w:divBdr>
    </w:div>
    <w:div w:id="222789072">
      <w:bodyDiv w:val="1"/>
      <w:marLeft w:val="0"/>
      <w:marRight w:val="0"/>
      <w:marTop w:val="0"/>
      <w:marBottom w:val="0"/>
      <w:divBdr>
        <w:top w:val="none" w:sz="0" w:space="0" w:color="auto"/>
        <w:left w:val="none" w:sz="0" w:space="0" w:color="auto"/>
        <w:bottom w:val="none" w:sz="0" w:space="0" w:color="auto"/>
        <w:right w:val="none" w:sz="0" w:space="0" w:color="auto"/>
      </w:divBdr>
    </w:div>
    <w:div w:id="230503130">
      <w:bodyDiv w:val="1"/>
      <w:marLeft w:val="0"/>
      <w:marRight w:val="0"/>
      <w:marTop w:val="0"/>
      <w:marBottom w:val="0"/>
      <w:divBdr>
        <w:top w:val="none" w:sz="0" w:space="0" w:color="auto"/>
        <w:left w:val="none" w:sz="0" w:space="0" w:color="auto"/>
        <w:bottom w:val="none" w:sz="0" w:space="0" w:color="auto"/>
        <w:right w:val="none" w:sz="0" w:space="0" w:color="auto"/>
      </w:divBdr>
    </w:div>
    <w:div w:id="240219564">
      <w:bodyDiv w:val="1"/>
      <w:marLeft w:val="0"/>
      <w:marRight w:val="0"/>
      <w:marTop w:val="0"/>
      <w:marBottom w:val="0"/>
      <w:divBdr>
        <w:top w:val="none" w:sz="0" w:space="0" w:color="auto"/>
        <w:left w:val="none" w:sz="0" w:space="0" w:color="auto"/>
        <w:bottom w:val="none" w:sz="0" w:space="0" w:color="auto"/>
        <w:right w:val="none" w:sz="0" w:space="0" w:color="auto"/>
      </w:divBdr>
    </w:div>
    <w:div w:id="252519929">
      <w:bodyDiv w:val="1"/>
      <w:marLeft w:val="0"/>
      <w:marRight w:val="0"/>
      <w:marTop w:val="0"/>
      <w:marBottom w:val="0"/>
      <w:divBdr>
        <w:top w:val="none" w:sz="0" w:space="0" w:color="auto"/>
        <w:left w:val="none" w:sz="0" w:space="0" w:color="auto"/>
        <w:bottom w:val="none" w:sz="0" w:space="0" w:color="auto"/>
        <w:right w:val="none" w:sz="0" w:space="0" w:color="auto"/>
      </w:divBdr>
    </w:div>
    <w:div w:id="252670790">
      <w:bodyDiv w:val="1"/>
      <w:marLeft w:val="0"/>
      <w:marRight w:val="0"/>
      <w:marTop w:val="0"/>
      <w:marBottom w:val="0"/>
      <w:divBdr>
        <w:top w:val="none" w:sz="0" w:space="0" w:color="auto"/>
        <w:left w:val="none" w:sz="0" w:space="0" w:color="auto"/>
        <w:bottom w:val="none" w:sz="0" w:space="0" w:color="auto"/>
        <w:right w:val="none" w:sz="0" w:space="0" w:color="auto"/>
      </w:divBdr>
    </w:div>
    <w:div w:id="253169165">
      <w:bodyDiv w:val="1"/>
      <w:marLeft w:val="0"/>
      <w:marRight w:val="0"/>
      <w:marTop w:val="0"/>
      <w:marBottom w:val="0"/>
      <w:divBdr>
        <w:top w:val="none" w:sz="0" w:space="0" w:color="auto"/>
        <w:left w:val="none" w:sz="0" w:space="0" w:color="auto"/>
        <w:bottom w:val="none" w:sz="0" w:space="0" w:color="auto"/>
        <w:right w:val="none" w:sz="0" w:space="0" w:color="auto"/>
      </w:divBdr>
    </w:div>
    <w:div w:id="261960337">
      <w:bodyDiv w:val="1"/>
      <w:marLeft w:val="0"/>
      <w:marRight w:val="0"/>
      <w:marTop w:val="0"/>
      <w:marBottom w:val="0"/>
      <w:divBdr>
        <w:top w:val="none" w:sz="0" w:space="0" w:color="auto"/>
        <w:left w:val="none" w:sz="0" w:space="0" w:color="auto"/>
        <w:bottom w:val="none" w:sz="0" w:space="0" w:color="auto"/>
        <w:right w:val="none" w:sz="0" w:space="0" w:color="auto"/>
      </w:divBdr>
    </w:div>
    <w:div w:id="264189473">
      <w:bodyDiv w:val="1"/>
      <w:marLeft w:val="0"/>
      <w:marRight w:val="0"/>
      <w:marTop w:val="0"/>
      <w:marBottom w:val="0"/>
      <w:divBdr>
        <w:top w:val="none" w:sz="0" w:space="0" w:color="auto"/>
        <w:left w:val="none" w:sz="0" w:space="0" w:color="auto"/>
        <w:bottom w:val="none" w:sz="0" w:space="0" w:color="auto"/>
        <w:right w:val="none" w:sz="0" w:space="0" w:color="auto"/>
      </w:divBdr>
    </w:div>
    <w:div w:id="268045824">
      <w:bodyDiv w:val="1"/>
      <w:marLeft w:val="0"/>
      <w:marRight w:val="0"/>
      <w:marTop w:val="0"/>
      <w:marBottom w:val="0"/>
      <w:divBdr>
        <w:top w:val="none" w:sz="0" w:space="0" w:color="auto"/>
        <w:left w:val="none" w:sz="0" w:space="0" w:color="auto"/>
        <w:bottom w:val="none" w:sz="0" w:space="0" w:color="auto"/>
        <w:right w:val="none" w:sz="0" w:space="0" w:color="auto"/>
      </w:divBdr>
    </w:div>
    <w:div w:id="274792881">
      <w:bodyDiv w:val="1"/>
      <w:marLeft w:val="0"/>
      <w:marRight w:val="0"/>
      <w:marTop w:val="0"/>
      <w:marBottom w:val="0"/>
      <w:divBdr>
        <w:top w:val="none" w:sz="0" w:space="0" w:color="auto"/>
        <w:left w:val="none" w:sz="0" w:space="0" w:color="auto"/>
        <w:bottom w:val="none" w:sz="0" w:space="0" w:color="auto"/>
        <w:right w:val="none" w:sz="0" w:space="0" w:color="auto"/>
      </w:divBdr>
    </w:div>
    <w:div w:id="277876223">
      <w:bodyDiv w:val="1"/>
      <w:marLeft w:val="0"/>
      <w:marRight w:val="0"/>
      <w:marTop w:val="0"/>
      <w:marBottom w:val="0"/>
      <w:divBdr>
        <w:top w:val="none" w:sz="0" w:space="0" w:color="auto"/>
        <w:left w:val="none" w:sz="0" w:space="0" w:color="auto"/>
        <w:bottom w:val="none" w:sz="0" w:space="0" w:color="auto"/>
        <w:right w:val="none" w:sz="0" w:space="0" w:color="auto"/>
      </w:divBdr>
    </w:div>
    <w:div w:id="284583071">
      <w:bodyDiv w:val="1"/>
      <w:marLeft w:val="0"/>
      <w:marRight w:val="0"/>
      <w:marTop w:val="0"/>
      <w:marBottom w:val="0"/>
      <w:divBdr>
        <w:top w:val="none" w:sz="0" w:space="0" w:color="auto"/>
        <w:left w:val="none" w:sz="0" w:space="0" w:color="auto"/>
        <w:bottom w:val="none" w:sz="0" w:space="0" w:color="auto"/>
        <w:right w:val="none" w:sz="0" w:space="0" w:color="auto"/>
      </w:divBdr>
    </w:div>
    <w:div w:id="288321305">
      <w:bodyDiv w:val="1"/>
      <w:marLeft w:val="0"/>
      <w:marRight w:val="0"/>
      <w:marTop w:val="0"/>
      <w:marBottom w:val="0"/>
      <w:divBdr>
        <w:top w:val="none" w:sz="0" w:space="0" w:color="auto"/>
        <w:left w:val="none" w:sz="0" w:space="0" w:color="auto"/>
        <w:bottom w:val="none" w:sz="0" w:space="0" w:color="auto"/>
        <w:right w:val="none" w:sz="0" w:space="0" w:color="auto"/>
      </w:divBdr>
    </w:div>
    <w:div w:id="288515650">
      <w:bodyDiv w:val="1"/>
      <w:marLeft w:val="0"/>
      <w:marRight w:val="0"/>
      <w:marTop w:val="0"/>
      <w:marBottom w:val="0"/>
      <w:divBdr>
        <w:top w:val="none" w:sz="0" w:space="0" w:color="auto"/>
        <w:left w:val="none" w:sz="0" w:space="0" w:color="auto"/>
        <w:bottom w:val="none" w:sz="0" w:space="0" w:color="auto"/>
        <w:right w:val="none" w:sz="0" w:space="0" w:color="auto"/>
      </w:divBdr>
    </w:div>
    <w:div w:id="294408868">
      <w:bodyDiv w:val="1"/>
      <w:marLeft w:val="0"/>
      <w:marRight w:val="0"/>
      <w:marTop w:val="0"/>
      <w:marBottom w:val="0"/>
      <w:divBdr>
        <w:top w:val="none" w:sz="0" w:space="0" w:color="auto"/>
        <w:left w:val="none" w:sz="0" w:space="0" w:color="auto"/>
        <w:bottom w:val="none" w:sz="0" w:space="0" w:color="auto"/>
        <w:right w:val="none" w:sz="0" w:space="0" w:color="auto"/>
      </w:divBdr>
    </w:div>
    <w:div w:id="298001158">
      <w:bodyDiv w:val="1"/>
      <w:marLeft w:val="0"/>
      <w:marRight w:val="0"/>
      <w:marTop w:val="0"/>
      <w:marBottom w:val="0"/>
      <w:divBdr>
        <w:top w:val="none" w:sz="0" w:space="0" w:color="auto"/>
        <w:left w:val="none" w:sz="0" w:space="0" w:color="auto"/>
        <w:bottom w:val="none" w:sz="0" w:space="0" w:color="auto"/>
        <w:right w:val="none" w:sz="0" w:space="0" w:color="auto"/>
      </w:divBdr>
    </w:div>
    <w:div w:id="304547548">
      <w:bodyDiv w:val="1"/>
      <w:marLeft w:val="0"/>
      <w:marRight w:val="0"/>
      <w:marTop w:val="0"/>
      <w:marBottom w:val="0"/>
      <w:divBdr>
        <w:top w:val="none" w:sz="0" w:space="0" w:color="auto"/>
        <w:left w:val="none" w:sz="0" w:space="0" w:color="auto"/>
        <w:bottom w:val="none" w:sz="0" w:space="0" w:color="auto"/>
        <w:right w:val="none" w:sz="0" w:space="0" w:color="auto"/>
      </w:divBdr>
    </w:div>
    <w:div w:id="306714225">
      <w:bodyDiv w:val="1"/>
      <w:marLeft w:val="0"/>
      <w:marRight w:val="0"/>
      <w:marTop w:val="0"/>
      <w:marBottom w:val="0"/>
      <w:divBdr>
        <w:top w:val="none" w:sz="0" w:space="0" w:color="auto"/>
        <w:left w:val="none" w:sz="0" w:space="0" w:color="auto"/>
        <w:bottom w:val="none" w:sz="0" w:space="0" w:color="auto"/>
        <w:right w:val="none" w:sz="0" w:space="0" w:color="auto"/>
      </w:divBdr>
    </w:div>
    <w:div w:id="307131501">
      <w:bodyDiv w:val="1"/>
      <w:marLeft w:val="0"/>
      <w:marRight w:val="0"/>
      <w:marTop w:val="0"/>
      <w:marBottom w:val="0"/>
      <w:divBdr>
        <w:top w:val="none" w:sz="0" w:space="0" w:color="auto"/>
        <w:left w:val="none" w:sz="0" w:space="0" w:color="auto"/>
        <w:bottom w:val="none" w:sz="0" w:space="0" w:color="auto"/>
        <w:right w:val="none" w:sz="0" w:space="0" w:color="auto"/>
      </w:divBdr>
    </w:div>
    <w:div w:id="312562063">
      <w:bodyDiv w:val="1"/>
      <w:marLeft w:val="0"/>
      <w:marRight w:val="0"/>
      <w:marTop w:val="0"/>
      <w:marBottom w:val="0"/>
      <w:divBdr>
        <w:top w:val="none" w:sz="0" w:space="0" w:color="auto"/>
        <w:left w:val="none" w:sz="0" w:space="0" w:color="auto"/>
        <w:bottom w:val="none" w:sz="0" w:space="0" w:color="auto"/>
        <w:right w:val="none" w:sz="0" w:space="0" w:color="auto"/>
      </w:divBdr>
    </w:div>
    <w:div w:id="329405756">
      <w:bodyDiv w:val="1"/>
      <w:marLeft w:val="0"/>
      <w:marRight w:val="0"/>
      <w:marTop w:val="0"/>
      <w:marBottom w:val="0"/>
      <w:divBdr>
        <w:top w:val="none" w:sz="0" w:space="0" w:color="auto"/>
        <w:left w:val="none" w:sz="0" w:space="0" w:color="auto"/>
        <w:bottom w:val="none" w:sz="0" w:space="0" w:color="auto"/>
        <w:right w:val="none" w:sz="0" w:space="0" w:color="auto"/>
      </w:divBdr>
    </w:div>
    <w:div w:id="336617343">
      <w:bodyDiv w:val="1"/>
      <w:marLeft w:val="0"/>
      <w:marRight w:val="0"/>
      <w:marTop w:val="0"/>
      <w:marBottom w:val="0"/>
      <w:divBdr>
        <w:top w:val="none" w:sz="0" w:space="0" w:color="auto"/>
        <w:left w:val="none" w:sz="0" w:space="0" w:color="auto"/>
        <w:bottom w:val="none" w:sz="0" w:space="0" w:color="auto"/>
        <w:right w:val="none" w:sz="0" w:space="0" w:color="auto"/>
      </w:divBdr>
    </w:div>
    <w:div w:id="336732538">
      <w:bodyDiv w:val="1"/>
      <w:marLeft w:val="0"/>
      <w:marRight w:val="0"/>
      <w:marTop w:val="0"/>
      <w:marBottom w:val="0"/>
      <w:divBdr>
        <w:top w:val="none" w:sz="0" w:space="0" w:color="auto"/>
        <w:left w:val="none" w:sz="0" w:space="0" w:color="auto"/>
        <w:bottom w:val="none" w:sz="0" w:space="0" w:color="auto"/>
        <w:right w:val="none" w:sz="0" w:space="0" w:color="auto"/>
      </w:divBdr>
    </w:div>
    <w:div w:id="338853278">
      <w:bodyDiv w:val="1"/>
      <w:marLeft w:val="0"/>
      <w:marRight w:val="0"/>
      <w:marTop w:val="0"/>
      <w:marBottom w:val="0"/>
      <w:divBdr>
        <w:top w:val="none" w:sz="0" w:space="0" w:color="auto"/>
        <w:left w:val="none" w:sz="0" w:space="0" w:color="auto"/>
        <w:bottom w:val="none" w:sz="0" w:space="0" w:color="auto"/>
        <w:right w:val="none" w:sz="0" w:space="0" w:color="auto"/>
      </w:divBdr>
    </w:div>
    <w:div w:id="340351737">
      <w:bodyDiv w:val="1"/>
      <w:marLeft w:val="0"/>
      <w:marRight w:val="0"/>
      <w:marTop w:val="0"/>
      <w:marBottom w:val="0"/>
      <w:divBdr>
        <w:top w:val="none" w:sz="0" w:space="0" w:color="auto"/>
        <w:left w:val="none" w:sz="0" w:space="0" w:color="auto"/>
        <w:bottom w:val="none" w:sz="0" w:space="0" w:color="auto"/>
        <w:right w:val="none" w:sz="0" w:space="0" w:color="auto"/>
      </w:divBdr>
    </w:div>
    <w:div w:id="348988450">
      <w:bodyDiv w:val="1"/>
      <w:marLeft w:val="0"/>
      <w:marRight w:val="0"/>
      <w:marTop w:val="0"/>
      <w:marBottom w:val="0"/>
      <w:divBdr>
        <w:top w:val="none" w:sz="0" w:space="0" w:color="auto"/>
        <w:left w:val="none" w:sz="0" w:space="0" w:color="auto"/>
        <w:bottom w:val="none" w:sz="0" w:space="0" w:color="auto"/>
        <w:right w:val="none" w:sz="0" w:space="0" w:color="auto"/>
      </w:divBdr>
    </w:div>
    <w:div w:id="351999391">
      <w:bodyDiv w:val="1"/>
      <w:marLeft w:val="0"/>
      <w:marRight w:val="0"/>
      <w:marTop w:val="0"/>
      <w:marBottom w:val="0"/>
      <w:divBdr>
        <w:top w:val="none" w:sz="0" w:space="0" w:color="auto"/>
        <w:left w:val="none" w:sz="0" w:space="0" w:color="auto"/>
        <w:bottom w:val="none" w:sz="0" w:space="0" w:color="auto"/>
        <w:right w:val="none" w:sz="0" w:space="0" w:color="auto"/>
      </w:divBdr>
    </w:div>
    <w:div w:id="359749008">
      <w:bodyDiv w:val="1"/>
      <w:marLeft w:val="0"/>
      <w:marRight w:val="0"/>
      <w:marTop w:val="0"/>
      <w:marBottom w:val="0"/>
      <w:divBdr>
        <w:top w:val="none" w:sz="0" w:space="0" w:color="auto"/>
        <w:left w:val="none" w:sz="0" w:space="0" w:color="auto"/>
        <w:bottom w:val="none" w:sz="0" w:space="0" w:color="auto"/>
        <w:right w:val="none" w:sz="0" w:space="0" w:color="auto"/>
      </w:divBdr>
    </w:div>
    <w:div w:id="361518878">
      <w:bodyDiv w:val="1"/>
      <w:marLeft w:val="0"/>
      <w:marRight w:val="0"/>
      <w:marTop w:val="0"/>
      <w:marBottom w:val="0"/>
      <w:divBdr>
        <w:top w:val="none" w:sz="0" w:space="0" w:color="auto"/>
        <w:left w:val="none" w:sz="0" w:space="0" w:color="auto"/>
        <w:bottom w:val="none" w:sz="0" w:space="0" w:color="auto"/>
        <w:right w:val="none" w:sz="0" w:space="0" w:color="auto"/>
      </w:divBdr>
    </w:div>
    <w:div w:id="365254532">
      <w:bodyDiv w:val="1"/>
      <w:marLeft w:val="0"/>
      <w:marRight w:val="0"/>
      <w:marTop w:val="0"/>
      <w:marBottom w:val="0"/>
      <w:divBdr>
        <w:top w:val="none" w:sz="0" w:space="0" w:color="auto"/>
        <w:left w:val="none" w:sz="0" w:space="0" w:color="auto"/>
        <w:bottom w:val="none" w:sz="0" w:space="0" w:color="auto"/>
        <w:right w:val="none" w:sz="0" w:space="0" w:color="auto"/>
      </w:divBdr>
    </w:div>
    <w:div w:id="369959160">
      <w:bodyDiv w:val="1"/>
      <w:marLeft w:val="0"/>
      <w:marRight w:val="0"/>
      <w:marTop w:val="0"/>
      <w:marBottom w:val="0"/>
      <w:divBdr>
        <w:top w:val="none" w:sz="0" w:space="0" w:color="auto"/>
        <w:left w:val="none" w:sz="0" w:space="0" w:color="auto"/>
        <w:bottom w:val="none" w:sz="0" w:space="0" w:color="auto"/>
        <w:right w:val="none" w:sz="0" w:space="0" w:color="auto"/>
      </w:divBdr>
    </w:div>
    <w:div w:id="372392101">
      <w:bodyDiv w:val="1"/>
      <w:marLeft w:val="0"/>
      <w:marRight w:val="0"/>
      <w:marTop w:val="0"/>
      <w:marBottom w:val="0"/>
      <w:divBdr>
        <w:top w:val="none" w:sz="0" w:space="0" w:color="auto"/>
        <w:left w:val="none" w:sz="0" w:space="0" w:color="auto"/>
        <w:bottom w:val="none" w:sz="0" w:space="0" w:color="auto"/>
        <w:right w:val="none" w:sz="0" w:space="0" w:color="auto"/>
      </w:divBdr>
    </w:div>
    <w:div w:id="373621316">
      <w:bodyDiv w:val="1"/>
      <w:marLeft w:val="0"/>
      <w:marRight w:val="0"/>
      <w:marTop w:val="0"/>
      <w:marBottom w:val="0"/>
      <w:divBdr>
        <w:top w:val="none" w:sz="0" w:space="0" w:color="auto"/>
        <w:left w:val="none" w:sz="0" w:space="0" w:color="auto"/>
        <w:bottom w:val="none" w:sz="0" w:space="0" w:color="auto"/>
        <w:right w:val="none" w:sz="0" w:space="0" w:color="auto"/>
      </w:divBdr>
    </w:div>
    <w:div w:id="374351240">
      <w:bodyDiv w:val="1"/>
      <w:marLeft w:val="0"/>
      <w:marRight w:val="0"/>
      <w:marTop w:val="0"/>
      <w:marBottom w:val="0"/>
      <w:divBdr>
        <w:top w:val="none" w:sz="0" w:space="0" w:color="auto"/>
        <w:left w:val="none" w:sz="0" w:space="0" w:color="auto"/>
        <w:bottom w:val="none" w:sz="0" w:space="0" w:color="auto"/>
        <w:right w:val="none" w:sz="0" w:space="0" w:color="auto"/>
      </w:divBdr>
    </w:div>
    <w:div w:id="375550025">
      <w:bodyDiv w:val="1"/>
      <w:marLeft w:val="0"/>
      <w:marRight w:val="0"/>
      <w:marTop w:val="0"/>
      <w:marBottom w:val="0"/>
      <w:divBdr>
        <w:top w:val="none" w:sz="0" w:space="0" w:color="auto"/>
        <w:left w:val="none" w:sz="0" w:space="0" w:color="auto"/>
        <w:bottom w:val="none" w:sz="0" w:space="0" w:color="auto"/>
        <w:right w:val="none" w:sz="0" w:space="0" w:color="auto"/>
      </w:divBdr>
    </w:div>
    <w:div w:id="380440162">
      <w:bodyDiv w:val="1"/>
      <w:marLeft w:val="0"/>
      <w:marRight w:val="0"/>
      <w:marTop w:val="0"/>
      <w:marBottom w:val="0"/>
      <w:divBdr>
        <w:top w:val="none" w:sz="0" w:space="0" w:color="auto"/>
        <w:left w:val="none" w:sz="0" w:space="0" w:color="auto"/>
        <w:bottom w:val="none" w:sz="0" w:space="0" w:color="auto"/>
        <w:right w:val="none" w:sz="0" w:space="0" w:color="auto"/>
      </w:divBdr>
    </w:div>
    <w:div w:id="390731442">
      <w:bodyDiv w:val="1"/>
      <w:marLeft w:val="0"/>
      <w:marRight w:val="0"/>
      <w:marTop w:val="0"/>
      <w:marBottom w:val="0"/>
      <w:divBdr>
        <w:top w:val="none" w:sz="0" w:space="0" w:color="auto"/>
        <w:left w:val="none" w:sz="0" w:space="0" w:color="auto"/>
        <w:bottom w:val="none" w:sz="0" w:space="0" w:color="auto"/>
        <w:right w:val="none" w:sz="0" w:space="0" w:color="auto"/>
      </w:divBdr>
    </w:div>
    <w:div w:id="394009994">
      <w:bodyDiv w:val="1"/>
      <w:marLeft w:val="0"/>
      <w:marRight w:val="0"/>
      <w:marTop w:val="0"/>
      <w:marBottom w:val="0"/>
      <w:divBdr>
        <w:top w:val="none" w:sz="0" w:space="0" w:color="auto"/>
        <w:left w:val="none" w:sz="0" w:space="0" w:color="auto"/>
        <w:bottom w:val="none" w:sz="0" w:space="0" w:color="auto"/>
        <w:right w:val="none" w:sz="0" w:space="0" w:color="auto"/>
      </w:divBdr>
    </w:div>
    <w:div w:id="397554511">
      <w:bodyDiv w:val="1"/>
      <w:marLeft w:val="0"/>
      <w:marRight w:val="0"/>
      <w:marTop w:val="0"/>
      <w:marBottom w:val="0"/>
      <w:divBdr>
        <w:top w:val="none" w:sz="0" w:space="0" w:color="auto"/>
        <w:left w:val="none" w:sz="0" w:space="0" w:color="auto"/>
        <w:bottom w:val="none" w:sz="0" w:space="0" w:color="auto"/>
        <w:right w:val="none" w:sz="0" w:space="0" w:color="auto"/>
      </w:divBdr>
    </w:div>
    <w:div w:id="398021016">
      <w:bodyDiv w:val="1"/>
      <w:marLeft w:val="0"/>
      <w:marRight w:val="0"/>
      <w:marTop w:val="0"/>
      <w:marBottom w:val="0"/>
      <w:divBdr>
        <w:top w:val="none" w:sz="0" w:space="0" w:color="auto"/>
        <w:left w:val="none" w:sz="0" w:space="0" w:color="auto"/>
        <w:bottom w:val="none" w:sz="0" w:space="0" w:color="auto"/>
        <w:right w:val="none" w:sz="0" w:space="0" w:color="auto"/>
      </w:divBdr>
    </w:div>
    <w:div w:id="399063299">
      <w:bodyDiv w:val="1"/>
      <w:marLeft w:val="0"/>
      <w:marRight w:val="0"/>
      <w:marTop w:val="0"/>
      <w:marBottom w:val="0"/>
      <w:divBdr>
        <w:top w:val="none" w:sz="0" w:space="0" w:color="auto"/>
        <w:left w:val="none" w:sz="0" w:space="0" w:color="auto"/>
        <w:bottom w:val="none" w:sz="0" w:space="0" w:color="auto"/>
        <w:right w:val="none" w:sz="0" w:space="0" w:color="auto"/>
      </w:divBdr>
    </w:div>
    <w:div w:id="402796830">
      <w:bodyDiv w:val="1"/>
      <w:marLeft w:val="0"/>
      <w:marRight w:val="0"/>
      <w:marTop w:val="0"/>
      <w:marBottom w:val="0"/>
      <w:divBdr>
        <w:top w:val="none" w:sz="0" w:space="0" w:color="auto"/>
        <w:left w:val="none" w:sz="0" w:space="0" w:color="auto"/>
        <w:bottom w:val="none" w:sz="0" w:space="0" w:color="auto"/>
        <w:right w:val="none" w:sz="0" w:space="0" w:color="auto"/>
      </w:divBdr>
    </w:div>
    <w:div w:id="403769552">
      <w:bodyDiv w:val="1"/>
      <w:marLeft w:val="0"/>
      <w:marRight w:val="0"/>
      <w:marTop w:val="0"/>
      <w:marBottom w:val="0"/>
      <w:divBdr>
        <w:top w:val="none" w:sz="0" w:space="0" w:color="auto"/>
        <w:left w:val="none" w:sz="0" w:space="0" w:color="auto"/>
        <w:bottom w:val="none" w:sz="0" w:space="0" w:color="auto"/>
        <w:right w:val="none" w:sz="0" w:space="0" w:color="auto"/>
      </w:divBdr>
    </w:div>
    <w:div w:id="409232855">
      <w:bodyDiv w:val="1"/>
      <w:marLeft w:val="0"/>
      <w:marRight w:val="0"/>
      <w:marTop w:val="0"/>
      <w:marBottom w:val="0"/>
      <w:divBdr>
        <w:top w:val="none" w:sz="0" w:space="0" w:color="auto"/>
        <w:left w:val="none" w:sz="0" w:space="0" w:color="auto"/>
        <w:bottom w:val="none" w:sz="0" w:space="0" w:color="auto"/>
        <w:right w:val="none" w:sz="0" w:space="0" w:color="auto"/>
      </w:divBdr>
    </w:div>
    <w:div w:id="417097385">
      <w:bodyDiv w:val="1"/>
      <w:marLeft w:val="0"/>
      <w:marRight w:val="0"/>
      <w:marTop w:val="0"/>
      <w:marBottom w:val="0"/>
      <w:divBdr>
        <w:top w:val="none" w:sz="0" w:space="0" w:color="auto"/>
        <w:left w:val="none" w:sz="0" w:space="0" w:color="auto"/>
        <w:bottom w:val="none" w:sz="0" w:space="0" w:color="auto"/>
        <w:right w:val="none" w:sz="0" w:space="0" w:color="auto"/>
      </w:divBdr>
    </w:div>
    <w:div w:id="418871300">
      <w:bodyDiv w:val="1"/>
      <w:marLeft w:val="0"/>
      <w:marRight w:val="0"/>
      <w:marTop w:val="0"/>
      <w:marBottom w:val="0"/>
      <w:divBdr>
        <w:top w:val="none" w:sz="0" w:space="0" w:color="auto"/>
        <w:left w:val="none" w:sz="0" w:space="0" w:color="auto"/>
        <w:bottom w:val="none" w:sz="0" w:space="0" w:color="auto"/>
        <w:right w:val="none" w:sz="0" w:space="0" w:color="auto"/>
      </w:divBdr>
    </w:div>
    <w:div w:id="437724798">
      <w:bodyDiv w:val="1"/>
      <w:marLeft w:val="0"/>
      <w:marRight w:val="0"/>
      <w:marTop w:val="0"/>
      <w:marBottom w:val="0"/>
      <w:divBdr>
        <w:top w:val="none" w:sz="0" w:space="0" w:color="auto"/>
        <w:left w:val="none" w:sz="0" w:space="0" w:color="auto"/>
        <w:bottom w:val="none" w:sz="0" w:space="0" w:color="auto"/>
        <w:right w:val="none" w:sz="0" w:space="0" w:color="auto"/>
      </w:divBdr>
    </w:div>
    <w:div w:id="440032037">
      <w:bodyDiv w:val="1"/>
      <w:marLeft w:val="0"/>
      <w:marRight w:val="0"/>
      <w:marTop w:val="0"/>
      <w:marBottom w:val="0"/>
      <w:divBdr>
        <w:top w:val="none" w:sz="0" w:space="0" w:color="auto"/>
        <w:left w:val="none" w:sz="0" w:space="0" w:color="auto"/>
        <w:bottom w:val="none" w:sz="0" w:space="0" w:color="auto"/>
        <w:right w:val="none" w:sz="0" w:space="0" w:color="auto"/>
      </w:divBdr>
    </w:div>
    <w:div w:id="449208821">
      <w:bodyDiv w:val="1"/>
      <w:marLeft w:val="0"/>
      <w:marRight w:val="0"/>
      <w:marTop w:val="0"/>
      <w:marBottom w:val="0"/>
      <w:divBdr>
        <w:top w:val="none" w:sz="0" w:space="0" w:color="auto"/>
        <w:left w:val="none" w:sz="0" w:space="0" w:color="auto"/>
        <w:bottom w:val="none" w:sz="0" w:space="0" w:color="auto"/>
        <w:right w:val="none" w:sz="0" w:space="0" w:color="auto"/>
      </w:divBdr>
    </w:div>
    <w:div w:id="458689469">
      <w:bodyDiv w:val="1"/>
      <w:marLeft w:val="0"/>
      <w:marRight w:val="0"/>
      <w:marTop w:val="0"/>
      <w:marBottom w:val="0"/>
      <w:divBdr>
        <w:top w:val="none" w:sz="0" w:space="0" w:color="auto"/>
        <w:left w:val="none" w:sz="0" w:space="0" w:color="auto"/>
        <w:bottom w:val="none" w:sz="0" w:space="0" w:color="auto"/>
        <w:right w:val="none" w:sz="0" w:space="0" w:color="auto"/>
      </w:divBdr>
    </w:div>
    <w:div w:id="462773117">
      <w:bodyDiv w:val="1"/>
      <w:marLeft w:val="0"/>
      <w:marRight w:val="0"/>
      <w:marTop w:val="0"/>
      <w:marBottom w:val="0"/>
      <w:divBdr>
        <w:top w:val="none" w:sz="0" w:space="0" w:color="auto"/>
        <w:left w:val="none" w:sz="0" w:space="0" w:color="auto"/>
        <w:bottom w:val="none" w:sz="0" w:space="0" w:color="auto"/>
        <w:right w:val="none" w:sz="0" w:space="0" w:color="auto"/>
      </w:divBdr>
    </w:div>
    <w:div w:id="466776338">
      <w:bodyDiv w:val="1"/>
      <w:marLeft w:val="0"/>
      <w:marRight w:val="0"/>
      <w:marTop w:val="0"/>
      <w:marBottom w:val="0"/>
      <w:divBdr>
        <w:top w:val="none" w:sz="0" w:space="0" w:color="auto"/>
        <w:left w:val="none" w:sz="0" w:space="0" w:color="auto"/>
        <w:bottom w:val="none" w:sz="0" w:space="0" w:color="auto"/>
        <w:right w:val="none" w:sz="0" w:space="0" w:color="auto"/>
      </w:divBdr>
    </w:div>
    <w:div w:id="467168273">
      <w:bodyDiv w:val="1"/>
      <w:marLeft w:val="0"/>
      <w:marRight w:val="0"/>
      <w:marTop w:val="0"/>
      <w:marBottom w:val="0"/>
      <w:divBdr>
        <w:top w:val="none" w:sz="0" w:space="0" w:color="auto"/>
        <w:left w:val="none" w:sz="0" w:space="0" w:color="auto"/>
        <w:bottom w:val="none" w:sz="0" w:space="0" w:color="auto"/>
        <w:right w:val="none" w:sz="0" w:space="0" w:color="auto"/>
      </w:divBdr>
    </w:div>
    <w:div w:id="468208211">
      <w:bodyDiv w:val="1"/>
      <w:marLeft w:val="0"/>
      <w:marRight w:val="0"/>
      <w:marTop w:val="0"/>
      <w:marBottom w:val="0"/>
      <w:divBdr>
        <w:top w:val="none" w:sz="0" w:space="0" w:color="auto"/>
        <w:left w:val="none" w:sz="0" w:space="0" w:color="auto"/>
        <w:bottom w:val="none" w:sz="0" w:space="0" w:color="auto"/>
        <w:right w:val="none" w:sz="0" w:space="0" w:color="auto"/>
      </w:divBdr>
    </w:div>
    <w:div w:id="470248282">
      <w:bodyDiv w:val="1"/>
      <w:marLeft w:val="0"/>
      <w:marRight w:val="0"/>
      <w:marTop w:val="0"/>
      <w:marBottom w:val="0"/>
      <w:divBdr>
        <w:top w:val="none" w:sz="0" w:space="0" w:color="auto"/>
        <w:left w:val="none" w:sz="0" w:space="0" w:color="auto"/>
        <w:bottom w:val="none" w:sz="0" w:space="0" w:color="auto"/>
        <w:right w:val="none" w:sz="0" w:space="0" w:color="auto"/>
      </w:divBdr>
    </w:div>
    <w:div w:id="479930572">
      <w:bodyDiv w:val="1"/>
      <w:marLeft w:val="0"/>
      <w:marRight w:val="0"/>
      <w:marTop w:val="0"/>
      <w:marBottom w:val="0"/>
      <w:divBdr>
        <w:top w:val="none" w:sz="0" w:space="0" w:color="auto"/>
        <w:left w:val="none" w:sz="0" w:space="0" w:color="auto"/>
        <w:bottom w:val="none" w:sz="0" w:space="0" w:color="auto"/>
        <w:right w:val="none" w:sz="0" w:space="0" w:color="auto"/>
      </w:divBdr>
    </w:div>
    <w:div w:id="480461668">
      <w:bodyDiv w:val="1"/>
      <w:marLeft w:val="0"/>
      <w:marRight w:val="0"/>
      <w:marTop w:val="0"/>
      <w:marBottom w:val="0"/>
      <w:divBdr>
        <w:top w:val="none" w:sz="0" w:space="0" w:color="auto"/>
        <w:left w:val="none" w:sz="0" w:space="0" w:color="auto"/>
        <w:bottom w:val="none" w:sz="0" w:space="0" w:color="auto"/>
        <w:right w:val="none" w:sz="0" w:space="0" w:color="auto"/>
      </w:divBdr>
    </w:div>
    <w:div w:id="481393388">
      <w:bodyDiv w:val="1"/>
      <w:marLeft w:val="0"/>
      <w:marRight w:val="0"/>
      <w:marTop w:val="0"/>
      <w:marBottom w:val="0"/>
      <w:divBdr>
        <w:top w:val="none" w:sz="0" w:space="0" w:color="auto"/>
        <w:left w:val="none" w:sz="0" w:space="0" w:color="auto"/>
        <w:bottom w:val="none" w:sz="0" w:space="0" w:color="auto"/>
        <w:right w:val="none" w:sz="0" w:space="0" w:color="auto"/>
      </w:divBdr>
    </w:div>
    <w:div w:id="482625641">
      <w:bodyDiv w:val="1"/>
      <w:marLeft w:val="0"/>
      <w:marRight w:val="0"/>
      <w:marTop w:val="0"/>
      <w:marBottom w:val="0"/>
      <w:divBdr>
        <w:top w:val="none" w:sz="0" w:space="0" w:color="auto"/>
        <w:left w:val="none" w:sz="0" w:space="0" w:color="auto"/>
        <w:bottom w:val="none" w:sz="0" w:space="0" w:color="auto"/>
        <w:right w:val="none" w:sz="0" w:space="0" w:color="auto"/>
      </w:divBdr>
    </w:div>
    <w:div w:id="485165749">
      <w:bodyDiv w:val="1"/>
      <w:marLeft w:val="0"/>
      <w:marRight w:val="0"/>
      <w:marTop w:val="0"/>
      <w:marBottom w:val="0"/>
      <w:divBdr>
        <w:top w:val="none" w:sz="0" w:space="0" w:color="auto"/>
        <w:left w:val="none" w:sz="0" w:space="0" w:color="auto"/>
        <w:bottom w:val="none" w:sz="0" w:space="0" w:color="auto"/>
        <w:right w:val="none" w:sz="0" w:space="0" w:color="auto"/>
      </w:divBdr>
    </w:div>
    <w:div w:id="493763772">
      <w:bodyDiv w:val="1"/>
      <w:marLeft w:val="0"/>
      <w:marRight w:val="0"/>
      <w:marTop w:val="0"/>
      <w:marBottom w:val="0"/>
      <w:divBdr>
        <w:top w:val="none" w:sz="0" w:space="0" w:color="auto"/>
        <w:left w:val="none" w:sz="0" w:space="0" w:color="auto"/>
        <w:bottom w:val="none" w:sz="0" w:space="0" w:color="auto"/>
        <w:right w:val="none" w:sz="0" w:space="0" w:color="auto"/>
      </w:divBdr>
      <w:divsChild>
        <w:div w:id="551577057">
          <w:marLeft w:val="0"/>
          <w:marRight w:val="0"/>
          <w:marTop w:val="0"/>
          <w:marBottom w:val="0"/>
          <w:divBdr>
            <w:top w:val="none" w:sz="0" w:space="0" w:color="auto"/>
            <w:left w:val="none" w:sz="0" w:space="0" w:color="auto"/>
            <w:bottom w:val="none" w:sz="0" w:space="0" w:color="auto"/>
            <w:right w:val="none" w:sz="0" w:space="0" w:color="auto"/>
          </w:divBdr>
        </w:div>
      </w:divsChild>
    </w:div>
    <w:div w:id="509181641">
      <w:bodyDiv w:val="1"/>
      <w:marLeft w:val="0"/>
      <w:marRight w:val="0"/>
      <w:marTop w:val="0"/>
      <w:marBottom w:val="0"/>
      <w:divBdr>
        <w:top w:val="none" w:sz="0" w:space="0" w:color="auto"/>
        <w:left w:val="none" w:sz="0" w:space="0" w:color="auto"/>
        <w:bottom w:val="none" w:sz="0" w:space="0" w:color="auto"/>
        <w:right w:val="none" w:sz="0" w:space="0" w:color="auto"/>
      </w:divBdr>
    </w:div>
    <w:div w:id="516113267">
      <w:bodyDiv w:val="1"/>
      <w:marLeft w:val="0"/>
      <w:marRight w:val="0"/>
      <w:marTop w:val="0"/>
      <w:marBottom w:val="0"/>
      <w:divBdr>
        <w:top w:val="none" w:sz="0" w:space="0" w:color="auto"/>
        <w:left w:val="none" w:sz="0" w:space="0" w:color="auto"/>
        <w:bottom w:val="none" w:sz="0" w:space="0" w:color="auto"/>
        <w:right w:val="none" w:sz="0" w:space="0" w:color="auto"/>
      </w:divBdr>
    </w:div>
    <w:div w:id="518085334">
      <w:bodyDiv w:val="1"/>
      <w:marLeft w:val="0"/>
      <w:marRight w:val="0"/>
      <w:marTop w:val="0"/>
      <w:marBottom w:val="0"/>
      <w:divBdr>
        <w:top w:val="none" w:sz="0" w:space="0" w:color="auto"/>
        <w:left w:val="none" w:sz="0" w:space="0" w:color="auto"/>
        <w:bottom w:val="none" w:sz="0" w:space="0" w:color="auto"/>
        <w:right w:val="none" w:sz="0" w:space="0" w:color="auto"/>
      </w:divBdr>
    </w:div>
    <w:div w:id="520630440">
      <w:bodyDiv w:val="1"/>
      <w:marLeft w:val="0"/>
      <w:marRight w:val="0"/>
      <w:marTop w:val="0"/>
      <w:marBottom w:val="0"/>
      <w:divBdr>
        <w:top w:val="none" w:sz="0" w:space="0" w:color="auto"/>
        <w:left w:val="none" w:sz="0" w:space="0" w:color="auto"/>
        <w:bottom w:val="none" w:sz="0" w:space="0" w:color="auto"/>
        <w:right w:val="none" w:sz="0" w:space="0" w:color="auto"/>
      </w:divBdr>
    </w:div>
    <w:div w:id="522978008">
      <w:bodyDiv w:val="1"/>
      <w:marLeft w:val="0"/>
      <w:marRight w:val="0"/>
      <w:marTop w:val="0"/>
      <w:marBottom w:val="0"/>
      <w:divBdr>
        <w:top w:val="none" w:sz="0" w:space="0" w:color="auto"/>
        <w:left w:val="none" w:sz="0" w:space="0" w:color="auto"/>
        <w:bottom w:val="none" w:sz="0" w:space="0" w:color="auto"/>
        <w:right w:val="none" w:sz="0" w:space="0" w:color="auto"/>
      </w:divBdr>
    </w:div>
    <w:div w:id="524294388">
      <w:bodyDiv w:val="1"/>
      <w:marLeft w:val="0"/>
      <w:marRight w:val="0"/>
      <w:marTop w:val="0"/>
      <w:marBottom w:val="0"/>
      <w:divBdr>
        <w:top w:val="none" w:sz="0" w:space="0" w:color="auto"/>
        <w:left w:val="none" w:sz="0" w:space="0" w:color="auto"/>
        <w:bottom w:val="none" w:sz="0" w:space="0" w:color="auto"/>
        <w:right w:val="none" w:sz="0" w:space="0" w:color="auto"/>
      </w:divBdr>
    </w:div>
    <w:div w:id="531070911">
      <w:bodyDiv w:val="1"/>
      <w:marLeft w:val="0"/>
      <w:marRight w:val="0"/>
      <w:marTop w:val="0"/>
      <w:marBottom w:val="0"/>
      <w:divBdr>
        <w:top w:val="none" w:sz="0" w:space="0" w:color="auto"/>
        <w:left w:val="none" w:sz="0" w:space="0" w:color="auto"/>
        <w:bottom w:val="none" w:sz="0" w:space="0" w:color="auto"/>
        <w:right w:val="none" w:sz="0" w:space="0" w:color="auto"/>
      </w:divBdr>
    </w:div>
    <w:div w:id="533157637">
      <w:bodyDiv w:val="1"/>
      <w:marLeft w:val="0"/>
      <w:marRight w:val="0"/>
      <w:marTop w:val="0"/>
      <w:marBottom w:val="0"/>
      <w:divBdr>
        <w:top w:val="none" w:sz="0" w:space="0" w:color="auto"/>
        <w:left w:val="none" w:sz="0" w:space="0" w:color="auto"/>
        <w:bottom w:val="none" w:sz="0" w:space="0" w:color="auto"/>
        <w:right w:val="none" w:sz="0" w:space="0" w:color="auto"/>
      </w:divBdr>
    </w:div>
    <w:div w:id="535123258">
      <w:bodyDiv w:val="1"/>
      <w:marLeft w:val="0"/>
      <w:marRight w:val="0"/>
      <w:marTop w:val="0"/>
      <w:marBottom w:val="0"/>
      <w:divBdr>
        <w:top w:val="none" w:sz="0" w:space="0" w:color="auto"/>
        <w:left w:val="none" w:sz="0" w:space="0" w:color="auto"/>
        <w:bottom w:val="none" w:sz="0" w:space="0" w:color="auto"/>
        <w:right w:val="none" w:sz="0" w:space="0" w:color="auto"/>
      </w:divBdr>
    </w:div>
    <w:div w:id="539519324">
      <w:bodyDiv w:val="1"/>
      <w:marLeft w:val="0"/>
      <w:marRight w:val="0"/>
      <w:marTop w:val="0"/>
      <w:marBottom w:val="0"/>
      <w:divBdr>
        <w:top w:val="none" w:sz="0" w:space="0" w:color="auto"/>
        <w:left w:val="none" w:sz="0" w:space="0" w:color="auto"/>
        <w:bottom w:val="none" w:sz="0" w:space="0" w:color="auto"/>
        <w:right w:val="none" w:sz="0" w:space="0" w:color="auto"/>
      </w:divBdr>
    </w:div>
    <w:div w:id="546646202">
      <w:bodyDiv w:val="1"/>
      <w:marLeft w:val="0"/>
      <w:marRight w:val="0"/>
      <w:marTop w:val="0"/>
      <w:marBottom w:val="0"/>
      <w:divBdr>
        <w:top w:val="none" w:sz="0" w:space="0" w:color="auto"/>
        <w:left w:val="none" w:sz="0" w:space="0" w:color="auto"/>
        <w:bottom w:val="none" w:sz="0" w:space="0" w:color="auto"/>
        <w:right w:val="none" w:sz="0" w:space="0" w:color="auto"/>
      </w:divBdr>
    </w:div>
    <w:div w:id="549928229">
      <w:bodyDiv w:val="1"/>
      <w:marLeft w:val="0"/>
      <w:marRight w:val="0"/>
      <w:marTop w:val="0"/>
      <w:marBottom w:val="0"/>
      <w:divBdr>
        <w:top w:val="none" w:sz="0" w:space="0" w:color="auto"/>
        <w:left w:val="none" w:sz="0" w:space="0" w:color="auto"/>
        <w:bottom w:val="none" w:sz="0" w:space="0" w:color="auto"/>
        <w:right w:val="none" w:sz="0" w:space="0" w:color="auto"/>
      </w:divBdr>
    </w:div>
    <w:div w:id="555512681">
      <w:bodyDiv w:val="1"/>
      <w:marLeft w:val="0"/>
      <w:marRight w:val="0"/>
      <w:marTop w:val="0"/>
      <w:marBottom w:val="0"/>
      <w:divBdr>
        <w:top w:val="none" w:sz="0" w:space="0" w:color="auto"/>
        <w:left w:val="none" w:sz="0" w:space="0" w:color="auto"/>
        <w:bottom w:val="none" w:sz="0" w:space="0" w:color="auto"/>
        <w:right w:val="none" w:sz="0" w:space="0" w:color="auto"/>
      </w:divBdr>
    </w:div>
    <w:div w:id="563151512">
      <w:bodyDiv w:val="1"/>
      <w:marLeft w:val="0"/>
      <w:marRight w:val="0"/>
      <w:marTop w:val="0"/>
      <w:marBottom w:val="0"/>
      <w:divBdr>
        <w:top w:val="none" w:sz="0" w:space="0" w:color="auto"/>
        <w:left w:val="none" w:sz="0" w:space="0" w:color="auto"/>
        <w:bottom w:val="none" w:sz="0" w:space="0" w:color="auto"/>
        <w:right w:val="none" w:sz="0" w:space="0" w:color="auto"/>
      </w:divBdr>
    </w:div>
    <w:div w:id="565839464">
      <w:bodyDiv w:val="1"/>
      <w:marLeft w:val="0"/>
      <w:marRight w:val="0"/>
      <w:marTop w:val="0"/>
      <w:marBottom w:val="0"/>
      <w:divBdr>
        <w:top w:val="none" w:sz="0" w:space="0" w:color="auto"/>
        <w:left w:val="none" w:sz="0" w:space="0" w:color="auto"/>
        <w:bottom w:val="none" w:sz="0" w:space="0" w:color="auto"/>
        <w:right w:val="none" w:sz="0" w:space="0" w:color="auto"/>
      </w:divBdr>
    </w:div>
    <w:div w:id="566457491">
      <w:bodyDiv w:val="1"/>
      <w:marLeft w:val="0"/>
      <w:marRight w:val="0"/>
      <w:marTop w:val="0"/>
      <w:marBottom w:val="0"/>
      <w:divBdr>
        <w:top w:val="none" w:sz="0" w:space="0" w:color="auto"/>
        <w:left w:val="none" w:sz="0" w:space="0" w:color="auto"/>
        <w:bottom w:val="none" w:sz="0" w:space="0" w:color="auto"/>
        <w:right w:val="none" w:sz="0" w:space="0" w:color="auto"/>
      </w:divBdr>
    </w:div>
    <w:div w:id="566693508">
      <w:bodyDiv w:val="1"/>
      <w:marLeft w:val="0"/>
      <w:marRight w:val="0"/>
      <w:marTop w:val="0"/>
      <w:marBottom w:val="0"/>
      <w:divBdr>
        <w:top w:val="none" w:sz="0" w:space="0" w:color="auto"/>
        <w:left w:val="none" w:sz="0" w:space="0" w:color="auto"/>
        <w:bottom w:val="none" w:sz="0" w:space="0" w:color="auto"/>
        <w:right w:val="none" w:sz="0" w:space="0" w:color="auto"/>
      </w:divBdr>
    </w:div>
    <w:div w:id="588589005">
      <w:bodyDiv w:val="1"/>
      <w:marLeft w:val="0"/>
      <w:marRight w:val="0"/>
      <w:marTop w:val="0"/>
      <w:marBottom w:val="0"/>
      <w:divBdr>
        <w:top w:val="none" w:sz="0" w:space="0" w:color="auto"/>
        <w:left w:val="none" w:sz="0" w:space="0" w:color="auto"/>
        <w:bottom w:val="none" w:sz="0" w:space="0" w:color="auto"/>
        <w:right w:val="none" w:sz="0" w:space="0" w:color="auto"/>
      </w:divBdr>
    </w:div>
    <w:div w:id="592053381">
      <w:bodyDiv w:val="1"/>
      <w:marLeft w:val="0"/>
      <w:marRight w:val="0"/>
      <w:marTop w:val="0"/>
      <w:marBottom w:val="0"/>
      <w:divBdr>
        <w:top w:val="none" w:sz="0" w:space="0" w:color="auto"/>
        <w:left w:val="none" w:sz="0" w:space="0" w:color="auto"/>
        <w:bottom w:val="none" w:sz="0" w:space="0" w:color="auto"/>
        <w:right w:val="none" w:sz="0" w:space="0" w:color="auto"/>
      </w:divBdr>
    </w:div>
    <w:div w:id="599219875">
      <w:bodyDiv w:val="1"/>
      <w:marLeft w:val="0"/>
      <w:marRight w:val="0"/>
      <w:marTop w:val="0"/>
      <w:marBottom w:val="0"/>
      <w:divBdr>
        <w:top w:val="none" w:sz="0" w:space="0" w:color="auto"/>
        <w:left w:val="none" w:sz="0" w:space="0" w:color="auto"/>
        <w:bottom w:val="none" w:sz="0" w:space="0" w:color="auto"/>
        <w:right w:val="none" w:sz="0" w:space="0" w:color="auto"/>
      </w:divBdr>
    </w:div>
    <w:div w:id="622540410">
      <w:bodyDiv w:val="1"/>
      <w:marLeft w:val="0"/>
      <w:marRight w:val="0"/>
      <w:marTop w:val="0"/>
      <w:marBottom w:val="0"/>
      <w:divBdr>
        <w:top w:val="none" w:sz="0" w:space="0" w:color="auto"/>
        <w:left w:val="none" w:sz="0" w:space="0" w:color="auto"/>
        <w:bottom w:val="none" w:sz="0" w:space="0" w:color="auto"/>
        <w:right w:val="none" w:sz="0" w:space="0" w:color="auto"/>
      </w:divBdr>
    </w:div>
    <w:div w:id="625887267">
      <w:bodyDiv w:val="1"/>
      <w:marLeft w:val="0"/>
      <w:marRight w:val="0"/>
      <w:marTop w:val="0"/>
      <w:marBottom w:val="0"/>
      <w:divBdr>
        <w:top w:val="none" w:sz="0" w:space="0" w:color="auto"/>
        <w:left w:val="none" w:sz="0" w:space="0" w:color="auto"/>
        <w:bottom w:val="none" w:sz="0" w:space="0" w:color="auto"/>
        <w:right w:val="none" w:sz="0" w:space="0" w:color="auto"/>
      </w:divBdr>
    </w:div>
    <w:div w:id="630482022">
      <w:bodyDiv w:val="1"/>
      <w:marLeft w:val="0"/>
      <w:marRight w:val="0"/>
      <w:marTop w:val="0"/>
      <w:marBottom w:val="0"/>
      <w:divBdr>
        <w:top w:val="none" w:sz="0" w:space="0" w:color="auto"/>
        <w:left w:val="none" w:sz="0" w:space="0" w:color="auto"/>
        <w:bottom w:val="none" w:sz="0" w:space="0" w:color="auto"/>
        <w:right w:val="none" w:sz="0" w:space="0" w:color="auto"/>
      </w:divBdr>
    </w:div>
    <w:div w:id="630937746">
      <w:bodyDiv w:val="1"/>
      <w:marLeft w:val="0"/>
      <w:marRight w:val="0"/>
      <w:marTop w:val="0"/>
      <w:marBottom w:val="0"/>
      <w:divBdr>
        <w:top w:val="none" w:sz="0" w:space="0" w:color="auto"/>
        <w:left w:val="none" w:sz="0" w:space="0" w:color="auto"/>
        <w:bottom w:val="none" w:sz="0" w:space="0" w:color="auto"/>
        <w:right w:val="none" w:sz="0" w:space="0" w:color="auto"/>
      </w:divBdr>
    </w:div>
    <w:div w:id="632978344">
      <w:bodyDiv w:val="1"/>
      <w:marLeft w:val="0"/>
      <w:marRight w:val="0"/>
      <w:marTop w:val="0"/>
      <w:marBottom w:val="0"/>
      <w:divBdr>
        <w:top w:val="none" w:sz="0" w:space="0" w:color="auto"/>
        <w:left w:val="none" w:sz="0" w:space="0" w:color="auto"/>
        <w:bottom w:val="none" w:sz="0" w:space="0" w:color="auto"/>
        <w:right w:val="none" w:sz="0" w:space="0" w:color="auto"/>
      </w:divBdr>
    </w:div>
    <w:div w:id="646474187">
      <w:bodyDiv w:val="1"/>
      <w:marLeft w:val="0"/>
      <w:marRight w:val="0"/>
      <w:marTop w:val="0"/>
      <w:marBottom w:val="0"/>
      <w:divBdr>
        <w:top w:val="none" w:sz="0" w:space="0" w:color="auto"/>
        <w:left w:val="none" w:sz="0" w:space="0" w:color="auto"/>
        <w:bottom w:val="none" w:sz="0" w:space="0" w:color="auto"/>
        <w:right w:val="none" w:sz="0" w:space="0" w:color="auto"/>
      </w:divBdr>
      <w:divsChild>
        <w:div w:id="920263302">
          <w:marLeft w:val="0"/>
          <w:marRight w:val="0"/>
          <w:marTop w:val="0"/>
          <w:marBottom w:val="0"/>
          <w:divBdr>
            <w:top w:val="none" w:sz="0" w:space="0" w:color="auto"/>
            <w:left w:val="none" w:sz="0" w:space="0" w:color="auto"/>
            <w:bottom w:val="none" w:sz="0" w:space="0" w:color="auto"/>
            <w:right w:val="none" w:sz="0" w:space="0" w:color="auto"/>
          </w:divBdr>
        </w:div>
      </w:divsChild>
    </w:div>
    <w:div w:id="650065953">
      <w:bodyDiv w:val="1"/>
      <w:marLeft w:val="0"/>
      <w:marRight w:val="0"/>
      <w:marTop w:val="0"/>
      <w:marBottom w:val="0"/>
      <w:divBdr>
        <w:top w:val="none" w:sz="0" w:space="0" w:color="auto"/>
        <w:left w:val="none" w:sz="0" w:space="0" w:color="auto"/>
        <w:bottom w:val="none" w:sz="0" w:space="0" w:color="auto"/>
        <w:right w:val="none" w:sz="0" w:space="0" w:color="auto"/>
      </w:divBdr>
    </w:div>
    <w:div w:id="650792532">
      <w:bodyDiv w:val="1"/>
      <w:marLeft w:val="0"/>
      <w:marRight w:val="0"/>
      <w:marTop w:val="0"/>
      <w:marBottom w:val="0"/>
      <w:divBdr>
        <w:top w:val="none" w:sz="0" w:space="0" w:color="auto"/>
        <w:left w:val="none" w:sz="0" w:space="0" w:color="auto"/>
        <w:bottom w:val="none" w:sz="0" w:space="0" w:color="auto"/>
        <w:right w:val="none" w:sz="0" w:space="0" w:color="auto"/>
      </w:divBdr>
    </w:div>
    <w:div w:id="652413632">
      <w:bodyDiv w:val="1"/>
      <w:marLeft w:val="0"/>
      <w:marRight w:val="0"/>
      <w:marTop w:val="0"/>
      <w:marBottom w:val="0"/>
      <w:divBdr>
        <w:top w:val="none" w:sz="0" w:space="0" w:color="auto"/>
        <w:left w:val="none" w:sz="0" w:space="0" w:color="auto"/>
        <w:bottom w:val="none" w:sz="0" w:space="0" w:color="auto"/>
        <w:right w:val="none" w:sz="0" w:space="0" w:color="auto"/>
      </w:divBdr>
    </w:div>
    <w:div w:id="653022092">
      <w:bodyDiv w:val="1"/>
      <w:marLeft w:val="0"/>
      <w:marRight w:val="0"/>
      <w:marTop w:val="0"/>
      <w:marBottom w:val="0"/>
      <w:divBdr>
        <w:top w:val="none" w:sz="0" w:space="0" w:color="auto"/>
        <w:left w:val="none" w:sz="0" w:space="0" w:color="auto"/>
        <w:bottom w:val="none" w:sz="0" w:space="0" w:color="auto"/>
        <w:right w:val="none" w:sz="0" w:space="0" w:color="auto"/>
      </w:divBdr>
    </w:div>
    <w:div w:id="653141890">
      <w:bodyDiv w:val="1"/>
      <w:marLeft w:val="0"/>
      <w:marRight w:val="0"/>
      <w:marTop w:val="0"/>
      <w:marBottom w:val="0"/>
      <w:divBdr>
        <w:top w:val="none" w:sz="0" w:space="0" w:color="auto"/>
        <w:left w:val="none" w:sz="0" w:space="0" w:color="auto"/>
        <w:bottom w:val="none" w:sz="0" w:space="0" w:color="auto"/>
        <w:right w:val="none" w:sz="0" w:space="0" w:color="auto"/>
      </w:divBdr>
    </w:div>
    <w:div w:id="668336843">
      <w:bodyDiv w:val="1"/>
      <w:marLeft w:val="0"/>
      <w:marRight w:val="0"/>
      <w:marTop w:val="0"/>
      <w:marBottom w:val="0"/>
      <w:divBdr>
        <w:top w:val="none" w:sz="0" w:space="0" w:color="auto"/>
        <w:left w:val="none" w:sz="0" w:space="0" w:color="auto"/>
        <w:bottom w:val="none" w:sz="0" w:space="0" w:color="auto"/>
        <w:right w:val="none" w:sz="0" w:space="0" w:color="auto"/>
      </w:divBdr>
    </w:div>
    <w:div w:id="671613126">
      <w:bodyDiv w:val="1"/>
      <w:marLeft w:val="0"/>
      <w:marRight w:val="0"/>
      <w:marTop w:val="0"/>
      <w:marBottom w:val="0"/>
      <w:divBdr>
        <w:top w:val="none" w:sz="0" w:space="0" w:color="auto"/>
        <w:left w:val="none" w:sz="0" w:space="0" w:color="auto"/>
        <w:bottom w:val="none" w:sz="0" w:space="0" w:color="auto"/>
        <w:right w:val="none" w:sz="0" w:space="0" w:color="auto"/>
      </w:divBdr>
    </w:div>
    <w:div w:id="676923770">
      <w:bodyDiv w:val="1"/>
      <w:marLeft w:val="0"/>
      <w:marRight w:val="0"/>
      <w:marTop w:val="0"/>
      <w:marBottom w:val="0"/>
      <w:divBdr>
        <w:top w:val="none" w:sz="0" w:space="0" w:color="auto"/>
        <w:left w:val="none" w:sz="0" w:space="0" w:color="auto"/>
        <w:bottom w:val="none" w:sz="0" w:space="0" w:color="auto"/>
        <w:right w:val="none" w:sz="0" w:space="0" w:color="auto"/>
      </w:divBdr>
    </w:div>
    <w:div w:id="681515786">
      <w:bodyDiv w:val="1"/>
      <w:marLeft w:val="0"/>
      <w:marRight w:val="0"/>
      <w:marTop w:val="0"/>
      <w:marBottom w:val="0"/>
      <w:divBdr>
        <w:top w:val="none" w:sz="0" w:space="0" w:color="auto"/>
        <w:left w:val="none" w:sz="0" w:space="0" w:color="auto"/>
        <w:bottom w:val="none" w:sz="0" w:space="0" w:color="auto"/>
        <w:right w:val="none" w:sz="0" w:space="0" w:color="auto"/>
      </w:divBdr>
    </w:div>
    <w:div w:id="681904472">
      <w:bodyDiv w:val="1"/>
      <w:marLeft w:val="0"/>
      <w:marRight w:val="0"/>
      <w:marTop w:val="0"/>
      <w:marBottom w:val="0"/>
      <w:divBdr>
        <w:top w:val="none" w:sz="0" w:space="0" w:color="auto"/>
        <w:left w:val="none" w:sz="0" w:space="0" w:color="auto"/>
        <w:bottom w:val="none" w:sz="0" w:space="0" w:color="auto"/>
        <w:right w:val="none" w:sz="0" w:space="0" w:color="auto"/>
      </w:divBdr>
    </w:div>
    <w:div w:id="683749258">
      <w:bodyDiv w:val="1"/>
      <w:marLeft w:val="0"/>
      <w:marRight w:val="0"/>
      <w:marTop w:val="0"/>
      <w:marBottom w:val="0"/>
      <w:divBdr>
        <w:top w:val="none" w:sz="0" w:space="0" w:color="auto"/>
        <w:left w:val="none" w:sz="0" w:space="0" w:color="auto"/>
        <w:bottom w:val="none" w:sz="0" w:space="0" w:color="auto"/>
        <w:right w:val="none" w:sz="0" w:space="0" w:color="auto"/>
      </w:divBdr>
    </w:div>
    <w:div w:id="689599450">
      <w:bodyDiv w:val="1"/>
      <w:marLeft w:val="0"/>
      <w:marRight w:val="0"/>
      <w:marTop w:val="0"/>
      <w:marBottom w:val="0"/>
      <w:divBdr>
        <w:top w:val="none" w:sz="0" w:space="0" w:color="auto"/>
        <w:left w:val="none" w:sz="0" w:space="0" w:color="auto"/>
        <w:bottom w:val="none" w:sz="0" w:space="0" w:color="auto"/>
        <w:right w:val="none" w:sz="0" w:space="0" w:color="auto"/>
      </w:divBdr>
    </w:div>
    <w:div w:id="692653958">
      <w:bodyDiv w:val="1"/>
      <w:marLeft w:val="0"/>
      <w:marRight w:val="0"/>
      <w:marTop w:val="0"/>
      <w:marBottom w:val="0"/>
      <w:divBdr>
        <w:top w:val="none" w:sz="0" w:space="0" w:color="auto"/>
        <w:left w:val="none" w:sz="0" w:space="0" w:color="auto"/>
        <w:bottom w:val="none" w:sz="0" w:space="0" w:color="auto"/>
        <w:right w:val="none" w:sz="0" w:space="0" w:color="auto"/>
      </w:divBdr>
    </w:div>
    <w:div w:id="693766955">
      <w:bodyDiv w:val="1"/>
      <w:marLeft w:val="0"/>
      <w:marRight w:val="0"/>
      <w:marTop w:val="0"/>
      <w:marBottom w:val="0"/>
      <w:divBdr>
        <w:top w:val="none" w:sz="0" w:space="0" w:color="auto"/>
        <w:left w:val="none" w:sz="0" w:space="0" w:color="auto"/>
        <w:bottom w:val="none" w:sz="0" w:space="0" w:color="auto"/>
        <w:right w:val="none" w:sz="0" w:space="0" w:color="auto"/>
      </w:divBdr>
    </w:div>
    <w:div w:id="701712094">
      <w:bodyDiv w:val="1"/>
      <w:marLeft w:val="0"/>
      <w:marRight w:val="0"/>
      <w:marTop w:val="0"/>
      <w:marBottom w:val="0"/>
      <w:divBdr>
        <w:top w:val="none" w:sz="0" w:space="0" w:color="auto"/>
        <w:left w:val="none" w:sz="0" w:space="0" w:color="auto"/>
        <w:bottom w:val="none" w:sz="0" w:space="0" w:color="auto"/>
        <w:right w:val="none" w:sz="0" w:space="0" w:color="auto"/>
      </w:divBdr>
    </w:div>
    <w:div w:id="708530855">
      <w:bodyDiv w:val="1"/>
      <w:marLeft w:val="0"/>
      <w:marRight w:val="0"/>
      <w:marTop w:val="0"/>
      <w:marBottom w:val="0"/>
      <w:divBdr>
        <w:top w:val="none" w:sz="0" w:space="0" w:color="auto"/>
        <w:left w:val="none" w:sz="0" w:space="0" w:color="auto"/>
        <w:bottom w:val="none" w:sz="0" w:space="0" w:color="auto"/>
        <w:right w:val="none" w:sz="0" w:space="0" w:color="auto"/>
      </w:divBdr>
    </w:div>
    <w:div w:id="711004045">
      <w:bodyDiv w:val="1"/>
      <w:marLeft w:val="0"/>
      <w:marRight w:val="0"/>
      <w:marTop w:val="0"/>
      <w:marBottom w:val="0"/>
      <w:divBdr>
        <w:top w:val="none" w:sz="0" w:space="0" w:color="auto"/>
        <w:left w:val="none" w:sz="0" w:space="0" w:color="auto"/>
        <w:bottom w:val="none" w:sz="0" w:space="0" w:color="auto"/>
        <w:right w:val="none" w:sz="0" w:space="0" w:color="auto"/>
      </w:divBdr>
    </w:div>
    <w:div w:id="715349866">
      <w:bodyDiv w:val="1"/>
      <w:marLeft w:val="0"/>
      <w:marRight w:val="0"/>
      <w:marTop w:val="0"/>
      <w:marBottom w:val="0"/>
      <w:divBdr>
        <w:top w:val="none" w:sz="0" w:space="0" w:color="auto"/>
        <w:left w:val="none" w:sz="0" w:space="0" w:color="auto"/>
        <w:bottom w:val="none" w:sz="0" w:space="0" w:color="auto"/>
        <w:right w:val="none" w:sz="0" w:space="0" w:color="auto"/>
      </w:divBdr>
    </w:div>
    <w:div w:id="718431336">
      <w:bodyDiv w:val="1"/>
      <w:marLeft w:val="0"/>
      <w:marRight w:val="0"/>
      <w:marTop w:val="0"/>
      <w:marBottom w:val="0"/>
      <w:divBdr>
        <w:top w:val="none" w:sz="0" w:space="0" w:color="auto"/>
        <w:left w:val="none" w:sz="0" w:space="0" w:color="auto"/>
        <w:bottom w:val="none" w:sz="0" w:space="0" w:color="auto"/>
        <w:right w:val="none" w:sz="0" w:space="0" w:color="auto"/>
      </w:divBdr>
    </w:div>
    <w:div w:id="722408099">
      <w:bodyDiv w:val="1"/>
      <w:marLeft w:val="0"/>
      <w:marRight w:val="0"/>
      <w:marTop w:val="0"/>
      <w:marBottom w:val="0"/>
      <w:divBdr>
        <w:top w:val="none" w:sz="0" w:space="0" w:color="auto"/>
        <w:left w:val="none" w:sz="0" w:space="0" w:color="auto"/>
        <w:bottom w:val="none" w:sz="0" w:space="0" w:color="auto"/>
        <w:right w:val="none" w:sz="0" w:space="0" w:color="auto"/>
      </w:divBdr>
    </w:div>
    <w:div w:id="724135016">
      <w:bodyDiv w:val="1"/>
      <w:marLeft w:val="0"/>
      <w:marRight w:val="0"/>
      <w:marTop w:val="0"/>
      <w:marBottom w:val="0"/>
      <w:divBdr>
        <w:top w:val="none" w:sz="0" w:space="0" w:color="auto"/>
        <w:left w:val="none" w:sz="0" w:space="0" w:color="auto"/>
        <w:bottom w:val="none" w:sz="0" w:space="0" w:color="auto"/>
        <w:right w:val="none" w:sz="0" w:space="0" w:color="auto"/>
      </w:divBdr>
    </w:div>
    <w:div w:id="727732101">
      <w:bodyDiv w:val="1"/>
      <w:marLeft w:val="0"/>
      <w:marRight w:val="0"/>
      <w:marTop w:val="0"/>
      <w:marBottom w:val="0"/>
      <w:divBdr>
        <w:top w:val="none" w:sz="0" w:space="0" w:color="auto"/>
        <w:left w:val="none" w:sz="0" w:space="0" w:color="auto"/>
        <w:bottom w:val="none" w:sz="0" w:space="0" w:color="auto"/>
        <w:right w:val="none" w:sz="0" w:space="0" w:color="auto"/>
      </w:divBdr>
    </w:div>
    <w:div w:id="730544747">
      <w:bodyDiv w:val="1"/>
      <w:marLeft w:val="0"/>
      <w:marRight w:val="0"/>
      <w:marTop w:val="0"/>
      <w:marBottom w:val="0"/>
      <w:divBdr>
        <w:top w:val="none" w:sz="0" w:space="0" w:color="auto"/>
        <w:left w:val="none" w:sz="0" w:space="0" w:color="auto"/>
        <w:bottom w:val="none" w:sz="0" w:space="0" w:color="auto"/>
        <w:right w:val="none" w:sz="0" w:space="0" w:color="auto"/>
      </w:divBdr>
    </w:div>
    <w:div w:id="732579857">
      <w:bodyDiv w:val="1"/>
      <w:marLeft w:val="0"/>
      <w:marRight w:val="0"/>
      <w:marTop w:val="0"/>
      <w:marBottom w:val="0"/>
      <w:divBdr>
        <w:top w:val="none" w:sz="0" w:space="0" w:color="auto"/>
        <w:left w:val="none" w:sz="0" w:space="0" w:color="auto"/>
        <w:bottom w:val="none" w:sz="0" w:space="0" w:color="auto"/>
        <w:right w:val="none" w:sz="0" w:space="0" w:color="auto"/>
      </w:divBdr>
    </w:div>
    <w:div w:id="734548733">
      <w:bodyDiv w:val="1"/>
      <w:marLeft w:val="0"/>
      <w:marRight w:val="0"/>
      <w:marTop w:val="0"/>
      <w:marBottom w:val="0"/>
      <w:divBdr>
        <w:top w:val="none" w:sz="0" w:space="0" w:color="auto"/>
        <w:left w:val="none" w:sz="0" w:space="0" w:color="auto"/>
        <w:bottom w:val="none" w:sz="0" w:space="0" w:color="auto"/>
        <w:right w:val="none" w:sz="0" w:space="0" w:color="auto"/>
      </w:divBdr>
    </w:div>
    <w:div w:id="738132102">
      <w:bodyDiv w:val="1"/>
      <w:marLeft w:val="0"/>
      <w:marRight w:val="0"/>
      <w:marTop w:val="0"/>
      <w:marBottom w:val="0"/>
      <w:divBdr>
        <w:top w:val="none" w:sz="0" w:space="0" w:color="auto"/>
        <w:left w:val="none" w:sz="0" w:space="0" w:color="auto"/>
        <w:bottom w:val="none" w:sz="0" w:space="0" w:color="auto"/>
        <w:right w:val="none" w:sz="0" w:space="0" w:color="auto"/>
      </w:divBdr>
    </w:div>
    <w:div w:id="741373771">
      <w:bodyDiv w:val="1"/>
      <w:marLeft w:val="0"/>
      <w:marRight w:val="0"/>
      <w:marTop w:val="0"/>
      <w:marBottom w:val="0"/>
      <w:divBdr>
        <w:top w:val="none" w:sz="0" w:space="0" w:color="auto"/>
        <w:left w:val="none" w:sz="0" w:space="0" w:color="auto"/>
        <w:bottom w:val="none" w:sz="0" w:space="0" w:color="auto"/>
        <w:right w:val="none" w:sz="0" w:space="0" w:color="auto"/>
      </w:divBdr>
    </w:div>
    <w:div w:id="742685169">
      <w:bodyDiv w:val="1"/>
      <w:marLeft w:val="0"/>
      <w:marRight w:val="0"/>
      <w:marTop w:val="0"/>
      <w:marBottom w:val="0"/>
      <w:divBdr>
        <w:top w:val="none" w:sz="0" w:space="0" w:color="auto"/>
        <w:left w:val="none" w:sz="0" w:space="0" w:color="auto"/>
        <w:bottom w:val="none" w:sz="0" w:space="0" w:color="auto"/>
        <w:right w:val="none" w:sz="0" w:space="0" w:color="auto"/>
      </w:divBdr>
    </w:div>
    <w:div w:id="750586155">
      <w:bodyDiv w:val="1"/>
      <w:marLeft w:val="0"/>
      <w:marRight w:val="0"/>
      <w:marTop w:val="0"/>
      <w:marBottom w:val="0"/>
      <w:divBdr>
        <w:top w:val="none" w:sz="0" w:space="0" w:color="auto"/>
        <w:left w:val="none" w:sz="0" w:space="0" w:color="auto"/>
        <w:bottom w:val="none" w:sz="0" w:space="0" w:color="auto"/>
        <w:right w:val="none" w:sz="0" w:space="0" w:color="auto"/>
      </w:divBdr>
    </w:div>
    <w:div w:id="751240082">
      <w:bodyDiv w:val="1"/>
      <w:marLeft w:val="0"/>
      <w:marRight w:val="0"/>
      <w:marTop w:val="0"/>
      <w:marBottom w:val="0"/>
      <w:divBdr>
        <w:top w:val="none" w:sz="0" w:space="0" w:color="auto"/>
        <w:left w:val="none" w:sz="0" w:space="0" w:color="auto"/>
        <w:bottom w:val="none" w:sz="0" w:space="0" w:color="auto"/>
        <w:right w:val="none" w:sz="0" w:space="0" w:color="auto"/>
      </w:divBdr>
    </w:div>
    <w:div w:id="751854768">
      <w:bodyDiv w:val="1"/>
      <w:marLeft w:val="0"/>
      <w:marRight w:val="0"/>
      <w:marTop w:val="0"/>
      <w:marBottom w:val="0"/>
      <w:divBdr>
        <w:top w:val="none" w:sz="0" w:space="0" w:color="auto"/>
        <w:left w:val="none" w:sz="0" w:space="0" w:color="auto"/>
        <w:bottom w:val="none" w:sz="0" w:space="0" w:color="auto"/>
        <w:right w:val="none" w:sz="0" w:space="0" w:color="auto"/>
      </w:divBdr>
    </w:div>
    <w:div w:id="751976629">
      <w:bodyDiv w:val="1"/>
      <w:marLeft w:val="0"/>
      <w:marRight w:val="0"/>
      <w:marTop w:val="0"/>
      <w:marBottom w:val="0"/>
      <w:divBdr>
        <w:top w:val="none" w:sz="0" w:space="0" w:color="auto"/>
        <w:left w:val="none" w:sz="0" w:space="0" w:color="auto"/>
        <w:bottom w:val="none" w:sz="0" w:space="0" w:color="auto"/>
        <w:right w:val="none" w:sz="0" w:space="0" w:color="auto"/>
      </w:divBdr>
    </w:div>
    <w:div w:id="755902514">
      <w:bodyDiv w:val="1"/>
      <w:marLeft w:val="0"/>
      <w:marRight w:val="0"/>
      <w:marTop w:val="0"/>
      <w:marBottom w:val="0"/>
      <w:divBdr>
        <w:top w:val="none" w:sz="0" w:space="0" w:color="auto"/>
        <w:left w:val="none" w:sz="0" w:space="0" w:color="auto"/>
        <w:bottom w:val="none" w:sz="0" w:space="0" w:color="auto"/>
        <w:right w:val="none" w:sz="0" w:space="0" w:color="auto"/>
      </w:divBdr>
    </w:div>
    <w:div w:id="757866236">
      <w:bodyDiv w:val="1"/>
      <w:marLeft w:val="0"/>
      <w:marRight w:val="0"/>
      <w:marTop w:val="0"/>
      <w:marBottom w:val="0"/>
      <w:divBdr>
        <w:top w:val="none" w:sz="0" w:space="0" w:color="auto"/>
        <w:left w:val="none" w:sz="0" w:space="0" w:color="auto"/>
        <w:bottom w:val="none" w:sz="0" w:space="0" w:color="auto"/>
        <w:right w:val="none" w:sz="0" w:space="0" w:color="auto"/>
      </w:divBdr>
    </w:div>
    <w:div w:id="765033873">
      <w:bodyDiv w:val="1"/>
      <w:marLeft w:val="0"/>
      <w:marRight w:val="0"/>
      <w:marTop w:val="0"/>
      <w:marBottom w:val="0"/>
      <w:divBdr>
        <w:top w:val="none" w:sz="0" w:space="0" w:color="auto"/>
        <w:left w:val="none" w:sz="0" w:space="0" w:color="auto"/>
        <w:bottom w:val="none" w:sz="0" w:space="0" w:color="auto"/>
        <w:right w:val="none" w:sz="0" w:space="0" w:color="auto"/>
      </w:divBdr>
    </w:div>
    <w:div w:id="769931198">
      <w:bodyDiv w:val="1"/>
      <w:marLeft w:val="0"/>
      <w:marRight w:val="0"/>
      <w:marTop w:val="0"/>
      <w:marBottom w:val="0"/>
      <w:divBdr>
        <w:top w:val="none" w:sz="0" w:space="0" w:color="auto"/>
        <w:left w:val="none" w:sz="0" w:space="0" w:color="auto"/>
        <w:bottom w:val="none" w:sz="0" w:space="0" w:color="auto"/>
        <w:right w:val="none" w:sz="0" w:space="0" w:color="auto"/>
      </w:divBdr>
    </w:div>
    <w:div w:id="773210007">
      <w:bodyDiv w:val="1"/>
      <w:marLeft w:val="0"/>
      <w:marRight w:val="0"/>
      <w:marTop w:val="0"/>
      <w:marBottom w:val="0"/>
      <w:divBdr>
        <w:top w:val="none" w:sz="0" w:space="0" w:color="auto"/>
        <w:left w:val="none" w:sz="0" w:space="0" w:color="auto"/>
        <w:bottom w:val="none" w:sz="0" w:space="0" w:color="auto"/>
        <w:right w:val="none" w:sz="0" w:space="0" w:color="auto"/>
      </w:divBdr>
    </w:div>
    <w:div w:id="782042116">
      <w:bodyDiv w:val="1"/>
      <w:marLeft w:val="0"/>
      <w:marRight w:val="0"/>
      <w:marTop w:val="0"/>
      <w:marBottom w:val="0"/>
      <w:divBdr>
        <w:top w:val="none" w:sz="0" w:space="0" w:color="auto"/>
        <w:left w:val="none" w:sz="0" w:space="0" w:color="auto"/>
        <w:bottom w:val="none" w:sz="0" w:space="0" w:color="auto"/>
        <w:right w:val="none" w:sz="0" w:space="0" w:color="auto"/>
      </w:divBdr>
    </w:div>
    <w:div w:id="783036389">
      <w:bodyDiv w:val="1"/>
      <w:marLeft w:val="0"/>
      <w:marRight w:val="0"/>
      <w:marTop w:val="0"/>
      <w:marBottom w:val="0"/>
      <w:divBdr>
        <w:top w:val="none" w:sz="0" w:space="0" w:color="auto"/>
        <w:left w:val="none" w:sz="0" w:space="0" w:color="auto"/>
        <w:bottom w:val="none" w:sz="0" w:space="0" w:color="auto"/>
        <w:right w:val="none" w:sz="0" w:space="0" w:color="auto"/>
      </w:divBdr>
    </w:div>
    <w:div w:id="785781147">
      <w:bodyDiv w:val="1"/>
      <w:marLeft w:val="0"/>
      <w:marRight w:val="0"/>
      <w:marTop w:val="0"/>
      <w:marBottom w:val="0"/>
      <w:divBdr>
        <w:top w:val="none" w:sz="0" w:space="0" w:color="auto"/>
        <w:left w:val="none" w:sz="0" w:space="0" w:color="auto"/>
        <w:bottom w:val="none" w:sz="0" w:space="0" w:color="auto"/>
        <w:right w:val="none" w:sz="0" w:space="0" w:color="auto"/>
      </w:divBdr>
    </w:div>
    <w:div w:id="799811213">
      <w:bodyDiv w:val="1"/>
      <w:marLeft w:val="0"/>
      <w:marRight w:val="0"/>
      <w:marTop w:val="0"/>
      <w:marBottom w:val="0"/>
      <w:divBdr>
        <w:top w:val="none" w:sz="0" w:space="0" w:color="auto"/>
        <w:left w:val="none" w:sz="0" w:space="0" w:color="auto"/>
        <w:bottom w:val="none" w:sz="0" w:space="0" w:color="auto"/>
        <w:right w:val="none" w:sz="0" w:space="0" w:color="auto"/>
      </w:divBdr>
    </w:div>
    <w:div w:id="802044624">
      <w:bodyDiv w:val="1"/>
      <w:marLeft w:val="0"/>
      <w:marRight w:val="0"/>
      <w:marTop w:val="0"/>
      <w:marBottom w:val="0"/>
      <w:divBdr>
        <w:top w:val="none" w:sz="0" w:space="0" w:color="auto"/>
        <w:left w:val="none" w:sz="0" w:space="0" w:color="auto"/>
        <w:bottom w:val="none" w:sz="0" w:space="0" w:color="auto"/>
        <w:right w:val="none" w:sz="0" w:space="0" w:color="auto"/>
      </w:divBdr>
    </w:div>
    <w:div w:id="810097073">
      <w:bodyDiv w:val="1"/>
      <w:marLeft w:val="0"/>
      <w:marRight w:val="0"/>
      <w:marTop w:val="0"/>
      <w:marBottom w:val="0"/>
      <w:divBdr>
        <w:top w:val="none" w:sz="0" w:space="0" w:color="auto"/>
        <w:left w:val="none" w:sz="0" w:space="0" w:color="auto"/>
        <w:bottom w:val="none" w:sz="0" w:space="0" w:color="auto"/>
        <w:right w:val="none" w:sz="0" w:space="0" w:color="auto"/>
      </w:divBdr>
    </w:div>
    <w:div w:id="818809233">
      <w:bodyDiv w:val="1"/>
      <w:marLeft w:val="0"/>
      <w:marRight w:val="0"/>
      <w:marTop w:val="0"/>
      <w:marBottom w:val="0"/>
      <w:divBdr>
        <w:top w:val="none" w:sz="0" w:space="0" w:color="auto"/>
        <w:left w:val="none" w:sz="0" w:space="0" w:color="auto"/>
        <w:bottom w:val="none" w:sz="0" w:space="0" w:color="auto"/>
        <w:right w:val="none" w:sz="0" w:space="0" w:color="auto"/>
      </w:divBdr>
    </w:div>
    <w:div w:id="819343811">
      <w:bodyDiv w:val="1"/>
      <w:marLeft w:val="0"/>
      <w:marRight w:val="0"/>
      <w:marTop w:val="0"/>
      <w:marBottom w:val="0"/>
      <w:divBdr>
        <w:top w:val="none" w:sz="0" w:space="0" w:color="auto"/>
        <w:left w:val="none" w:sz="0" w:space="0" w:color="auto"/>
        <w:bottom w:val="none" w:sz="0" w:space="0" w:color="auto"/>
        <w:right w:val="none" w:sz="0" w:space="0" w:color="auto"/>
      </w:divBdr>
    </w:div>
    <w:div w:id="827482263">
      <w:bodyDiv w:val="1"/>
      <w:marLeft w:val="0"/>
      <w:marRight w:val="0"/>
      <w:marTop w:val="0"/>
      <w:marBottom w:val="0"/>
      <w:divBdr>
        <w:top w:val="none" w:sz="0" w:space="0" w:color="auto"/>
        <w:left w:val="none" w:sz="0" w:space="0" w:color="auto"/>
        <w:bottom w:val="none" w:sz="0" w:space="0" w:color="auto"/>
        <w:right w:val="none" w:sz="0" w:space="0" w:color="auto"/>
      </w:divBdr>
    </w:div>
    <w:div w:id="827555420">
      <w:bodyDiv w:val="1"/>
      <w:marLeft w:val="0"/>
      <w:marRight w:val="0"/>
      <w:marTop w:val="0"/>
      <w:marBottom w:val="0"/>
      <w:divBdr>
        <w:top w:val="none" w:sz="0" w:space="0" w:color="auto"/>
        <w:left w:val="none" w:sz="0" w:space="0" w:color="auto"/>
        <w:bottom w:val="none" w:sz="0" w:space="0" w:color="auto"/>
        <w:right w:val="none" w:sz="0" w:space="0" w:color="auto"/>
      </w:divBdr>
    </w:div>
    <w:div w:id="830029084">
      <w:bodyDiv w:val="1"/>
      <w:marLeft w:val="0"/>
      <w:marRight w:val="0"/>
      <w:marTop w:val="0"/>
      <w:marBottom w:val="0"/>
      <w:divBdr>
        <w:top w:val="none" w:sz="0" w:space="0" w:color="auto"/>
        <w:left w:val="none" w:sz="0" w:space="0" w:color="auto"/>
        <w:bottom w:val="none" w:sz="0" w:space="0" w:color="auto"/>
        <w:right w:val="none" w:sz="0" w:space="0" w:color="auto"/>
      </w:divBdr>
    </w:div>
    <w:div w:id="838890522">
      <w:bodyDiv w:val="1"/>
      <w:marLeft w:val="0"/>
      <w:marRight w:val="0"/>
      <w:marTop w:val="0"/>
      <w:marBottom w:val="0"/>
      <w:divBdr>
        <w:top w:val="none" w:sz="0" w:space="0" w:color="auto"/>
        <w:left w:val="none" w:sz="0" w:space="0" w:color="auto"/>
        <w:bottom w:val="none" w:sz="0" w:space="0" w:color="auto"/>
        <w:right w:val="none" w:sz="0" w:space="0" w:color="auto"/>
      </w:divBdr>
    </w:div>
    <w:div w:id="843668087">
      <w:bodyDiv w:val="1"/>
      <w:marLeft w:val="0"/>
      <w:marRight w:val="0"/>
      <w:marTop w:val="0"/>
      <w:marBottom w:val="0"/>
      <w:divBdr>
        <w:top w:val="none" w:sz="0" w:space="0" w:color="auto"/>
        <w:left w:val="none" w:sz="0" w:space="0" w:color="auto"/>
        <w:bottom w:val="none" w:sz="0" w:space="0" w:color="auto"/>
        <w:right w:val="none" w:sz="0" w:space="0" w:color="auto"/>
      </w:divBdr>
    </w:div>
    <w:div w:id="846869880">
      <w:bodyDiv w:val="1"/>
      <w:marLeft w:val="0"/>
      <w:marRight w:val="0"/>
      <w:marTop w:val="0"/>
      <w:marBottom w:val="0"/>
      <w:divBdr>
        <w:top w:val="none" w:sz="0" w:space="0" w:color="auto"/>
        <w:left w:val="none" w:sz="0" w:space="0" w:color="auto"/>
        <w:bottom w:val="none" w:sz="0" w:space="0" w:color="auto"/>
        <w:right w:val="none" w:sz="0" w:space="0" w:color="auto"/>
      </w:divBdr>
    </w:div>
    <w:div w:id="856433272">
      <w:bodyDiv w:val="1"/>
      <w:marLeft w:val="0"/>
      <w:marRight w:val="0"/>
      <w:marTop w:val="0"/>
      <w:marBottom w:val="0"/>
      <w:divBdr>
        <w:top w:val="none" w:sz="0" w:space="0" w:color="auto"/>
        <w:left w:val="none" w:sz="0" w:space="0" w:color="auto"/>
        <w:bottom w:val="none" w:sz="0" w:space="0" w:color="auto"/>
        <w:right w:val="none" w:sz="0" w:space="0" w:color="auto"/>
      </w:divBdr>
    </w:div>
    <w:div w:id="861937004">
      <w:bodyDiv w:val="1"/>
      <w:marLeft w:val="0"/>
      <w:marRight w:val="0"/>
      <w:marTop w:val="0"/>
      <w:marBottom w:val="0"/>
      <w:divBdr>
        <w:top w:val="none" w:sz="0" w:space="0" w:color="auto"/>
        <w:left w:val="none" w:sz="0" w:space="0" w:color="auto"/>
        <w:bottom w:val="none" w:sz="0" w:space="0" w:color="auto"/>
        <w:right w:val="none" w:sz="0" w:space="0" w:color="auto"/>
      </w:divBdr>
    </w:div>
    <w:div w:id="869299219">
      <w:bodyDiv w:val="1"/>
      <w:marLeft w:val="0"/>
      <w:marRight w:val="0"/>
      <w:marTop w:val="0"/>
      <w:marBottom w:val="0"/>
      <w:divBdr>
        <w:top w:val="none" w:sz="0" w:space="0" w:color="auto"/>
        <w:left w:val="none" w:sz="0" w:space="0" w:color="auto"/>
        <w:bottom w:val="none" w:sz="0" w:space="0" w:color="auto"/>
        <w:right w:val="none" w:sz="0" w:space="0" w:color="auto"/>
      </w:divBdr>
    </w:div>
    <w:div w:id="880171224">
      <w:bodyDiv w:val="1"/>
      <w:marLeft w:val="0"/>
      <w:marRight w:val="0"/>
      <w:marTop w:val="0"/>
      <w:marBottom w:val="0"/>
      <w:divBdr>
        <w:top w:val="none" w:sz="0" w:space="0" w:color="auto"/>
        <w:left w:val="none" w:sz="0" w:space="0" w:color="auto"/>
        <w:bottom w:val="none" w:sz="0" w:space="0" w:color="auto"/>
        <w:right w:val="none" w:sz="0" w:space="0" w:color="auto"/>
      </w:divBdr>
    </w:div>
    <w:div w:id="884872388">
      <w:bodyDiv w:val="1"/>
      <w:marLeft w:val="0"/>
      <w:marRight w:val="0"/>
      <w:marTop w:val="0"/>
      <w:marBottom w:val="0"/>
      <w:divBdr>
        <w:top w:val="none" w:sz="0" w:space="0" w:color="auto"/>
        <w:left w:val="none" w:sz="0" w:space="0" w:color="auto"/>
        <w:bottom w:val="none" w:sz="0" w:space="0" w:color="auto"/>
        <w:right w:val="none" w:sz="0" w:space="0" w:color="auto"/>
      </w:divBdr>
    </w:div>
    <w:div w:id="885947033">
      <w:bodyDiv w:val="1"/>
      <w:marLeft w:val="0"/>
      <w:marRight w:val="0"/>
      <w:marTop w:val="0"/>
      <w:marBottom w:val="0"/>
      <w:divBdr>
        <w:top w:val="none" w:sz="0" w:space="0" w:color="auto"/>
        <w:left w:val="none" w:sz="0" w:space="0" w:color="auto"/>
        <w:bottom w:val="none" w:sz="0" w:space="0" w:color="auto"/>
        <w:right w:val="none" w:sz="0" w:space="0" w:color="auto"/>
      </w:divBdr>
    </w:div>
    <w:div w:id="896161898">
      <w:bodyDiv w:val="1"/>
      <w:marLeft w:val="0"/>
      <w:marRight w:val="0"/>
      <w:marTop w:val="0"/>
      <w:marBottom w:val="0"/>
      <w:divBdr>
        <w:top w:val="none" w:sz="0" w:space="0" w:color="auto"/>
        <w:left w:val="none" w:sz="0" w:space="0" w:color="auto"/>
        <w:bottom w:val="none" w:sz="0" w:space="0" w:color="auto"/>
        <w:right w:val="none" w:sz="0" w:space="0" w:color="auto"/>
      </w:divBdr>
    </w:div>
    <w:div w:id="907110043">
      <w:bodyDiv w:val="1"/>
      <w:marLeft w:val="0"/>
      <w:marRight w:val="0"/>
      <w:marTop w:val="0"/>
      <w:marBottom w:val="0"/>
      <w:divBdr>
        <w:top w:val="none" w:sz="0" w:space="0" w:color="auto"/>
        <w:left w:val="none" w:sz="0" w:space="0" w:color="auto"/>
        <w:bottom w:val="none" w:sz="0" w:space="0" w:color="auto"/>
        <w:right w:val="none" w:sz="0" w:space="0" w:color="auto"/>
      </w:divBdr>
    </w:div>
    <w:div w:id="908930392">
      <w:bodyDiv w:val="1"/>
      <w:marLeft w:val="0"/>
      <w:marRight w:val="0"/>
      <w:marTop w:val="0"/>
      <w:marBottom w:val="0"/>
      <w:divBdr>
        <w:top w:val="none" w:sz="0" w:space="0" w:color="auto"/>
        <w:left w:val="none" w:sz="0" w:space="0" w:color="auto"/>
        <w:bottom w:val="none" w:sz="0" w:space="0" w:color="auto"/>
        <w:right w:val="none" w:sz="0" w:space="0" w:color="auto"/>
      </w:divBdr>
    </w:div>
    <w:div w:id="912931826">
      <w:bodyDiv w:val="1"/>
      <w:marLeft w:val="0"/>
      <w:marRight w:val="0"/>
      <w:marTop w:val="0"/>
      <w:marBottom w:val="0"/>
      <w:divBdr>
        <w:top w:val="none" w:sz="0" w:space="0" w:color="auto"/>
        <w:left w:val="none" w:sz="0" w:space="0" w:color="auto"/>
        <w:bottom w:val="none" w:sz="0" w:space="0" w:color="auto"/>
        <w:right w:val="none" w:sz="0" w:space="0" w:color="auto"/>
      </w:divBdr>
    </w:div>
    <w:div w:id="918170144">
      <w:bodyDiv w:val="1"/>
      <w:marLeft w:val="0"/>
      <w:marRight w:val="0"/>
      <w:marTop w:val="0"/>
      <w:marBottom w:val="0"/>
      <w:divBdr>
        <w:top w:val="none" w:sz="0" w:space="0" w:color="auto"/>
        <w:left w:val="none" w:sz="0" w:space="0" w:color="auto"/>
        <w:bottom w:val="none" w:sz="0" w:space="0" w:color="auto"/>
        <w:right w:val="none" w:sz="0" w:space="0" w:color="auto"/>
      </w:divBdr>
    </w:div>
    <w:div w:id="922639907">
      <w:bodyDiv w:val="1"/>
      <w:marLeft w:val="0"/>
      <w:marRight w:val="0"/>
      <w:marTop w:val="0"/>
      <w:marBottom w:val="0"/>
      <w:divBdr>
        <w:top w:val="none" w:sz="0" w:space="0" w:color="auto"/>
        <w:left w:val="none" w:sz="0" w:space="0" w:color="auto"/>
        <w:bottom w:val="none" w:sz="0" w:space="0" w:color="auto"/>
        <w:right w:val="none" w:sz="0" w:space="0" w:color="auto"/>
      </w:divBdr>
    </w:div>
    <w:div w:id="924847014">
      <w:bodyDiv w:val="1"/>
      <w:marLeft w:val="0"/>
      <w:marRight w:val="0"/>
      <w:marTop w:val="0"/>
      <w:marBottom w:val="0"/>
      <w:divBdr>
        <w:top w:val="none" w:sz="0" w:space="0" w:color="auto"/>
        <w:left w:val="none" w:sz="0" w:space="0" w:color="auto"/>
        <w:bottom w:val="none" w:sz="0" w:space="0" w:color="auto"/>
        <w:right w:val="none" w:sz="0" w:space="0" w:color="auto"/>
      </w:divBdr>
    </w:div>
    <w:div w:id="932711968">
      <w:bodyDiv w:val="1"/>
      <w:marLeft w:val="0"/>
      <w:marRight w:val="0"/>
      <w:marTop w:val="0"/>
      <w:marBottom w:val="0"/>
      <w:divBdr>
        <w:top w:val="none" w:sz="0" w:space="0" w:color="auto"/>
        <w:left w:val="none" w:sz="0" w:space="0" w:color="auto"/>
        <w:bottom w:val="none" w:sz="0" w:space="0" w:color="auto"/>
        <w:right w:val="none" w:sz="0" w:space="0" w:color="auto"/>
      </w:divBdr>
    </w:div>
    <w:div w:id="948241475">
      <w:bodyDiv w:val="1"/>
      <w:marLeft w:val="0"/>
      <w:marRight w:val="0"/>
      <w:marTop w:val="0"/>
      <w:marBottom w:val="0"/>
      <w:divBdr>
        <w:top w:val="none" w:sz="0" w:space="0" w:color="auto"/>
        <w:left w:val="none" w:sz="0" w:space="0" w:color="auto"/>
        <w:bottom w:val="none" w:sz="0" w:space="0" w:color="auto"/>
        <w:right w:val="none" w:sz="0" w:space="0" w:color="auto"/>
      </w:divBdr>
    </w:div>
    <w:div w:id="949779759">
      <w:bodyDiv w:val="1"/>
      <w:marLeft w:val="0"/>
      <w:marRight w:val="0"/>
      <w:marTop w:val="0"/>
      <w:marBottom w:val="0"/>
      <w:divBdr>
        <w:top w:val="none" w:sz="0" w:space="0" w:color="auto"/>
        <w:left w:val="none" w:sz="0" w:space="0" w:color="auto"/>
        <w:bottom w:val="none" w:sz="0" w:space="0" w:color="auto"/>
        <w:right w:val="none" w:sz="0" w:space="0" w:color="auto"/>
      </w:divBdr>
    </w:div>
    <w:div w:id="950014144">
      <w:bodyDiv w:val="1"/>
      <w:marLeft w:val="0"/>
      <w:marRight w:val="0"/>
      <w:marTop w:val="0"/>
      <w:marBottom w:val="0"/>
      <w:divBdr>
        <w:top w:val="none" w:sz="0" w:space="0" w:color="auto"/>
        <w:left w:val="none" w:sz="0" w:space="0" w:color="auto"/>
        <w:bottom w:val="none" w:sz="0" w:space="0" w:color="auto"/>
        <w:right w:val="none" w:sz="0" w:space="0" w:color="auto"/>
      </w:divBdr>
    </w:div>
    <w:div w:id="952051158">
      <w:bodyDiv w:val="1"/>
      <w:marLeft w:val="0"/>
      <w:marRight w:val="0"/>
      <w:marTop w:val="0"/>
      <w:marBottom w:val="0"/>
      <w:divBdr>
        <w:top w:val="none" w:sz="0" w:space="0" w:color="auto"/>
        <w:left w:val="none" w:sz="0" w:space="0" w:color="auto"/>
        <w:bottom w:val="none" w:sz="0" w:space="0" w:color="auto"/>
        <w:right w:val="none" w:sz="0" w:space="0" w:color="auto"/>
      </w:divBdr>
    </w:div>
    <w:div w:id="952130246">
      <w:bodyDiv w:val="1"/>
      <w:marLeft w:val="0"/>
      <w:marRight w:val="0"/>
      <w:marTop w:val="0"/>
      <w:marBottom w:val="0"/>
      <w:divBdr>
        <w:top w:val="none" w:sz="0" w:space="0" w:color="auto"/>
        <w:left w:val="none" w:sz="0" w:space="0" w:color="auto"/>
        <w:bottom w:val="none" w:sz="0" w:space="0" w:color="auto"/>
        <w:right w:val="none" w:sz="0" w:space="0" w:color="auto"/>
      </w:divBdr>
    </w:div>
    <w:div w:id="956521824">
      <w:bodyDiv w:val="1"/>
      <w:marLeft w:val="0"/>
      <w:marRight w:val="0"/>
      <w:marTop w:val="0"/>
      <w:marBottom w:val="0"/>
      <w:divBdr>
        <w:top w:val="none" w:sz="0" w:space="0" w:color="auto"/>
        <w:left w:val="none" w:sz="0" w:space="0" w:color="auto"/>
        <w:bottom w:val="none" w:sz="0" w:space="0" w:color="auto"/>
        <w:right w:val="none" w:sz="0" w:space="0" w:color="auto"/>
      </w:divBdr>
    </w:div>
    <w:div w:id="958877852">
      <w:bodyDiv w:val="1"/>
      <w:marLeft w:val="0"/>
      <w:marRight w:val="0"/>
      <w:marTop w:val="0"/>
      <w:marBottom w:val="0"/>
      <w:divBdr>
        <w:top w:val="none" w:sz="0" w:space="0" w:color="auto"/>
        <w:left w:val="none" w:sz="0" w:space="0" w:color="auto"/>
        <w:bottom w:val="none" w:sz="0" w:space="0" w:color="auto"/>
        <w:right w:val="none" w:sz="0" w:space="0" w:color="auto"/>
      </w:divBdr>
    </w:div>
    <w:div w:id="970750963">
      <w:bodyDiv w:val="1"/>
      <w:marLeft w:val="0"/>
      <w:marRight w:val="0"/>
      <w:marTop w:val="0"/>
      <w:marBottom w:val="0"/>
      <w:divBdr>
        <w:top w:val="none" w:sz="0" w:space="0" w:color="auto"/>
        <w:left w:val="none" w:sz="0" w:space="0" w:color="auto"/>
        <w:bottom w:val="none" w:sz="0" w:space="0" w:color="auto"/>
        <w:right w:val="none" w:sz="0" w:space="0" w:color="auto"/>
      </w:divBdr>
    </w:div>
    <w:div w:id="973020097">
      <w:bodyDiv w:val="1"/>
      <w:marLeft w:val="0"/>
      <w:marRight w:val="0"/>
      <w:marTop w:val="0"/>
      <w:marBottom w:val="0"/>
      <w:divBdr>
        <w:top w:val="none" w:sz="0" w:space="0" w:color="auto"/>
        <w:left w:val="none" w:sz="0" w:space="0" w:color="auto"/>
        <w:bottom w:val="none" w:sz="0" w:space="0" w:color="auto"/>
        <w:right w:val="none" w:sz="0" w:space="0" w:color="auto"/>
      </w:divBdr>
    </w:div>
    <w:div w:id="976952841">
      <w:bodyDiv w:val="1"/>
      <w:marLeft w:val="0"/>
      <w:marRight w:val="0"/>
      <w:marTop w:val="0"/>
      <w:marBottom w:val="0"/>
      <w:divBdr>
        <w:top w:val="none" w:sz="0" w:space="0" w:color="auto"/>
        <w:left w:val="none" w:sz="0" w:space="0" w:color="auto"/>
        <w:bottom w:val="none" w:sz="0" w:space="0" w:color="auto"/>
        <w:right w:val="none" w:sz="0" w:space="0" w:color="auto"/>
      </w:divBdr>
    </w:div>
    <w:div w:id="977103393">
      <w:bodyDiv w:val="1"/>
      <w:marLeft w:val="0"/>
      <w:marRight w:val="0"/>
      <w:marTop w:val="0"/>
      <w:marBottom w:val="0"/>
      <w:divBdr>
        <w:top w:val="none" w:sz="0" w:space="0" w:color="auto"/>
        <w:left w:val="none" w:sz="0" w:space="0" w:color="auto"/>
        <w:bottom w:val="none" w:sz="0" w:space="0" w:color="auto"/>
        <w:right w:val="none" w:sz="0" w:space="0" w:color="auto"/>
      </w:divBdr>
    </w:div>
    <w:div w:id="978387280">
      <w:bodyDiv w:val="1"/>
      <w:marLeft w:val="0"/>
      <w:marRight w:val="0"/>
      <w:marTop w:val="0"/>
      <w:marBottom w:val="0"/>
      <w:divBdr>
        <w:top w:val="none" w:sz="0" w:space="0" w:color="auto"/>
        <w:left w:val="none" w:sz="0" w:space="0" w:color="auto"/>
        <w:bottom w:val="none" w:sz="0" w:space="0" w:color="auto"/>
        <w:right w:val="none" w:sz="0" w:space="0" w:color="auto"/>
      </w:divBdr>
    </w:div>
    <w:div w:id="990598954">
      <w:bodyDiv w:val="1"/>
      <w:marLeft w:val="0"/>
      <w:marRight w:val="0"/>
      <w:marTop w:val="0"/>
      <w:marBottom w:val="0"/>
      <w:divBdr>
        <w:top w:val="none" w:sz="0" w:space="0" w:color="auto"/>
        <w:left w:val="none" w:sz="0" w:space="0" w:color="auto"/>
        <w:bottom w:val="none" w:sz="0" w:space="0" w:color="auto"/>
        <w:right w:val="none" w:sz="0" w:space="0" w:color="auto"/>
      </w:divBdr>
    </w:div>
    <w:div w:id="1001348600">
      <w:bodyDiv w:val="1"/>
      <w:marLeft w:val="0"/>
      <w:marRight w:val="0"/>
      <w:marTop w:val="0"/>
      <w:marBottom w:val="0"/>
      <w:divBdr>
        <w:top w:val="none" w:sz="0" w:space="0" w:color="auto"/>
        <w:left w:val="none" w:sz="0" w:space="0" w:color="auto"/>
        <w:bottom w:val="none" w:sz="0" w:space="0" w:color="auto"/>
        <w:right w:val="none" w:sz="0" w:space="0" w:color="auto"/>
      </w:divBdr>
    </w:div>
    <w:div w:id="1002392267">
      <w:bodyDiv w:val="1"/>
      <w:marLeft w:val="0"/>
      <w:marRight w:val="0"/>
      <w:marTop w:val="0"/>
      <w:marBottom w:val="0"/>
      <w:divBdr>
        <w:top w:val="none" w:sz="0" w:space="0" w:color="auto"/>
        <w:left w:val="none" w:sz="0" w:space="0" w:color="auto"/>
        <w:bottom w:val="none" w:sz="0" w:space="0" w:color="auto"/>
        <w:right w:val="none" w:sz="0" w:space="0" w:color="auto"/>
      </w:divBdr>
    </w:div>
    <w:div w:id="1004669203">
      <w:bodyDiv w:val="1"/>
      <w:marLeft w:val="0"/>
      <w:marRight w:val="0"/>
      <w:marTop w:val="0"/>
      <w:marBottom w:val="0"/>
      <w:divBdr>
        <w:top w:val="none" w:sz="0" w:space="0" w:color="auto"/>
        <w:left w:val="none" w:sz="0" w:space="0" w:color="auto"/>
        <w:bottom w:val="none" w:sz="0" w:space="0" w:color="auto"/>
        <w:right w:val="none" w:sz="0" w:space="0" w:color="auto"/>
      </w:divBdr>
    </w:div>
    <w:div w:id="1018703799">
      <w:bodyDiv w:val="1"/>
      <w:marLeft w:val="0"/>
      <w:marRight w:val="0"/>
      <w:marTop w:val="0"/>
      <w:marBottom w:val="0"/>
      <w:divBdr>
        <w:top w:val="none" w:sz="0" w:space="0" w:color="auto"/>
        <w:left w:val="none" w:sz="0" w:space="0" w:color="auto"/>
        <w:bottom w:val="none" w:sz="0" w:space="0" w:color="auto"/>
        <w:right w:val="none" w:sz="0" w:space="0" w:color="auto"/>
      </w:divBdr>
    </w:div>
    <w:div w:id="1034577370">
      <w:bodyDiv w:val="1"/>
      <w:marLeft w:val="0"/>
      <w:marRight w:val="0"/>
      <w:marTop w:val="0"/>
      <w:marBottom w:val="0"/>
      <w:divBdr>
        <w:top w:val="none" w:sz="0" w:space="0" w:color="auto"/>
        <w:left w:val="none" w:sz="0" w:space="0" w:color="auto"/>
        <w:bottom w:val="none" w:sz="0" w:space="0" w:color="auto"/>
        <w:right w:val="none" w:sz="0" w:space="0" w:color="auto"/>
      </w:divBdr>
    </w:div>
    <w:div w:id="1038505270">
      <w:bodyDiv w:val="1"/>
      <w:marLeft w:val="0"/>
      <w:marRight w:val="0"/>
      <w:marTop w:val="0"/>
      <w:marBottom w:val="0"/>
      <w:divBdr>
        <w:top w:val="none" w:sz="0" w:space="0" w:color="auto"/>
        <w:left w:val="none" w:sz="0" w:space="0" w:color="auto"/>
        <w:bottom w:val="none" w:sz="0" w:space="0" w:color="auto"/>
        <w:right w:val="none" w:sz="0" w:space="0" w:color="auto"/>
      </w:divBdr>
    </w:div>
    <w:div w:id="1042022611">
      <w:bodyDiv w:val="1"/>
      <w:marLeft w:val="0"/>
      <w:marRight w:val="0"/>
      <w:marTop w:val="0"/>
      <w:marBottom w:val="0"/>
      <w:divBdr>
        <w:top w:val="none" w:sz="0" w:space="0" w:color="auto"/>
        <w:left w:val="none" w:sz="0" w:space="0" w:color="auto"/>
        <w:bottom w:val="none" w:sz="0" w:space="0" w:color="auto"/>
        <w:right w:val="none" w:sz="0" w:space="0" w:color="auto"/>
      </w:divBdr>
    </w:div>
    <w:div w:id="1050806290">
      <w:bodyDiv w:val="1"/>
      <w:marLeft w:val="0"/>
      <w:marRight w:val="0"/>
      <w:marTop w:val="0"/>
      <w:marBottom w:val="0"/>
      <w:divBdr>
        <w:top w:val="none" w:sz="0" w:space="0" w:color="auto"/>
        <w:left w:val="none" w:sz="0" w:space="0" w:color="auto"/>
        <w:bottom w:val="none" w:sz="0" w:space="0" w:color="auto"/>
        <w:right w:val="none" w:sz="0" w:space="0" w:color="auto"/>
      </w:divBdr>
    </w:div>
    <w:div w:id="1051265717">
      <w:bodyDiv w:val="1"/>
      <w:marLeft w:val="0"/>
      <w:marRight w:val="0"/>
      <w:marTop w:val="0"/>
      <w:marBottom w:val="0"/>
      <w:divBdr>
        <w:top w:val="none" w:sz="0" w:space="0" w:color="auto"/>
        <w:left w:val="none" w:sz="0" w:space="0" w:color="auto"/>
        <w:bottom w:val="none" w:sz="0" w:space="0" w:color="auto"/>
        <w:right w:val="none" w:sz="0" w:space="0" w:color="auto"/>
      </w:divBdr>
    </w:div>
    <w:div w:id="1059595654">
      <w:bodyDiv w:val="1"/>
      <w:marLeft w:val="0"/>
      <w:marRight w:val="0"/>
      <w:marTop w:val="0"/>
      <w:marBottom w:val="0"/>
      <w:divBdr>
        <w:top w:val="none" w:sz="0" w:space="0" w:color="auto"/>
        <w:left w:val="none" w:sz="0" w:space="0" w:color="auto"/>
        <w:bottom w:val="none" w:sz="0" w:space="0" w:color="auto"/>
        <w:right w:val="none" w:sz="0" w:space="0" w:color="auto"/>
      </w:divBdr>
    </w:div>
    <w:div w:id="1061371148">
      <w:bodyDiv w:val="1"/>
      <w:marLeft w:val="0"/>
      <w:marRight w:val="0"/>
      <w:marTop w:val="0"/>
      <w:marBottom w:val="0"/>
      <w:divBdr>
        <w:top w:val="none" w:sz="0" w:space="0" w:color="auto"/>
        <w:left w:val="none" w:sz="0" w:space="0" w:color="auto"/>
        <w:bottom w:val="none" w:sz="0" w:space="0" w:color="auto"/>
        <w:right w:val="none" w:sz="0" w:space="0" w:color="auto"/>
      </w:divBdr>
      <w:divsChild>
        <w:div w:id="547029227">
          <w:marLeft w:val="0"/>
          <w:marRight w:val="0"/>
          <w:marTop w:val="0"/>
          <w:marBottom w:val="0"/>
          <w:divBdr>
            <w:top w:val="none" w:sz="0" w:space="0" w:color="auto"/>
            <w:left w:val="none" w:sz="0" w:space="0" w:color="auto"/>
            <w:bottom w:val="none" w:sz="0" w:space="0" w:color="auto"/>
            <w:right w:val="none" w:sz="0" w:space="0" w:color="auto"/>
          </w:divBdr>
          <w:divsChild>
            <w:div w:id="112696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8826">
      <w:bodyDiv w:val="1"/>
      <w:marLeft w:val="0"/>
      <w:marRight w:val="0"/>
      <w:marTop w:val="0"/>
      <w:marBottom w:val="0"/>
      <w:divBdr>
        <w:top w:val="none" w:sz="0" w:space="0" w:color="auto"/>
        <w:left w:val="none" w:sz="0" w:space="0" w:color="auto"/>
        <w:bottom w:val="none" w:sz="0" w:space="0" w:color="auto"/>
        <w:right w:val="none" w:sz="0" w:space="0" w:color="auto"/>
      </w:divBdr>
    </w:div>
    <w:div w:id="1076125823">
      <w:bodyDiv w:val="1"/>
      <w:marLeft w:val="0"/>
      <w:marRight w:val="0"/>
      <w:marTop w:val="0"/>
      <w:marBottom w:val="0"/>
      <w:divBdr>
        <w:top w:val="none" w:sz="0" w:space="0" w:color="auto"/>
        <w:left w:val="none" w:sz="0" w:space="0" w:color="auto"/>
        <w:bottom w:val="none" w:sz="0" w:space="0" w:color="auto"/>
        <w:right w:val="none" w:sz="0" w:space="0" w:color="auto"/>
      </w:divBdr>
    </w:div>
    <w:div w:id="1083719364">
      <w:bodyDiv w:val="1"/>
      <w:marLeft w:val="0"/>
      <w:marRight w:val="0"/>
      <w:marTop w:val="0"/>
      <w:marBottom w:val="0"/>
      <w:divBdr>
        <w:top w:val="none" w:sz="0" w:space="0" w:color="auto"/>
        <w:left w:val="none" w:sz="0" w:space="0" w:color="auto"/>
        <w:bottom w:val="none" w:sz="0" w:space="0" w:color="auto"/>
        <w:right w:val="none" w:sz="0" w:space="0" w:color="auto"/>
      </w:divBdr>
    </w:div>
    <w:div w:id="1084569517">
      <w:bodyDiv w:val="1"/>
      <w:marLeft w:val="0"/>
      <w:marRight w:val="0"/>
      <w:marTop w:val="0"/>
      <w:marBottom w:val="0"/>
      <w:divBdr>
        <w:top w:val="none" w:sz="0" w:space="0" w:color="auto"/>
        <w:left w:val="none" w:sz="0" w:space="0" w:color="auto"/>
        <w:bottom w:val="none" w:sz="0" w:space="0" w:color="auto"/>
        <w:right w:val="none" w:sz="0" w:space="0" w:color="auto"/>
      </w:divBdr>
    </w:div>
    <w:div w:id="1094327338">
      <w:bodyDiv w:val="1"/>
      <w:marLeft w:val="0"/>
      <w:marRight w:val="0"/>
      <w:marTop w:val="0"/>
      <w:marBottom w:val="0"/>
      <w:divBdr>
        <w:top w:val="none" w:sz="0" w:space="0" w:color="auto"/>
        <w:left w:val="none" w:sz="0" w:space="0" w:color="auto"/>
        <w:bottom w:val="none" w:sz="0" w:space="0" w:color="auto"/>
        <w:right w:val="none" w:sz="0" w:space="0" w:color="auto"/>
      </w:divBdr>
    </w:div>
    <w:div w:id="1096445057">
      <w:bodyDiv w:val="1"/>
      <w:marLeft w:val="0"/>
      <w:marRight w:val="0"/>
      <w:marTop w:val="0"/>
      <w:marBottom w:val="0"/>
      <w:divBdr>
        <w:top w:val="none" w:sz="0" w:space="0" w:color="auto"/>
        <w:left w:val="none" w:sz="0" w:space="0" w:color="auto"/>
        <w:bottom w:val="none" w:sz="0" w:space="0" w:color="auto"/>
        <w:right w:val="none" w:sz="0" w:space="0" w:color="auto"/>
      </w:divBdr>
    </w:div>
    <w:div w:id="1101292088">
      <w:bodyDiv w:val="1"/>
      <w:marLeft w:val="0"/>
      <w:marRight w:val="0"/>
      <w:marTop w:val="0"/>
      <w:marBottom w:val="0"/>
      <w:divBdr>
        <w:top w:val="none" w:sz="0" w:space="0" w:color="auto"/>
        <w:left w:val="none" w:sz="0" w:space="0" w:color="auto"/>
        <w:bottom w:val="none" w:sz="0" w:space="0" w:color="auto"/>
        <w:right w:val="none" w:sz="0" w:space="0" w:color="auto"/>
      </w:divBdr>
    </w:div>
    <w:div w:id="1103571979">
      <w:bodyDiv w:val="1"/>
      <w:marLeft w:val="0"/>
      <w:marRight w:val="0"/>
      <w:marTop w:val="0"/>
      <w:marBottom w:val="0"/>
      <w:divBdr>
        <w:top w:val="none" w:sz="0" w:space="0" w:color="auto"/>
        <w:left w:val="none" w:sz="0" w:space="0" w:color="auto"/>
        <w:bottom w:val="none" w:sz="0" w:space="0" w:color="auto"/>
        <w:right w:val="none" w:sz="0" w:space="0" w:color="auto"/>
      </w:divBdr>
    </w:div>
    <w:div w:id="1108355841">
      <w:bodyDiv w:val="1"/>
      <w:marLeft w:val="0"/>
      <w:marRight w:val="0"/>
      <w:marTop w:val="0"/>
      <w:marBottom w:val="0"/>
      <w:divBdr>
        <w:top w:val="none" w:sz="0" w:space="0" w:color="auto"/>
        <w:left w:val="none" w:sz="0" w:space="0" w:color="auto"/>
        <w:bottom w:val="none" w:sz="0" w:space="0" w:color="auto"/>
        <w:right w:val="none" w:sz="0" w:space="0" w:color="auto"/>
      </w:divBdr>
    </w:div>
    <w:div w:id="1117486502">
      <w:bodyDiv w:val="1"/>
      <w:marLeft w:val="0"/>
      <w:marRight w:val="0"/>
      <w:marTop w:val="0"/>
      <w:marBottom w:val="0"/>
      <w:divBdr>
        <w:top w:val="none" w:sz="0" w:space="0" w:color="auto"/>
        <w:left w:val="none" w:sz="0" w:space="0" w:color="auto"/>
        <w:bottom w:val="none" w:sz="0" w:space="0" w:color="auto"/>
        <w:right w:val="none" w:sz="0" w:space="0" w:color="auto"/>
      </w:divBdr>
    </w:div>
    <w:div w:id="1117867245">
      <w:bodyDiv w:val="1"/>
      <w:marLeft w:val="0"/>
      <w:marRight w:val="0"/>
      <w:marTop w:val="0"/>
      <w:marBottom w:val="0"/>
      <w:divBdr>
        <w:top w:val="none" w:sz="0" w:space="0" w:color="auto"/>
        <w:left w:val="none" w:sz="0" w:space="0" w:color="auto"/>
        <w:bottom w:val="none" w:sz="0" w:space="0" w:color="auto"/>
        <w:right w:val="none" w:sz="0" w:space="0" w:color="auto"/>
      </w:divBdr>
    </w:div>
    <w:div w:id="1126780317">
      <w:bodyDiv w:val="1"/>
      <w:marLeft w:val="0"/>
      <w:marRight w:val="0"/>
      <w:marTop w:val="0"/>
      <w:marBottom w:val="0"/>
      <w:divBdr>
        <w:top w:val="none" w:sz="0" w:space="0" w:color="auto"/>
        <w:left w:val="none" w:sz="0" w:space="0" w:color="auto"/>
        <w:bottom w:val="none" w:sz="0" w:space="0" w:color="auto"/>
        <w:right w:val="none" w:sz="0" w:space="0" w:color="auto"/>
      </w:divBdr>
    </w:div>
    <w:div w:id="1129515529">
      <w:bodyDiv w:val="1"/>
      <w:marLeft w:val="0"/>
      <w:marRight w:val="0"/>
      <w:marTop w:val="0"/>
      <w:marBottom w:val="0"/>
      <w:divBdr>
        <w:top w:val="none" w:sz="0" w:space="0" w:color="auto"/>
        <w:left w:val="none" w:sz="0" w:space="0" w:color="auto"/>
        <w:bottom w:val="none" w:sz="0" w:space="0" w:color="auto"/>
        <w:right w:val="none" w:sz="0" w:space="0" w:color="auto"/>
      </w:divBdr>
    </w:div>
    <w:div w:id="1140927470">
      <w:bodyDiv w:val="1"/>
      <w:marLeft w:val="0"/>
      <w:marRight w:val="0"/>
      <w:marTop w:val="0"/>
      <w:marBottom w:val="0"/>
      <w:divBdr>
        <w:top w:val="none" w:sz="0" w:space="0" w:color="auto"/>
        <w:left w:val="none" w:sz="0" w:space="0" w:color="auto"/>
        <w:bottom w:val="none" w:sz="0" w:space="0" w:color="auto"/>
        <w:right w:val="none" w:sz="0" w:space="0" w:color="auto"/>
      </w:divBdr>
    </w:div>
    <w:div w:id="1143738960">
      <w:bodyDiv w:val="1"/>
      <w:marLeft w:val="0"/>
      <w:marRight w:val="0"/>
      <w:marTop w:val="0"/>
      <w:marBottom w:val="0"/>
      <w:divBdr>
        <w:top w:val="none" w:sz="0" w:space="0" w:color="auto"/>
        <w:left w:val="none" w:sz="0" w:space="0" w:color="auto"/>
        <w:bottom w:val="none" w:sz="0" w:space="0" w:color="auto"/>
        <w:right w:val="none" w:sz="0" w:space="0" w:color="auto"/>
      </w:divBdr>
    </w:div>
    <w:div w:id="1147239198">
      <w:bodyDiv w:val="1"/>
      <w:marLeft w:val="0"/>
      <w:marRight w:val="0"/>
      <w:marTop w:val="0"/>
      <w:marBottom w:val="0"/>
      <w:divBdr>
        <w:top w:val="none" w:sz="0" w:space="0" w:color="auto"/>
        <w:left w:val="none" w:sz="0" w:space="0" w:color="auto"/>
        <w:bottom w:val="none" w:sz="0" w:space="0" w:color="auto"/>
        <w:right w:val="none" w:sz="0" w:space="0" w:color="auto"/>
      </w:divBdr>
    </w:div>
    <w:div w:id="1151094660">
      <w:bodyDiv w:val="1"/>
      <w:marLeft w:val="0"/>
      <w:marRight w:val="0"/>
      <w:marTop w:val="0"/>
      <w:marBottom w:val="0"/>
      <w:divBdr>
        <w:top w:val="none" w:sz="0" w:space="0" w:color="auto"/>
        <w:left w:val="none" w:sz="0" w:space="0" w:color="auto"/>
        <w:bottom w:val="none" w:sz="0" w:space="0" w:color="auto"/>
        <w:right w:val="none" w:sz="0" w:space="0" w:color="auto"/>
      </w:divBdr>
    </w:div>
    <w:div w:id="1152327695">
      <w:bodyDiv w:val="1"/>
      <w:marLeft w:val="0"/>
      <w:marRight w:val="0"/>
      <w:marTop w:val="0"/>
      <w:marBottom w:val="0"/>
      <w:divBdr>
        <w:top w:val="none" w:sz="0" w:space="0" w:color="auto"/>
        <w:left w:val="none" w:sz="0" w:space="0" w:color="auto"/>
        <w:bottom w:val="none" w:sz="0" w:space="0" w:color="auto"/>
        <w:right w:val="none" w:sz="0" w:space="0" w:color="auto"/>
      </w:divBdr>
    </w:div>
    <w:div w:id="1154835690">
      <w:bodyDiv w:val="1"/>
      <w:marLeft w:val="0"/>
      <w:marRight w:val="0"/>
      <w:marTop w:val="0"/>
      <w:marBottom w:val="0"/>
      <w:divBdr>
        <w:top w:val="none" w:sz="0" w:space="0" w:color="auto"/>
        <w:left w:val="none" w:sz="0" w:space="0" w:color="auto"/>
        <w:bottom w:val="none" w:sz="0" w:space="0" w:color="auto"/>
        <w:right w:val="none" w:sz="0" w:space="0" w:color="auto"/>
      </w:divBdr>
    </w:div>
    <w:div w:id="1157301994">
      <w:bodyDiv w:val="1"/>
      <w:marLeft w:val="0"/>
      <w:marRight w:val="0"/>
      <w:marTop w:val="0"/>
      <w:marBottom w:val="0"/>
      <w:divBdr>
        <w:top w:val="none" w:sz="0" w:space="0" w:color="auto"/>
        <w:left w:val="none" w:sz="0" w:space="0" w:color="auto"/>
        <w:bottom w:val="none" w:sz="0" w:space="0" w:color="auto"/>
        <w:right w:val="none" w:sz="0" w:space="0" w:color="auto"/>
      </w:divBdr>
    </w:div>
    <w:div w:id="1158574689">
      <w:bodyDiv w:val="1"/>
      <w:marLeft w:val="0"/>
      <w:marRight w:val="0"/>
      <w:marTop w:val="0"/>
      <w:marBottom w:val="0"/>
      <w:divBdr>
        <w:top w:val="none" w:sz="0" w:space="0" w:color="auto"/>
        <w:left w:val="none" w:sz="0" w:space="0" w:color="auto"/>
        <w:bottom w:val="none" w:sz="0" w:space="0" w:color="auto"/>
        <w:right w:val="none" w:sz="0" w:space="0" w:color="auto"/>
      </w:divBdr>
    </w:div>
    <w:div w:id="1159032205">
      <w:bodyDiv w:val="1"/>
      <w:marLeft w:val="0"/>
      <w:marRight w:val="0"/>
      <w:marTop w:val="0"/>
      <w:marBottom w:val="0"/>
      <w:divBdr>
        <w:top w:val="none" w:sz="0" w:space="0" w:color="auto"/>
        <w:left w:val="none" w:sz="0" w:space="0" w:color="auto"/>
        <w:bottom w:val="none" w:sz="0" w:space="0" w:color="auto"/>
        <w:right w:val="none" w:sz="0" w:space="0" w:color="auto"/>
      </w:divBdr>
    </w:div>
    <w:div w:id="1160996236">
      <w:bodyDiv w:val="1"/>
      <w:marLeft w:val="0"/>
      <w:marRight w:val="0"/>
      <w:marTop w:val="0"/>
      <w:marBottom w:val="0"/>
      <w:divBdr>
        <w:top w:val="none" w:sz="0" w:space="0" w:color="auto"/>
        <w:left w:val="none" w:sz="0" w:space="0" w:color="auto"/>
        <w:bottom w:val="none" w:sz="0" w:space="0" w:color="auto"/>
        <w:right w:val="none" w:sz="0" w:space="0" w:color="auto"/>
      </w:divBdr>
    </w:div>
    <w:div w:id="1162964767">
      <w:bodyDiv w:val="1"/>
      <w:marLeft w:val="0"/>
      <w:marRight w:val="0"/>
      <w:marTop w:val="0"/>
      <w:marBottom w:val="0"/>
      <w:divBdr>
        <w:top w:val="none" w:sz="0" w:space="0" w:color="auto"/>
        <w:left w:val="none" w:sz="0" w:space="0" w:color="auto"/>
        <w:bottom w:val="none" w:sz="0" w:space="0" w:color="auto"/>
        <w:right w:val="none" w:sz="0" w:space="0" w:color="auto"/>
      </w:divBdr>
    </w:div>
    <w:div w:id="1176461131">
      <w:bodyDiv w:val="1"/>
      <w:marLeft w:val="0"/>
      <w:marRight w:val="0"/>
      <w:marTop w:val="0"/>
      <w:marBottom w:val="0"/>
      <w:divBdr>
        <w:top w:val="none" w:sz="0" w:space="0" w:color="auto"/>
        <w:left w:val="none" w:sz="0" w:space="0" w:color="auto"/>
        <w:bottom w:val="none" w:sz="0" w:space="0" w:color="auto"/>
        <w:right w:val="none" w:sz="0" w:space="0" w:color="auto"/>
      </w:divBdr>
    </w:div>
    <w:div w:id="1176918502">
      <w:bodyDiv w:val="1"/>
      <w:marLeft w:val="0"/>
      <w:marRight w:val="0"/>
      <w:marTop w:val="0"/>
      <w:marBottom w:val="0"/>
      <w:divBdr>
        <w:top w:val="none" w:sz="0" w:space="0" w:color="auto"/>
        <w:left w:val="none" w:sz="0" w:space="0" w:color="auto"/>
        <w:bottom w:val="none" w:sz="0" w:space="0" w:color="auto"/>
        <w:right w:val="none" w:sz="0" w:space="0" w:color="auto"/>
      </w:divBdr>
    </w:div>
    <w:div w:id="1180925443">
      <w:bodyDiv w:val="1"/>
      <w:marLeft w:val="0"/>
      <w:marRight w:val="0"/>
      <w:marTop w:val="0"/>
      <w:marBottom w:val="0"/>
      <w:divBdr>
        <w:top w:val="none" w:sz="0" w:space="0" w:color="auto"/>
        <w:left w:val="none" w:sz="0" w:space="0" w:color="auto"/>
        <w:bottom w:val="none" w:sz="0" w:space="0" w:color="auto"/>
        <w:right w:val="none" w:sz="0" w:space="0" w:color="auto"/>
      </w:divBdr>
    </w:div>
    <w:div w:id="1183128208">
      <w:bodyDiv w:val="1"/>
      <w:marLeft w:val="0"/>
      <w:marRight w:val="0"/>
      <w:marTop w:val="0"/>
      <w:marBottom w:val="0"/>
      <w:divBdr>
        <w:top w:val="none" w:sz="0" w:space="0" w:color="auto"/>
        <w:left w:val="none" w:sz="0" w:space="0" w:color="auto"/>
        <w:bottom w:val="none" w:sz="0" w:space="0" w:color="auto"/>
        <w:right w:val="none" w:sz="0" w:space="0" w:color="auto"/>
      </w:divBdr>
    </w:div>
    <w:div w:id="1183589556">
      <w:bodyDiv w:val="1"/>
      <w:marLeft w:val="0"/>
      <w:marRight w:val="0"/>
      <w:marTop w:val="0"/>
      <w:marBottom w:val="0"/>
      <w:divBdr>
        <w:top w:val="none" w:sz="0" w:space="0" w:color="auto"/>
        <w:left w:val="none" w:sz="0" w:space="0" w:color="auto"/>
        <w:bottom w:val="none" w:sz="0" w:space="0" w:color="auto"/>
        <w:right w:val="none" w:sz="0" w:space="0" w:color="auto"/>
      </w:divBdr>
    </w:div>
    <w:div w:id="1184780635">
      <w:bodyDiv w:val="1"/>
      <w:marLeft w:val="0"/>
      <w:marRight w:val="0"/>
      <w:marTop w:val="0"/>
      <w:marBottom w:val="0"/>
      <w:divBdr>
        <w:top w:val="none" w:sz="0" w:space="0" w:color="auto"/>
        <w:left w:val="none" w:sz="0" w:space="0" w:color="auto"/>
        <w:bottom w:val="none" w:sz="0" w:space="0" w:color="auto"/>
        <w:right w:val="none" w:sz="0" w:space="0" w:color="auto"/>
      </w:divBdr>
    </w:div>
    <w:div w:id="1185441359">
      <w:bodyDiv w:val="1"/>
      <w:marLeft w:val="0"/>
      <w:marRight w:val="0"/>
      <w:marTop w:val="0"/>
      <w:marBottom w:val="0"/>
      <w:divBdr>
        <w:top w:val="none" w:sz="0" w:space="0" w:color="auto"/>
        <w:left w:val="none" w:sz="0" w:space="0" w:color="auto"/>
        <w:bottom w:val="none" w:sz="0" w:space="0" w:color="auto"/>
        <w:right w:val="none" w:sz="0" w:space="0" w:color="auto"/>
      </w:divBdr>
    </w:div>
    <w:div w:id="1186941971">
      <w:bodyDiv w:val="1"/>
      <w:marLeft w:val="0"/>
      <w:marRight w:val="0"/>
      <w:marTop w:val="0"/>
      <w:marBottom w:val="0"/>
      <w:divBdr>
        <w:top w:val="none" w:sz="0" w:space="0" w:color="auto"/>
        <w:left w:val="none" w:sz="0" w:space="0" w:color="auto"/>
        <w:bottom w:val="none" w:sz="0" w:space="0" w:color="auto"/>
        <w:right w:val="none" w:sz="0" w:space="0" w:color="auto"/>
      </w:divBdr>
    </w:div>
    <w:div w:id="1189368485">
      <w:bodyDiv w:val="1"/>
      <w:marLeft w:val="0"/>
      <w:marRight w:val="0"/>
      <w:marTop w:val="0"/>
      <w:marBottom w:val="0"/>
      <w:divBdr>
        <w:top w:val="none" w:sz="0" w:space="0" w:color="auto"/>
        <w:left w:val="none" w:sz="0" w:space="0" w:color="auto"/>
        <w:bottom w:val="none" w:sz="0" w:space="0" w:color="auto"/>
        <w:right w:val="none" w:sz="0" w:space="0" w:color="auto"/>
      </w:divBdr>
    </w:div>
    <w:div w:id="1200900167">
      <w:bodyDiv w:val="1"/>
      <w:marLeft w:val="0"/>
      <w:marRight w:val="0"/>
      <w:marTop w:val="0"/>
      <w:marBottom w:val="0"/>
      <w:divBdr>
        <w:top w:val="none" w:sz="0" w:space="0" w:color="auto"/>
        <w:left w:val="none" w:sz="0" w:space="0" w:color="auto"/>
        <w:bottom w:val="none" w:sz="0" w:space="0" w:color="auto"/>
        <w:right w:val="none" w:sz="0" w:space="0" w:color="auto"/>
      </w:divBdr>
    </w:div>
    <w:div w:id="1205942007">
      <w:bodyDiv w:val="1"/>
      <w:marLeft w:val="0"/>
      <w:marRight w:val="0"/>
      <w:marTop w:val="0"/>
      <w:marBottom w:val="0"/>
      <w:divBdr>
        <w:top w:val="none" w:sz="0" w:space="0" w:color="auto"/>
        <w:left w:val="none" w:sz="0" w:space="0" w:color="auto"/>
        <w:bottom w:val="none" w:sz="0" w:space="0" w:color="auto"/>
        <w:right w:val="none" w:sz="0" w:space="0" w:color="auto"/>
      </w:divBdr>
    </w:div>
    <w:div w:id="1208106300">
      <w:bodyDiv w:val="1"/>
      <w:marLeft w:val="0"/>
      <w:marRight w:val="0"/>
      <w:marTop w:val="0"/>
      <w:marBottom w:val="0"/>
      <w:divBdr>
        <w:top w:val="none" w:sz="0" w:space="0" w:color="auto"/>
        <w:left w:val="none" w:sz="0" w:space="0" w:color="auto"/>
        <w:bottom w:val="none" w:sz="0" w:space="0" w:color="auto"/>
        <w:right w:val="none" w:sz="0" w:space="0" w:color="auto"/>
      </w:divBdr>
    </w:div>
    <w:div w:id="1212031972">
      <w:bodyDiv w:val="1"/>
      <w:marLeft w:val="0"/>
      <w:marRight w:val="0"/>
      <w:marTop w:val="0"/>
      <w:marBottom w:val="0"/>
      <w:divBdr>
        <w:top w:val="none" w:sz="0" w:space="0" w:color="auto"/>
        <w:left w:val="none" w:sz="0" w:space="0" w:color="auto"/>
        <w:bottom w:val="none" w:sz="0" w:space="0" w:color="auto"/>
        <w:right w:val="none" w:sz="0" w:space="0" w:color="auto"/>
      </w:divBdr>
    </w:div>
    <w:div w:id="1213737914">
      <w:bodyDiv w:val="1"/>
      <w:marLeft w:val="0"/>
      <w:marRight w:val="0"/>
      <w:marTop w:val="0"/>
      <w:marBottom w:val="0"/>
      <w:divBdr>
        <w:top w:val="none" w:sz="0" w:space="0" w:color="auto"/>
        <w:left w:val="none" w:sz="0" w:space="0" w:color="auto"/>
        <w:bottom w:val="none" w:sz="0" w:space="0" w:color="auto"/>
        <w:right w:val="none" w:sz="0" w:space="0" w:color="auto"/>
      </w:divBdr>
    </w:div>
    <w:div w:id="1215120734">
      <w:bodyDiv w:val="1"/>
      <w:marLeft w:val="0"/>
      <w:marRight w:val="0"/>
      <w:marTop w:val="0"/>
      <w:marBottom w:val="0"/>
      <w:divBdr>
        <w:top w:val="none" w:sz="0" w:space="0" w:color="auto"/>
        <w:left w:val="none" w:sz="0" w:space="0" w:color="auto"/>
        <w:bottom w:val="none" w:sz="0" w:space="0" w:color="auto"/>
        <w:right w:val="none" w:sz="0" w:space="0" w:color="auto"/>
      </w:divBdr>
    </w:div>
    <w:div w:id="1228758834">
      <w:bodyDiv w:val="1"/>
      <w:marLeft w:val="0"/>
      <w:marRight w:val="0"/>
      <w:marTop w:val="0"/>
      <w:marBottom w:val="0"/>
      <w:divBdr>
        <w:top w:val="none" w:sz="0" w:space="0" w:color="auto"/>
        <w:left w:val="none" w:sz="0" w:space="0" w:color="auto"/>
        <w:bottom w:val="none" w:sz="0" w:space="0" w:color="auto"/>
        <w:right w:val="none" w:sz="0" w:space="0" w:color="auto"/>
      </w:divBdr>
    </w:div>
    <w:div w:id="1230309596">
      <w:bodyDiv w:val="1"/>
      <w:marLeft w:val="0"/>
      <w:marRight w:val="0"/>
      <w:marTop w:val="0"/>
      <w:marBottom w:val="0"/>
      <w:divBdr>
        <w:top w:val="none" w:sz="0" w:space="0" w:color="auto"/>
        <w:left w:val="none" w:sz="0" w:space="0" w:color="auto"/>
        <w:bottom w:val="none" w:sz="0" w:space="0" w:color="auto"/>
        <w:right w:val="none" w:sz="0" w:space="0" w:color="auto"/>
      </w:divBdr>
    </w:div>
    <w:div w:id="1231575754">
      <w:bodyDiv w:val="1"/>
      <w:marLeft w:val="0"/>
      <w:marRight w:val="0"/>
      <w:marTop w:val="0"/>
      <w:marBottom w:val="0"/>
      <w:divBdr>
        <w:top w:val="none" w:sz="0" w:space="0" w:color="auto"/>
        <w:left w:val="none" w:sz="0" w:space="0" w:color="auto"/>
        <w:bottom w:val="none" w:sz="0" w:space="0" w:color="auto"/>
        <w:right w:val="none" w:sz="0" w:space="0" w:color="auto"/>
      </w:divBdr>
    </w:div>
    <w:div w:id="1232931552">
      <w:bodyDiv w:val="1"/>
      <w:marLeft w:val="0"/>
      <w:marRight w:val="0"/>
      <w:marTop w:val="0"/>
      <w:marBottom w:val="0"/>
      <w:divBdr>
        <w:top w:val="none" w:sz="0" w:space="0" w:color="auto"/>
        <w:left w:val="none" w:sz="0" w:space="0" w:color="auto"/>
        <w:bottom w:val="none" w:sz="0" w:space="0" w:color="auto"/>
        <w:right w:val="none" w:sz="0" w:space="0" w:color="auto"/>
      </w:divBdr>
    </w:div>
    <w:div w:id="1245530064">
      <w:bodyDiv w:val="1"/>
      <w:marLeft w:val="0"/>
      <w:marRight w:val="0"/>
      <w:marTop w:val="0"/>
      <w:marBottom w:val="0"/>
      <w:divBdr>
        <w:top w:val="none" w:sz="0" w:space="0" w:color="auto"/>
        <w:left w:val="none" w:sz="0" w:space="0" w:color="auto"/>
        <w:bottom w:val="none" w:sz="0" w:space="0" w:color="auto"/>
        <w:right w:val="none" w:sz="0" w:space="0" w:color="auto"/>
      </w:divBdr>
    </w:div>
    <w:div w:id="1253006359">
      <w:bodyDiv w:val="1"/>
      <w:marLeft w:val="0"/>
      <w:marRight w:val="0"/>
      <w:marTop w:val="0"/>
      <w:marBottom w:val="0"/>
      <w:divBdr>
        <w:top w:val="none" w:sz="0" w:space="0" w:color="auto"/>
        <w:left w:val="none" w:sz="0" w:space="0" w:color="auto"/>
        <w:bottom w:val="none" w:sz="0" w:space="0" w:color="auto"/>
        <w:right w:val="none" w:sz="0" w:space="0" w:color="auto"/>
      </w:divBdr>
    </w:div>
    <w:div w:id="1254126625">
      <w:bodyDiv w:val="1"/>
      <w:marLeft w:val="0"/>
      <w:marRight w:val="0"/>
      <w:marTop w:val="0"/>
      <w:marBottom w:val="0"/>
      <w:divBdr>
        <w:top w:val="none" w:sz="0" w:space="0" w:color="auto"/>
        <w:left w:val="none" w:sz="0" w:space="0" w:color="auto"/>
        <w:bottom w:val="none" w:sz="0" w:space="0" w:color="auto"/>
        <w:right w:val="none" w:sz="0" w:space="0" w:color="auto"/>
      </w:divBdr>
    </w:div>
    <w:div w:id="1254361560">
      <w:bodyDiv w:val="1"/>
      <w:marLeft w:val="0"/>
      <w:marRight w:val="0"/>
      <w:marTop w:val="0"/>
      <w:marBottom w:val="0"/>
      <w:divBdr>
        <w:top w:val="none" w:sz="0" w:space="0" w:color="auto"/>
        <w:left w:val="none" w:sz="0" w:space="0" w:color="auto"/>
        <w:bottom w:val="none" w:sz="0" w:space="0" w:color="auto"/>
        <w:right w:val="none" w:sz="0" w:space="0" w:color="auto"/>
      </w:divBdr>
    </w:div>
    <w:div w:id="1257011652">
      <w:bodyDiv w:val="1"/>
      <w:marLeft w:val="0"/>
      <w:marRight w:val="0"/>
      <w:marTop w:val="0"/>
      <w:marBottom w:val="0"/>
      <w:divBdr>
        <w:top w:val="none" w:sz="0" w:space="0" w:color="auto"/>
        <w:left w:val="none" w:sz="0" w:space="0" w:color="auto"/>
        <w:bottom w:val="none" w:sz="0" w:space="0" w:color="auto"/>
        <w:right w:val="none" w:sz="0" w:space="0" w:color="auto"/>
      </w:divBdr>
    </w:div>
    <w:div w:id="1257593831">
      <w:bodyDiv w:val="1"/>
      <w:marLeft w:val="0"/>
      <w:marRight w:val="0"/>
      <w:marTop w:val="0"/>
      <w:marBottom w:val="0"/>
      <w:divBdr>
        <w:top w:val="none" w:sz="0" w:space="0" w:color="auto"/>
        <w:left w:val="none" w:sz="0" w:space="0" w:color="auto"/>
        <w:bottom w:val="none" w:sz="0" w:space="0" w:color="auto"/>
        <w:right w:val="none" w:sz="0" w:space="0" w:color="auto"/>
      </w:divBdr>
    </w:div>
    <w:div w:id="1260798854">
      <w:bodyDiv w:val="1"/>
      <w:marLeft w:val="0"/>
      <w:marRight w:val="0"/>
      <w:marTop w:val="0"/>
      <w:marBottom w:val="0"/>
      <w:divBdr>
        <w:top w:val="none" w:sz="0" w:space="0" w:color="auto"/>
        <w:left w:val="none" w:sz="0" w:space="0" w:color="auto"/>
        <w:bottom w:val="none" w:sz="0" w:space="0" w:color="auto"/>
        <w:right w:val="none" w:sz="0" w:space="0" w:color="auto"/>
      </w:divBdr>
    </w:div>
    <w:div w:id="1267931554">
      <w:bodyDiv w:val="1"/>
      <w:marLeft w:val="0"/>
      <w:marRight w:val="0"/>
      <w:marTop w:val="0"/>
      <w:marBottom w:val="0"/>
      <w:divBdr>
        <w:top w:val="none" w:sz="0" w:space="0" w:color="auto"/>
        <w:left w:val="none" w:sz="0" w:space="0" w:color="auto"/>
        <w:bottom w:val="none" w:sz="0" w:space="0" w:color="auto"/>
        <w:right w:val="none" w:sz="0" w:space="0" w:color="auto"/>
      </w:divBdr>
    </w:div>
    <w:div w:id="1271738188">
      <w:bodyDiv w:val="1"/>
      <w:marLeft w:val="0"/>
      <w:marRight w:val="0"/>
      <w:marTop w:val="0"/>
      <w:marBottom w:val="0"/>
      <w:divBdr>
        <w:top w:val="none" w:sz="0" w:space="0" w:color="auto"/>
        <w:left w:val="none" w:sz="0" w:space="0" w:color="auto"/>
        <w:bottom w:val="none" w:sz="0" w:space="0" w:color="auto"/>
        <w:right w:val="none" w:sz="0" w:space="0" w:color="auto"/>
      </w:divBdr>
    </w:div>
    <w:div w:id="1277366901">
      <w:bodyDiv w:val="1"/>
      <w:marLeft w:val="0"/>
      <w:marRight w:val="0"/>
      <w:marTop w:val="0"/>
      <w:marBottom w:val="0"/>
      <w:divBdr>
        <w:top w:val="none" w:sz="0" w:space="0" w:color="auto"/>
        <w:left w:val="none" w:sz="0" w:space="0" w:color="auto"/>
        <w:bottom w:val="none" w:sz="0" w:space="0" w:color="auto"/>
        <w:right w:val="none" w:sz="0" w:space="0" w:color="auto"/>
      </w:divBdr>
    </w:div>
    <w:div w:id="1278027207">
      <w:bodyDiv w:val="1"/>
      <w:marLeft w:val="0"/>
      <w:marRight w:val="0"/>
      <w:marTop w:val="0"/>
      <w:marBottom w:val="0"/>
      <w:divBdr>
        <w:top w:val="none" w:sz="0" w:space="0" w:color="auto"/>
        <w:left w:val="none" w:sz="0" w:space="0" w:color="auto"/>
        <w:bottom w:val="none" w:sz="0" w:space="0" w:color="auto"/>
        <w:right w:val="none" w:sz="0" w:space="0" w:color="auto"/>
      </w:divBdr>
    </w:div>
    <w:div w:id="1287931829">
      <w:bodyDiv w:val="1"/>
      <w:marLeft w:val="0"/>
      <w:marRight w:val="0"/>
      <w:marTop w:val="0"/>
      <w:marBottom w:val="0"/>
      <w:divBdr>
        <w:top w:val="none" w:sz="0" w:space="0" w:color="auto"/>
        <w:left w:val="none" w:sz="0" w:space="0" w:color="auto"/>
        <w:bottom w:val="none" w:sz="0" w:space="0" w:color="auto"/>
        <w:right w:val="none" w:sz="0" w:space="0" w:color="auto"/>
      </w:divBdr>
    </w:div>
    <w:div w:id="1294015963">
      <w:bodyDiv w:val="1"/>
      <w:marLeft w:val="0"/>
      <w:marRight w:val="0"/>
      <w:marTop w:val="0"/>
      <w:marBottom w:val="0"/>
      <w:divBdr>
        <w:top w:val="none" w:sz="0" w:space="0" w:color="auto"/>
        <w:left w:val="none" w:sz="0" w:space="0" w:color="auto"/>
        <w:bottom w:val="none" w:sz="0" w:space="0" w:color="auto"/>
        <w:right w:val="none" w:sz="0" w:space="0" w:color="auto"/>
      </w:divBdr>
      <w:divsChild>
        <w:div w:id="783307986">
          <w:marLeft w:val="-367"/>
          <w:marRight w:val="0"/>
          <w:marTop w:val="0"/>
          <w:marBottom w:val="0"/>
          <w:divBdr>
            <w:top w:val="none" w:sz="0" w:space="0" w:color="auto"/>
            <w:left w:val="none" w:sz="0" w:space="0" w:color="auto"/>
            <w:bottom w:val="none" w:sz="0" w:space="0" w:color="auto"/>
            <w:right w:val="none" w:sz="0" w:space="0" w:color="auto"/>
          </w:divBdr>
        </w:div>
        <w:div w:id="1903054346">
          <w:marLeft w:val="-115"/>
          <w:marRight w:val="0"/>
          <w:marTop w:val="0"/>
          <w:marBottom w:val="0"/>
          <w:divBdr>
            <w:top w:val="none" w:sz="0" w:space="0" w:color="auto"/>
            <w:left w:val="none" w:sz="0" w:space="0" w:color="auto"/>
            <w:bottom w:val="none" w:sz="0" w:space="0" w:color="auto"/>
            <w:right w:val="none" w:sz="0" w:space="0" w:color="auto"/>
          </w:divBdr>
        </w:div>
        <w:div w:id="2144544462">
          <w:marLeft w:val="-108"/>
          <w:marRight w:val="0"/>
          <w:marTop w:val="0"/>
          <w:marBottom w:val="0"/>
          <w:divBdr>
            <w:top w:val="none" w:sz="0" w:space="0" w:color="auto"/>
            <w:left w:val="none" w:sz="0" w:space="0" w:color="auto"/>
            <w:bottom w:val="none" w:sz="0" w:space="0" w:color="auto"/>
            <w:right w:val="none" w:sz="0" w:space="0" w:color="auto"/>
          </w:divBdr>
        </w:div>
      </w:divsChild>
    </w:div>
    <w:div w:id="1311446631">
      <w:bodyDiv w:val="1"/>
      <w:marLeft w:val="0"/>
      <w:marRight w:val="0"/>
      <w:marTop w:val="0"/>
      <w:marBottom w:val="0"/>
      <w:divBdr>
        <w:top w:val="none" w:sz="0" w:space="0" w:color="auto"/>
        <w:left w:val="none" w:sz="0" w:space="0" w:color="auto"/>
        <w:bottom w:val="none" w:sz="0" w:space="0" w:color="auto"/>
        <w:right w:val="none" w:sz="0" w:space="0" w:color="auto"/>
      </w:divBdr>
    </w:div>
    <w:div w:id="1320502685">
      <w:bodyDiv w:val="1"/>
      <w:marLeft w:val="0"/>
      <w:marRight w:val="0"/>
      <w:marTop w:val="0"/>
      <w:marBottom w:val="0"/>
      <w:divBdr>
        <w:top w:val="none" w:sz="0" w:space="0" w:color="auto"/>
        <w:left w:val="none" w:sz="0" w:space="0" w:color="auto"/>
        <w:bottom w:val="none" w:sz="0" w:space="0" w:color="auto"/>
        <w:right w:val="none" w:sz="0" w:space="0" w:color="auto"/>
      </w:divBdr>
    </w:div>
    <w:div w:id="1323587626">
      <w:bodyDiv w:val="1"/>
      <w:marLeft w:val="0"/>
      <w:marRight w:val="0"/>
      <w:marTop w:val="0"/>
      <w:marBottom w:val="0"/>
      <w:divBdr>
        <w:top w:val="none" w:sz="0" w:space="0" w:color="auto"/>
        <w:left w:val="none" w:sz="0" w:space="0" w:color="auto"/>
        <w:bottom w:val="none" w:sz="0" w:space="0" w:color="auto"/>
        <w:right w:val="none" w:sz="0" w:space="0" w:color="auto"/>
      </w:divBdr>
    </w:div>
    <w:div w:id="1332952452">
      <w:bodyDiv w:val="1"/>
      <w:marLeft w:val="0"/>
      <w:marRight w:val="0"/>
      <w:marTop w:val="0"/>
      <w:marBottom w:val="0"/>
      <w:divBdr>
        <w:top w:val="none" w:sz="0" w:space="0" w:color="auto"/>
        <w:left w:val="none" w:sz="0" w:space="0" w:color="auto"/>
        <w:bottom w:val="none" w:sz="0" w:space="0" w:color="auto"/>
        <w:right w:val="none" w:sz="0" w:space="0" w:color="auto"/>
      </w:divBdr>
    </w:div>
    <w:div w:id="1340157160">
      <w:bodyDiv w:val="1"/>
      <w:marLeft w:val="0"/>
      <w:marRight w:val="0"/>
      <w:marTop w:val="0"/>
      <w:marBottom w:val="0"/>
      <w:divBdr>
        <w:top w:val="none" w:sz="0" w:space="0" w:color="auto"/>
        <w:left w:val="none" w:sz="0" w:space="0" w:color="auto"/>
        <w:bottom w:val="none" w:sz="0" w:space="0" w:color="auto"/>
        <w:right w:val="none" w:sz="0" w:space="0" w:color="auto"/>
      </w:divBdr>
    </w:div>
    <w:div w:id="1345864507">
      <w:bodyDiv w:val="1"/>
      <w:marLeft w:val="0"/>
      <w:marRight w:val="0"/>
      <w:marTop w:val="0"/>
      <w:marBottom w:val="0"/>
      <w:divBdr>
        <w:top w:val="none" w:sz="0" w:space="0" w:color="auto"/>
        <w:left w:val="none" w:sz="0" w:space="0" w:color="auto"/>
        <w:bottom w:val="none" w:sz="0" w:space="0" w:color="auto"/>
        <w:right w:val="none" w:sz="0" w:space="0" w:color="auto"/>
      </w:divBdr>
    </w:div>
    <w:div w:id="1367096323">
      <w:bodyDiv w:val="1"/>
      <w:marLeft w:val="0"/>
      <w:marRight w:val="0"/>
      <w:marTop w:val="0"/>
      <w:marBottom w:val="0"/>
      <w:divBdr>
        <w:top w:val="none" w:sz="0" w:space="0" w:color="auto"/>
        <w:left w:val="none" w:sz="0" w:space="0" w:color="auto"/>
        <w:bottom w:val="none" w:sz="0" w:space="0" w:color="auto"/>
        <w:right w:val="none" w:sz="0" w:space="0" w:color="auto"/>
      </w:divBdr>
    </w:div>
    <w:div w:id="1368339330">
      <w:bodyDiv w:val="1"/>
      <w:marLeft w:val="0"/>
      <w:marRight w:val="0"/>
      <w:marTop w:val="0"/>
      <w:marBottom w:val="0"/>
      <w:divBdr>
        <w:top w:val="none" w:sz="0" w:space="0" w:color="auto"/>
        <w:left w:val="none" w:sz="0" w:space="0" w:color="auto"/>
        <w:bottom w:val="none" w:sz="0" w:space="0" w:color="auto"/>
        <w:right w:val="none" w:sz="0" w:space="0" w:color="auto"/>
      </w:divBdr>
    </w:div>
    <w:div w:id="1383478180">
      <w:bodyDiv w:val="1"/>
      <w:marLeft w:val="0"/>
      <w:marRight w:val="0"/>
      <w:marTop w:val="0"/>
      <w:marBottom w:val="0"/>
      <w:divBdr>
        <w:top w:val="none" w:sz="0" w:space="0" w:color="auto"/>
        <w:left w:val="none" w:sz="0" w:space="0" w:color="auto"/>
        <w:bottom w:val="none" w:sz="0" w:space="0" w:color="auto"/>
        <w:right w:val="none" w:sz="0" w:space="0" w:color="auto"/>
      </w:divBdr>
    </w:div>
    <w:div w:id="1388798346">
      <w:bodyDiv w:val="1"/>
      <w:marLeft w:val="0"/>
      <w:marRight w:val="0"/>
      <w:marTop w:val="0"/>
      <w:marBottom w:val="0"/>
      <w:divBdr>
        <w:top w:val="none" w:sz="0" w:space="0" w:color="auto"/>
        <w:left w:val="none" w:sz="0" w:space="0" w:color="auto"/>
        <w:bottom w:val="none" w:sz="0" w:space="0" w:color="auto"/>
        <w:right w:val="none" w:sz="0" w:space="0" w:color="auto"/>
      </w:divBdr>
    </w:div>
    <w:div w:id="1396851071">
      <w:bodyDiv w:val="1"/>
      <w:marLeft w:val="0"/>
      <w:marRight w:val="0"/>
      <w:marTop w:val="0"/>
      <w:marBottom w:val="0"/>
      <w:divBdr>
        <w:top w:val="none" w:sz="0" w:space="0" w:color="auto"/>
        <w:left w:val="none" w:sz="0" w:space="0" w:color="auto"/>
        <w:bottom w:val="none" w:sz="0" w:space="0" w:color="auto"/>
        <w:right w:val="none" w:sz="0" w:space="0" w:color="auto"/>
      </w:divBdr>
    </w:div>
    <w:div w:id="1404109837">
      <w:bodyDiv w:val="1"/>
      <w:marLeft w:val="0"/>
      <w:marRight w:val="0"/>
      <w:marTop w:val="0"/>
      <w:marBottom w:val="0"/>
      <w:divBdr>
        <w:top w:val="none" w:sz="0" w:space="0" w:color="auto"/>
        <w:left w:val="none" w:sz="0" w:space="0" w:color="auto"/>
        <w:bottom w:val="none" w:sz="0" w:space="0" w:color="auto"/>
        <w:right w:val="none" w:sz="0" w:space="0" w:color="auto"/>
      </w:divBdr>
    </w:div>
    <w:div w:id="1405026665">
      <w:bodyDiv w:val="1"/>
      <w:marLeft w:val="0"/>
      <w:marRight w:val="0"/>
      <w:marTop w:val="0"/>
      <w:marBottom w:val="0"/>
      <w:divBdr>
        <w:top w:val="none" w:sz="0" w:space="0" w:color="auto"/>
        <w:left w:val="none" w:sz="0" w:space="0" w:color="auto"/>
        <w:bottom w:val="none" w:sz="0" w:space="0" w:color="auto"/>
        <w:right w:val="none" w:sz="0" w:space="0" w:color="auto"/>
      </w:divBdr>
    </w:div>
    <w:div w:id="1406025165">
      <w:bodyDiv w:val="1"/>
      <w:marLeft w:val="0"/>
      <w:marRight w:val="0"/>
      <w:marTop w:val="0"/>
      <w:marBottom w:val="0"/>
      <w:divBdr>
        <w:top w:val="none" w:sz="0" w:space="0" w:color="auto"/>
        <w:left w:val="none" w:sz="0" w:space="0" w:color="auto"/>
        <w:bottom w:val="none" w:sz="0" w:space="0" w:color="auto"/>
        <w:right w:val="none" w:sz="0" w:space="0" w:color="auto"/>
      </w:divBdr>
    </w:div>
    <w:div w:id="1410420635">
      <w:bodyDiv w:val="1"/>
      <w:marLeft w:val="0"/>
      <w:marRight w:val="0"/>
      <w:marTop w:val="0"/>
      <w:marBottom w:val="0"/>
      <w:divBdr>
        <w:top w:val="none" w:sz="0" w:space="0" w:color="auto"/>
        <w:left w:val="none" w:sz="0" w:space="0" w:color="auto"/>
        <w:bottom w:val="none" w:sz="0" w:space="0" w:color="auto"/>
        <w:right w:val="none" w:sz="0" w:space="0" w:color="auto"/>
      </w:divBdr>
    </w:div>
    <w:div w:id="1414355858">
      <w:bodyDiv w:val="1"/>
      <w:marLeft w:val="0"/>
      <w:marRight w:val="0"/>
      <w:marTop w:val="0"/>
      <w:marBottom w:val="0"/>
      <w:divBdr>
        <w:top w:val="none" w:sz="0" w:space="0" w:color="auto"/>
        <w:left w:val="none" w:sz="0" w:space="0" w:color="auto"/>
        <w:bottom w:val="none" w:sz="0" w:space="0" w:color="auto"/>
        <w:right w:val="none" w:sz="0" w:space="0" w:color="auto"/>
      </w:divBdr>
    </w:div>
    <w:div w:id="1417167336">
      <w:bodyDiv w:val="1"/>
      <w:marLeft w:val="0"/>
      <w:marRight w:val="0"/>
      <w:marTop w:val="0"/>
      <w:marBottom w:val="0"/>
      <w:divBdr>
        <w:top w:val="none" w:sz="0" w:space="0" w:color="auto"/>
        <w:left w:val="none" w:sz="0" w:space="0" w:color="auto"/>
        <w:bottom w:val="none" w:sz="0" w:space="0" w:color="auto"/>
        <w:right w:val="none" w:sz="0" w:space="0" w:color="auto"/>
      </w:divBdr>
    </w:div>
    <w:div w:id="1420298277">
      <w:bodyDiv w:val="1"/>
      <w:marLeft w:val="0"/>
      <w:marRight w:val="0"/>
      <w:marTop w:val="0"/>
      <w:marBottom w:val="0"/>
      <w:divBdr>
        <w:top w:val="none" w:sz="0" w:space="0" w:color="auto"/>
        <w:left w:val="none" w:sz="0" w:space="0" w:color="auto"/>
        <w:bottom w:val="none" w:sz="0" w:space="0" w:color="auto"/>
        <w:right w:val="none" w:sz="0" w:space="0" w:color="auto"/>
      </w:divBdr>
    </w:div>
    <w:div w:id="1422870801">
      <w:bodyDiv w:val="1"/>
      <w:marLeft w:val="0"/>
      <w:marRight w:val="0"/>
      <w:marTop w:val="0"/>
      <w:marBottom w:val="0"/>
      <w:divBdr>
        <w:top w:val="none" w:sz="0" w:space="0" w:color="auto"/>
        <w:left w:val="none" w:sz="0" w:space="0" w:color="auto"/>
        <w:bottom w:val="none" w:sz="0" w:space="0" w:color="auto"/>
        <w:right w:val="none" w:sz="0" w:space="0" w:color="auto"/>
      </w:divBdr>
    </w:div>
    <w:div w:id="1425297299">
      <w:bodyDiv w:val="1"/>
      <w:marLeft w:val="0"/>
      <w:marRight w:val="0"/>
      <w:marTop w:val="0"/>
      <w:marBottom w:val="0"/>
      <w:divBdr>
        <w:top w:val="none" w:sz="0" w:space="0" w:color="auto"/>
        <w:left w:val="none" w:sz="0" w:space="0" w:color="auto"/>
        <w:bottom w:val="none" w:sz="0" w:space="0" w:color="auto"/>
        <w:right w:val="none" w:sz="0" w:space="0" w:color="auto"/>
      </w:divBdr>
    </w:div>
    <w:div w:id="1431581289">
      <w:bodyDiv w:val="1"/>
      <w:marLeft w:val="0"/>
      <w:marRight w:val="0"/>
      <w:marTop w:val="0"/>
      <w:marBottom w:val="0"/>
      <w:divBdr>
        <w:top w:val="none" w:sz="0" w:space="0" w:color="auto"/>
        <w:left w:val="none" w:sz="0" w:space="0" w:color="auto"/>
        <w:bottom w:val="none" w:sz="0" w:space="0" w:color="auto"/>
        <w:right w:val="none" w:sz="0" w:space="0" w:color="auto"/>
      </w:divBdr>
    </w:div>
    <w:div w:id="1431924770">
      <w:bodyDiv w:val="1"/>
      <w:marLeft w:val="0"/>
      <w:marRight w:val="0"/>
      <w:marTop w:val="0"/>
      <w:marBottom w:val="0"/>
      <w:divBdr>
        <w:top w:val="none" w:sz="0" w:space="0" w:color="auto"/>
        <w:left w:val="none" w:sz="0" w:space="0" w:color="auto"/>
        <w:bottom w:val="none" w:sz="0" w:space="0" w:color="auto"/>
        <w:right w:val="none" w:sz="0" w:space="0" w:color="auto"/>
      </w:divBdr>
    </w:div>
    <w:div w:id="1438018001">
      <w:bodyDiv w:val="1"/>
      <w:marLeft w:val="0"/>
      <w:marRight w:val="0"/>
      <w:marTop w:val="0"/>
      <w:marBottom w:val="0"/>
      <w:divBdr>
        <w:top w:val="none" w:sz="0" w:space="0" w:color="auto"/>
        <w:left w:val="none" w:sz="0" w:space="0" w:color="auto"/>
        <w:bottom w:val="none" w:sz="0" w:space="0" w:color="auto"/>
        <w:right w:val="none" w:sz="0" w:space="0" w:color="auto"/>
      </w:divBdr>
    </w:div>
    <w:div w:id="1440955799">
      <w:bodyDiv w:val="1"/>
      <w:marLeft w:val="0"/>
      <w:marRight w:val="0"/>
      <w:marTop w:val="0"/>
      <w:marBottom w:val="0"/>
      <w:divBdr>
        <w:top w:val="none" w:sz="0" w:space="0" w:color="auto"/>
        <w:left w:val="none" w:sz="0" w:space="0" w:color="auto"/>
        <w:bottom w:val="none" w:sz="0" w:space="0" w:color="auto"/>
        <w:right w:val="none" w:sz="0" w:space="0" w:color="auto"/>
      </w:divBdr>
    </w:div>
    <w:div w:id="1443262065">
      <w:bodyDiv w:val="1"/>
      <w:marLeft w:val="0"/>
      <w:marRight w:val="0"/>
      <w:marTop w:val="0"/>
      <w:marBottom w:val="0"/>
      <w:divBdr>
        <w:top w:val="none" w:sz="0" w:space="0" w:color="auto"/>
        <w:left w:val="none" w:sz="0" w:space="0" w:color="auto"/>
        <w:bottom w:val="none" w:sz="0" w:space="0" w:color="auto"/>
        <w:right w:val="none" w:sz="0" w:space="0" w:color="auto"/>
      </w:divBdr>
    </w:div>
    <w:div w:id="1445810600">
      <w:bodyDiv w:val="1"/>
      <w:marLeft w:val="0"/>
      <w:marRight w:val="0"/>
      <w:marTop w:val="0"/>
      <w:marBottom w:val="0"/>
      <w:divBdr>
        <w:top w:val="none" w:sz="0" w:space="0" w:color="auto"/>
        <w:left w:val="none" w:sz="0" w:space="0" w:color="auto"/>
        <w:bottom w:val="none" w:sz="0" w:space="0" w:color="auto"/>
        <w:right w:val="none" w:sz="0" w:space="0" w:color="auto"/>
      </w:divBdr>
    </w:div>
    <w:div w:id="1448935799">
      <w:bodyDiv w:val="1"/>
      <w:marLeft w:val="0"/>
      <w:marRight w:val="0"/>
      <w:marTop w:val="0"/>
      <w:marBottom w:val="0"/>
      <w:divBdr>
        <w:top w:val="none" w:sz="0" w:space="0" w:color="auto"/>
        <w:left w:val="none" w:sz="0" w:space="0" w:color="auto"/>
        <w:bottom w:val="none" w:sz="0" w:space="0" w:color="auto"/>
        <w:right w:val="none" w:sz="0" w:space="0" w:color="auto"/>
      </w:divBdr>
    </w:div>
    <w:div w:id="1453479165">
      <w:bodyDiv w:val="1"/>
      <w:marLeft w:val="0"/>
      <w:marRight w:val="0"/>
      <w:marTop w:val="0"/>
      <w:marBottom w:val="0"/>
      <w:divBdr>
        <w:top w:val="none" w:sz="0" w:space="0" w:color="auto"/>
        <w:left w:val="none" w:sz="0" w:space="0" w:color="auto"/>
        <w:bottom w:val="none" w:sz="0" w:space="0" w:color="auto"/>
        <w:right w:val="none" w:sz="0" w:space="0" w:color="auto"/>
      </w:divBdr>
    </w:div>
    <w:div w:id="1458137057">
      <w:bodyDiv w:val="1"/>
      <w:marLeft w:val="0"/>
      <w:marRight w:val="0"/>
      <w:marTop w:val="0"/>
      <w:marBottom w:val="0"/>
      <w:divBdr>
        <w:top w:val="none" w:sz="0" w:space="0" w:color="auto"/>
        <w:left w:val="none" w:sz="0" w:space="0" w:color="auto"/>
        <w:bottom w:val="none" w:sz="0" w:space="0" w:color="auto"/>
        <w:right w:val="none" w:sz="0" w:space="0" w:color="auto"/>
      </w:divBdr>
    </w:div>
    <w:div w:id="1458839857">
      <w:bodyDiv w:val="1"/>
      <w:marLeft w:val="0"/>
      <w:marRight w:val="0"/>
      <w:marTop w:val="0"/>
      <w:marBottom w:val="0"/>
      <w:divBdr>
        <w:top w:val="none" w:sz="0" w:space="0" w:color="auto"/>
        <w:left w:val="none" w:sz="0" w:space="0" w:color="auto"/>
        <w:bottom w:val="none" w:sz="0" w:space="0" w:color="auto"/>
        <w:right w:val="none" w:sz="0" w:space="0" w:color="auto"/>
      </w:divBdr>
    </w:div>
    <w:div w:id="1467359280">
      <w:bodyDiv w:val="1"/>
      <w:marLeft w:val="0"/>
      <w:marRight w:val="0"/>
      <w:marTop w:val="0"/>
      <w:marBottom w:val="0"/>
      <w:divBdr>
        <w:top w:val="none" w:sz="0" w:space="0" w:color="auto"/>
        <w:left w:val="none" w:sz="0" w:space="0" w:color="auto"/>
        <w:bottom w:val="none" w:sz="0" w:space="0" w:color="auto"/>
        <w:right w:val="none" w:sz="0" w:space="0" w:color="auto"/>
      </w:divBdr>
    </w:div>
    <w:div w:id="1472673994">
      <w:bodyDiv w:val="1"/>
      <w:marLeft w:val="0"/>
      <w:marRight w:val="0"/>
      <w:marTop w:val="0"/>
      <w:marBottom w:val="0"/>
      <w:divBdr>
        <w:top w:val="none" w:sz="0" w:space="0" w:color="auto"/>
        <w:left w:val="none" w:sz="0" w:space="0" w:color="auto"/>
        <w:bottom w:val="none" w:sz="0" w:space="0" w:color="auto"/>
        <w:right w:val="none" w:sz="0" w:space="0" w:color="auto"/>
      </w:divBdr>
    </w:div>
    <w:div w:id="1476754062">
      <w:bodyDiv w:val="1"/>
      <w:marLeft w:val="0"/>
      <w:marRight w:val="0"/>
      <w:marTop w:val="0"/>
      <w:marBottom w:val="0"/>
      <w:divBdr>
        <w:top w:val="none" w:sz="0" w:space="0" w:color="auto"/>
        <w:left w:val="none" w:sz="0" w:space="0" w:color="auto"/>
        <w:bottom w:val="none" w:sz="0" w:space="0" w:color="auto"/>
        <w:right w:val="none" w:sz="0" w:space="0" w:color="auto"/>
      </w:divBdr>
    </w:div>
    <w:div w:id="1481850346">
      <w:bodyDiv w:val="1"/>
      <w:marLeft w:val="0"/>
      <w:marRight w:val="0"/>
      <w:marTop w:val="0"/>
      <w:marBottom w:val="0"/>
      <w:divBdr>
        <w:top w:val="none" w:sz="0" w:space="0" w:color="auto"/>
        <w:left w:val="none" w:sz="0" w:space="0" w:color="auto"/>
        <w:bottom w:val="none" w:sz="0" w:space="0" w:color="auto"/>
        <w:right w:val="none" w:sz="0" w:space="0" w:color="auto"/>
      </w:divBdr>
    </w:div>
    <w:div w:id="1483616694">
      <w:bodyDiv w:val="1"/>
      <w:marLeft w:val="0"/>
      <w:marRight w:val="0"/>
      <w:marTop w:val="0"/>
      <w:marBottom w:val="0"/>
      <w:divBdr>
        <w:top w:val="none" w:sz="0" w:space="0" w:color="auto"/>
        <w:left w:val="none" w:sz="0" w:space="0" w:color="auto"/>
        <w:bottom w:val="none" w:sz="0" w:space="0" w:color="auto"/>
        <w:right w:val="none" w:sz="0" w:space="0" w:color="auto"/>
      </w:divBdr>
    </w:div>
    <w:div w:id="1484853134">
      <w:bodyDiv w:val="1"/>
      <w:marLeft w:val="0"/>
      <w:marRight w:val="0"/>
      <w:marTop w:val="0"/>
      <w:marBottom w:val="0"/>
      <w:divBdr>
        <w:top w:val="none" w:sz="0" w:space="0" w:color="auto"/>
        <w:left w:val="none" w:sz="0" w:space="0" w:color="auto"/>
        <w:bottom w:val="none" w:sz="0" w:space="0" w:color="auto"/>
        <w:right w:val="none" w:sz="0" w:space="0" w:color="auto"/>
      </w:divBdr>
    </w:div>
    <w:div w:id="1486125071">
      <w:bodyDiv w:val="1"/>
      <w:marLeft w:val="0"/>
      <w:marRight w:val="0"/>
      <w:marTop w:val="0"/>
      <w:marBottom w:val="0"/>
      <w:divBdr>
        <w:top w:val="none" w:sz="0" w:space="0" w:color="auto"/>
        <w:left w:val="none" w:sz="0" w:space="0" w:color="auto"/>
        <w:bottom w:val="none" w:sz="0" w:space="0" w:color="auto"/>
        <w:right w:val="none" w:sz="0" w:space="0" w:color="auto"/>
      </w:divBdr>
    </w:div>
    <w:div w:id="1488590963">
      <w:bodyDiv w:val="1"/>
      <w:marLeft w:val="0"/>
      <w:marRight w:val="0"/>
      <w:marTop w:val="0"/>
      <w:marBottom w:val="0"/>
      <w:divBdr>
        <w:top w:val="none" w:sz="0" w:space="0" w:color="auto"/>
        <w:left w:val="none" w:sz="0" w:space="0" w:color="auto"/>
        <w:bottom w:val="none" w:sz="0" w:space="0" w:color="auto"/>
        <w:right w:val="none" w:sz="0" w:space="0" w:color="auto"/>
      </w:divBdr>
    </w:div>
    <w:div w:id="1491095109">
      <w:bodyDiv w:val="1"/>
      <w:marLeft w:val="0"/>
      <w:marRight w:val="0"/>
      <w:marTop w:val="0"/>
      <w:marBottom w:val="0"/>
      <w:divBdr>
        <w:top w:val="none" w:sz="0" w:space="0" w:color="auto"/>
        <w:left w:val="none" w:sz="0" w:space="0" w:color="auto"/>
        <w:bottom w:val="none" w:sz="0" w:space="0" w:color="auto"/>
        <w:right w:val="none" w:sz="0" w:space="0" w:color="auto"/>
      </w:divBdr>
      <w:divsChild>
        <w:div w:id="1663045373">
          <w:marLeft w:val="0"/>
          <w:marRight w:val="0"/>
          <w:marTop w:val="0"/>
          <w:marBottom w:val="0"/>
          <w:divBdr>
            <w:top w:val="none" w:sz="0" w:space="0" w:color="auto"/>
            <w:left w:val="none" w:sz="0" w:space="0" w:color="auto"/>
            <w:bottom w:val="none" w:sz="0" w:space="0" w:color="auto"/>
            <w:right w:val="none" w:sz="0" w:space="0" w:color="auto"/>
          </w:divBdr>
        </w:div>
      </w:divsChild>
    </w:div>
    <w:div w:id="1491873339">
      <w:bodyDiv w:val="1"/>
      <w:marLeft w:val="0"/>
      <w:marRight w:val="0"/>
      <w:marTop w:val="0"/>
      <w:marBottom w:val="0"/>
      <w:divBdr>
        <w:top w:val="none" w:sz="0" w:space="0" w:color="auto"/>
        <w:left w:val="none" w:sz="0" w:space="0" w:color="auto"/>
        <w:bottom w:val="none" w:sz="0" w:space="0" w:color="auto"/>
        <w:right w:val="none" w:sz="0" w:space="0" w:color="auto"/>
      </w:divBdr>
    </w:div>
    <w:div w:id="1492525181">
      <w:bodyDiv w:val="1"/>
      <w:marLeft w:val="0"/>
      <w:marRight w:val="0"/>
      <w:marTop w:val="0"/>
      <w:marBottom w:val="0"/>
      <w:divBdr>
        <w:top w:val="none" w:sz="0" w:space="0" w:color="auto"/>
        <w:left w:val="none" w:sz="0" w:space="0" w:color="auto"/>
        <w:bottom w:val="none" w:sz="0" w:space="0" w:color="auto"/>
        <w:right w:val="none" w:sz="0" w:space="0" w:color="auto"/>
      </w:divBdr>
    </w:div>
    <w:div w:id="1499803644">
      <w:bodyDiv w:val="1"/>
      <w:marLeft w:val="0"/>
      <w:marRight w:val="0"/>
      <w:marTop w:val="0"/>
      <w:marBottom w:val="0"/>
      <w:divBdr>
        <w:top w:val="none" w:sz="0" w:space="0" w:color="auto"/>
        <w:left w:val="none" w:sz="0" w:space="0" w:color="auto"/>
        <w:bottom w:val="none" w:sz="0" w:space="0" w:color="auto"/>
        <w:right w:val="none" w:sz="0" w:space="0" w:color="auto"/>
      </w:divBdr>
    </w:div>
    <w:div w:id="1513254668">
      <w:bodyDiv w:val="1"/>
      <w:marLeft w:val="0"/>
      <w:marRight w:val="0"/>
      <w:marTop w:val="0"/>
      <w:marBottom w:val="0"/>
      <w:divBdr>
        <w:top w:val="none" w:sz="0" w:space="0" w:color="auto"/>
        <w:left w:val="none" w:sz="0" w:space="0" w:color="auto"/>
        <w:bottom w:val="none" w:sz="0" w:space="0" w:color="auto"/>
        <w:right w:val="none" w:sz="0" w:space="0" w:color="auto"/>
      </w:divBdr>
    </w:div>
    <w:div w:id="1514109335">
      <w:bodyDiv w:val="1"/>
      <w:marLeft w:val="0"/>
      <w:marRight w:val="0"/>
      <w:marTop w:val="0"/>
      <w:marBottom w:val="0"/>
      <w:divBdr>
        <w:top w:val="none" w:sz="0" w:space="0" w:color="auto"/>
        <w:left w:val="none" w:sz="0" w:space="0" w:color="auto"/>
        <w:bottom w:val="none" w:sz="0" w:space="0" w:color="auto"/>
        <w:right w:val="none" w:sz="0" w:space="0" w:color="auto"/>
      </w:divBdr>
    </w:div>
    <w:div w:id="1514143958">
      <w:bodyDiv w:val="1"/>
      <w:marLeft w:val="0"/>
      <w:marRight w:val="0"/>
      <w:marTop w:val="0"/>
      <w:marBottom w:val="0"/>
      <w:divBdr>
        <w:top w:val="none" w:sz="0" w:space="0" w:color="auto"/>
        <w:left w:val="none" w:sz="0" w:space="0" w:color="auto"/>
        <w:bottom w:val="none" w:sz="0" w:space="0" w:color="auto"/>
        <w:right w:val="none" w:sz="0" w:space="0" w:color="auto"/>
      </w:divBdr>
    </w:div>
    <w:div w:id="1526164671">
      <w:bodyDiv w:val="1"/>
      <w:marLeft w:val="0"/>
      <w:marRight w:val="0"/>
      <w:marTop w:val="0"/>
      <w:marBottom w:val="0"/>
      <w:divBdr>
        <w:top w:val="none" w:sz="0" w:space="0" w:color="auto"/>
        <w:left w:val="none" w:sz="0" w:space="0" w:color="auto"/>
        <w:bottom w:val="none" w:sz="0" w:space="0" w:color="auto"/>
        <w:right w:val="none" w:sz="0" w:space="0" w:color="auto"/>
      </w:divBdr>
    </w:div>
    <w:div w:id="1526480175">
      <w:bodyDiv w:val="1"/>
      <w:marLeft w:val="0"/>
      <w:marRight w:val="0"/>
      <w:marTop w:val="0"/>
      <w:marBottom w:val="0"/>
      <w:divBdr>
        <w:top w:val="none" w:sz="0" w:space="0" w:color="auto"/>
        <w:left w:val="none" w:sz="0" w:space="0" w:color="auto"/>
        <w:bottom w:val="none" w:sz="0" w:space="0" w:color="auto"/>
        <w:right w:val="none" w:sz="0" w:space="0" w:color="auto"/>
      </w:divBdr>
    </w:div>
    <w:div w:id="1528373477">
      <w:bodyDiv w:val="1"/>
      <w:marLeft w:val="0"/>
      <w:marRight w:val="0"/>
      <w:marTop w:val="0"/>
      <w:marBottom w:val="0"/>
      <w:divBdr>
        <w:top w:val="none" w:sz="0" w:space="0" w:color="auto"/>
        <w:left w:val="none" w:sz="0" w:space="0" w:color="auto"/>
        <w:bottom w:val="none" w:sz="0" w:space="0" w:color="auto"/>
        <w:right w:val="none" w:sz="0" w:space="0" w:color="auto"/>
      </w:divBdr>
    </w:div>
    <w:div w:id="1532953749">
      <w:bodyDiv w:val="1"/>
      <w:marLeft w:val="0"/>
      <w:marRight w:val="0"/>
      <w:marTop w:val="0"/>
      <w:marBottom w:val="0"/>
      <w:divBdr>
        <w:top w:val="none" w:sz="0" w:space="0" w:color="auto"/>
        <w:left w:val="none" w:sz="0" w:space="0" w:color="auto"/>
        <w:bottom w:val="none" w:sz="0" w:space="0" w:color="auto"/>
        <w:right w:val="none" w:sz="0" w:space="0" w:color="auto"/>
      </w:divBdr>
    </w:div>
    <w:div w:id="1539656708">
      <w:bodyDiv w:val="1"/>
      <w:marLeft w:val="0"/>
      <w:marRight w:val="0"/>
      <w:marTop w:val="0"/>
      <w:marBottom w:val="0"/>
      <w:divBdr>
        <w:top w:val="none" w:sz="0" w:space="0" w:color="auto"/>
        <w:left w:val="none" w:sz="0" w:space="0" w:color="auto"/>
        <w:bottom w:val="none" w:sz="0" w:space="0" w:color="auto"/>
        <w:right w:val="none" w:sz="0" w:space="0" w:color="auto"/>
      </w:divBdr>
    </w:div>
    <w:div w:id="1545360687">
      <w:bodyDiv w:val="1"/>
      <w:marLeft w:val="0"/>
      <w:marRight w:val="0"/>
      <w:marTop w:val="0"/>
      <w:marBottom w:val="0"/>
      <w:divBdr>
        <w:top w:val="none" w:sz="0" w:space="0" w:color="auto"/>
        <w:left w:val="none" w:sz="0" w:space="0" w:color="auto"/>
        <w:bottom w:val="none" w:sz="0" w:space="0" w:color="auto"/>
        <w:right w:val="none" w:sz="0" w:space="0" w:color="auto"/>
      </w:divBdr>
    </w:div>
    <w:div w:id="1548031501">
      <w:bodyDiv w:val="1"/>
      <w:marLeft w:val="0"/>
      <w:marRight w:val="0"/>
      <w:marTop w:val="0"/>
      <w:marBottom w:val="0"/>
      <w:divBdr>
        <w:top w:val="none" w:sz="0" w:space="0" w:color="auto"/>
        <w:left w:val="none" w:sz="0" w:space="0" w:color="auto"/>
        <w:bottom w:val="none" w:sz="0" w:space="0" w:color="auto"/>
        <w:right w:val="none" w:sz="0" w:space="0" w:color="auto"/>
      </w:divBdr>
    </w:div>
    <w:div w:id="1549956586">
      <w:bodyDiv w:val="1"/>
      <w:marLeft w:val="0"/>
      <w:marRight w:val="0"/>
      <w:marTop w:val="0"/>
      <w:marBottom w:val="0"/>
      <w:divBdr>
        <w:top w:val="none" w:sz="0" w:space="0" w:color="auto"/>
        <w:left w:val="none" w:sz="0" w:space="0" w:color="auto"/>
        <w:bottom w:val="none" w:sz="0" w:space="0" w:color="auto"/>
        <w:right w:val="none" w:sz="0" w:space="0" w:color="auto"/>
      </w:divBdr>
    </w:div>
    <w:div w:id="1555701135">
      <w:bodyDiv w:val="1"/>
      <w:marLeft w:val="0"/>
      <w:marRight w:val="0"/>
      <w:marTop w:val="0"/>
      <w:marBottom w:val="0"/>
      <w:divBdr>
        <w:top w:val="none" w:sz="0" w:space="0" w:color="auto"/>
        <w:left w:val="none" w:sz="0" w:space="0" w:color="auto"/>
        <w:bottom w:val="none" w:sz="0" w:space="0" w:color="auto"/>
        <w:right w:val="none" w:sz="0" w:space="0" w:color="auto"/>
      </w:divBdr>
    </w:div>
    <w:div w:id="1560091677">
      <w:bodyDiv w:val="1"/>
      <w:marLeft w:val="0"/>
      <w:marRight w:val="0"/>
      <w:marTop w:val="0"/>
      <w:marBottom w:val="0"/>
      <w:divBdr>
        <w:top w:val="none" w:sz="0" w:space="0" w:color="auto"/>
        <w:left w:val="none" w:sz="0" w:space="0" w:color="auto"/>
        <w:bottom w:val="none" w:sz="0" w:space="0" w:color="auto"/>
        <w:right w:val="none" w:sz="0" w:space="0" w:color="auto"/>
      </w:divBdr>
    </w:div>
    <w:div w:id="1568957874">
      <w:bodyDiv w:val="1"/>
      <w:marLeft w:val="0"/>
      <w:marRight w:val="0"/>
      <w:marTop w:val="0"/>
      <w:marBottom w:val="0"/>
      <w:divBdr>
        <w:top w:val="none" w:sz="0" w:space="0" w:color="auto"/>
        <w:left w:val="none" w:sz="0" w:space="0" w:color="auto"/>
        <w:bottom w:val="none" w:sz="0" w:space="0" w:color="auto"/>
        <w:right w:val="none" w:sz="0" w:space="0" w:color="auto"/>
      </w:divBdr>
    </w:div>
    <w:div w:id="1570726276">
      <w:bodyDiv w:val="1"/>
      <w:marLeft w:val="0"/>
      <w:marRight w:val="0"/>
      <w:marTop w:val="0"/>
      <w:marBottom w:val="0"/>
      <w:divBdr>
        <w:top w:val="none" w:sz="0" w:space="0" w:color="auto"/>
        <w:left w:val="none" w:sz="0" w:space="0" w:color="auto"/>
        <w:bottom w:val="none" w:sz="0" w:space="0" w:color="auto"/>
        <w:right w:val="none" w:sz="0" w:space="0" w:color="auto"/>
      </w:divBdr>
    </w:div>
    <w:div w:id="1573199175">
      <w:bodyDiv w:val="1"/>
      <w:marLeft w:val="0"/>
      <w:marRight w:val="0"/>
      <w:marTop w:val="0"/>
      <w:marBottom w:val="0"/>
      <w:divBdr>
        <w:top w:val="none" w:sz="0" w:space="0" w:color="auto"/>
        <w:left w:val="none" w:sz="0" w:space="0" w:color="auto"/>
        <w:bottom w:val="none" w:sz="0" w:space="0" w:color="auto"/>
        <w:right w:val="none" w:sz="0" w:space="0" w:color="auto"/>
      </w:divBdr>
    </w:div>
    <w:div w:id="1581258047">
      <w:bodyDiv w:val="1"/>
      <w:marLeft w:val="0"/>
      <w:marRight w:val="0"/>
      <w:marTop w:val="0"/>
      <w:marBottom w:val="0"/>
      <w:divBdr>
        <w:top w:val="none" w:sz="0" w:space="0" w:color="auto"/>
        <w:left w:val="none" w:sz="0" w:space="0" w:color="auto"/>
        <w:bottom w:val="none" w:sz="0" w:space="0" w:color="auto"/>
        <w:right w:val="none" w:sz="0" w:space="0" w:color="auto"/>
      </w:divBdr>
    </w:div>
    <w:div w:id="1581676189">
      <w:bodyDiv w:val="1"/>
      <w:marLeft w:val="0"/>
      <w:marRight w:val="0"/>
      <w:marTop w:val="0"/>
      <w:marBottom w:val="0"/>
      <w:divBdr>
        <w:top w:val="none" w:sz="0" w:space="0" w:color="auto"/>
        <w:left w:val="none" w:sz="0" w:space="0" w:color="auto"/>
        <w:bottom w:val="none" w:sz="0" w:space="0" w:color="auto"/>
        <w:right w:val="none" w:sz="0" w:space="0" w:color="auto"/>
      </w:divBdr>
    </w:div>
    <w:div w:id="1582250021">
      <w:bodyDiv w:val="1"/>
      <w:marLeft w:val="0"/>
      <w:marRight w:val="0"/>
      <w:marTop w:val="0"/>
      <w:marBottom w:val="0"/>
      <w:divBdr>
        <w:top w:val="none" w:sz="0" w:space="0" w:color="auto"/>
        <w:left w:val="none" w:sz="0" w:space="0" w:color="auto"/>
        <w:bottom w:val="none" w:sz="0" w:space="0" w:color="auto"/>
        <w:right w:val="none" w:sz="0" w:space="0" w:color="auto"/>
      </w:divBdr>
    </w:div>
    <w:div w:id="1583638757">
      <w:bodyDiv w:val="1"/>
      <w:marLeft w:val="0"/>
      <w:marRight w:val="0"/>
      <w:marTop w:val="0"/>
      <w:marBottom w:val="0"/>
      <w:divBdr>
        <w:top w:val="none" w:sz="0" w:space="0" w:color="auto"/>
        <w:left w:val="none" w:sz="0" w:space="0" w:color="auto"/>
        <w:bottom w:val="none" w:sz="0" w:space="0" w:color="auto"/>
        <w:right w:val="none" w:sz="0" w:space="0" w:color="auto"/>
      </w:divBdr>
    </w:div>
    <w:div w:id="1586302111">
      <w:bodyDiv w:val="1"/>
      <w:marLeft w:val="0"/>
      <w:marRight w:val="0"/>
      <w:marTop w:val="0"/>
      <w:marBottom w:val="0"/>
      <w:divBdr>
        <w:top w:val="none" w:sz="0" w:space="0" w:color="auto"/>
        <w:left w:val="none" w:sz="0" w:space="0" w:color="auto"/>
        <w:bottom w:val="none" w:sz="0" w:space="0" w:color="auto"/>
        <w:right w:val="none" w:sz="0" w:space="0" w:color="auto"/>
      </w:divBdr>
    </w:div>
    <w:div w:id="1594435543">
      <w:bodyDiv w:val="1"/>
      <w:marLeft w:val="0"/>
      <w:marRight w:val="0"/>
      <w:marTop w:val="0"/>
      <w:marBottom w:val="0"/>
      <w:divBdr>
        <w:top w:val="none" w:sz="0" w:space="0" w:color="auto"/>
        <w:left w:val="none" w:sz="0" w:space="0" w:color="auto"/>
        <w:bottom w:val="none" w:sz="0" w:space="0" w:color="auto"/>
        <w:right w:val="none" w:sz="0" w:space="0" w:color="auto"/>
      </w:divBdr>
    </w:div>
    <w:div w:id="1596282579">
      <w:bodyDiv w:val="1"/>
      <w:marLeft w:val="0"/>
      <w:marRight w:val="0"/>
      <w:marTop w:val="0"/>
      <w:marBottom w:val="0"/>
      <w:divBdr>
        <w:top w:val="none" w:sz="0" w:space="0" w:color="auto"/>
        <w:left w:val="none" w:sz="0" w:space="0" w:color="auto"/>
        <w:bottom w:val="none" w:sz="0" w:space="0" w:color="auto"/>
        <w:right w:val="none" w:sz="0" w:space="0" w:color="auto"/>
      </w:divBdr>
    </w:div>
    <w:div w:id="1602882066">
      <w:bodyDiv w:val="1"/>
      <w:marLeft w:val="0"/>
      <w:marRight w:val="0"/>
      <w:marTop w:val="0"/>
      <w:marBottom w:val="0"/>
      <w:divBdr>
        <w:top w:val="none" w:sz="0" w:space="0" w:color="auto"/>
        <w:left w:val="none" w:sz="0" w:space="0" w:color="auto"/>
        <w:bottom w:val="none" w:sz="0" w:space="0" w:color="auto"/>
        <w:right w:val="none" w:sz="0" w:space="0" w:color="auto"/>
      </w:divBdr>
    </w:div>
    <w:div w:id="1605067795">
      <w:bodyDiv w:val="1"/>
      <w:marLeft w:val="0"/>
      <w:marRight w:val="0"/>
      <w:marTop w:val="0"/>
      <w:marBottom w:val="0"/>
      <w:divBdr>
        <w:top w:val="none" w:sz="0" w:space="0" w:color="auto"/>
        <w:left w:val="none" w:sz="0" w:space="0" w:color="auto"/>
        <w:bottom w:val="none" w:sz="0" w:space="0" w:color="auto"/>
        <w:right w:val="none" w:sz="0" w:space="0" w:color="auto"/>
      </w:divBdr>
    </w:div>
    <w:div w:id="1606376346">
      <w:bodyDiv w:val="1"/>
      <w:marLeft w:val="0"/>
      <w:marRight w:val="0"/>
      <w:marTop w:val="0"/>
      <w:marBottom w:val="0"/>
      <w:divBdr>
        <w:top w:val="none" w:sz="0" w:space="0" w:color="auto"/>
        <w:left w:val="none" w:sz="0" w:space="0" w:color="auto"/>
        <w:bottom w:val="none" w:sz="0" w:space="0" w:color="auto"/>
        <w:right w:val="none" w:sz="0" w:space="0" w:color="auto"/>
      </w:divBdr>
    </w:div>
    <w:div w:id="1607955976">
      <w:bodyDiv w:val="1"/>
      <w:marLeft w:val="0"/>
      <w:marRight w:val="0"/>
      <w:marTop w:val="0"/>
      <w:marBottom w:val="0"/>
      <w:divBdr>
        <w:top w:val="none" w:sz="0" w:space="0" w:color="auto"/>
        <w:left w:val="none" w:sz="0" w:space="0" w:color="auto"/>
        <w:bottom w:val="none" w:sz="0" w:space="0" w:color="auto"/>
        <w:right w:val="none" w:sz="0" w:space="0" w:color="auto"/>
      </w:divBdr>
    </w:div>
    <w:div w:id="1618565933">
      <w:bodyDiv w:val="1"/>
      <w:marLeft w:val="0"/>
      <w:marRight w:val="0"/>
      <w:marTop w:val="0"/>
      <w:marBottom w:val="0"/>
      <w:divBdr>
        <w:top w:val="none" w:sz="0" w:space="0" w:color="auto"/>
        <w:left w:val="none" w:sz="0" w:space="0" w:color="auto"/>
        <w:bottom w:val="none" w:sz="0" w:space="0" w:color="auto"/>
        <w:right w:val="none" w:sz="0" w:space="0" w:color="auto"/>
      </w:divBdr>
    </w:div>
    <w:div w:id="1619876432">
      <w:bodyDiv w:val="1"/>
      <w:marLeft w:val="0"/>
      <w:marRight w:val="0"/>
      <w:marTop w:val="0"/>
      <w:marBottom w:val="0"/>
      <w:divBdr>
        <w:top w:val="none" w:sz="0" w:space="0" w:color="auto"/>
        <w:left w:val="none" w:sz="0" w:space="0" w:color="auto"/>
        <w:bottom w:val="none" w:sz="0" w:space="0" w:color="auto"/>
        <w:right w:val="none" w:sz="0" w:space="0" w:color="auto"/>
      </w:divBdr>
    </w:div>
    <w:div w:id="1625572469">
      <w:bodyDiv w:val="1"/>
      <w:marLeft w:val="0"/>
      <w:marRight w:val="0"/>
      <w:marTop w:val="0"/>
      <w:marBottom w:val="0"/>
      <w:divBdr>
        <w:top w:val="none" w:sz="0" w:space="0" w:color="auto"/>
        <w:left w:val="none" w:sz="0" w:space="0" w:color="auto"/>
        <w:bottom w:val="none" w:sz="0" w:space="0" w:color="auto"/>
        <w:right w:val="none" w:sz="0" w:space="0" w:color="auto"/>
      </w:divBdr>
    </w:div>
    <w:div w:id="1630352664">
      <w:bodyDiv w:val="1"/>
      <w:marLeft w:val="0"/>
      <w:marRight w:val="0"/>
      <w:marTop w:val="0"/>
      <w:marBottom w:val="0"/>
      <w:divBdr>
        <w:top w:val="none" w:sz="0" w:space="0" w:color="auto"/>
        <w:left w:val="none" w:sz="0" w:space="0" w:color="auto"/>
        <w:bottom w:val="none" w:sz="0" w:space="0" w:color="auto"/>
        <w:right w:val="none" w:sz="0" w:space="0" w:color="auto"/>
      </w:divBdr>
    </w:div>
    <w:div w:id="1630629526">
      <w:bodyDiv w:val="1"/>
      <w:marLeft w:val="0"/>
      <w:marRight w:val="0"/>
      <w:marTop w:val="0"/>
      <w:marBottom w:val="0"/>
      <w:divBdr>
        <w:top w:val="none" w:sz="0" w:space="0" w:color="auto"/>
        <w:left w:val="none" w:sz="0" w:space="0" w:color="auto"/>
        <w:bottom w:val="none" w:sz="0" w:space="0" w:color="auto"/>
        <w:right w:val="none" w:sz="0" w:space="0" w:color="auto"/>
      </w:divBdr>
    </w:div>
    <w:div w:id="1630940691">
      <w:bodyDiv w:val="1"/>
      <w:marLeft w:val="0"/>
      <w:marRight w:val="0"/>
      <w:marTop w:val="0"/>
      <w:marBottom w:val="0"/>
      <w:divBdr>
        <w:top w:val="none" w:sz="0" w:space="0" w:color="auto"/>
        <w:left w:val="none" w:sz="0" w:space="0" w:color="auto"/>
        <w:bottom w:val="none" w:sz="0" w:space="0" w:color="auto"/>
        <w:right w:val="none" w:sz="0" w:space="0" w:color="auto"/>
      </w:divBdr>
    </w:div>
    <w:div w:id="1635477227">
      <w:bodyDiv w:val="1"/>
      <w:marLeft w:val="0"/>
      <w:marRight w:val="0"/>
      <w:marTop w:val="0"/>
      <w:marBottom w:val="0"/>
      <w:divBdr>
        <w:top w:val="none" w:sz="0" w:space="0" w:color="auto"/>
        <w:left w:val="none" w:sz="0" w:space="0" w:color="auto"/>
        <w:bottom w:val="none" w:sz="0" w:space="0" w:color="auto"/>
        <w:right w:val="none" w:sz="0" w:space="0" w:color="auto"/>
      </w:divBdr>
    </w:div>
    <w:div w:id="1637374264">
      <w:bodyDiv w:val="1"/>
      <w:marLeft w:val="0"/>
      <w:marRight w:val="0"/>
      <w:marTop w:val="0"/>
      <w:marBottom w:val="0"/>
      <w:divBdr>
        <w:top w:val="none" w:sz="0" w:space="0" w:color="auto"/>
        <w:left w:val="none" w:sz="0" w:space="0" w:color="auto"/>
        <w:bottom w:val="none" w:sz="0" w:space="0" w:color="auto"/>
        <w:right w:val="none" w:sz="0" w:space="0" w:color="auto"/>
      </w:divBdr>
    </w:div>
    <w:div w:id="1638991232">
      <w:bodyDiv w:val="1"/>
      <w:marLeft w:val="0"/>
      <w:marRight w:val="0"/>
      <w:marTop w:val="0"/>
      <w:marBottom w:val="0"/>
      <w:divBdr>
        <w:top w:val="none" w:sz="0" w:space="0" w:color="auto"/>
        <w:left w:val="none" w:sz="0" w:space="0" w:color="auto"/>
        <w:bottom w:val="none" w:sz="0" w:space="0" w:color="auto"/>
        <w:right w:val="none" w:sz="0" w:space="0" w:color="auto"/>
      </w:divBdr>
    </w:div>
    <w:div w:id="1643072452">
      <w:bodyDiv w:val="1"/>
      <w:marLeft w:val="0"/>
      <w:marRight w:val="0"/>
      <w:marTop w:val="0"/>
      <w:marBottom w:val="0"/>
      <w:divBdr>
        <w:top w:val="none" w:sz="0" w:space="0" w:color="auto"/>
        <w:left w:val="none" w:sz="0" w:space="0" w:color="auto"/>
        <w:bottom w:val="none" w:sz="0" w:space="0" w:color="auto"/>
        <w:right w:val="none" w:sz="0" w:space="0" w:color="auto"/>
      </w:divBdr>
    </w:div>
    <w:div w:id="1644119685">
      <w:bodyDiv w:val="1"/>
      <w:marLeft w:val="0"/>
      <w:marRight w:val="0"/>
      <w:marTop w:val="0"/>
      <w:marBottom w:val="0"/>
      <w:divBdr>
        <w:top w:val="none" w:sz="0" w:space="0" w:color="auto"/>
        <w:left w:val="none" w:sz="0" w:space="0" w:color="auto"/>
        <w:bottom w:val="none" w:sz="0" w:space="0" w:color="auto"/>
        <w:right w:val="none" w:sz="0" w:space="0" w:color="auto"/>
      </w:divBdr>
    </w:div>
    <w:div w:id="1644381716">
      <w:bodyDiv w:val="1"/>
      <w:marLeft w:val="0"/>
      <w:marRight w:val="0"/>
      <w:marTop w:val="0"/>
      <w:marBottom w:val="0"/>
      <w:divBdr>
        <w:top w:val="none" w:sz="0" w:space="0" w:color="auto"/>
        <w:left w:val="none" w:sz="0" w:space="0" w:color="auto"/>
        <w:bottom w:val="none" w:sz="0" w:space="0" w:color="auto"/>
        <w:right w:val="none" w:sz="0" w:space="0" w:color="auto"/>
      </w:divBdr>
    </w:div>
    <w:div w:id="1647080333">
      <w:bodyDiv w:val="1"/>
      <w:marLeft w:val="0"/>
      <w:marRight w:val="0"/>
      <w:marTop w:val="0"/>
      <w:marBottom w:val="0"/>
      <w:divBdr>
        <w:top w:val="none" w:sz="0" w:space="0" w:color="auto"/>
        <w:left w:val="none" w:sz="0" w:space="0" w:color="auto"/>
        <w:bottom w:val="none" w:sz="0" w:space="0" w:color="auto"/>
        <w:right w:val="none" w:sz="0" w:space="0" w:color="auto"/>
      </w:divBdr>
    </w:div>
    <w:div w:id="1652950636">
      <w:bodyDiv w:val="1"/>
      <w:marLeft w:val="0"/>
      <w:marRight w:val="0"/>
      <w:marTop w:val="0"/>
      <w:marBottom w:val="0"/>
      <w:divBdr>
        <w:top w:val="none" w:sz="0" w:space="0" w:color="auto"/>
        <w:left w:val="none" w:sz="0" w:space="0" w:color="auto"/>
        <w:bottom w:val="none" w:sz="0" w:space="0" w:color="auto"/>
        <w:right w:val="none" w:sz="0" w:space="0" w:color="auto"/>
      </w:divBdr>
    </w:div>
    <w:div w:id="1658804755">
      <w:bodyDiv w:val="1"/>
      <w:marLeft w:val="0"/>
      <w:marRight w:val="0"/>
      <w:marTop w:val="0"/>
      <w:marBottom w:val="0"/>
      <w:divBdr>
        <w:top w:val="none" w:sz="0" w:space="0" w:color="auto"/>
        <w:left w:val="none" w:sz="0" w:space="0" w:color="auto"/>
        <w:bottom w:val="none" w:sz="0" w:space="0" w:color="auto"/>
        <w:right w:val="none" w:sz="0" w:space="0" w:color="auto"/>
      </w:divBdr>
    </w:div>
    <w:div w:id="1666471764">
      <w:bodyDiv w:val="1"/>
      <w:marLeft w:val="0"/>
      <w:marRight w:val="0"/>
      <w:marTop w:val="0"/>
      <w:marBottom w:val="0"/>
      <w:divBdr>
        <w:top w:val="none" w:sz="0" w:space="0" w:color="auto"/>
        <w:left w:val="none" w:sz="0" w:space="0" w:color="auto"/>
        <w:bottom w:val="none" w:sz="0" w:space="0" w:color="auto"/>
        <w:right w:val="none" w:sz="0" w:space="0" w:color="auto"/>
      </w:divBdr>
    </w:div>
    <w:div w:id="1676110631">
      <w:bodyDiv w:val="1"/>
      <w:marLeft w:val="0"/>
      <w:marRight w:val="0"/>
      <w:marTop w:val="0"/>
      <w:marBottom w:val="0"/>
      <w:divBdr>
        <w:top w:val="none" w:sz="0" w:space="0" w:color="auto"/>
        <w:left w:val="none" w:sz="0" w:space="0" w:color="auto"/>
        <w:bottom w:val="none" w:sz="0" w:space="0" w:color="auto"/>
        <w:right w:val="none" w:sz="0" w:space="0" w:color="auto"/>
      </w:divBdr>
    </w:div>
    <w:div w:id="1676377797">
      <w:bodyDiv w:val="1"/>
      <w:marLeft w:val="0"/>
      <w:marRight w:val="0"/>
      <w:marTop w:val="0"/>
      <w:marBottom w:val="0"/>
      <w:divBdr>
        <w:top w:val="none" w:sz="0" w:space="0" w:color="auto"/>
        <w:left w:val="none" w:sz="0" w:space="0" w:color="auto"/>
        <w:bottom w:val="none" w:sz="0" w:space="0" w:color="auto"/>
        <w:right w:val="none" w:sz="0" w:space="0" w:color="auto"/>
      </w:divBdr>
    </w:div>
    <w:div w:id="1677807672">
      <w:bodyDiv w:val="1"/>
      <w:marLeft w:val="0"/>
      <w:marRight w:val="0"/>
      <w:marTop w:val="0"/>
      <w:marBottom w:val="0"/>
      <w:divBdr>
        <w:top w:val="none" w:sz="0" w:space="0" w:color="auto"/>
        <w:left w:val="none" w:sz="0" w:space="0" w:color="auto"/>
        <w:bottom w:val="none" w:sz="0" w:space="0" w:color="auto"/>
        <w:right w:val="none" w:sz="0" w:space="0" w:color="auto"/>
      </w:divBdr>
    </w:div>
    <w:div w:id="1686132550">
      <w:bodyDiv w:val="1"/>
      <w:marLeft w:val="0"/>
      <w:marRight w:val="0"/>
      <w:marTop w:val="0"/>
      <w:marBottom w:val="0"/>
      <w:divBdr>
        <w:top w:val="none" w:sz="0" w:space="0" w:color="auto"/>
        <w:left w:val="none" w:sz="0" w:space="0" w:color="auto"/>
        <w:bottom w:val="none" w:sz="0" w:space="0" w:color="auto"/>
        <w:right w:val="none" w:sz="0" w:space="0" w:color="auto"/>
      </w:divBdr>
    </w:div>
    <w:div w:id="1690642711">
      <w:bodyDiv w:val="1"/>
      <w:marLeft w:val="0"/>
      <w:marRight w:val="0"/>
      <w:marTop w:val="0"/>
      <w:marBottom w:val="0"/>
      <w:divBdr>
        <w:top w:val="none" w:sz="0" w:space="0" w:color="auto"/>
        <w:left w:val="none" w:sz="0" w:space="0" w:color="auto"/>
        <w:bottom w:val="none" w:sz="0" w:space="0" w:color="auto"/>
        <w:right w:val="none" w:sz="0" w:space="0" w:color="auto"/>
      </w:divBdr>
    </w:div>
    <w:div w:id="1691956476">
      <w:bodyDiv w:val="1"/>
      <w:marLeft w:val="0"/>
      <w:marRight w:val="0"/>
      <w:marTop w:val="0"/>
      <w:marBottom w:val="0"/>
      <w:divBdr>
        <w:top w:val="none" w:sz="0" w:space="0" w:color="auto"/>
        <w:left w:val="none" w:sz="0" w:space="0" w:color="auto"/>
        <w:bottom w:val="none" w:sz="0" w:space="0" w:color="auto"/>
        <w:right w:val="none" w:sz="0" w:space="0" w:color="auto"/>
      </w:divBdr>
    </w:div>
    <w:div w:id="1696540202">
      <w:bodyDiv w:val="1"/>
      <w:marLeft w:val="0"/>
      <w:marRight w:val="0"/>
      <w:marTop w:val="0"/>
      <w:marBottom w:val="0"/>
      <w:divBdr>
        <w:top w:val="none" w:sz="0" w:space="0" w:color="auto"/>
        <w:left w:val="none" w:sz="0" w:space="0" w:color="auto"/>
        <w:bottom w:val="none" w:sz="0" w:space="0" w:color="auto"/>
        <w:right w:val="none" w:sz="0" w:space="0" w:color="auto"/>
      </w:divBdr>
    </w:div>
    <w:div w:id="1702171506">
      <w:bodyDiv w:val="1"/>
      <w:marLeft w:val="0"/>
      <w:marRight w:val="0"/>
      <w:marTop w:val="0"/>
      <w:marBottom w:val="0"/>
      <w:divBdr>
        <w:top w:val="none" w:sz="0" w:space="0" w:color="auto"/>
        <w:left w:val="none" w:sz="0" w:space="0" w:color="auto"/>
        <w:bottom w:val="none" w:sz="0" w:space="0" w:color="auto"/>
        <w:right w:val="none" w:sz="0" w:space="0" w:color="auto"/>
      </w:divBdr>
    </w:div>
    <w:div w:id="1707097519">
      <w:bodyDiv w:val="1"/>
      <w:marLeft w:val="0"/>
      <w:marRight w:val="0"/>
      <w:marTop w:val="0"/>
      <w:marBottom w:val="0"/>
      <w:divBdr>
        <w:top w:val="none" w:sz="0" w:space="0" w:color="auto"/>
        <w:left w:val="none" w:sz="0" w:space="0" w:color="auto"/>
        <w:bottom w:val="none" w:sz="0" w:space="0" w:color="auto"/>
        <w:right w:val="none" w:sz="0" w:space="0" w:color="auto"/>
      </w:divBdr>
    </w:div>
    <w:div w:id="1707868279">
      <w:bodyDiv w:val="1"/>
      <w:marLeft w:val="0"/>
      <w:marRight w:val="0"/>
      <w:marTop w:val="0"/>
      <w:marBottom w:val="0"/>
      <w:divBdr>
        <w:top w:val="none" w:sz="0" w:space="0" w:color="auto"/>
        <w:left w:val="none" w:sz="0" w:space="0" w:color="auto"/>
        <w:bottom w:val="none" w:sz="0" w:space="0" w:color="auto"/>
        <w:right w:val="none" w:sz="0" w:space="0" w:color="auto"/>
      </w:divBdr>
    </w:div>
    <w:div w:id="1720133306">
      <w:bodyDiv w:val="1"/>
      <w:marLeft w:val="0"/>
      <w:marRight w:val="0"/>
      <w:marTop w:val="0"/>
      <w:marBottom w:val="0"/>
      <w:divBdr>
        <w:top w:val="none" w:sz="0" w:space="0" w:color="auto"/>
        <w:left w:val="none" w:sz="0" w:space="0" w:color="auto"/>
        <w:bottom w:val="none" w:sz="0" w:space="0" w:color="auto"/>
        <w:right w:val="none" w:sz="0" w:space="0" w:color="auto"/>
      </w:divBdr>
    </w:div>
    <w:div w:id="1720284363">
      <w:bodyDiv w:val="1"/>
      <w:marLeft w:val="0"/>
      <w:marRight w:val="0"/>
      <w:marTop w:val="0"/>
      <w:marBottom w:val="0"/>
      <w:divBdr>
        <w:top w:val="none" w:sz="0" w:space="0" w:color="auto"/>
        <w:left w:val="none" w:sz="0" w:space="0" w:color="auto"/>
        <w:bottom w:val="none" w:sz="0" w:space="0" w:color="auto"/>
        <w:right w:val="none" w:sz="0" w:space="0" w:color="auto"/>
      </w:divBdr>
    </w:div>
    <w:div w:id="1729647171">
      <w:bodyDiv w:val="1"/>
      <w:marLeft w:val="0"/>
      <w:marRight w:val="0"/>
      <w:marTop w:val="0"/>
      <w:marBottom w:val="0"/>
      <w:divBdr>
        <w:top w:val="none" w:sz="0" w:space="0" w:color="auto"/>
        <w:left w:val="none" w:sz="0" w:space="0" w:color="auto"/>
        <w:bottom w:val="none" w:sz="0" w:space="0" w:color="auto"/>
        <w:right w:val="none" w:sz="0" w:space="0" w:color="auto"/>
      </w:divBdr>
    </w:div>
    <w:div w:id="1736318711">
      <w:bodyDiv w:val="1"/>
      <w:marLeft w:val="0"/>
      <w:marRight w:val="0"/>
      <w:marTop w:val="0"/>
      <w:marBottom w:val="0"/>
      <w:divBdr>
        <w:top w:val="none" w:sz="0" w:space="0" w:color="auto"/>
        <w:left w:val="none" w:sz="0" w:space="0" w:color="auto"/>
        <w:bottom w:val="none" w:sz="0" w:space="0" w:color="auto"/>
        <w:right w:val="none" w:sz="0" w:space="0" w:color="auto"/>
      </w:divBdr>
    </w:div>
    <w:div w:id="1737701023">
      <w:bodyDiv w:val="1"/>
      <w:marLeft w:val="0"/>
      <w:marRight w:val="0"/>
      <w:marTop w:val="0"/>
      <w:marBottom w:val="0"/>
      <w:divBdr>
        <w:top w:val="none" w:sz="0" w:space="0" w:color="auto"/>
        <w:left w:val="none" w:sz="0" w:space="0" w:color="auto"/>
        <w:bottom w:val="none" w:sz="0" w:space="0" w:color="auto"/>
        <w:right w:val="none" w:sz="0" w:space="0" w:color="auto"/>
      </w:divBdr>
    </w:div>
    <w:div w:id="1750693029">
      <w:bodyDiv w:val="1"/>
      <w:marLeft w:val="0"/>
      <w:marRight w:val="0"/>
      <w:marTop w:val="0"/>
      <w:marBottom w:val="0"/>
      <w:divBdr>
        <w:top w:val="none" w:sz="0" w:space="0" w:color="auto"/>
        <w:left w:val="none" w:sz="0" w:space="0" w:color="auto"/>
        <w:bottom w:val="none" w:sz="0" w:space="0" w:color="auto"/>
        <w:right w:val="none" w:sz="0" w:space="0" w:color="auto"/>
      </w:divBdr>
    </w:div>
    <w:div w:id="1760713179">
      <w:bodyDiv w:val="1"/>
      <w:marLeft w:val="0"/>
      <w:marRight w:val="0"/>
      <w:marTop w:val="0"/>
      <w:marBottom w:val="0"/>
      <w:divBdr>
        <w:top w:val="none" w:sz="0" w:space="0" w:color="auto"/>
        <w:left w:val="none" w:sz="0" w:space="0" w:color="auto"/>
        <w:bottom w:val="none" w:sz="0" w:space="0" w:color="auto"/>
        <w:right w:val="none" w:sz="0" w:space="0" w:color="auto"/>
      </w:divBdr>
    </w:div>
    <w:div w:id="1765413444">
      <w:bodyDiv w:val="1"/>
      <w:marLeft w:val="0"/>
      <w:marRight w:val="0"/>
      <w:marTop w:val="0"/>
      <w:marBottom w:val="0"/>
      <w:divBdr>
        <w:top w:val="none" w:sz="0" w:space="0" w:color="auto"/>
        <w:left w:val="none" w:sz="0" w:space="0" w:color="auto"/>
        <w:bottom w:val="none" w:sz="0" w:space="0" w:color="auto"/>
        <w:right w:val="none" w:sz="0" w:space="0" w:color="auto"/>
      </w:divBdr>
    </w:div>
    <w:div w:id="1766001482">
      <w:bodyDiv w:val="1"/>
      <w:marLeft w:val="0"/>
      <w:marRight w:val="0"/>
      <w:marTop w:val="0"/>
      <w:marBottom w:val="0"/>
      <w:divBdr>
        <w:top w:val="none" w:sz="0" w:space="0" w:color="auto"/>
        <w:left w:val="none" w:sz="0" w:space="0" w:color="auto"/>
        <w:bottom w:val="none" w:sz="0" w:space="0" w:color="auto"/>
        <w:right w:val="none" w:sz="0" w:space="0" w:color="auto"/>
      </w:divBdr>
    </w:div>
    <w:div w:id="1770656421">
      <w:bodyDiv w:val="1"/>
      <w:marLeft w:val="0"/>
      <w:marRight w:val="0"/>
      <w:marTop w:val="0"/>
      <w:marBottom w:val="0"/>
      <w:divBdr>
        <w:top w:val="none" w:sz="0" w:space="0" w:color="auto"/>
        <w:left w:val="none" w:sz="0" w:space="0" w:color="auto"/>
        <w:bottom w:val="none" w:sz="0" w:space="0" w:color="auto"/>
        <w:right w:val="none" w:sz="0" w:space="0" w:color="auto"/>
      </w:divBdr>
    </w:div>
    <w:div w:id="1774322458">
      <w:bodyDiv w:val="1"/>
      <w:marLeft w:val="0"/>
      <w:marRight w:val="0"/>
      <w:marTop w:val="0"/>
      <w:marBottom w:val="0"/>
      <w:divBdr>
        <w:top w:val="none" w:sz="0" w:space="0" w:color="auto"/>
        <w:left w:val="none" w:sz="0" w:space="0" w:color="auto"/>
        <w:bottom w:val="none" w:sz="0" w:space="0" w:color="auto"/>
        <w:right w:val="none" w:sz="0" w:space="0" w:color="auto"/>
      </w:divBdr>
    </w:div>
    <w:div w:id="1778717518">
      <w:bodyDiv w:val="1"/>
      <w:marLeft w:val="0"/>
      <w:marRight w:val="0"/>
      <w:marTop w:val="0"/>
      <w:marBottom w:val="0"/>
      <w:divBdr>
        <w:top w:val="none" w:sz="0" w:space="0" w:color="auto"/>
        <w:left w:val="none" w:sz="0" w:space="0" w:color="auto"/>
        <w:bottom w:val="none" w:sz="0" w:space="0" w:color="auto"/>
        <w:right w:val="none" w:sz="0" w:space="0" w:color="auto"/>
      </w:divBdr>
    </w:div>
    <w:div w:id="1778794402">
      <w:bodyDiv w:val="1"/>
      <w:marLeft w:val="0"/>
      <w:marRight w:val="0"/>
      <w:marTop w:val="0"/>
      <w:marBottom w:val="0"/>
      <w:divBdr>
        <w:top w:val="none" w:sz="0" w:space="0" w:color="auto"/>
        <w:left w:val="none" w:sz="0" w:space="0" w:color="auto"/>
        <w:bottom w:val="none" w:sz="0" w:space="0" w:color="auto"/>
        <w:right w:val="none" w:sz="0" w:space="0" w:color="auto"/>
      </w:divBdr>
    </w:div>
    <w:div w:id="1779717061">
      <w:bodyDiv w:val="1"/>
      <w:marLeft w:val="0"/>
      <w:marRight w:val="0"/>
      <w:marTop w:val="0"/>
      <w:marBottom w:val="0"/>
      <w:divBdr>
        <w:top w:val="none" w:sz="0" w:space="0" w:color="auto"/>
        <w:left w:val="none" w:sz="0" w:space="0" w:color="auto"/>
        <w:bottom w:val="none" w:sz="0" w:space="0" w:color="auto"/>
        <w:right w:val="none" w:sz="0" w:space="0" w:color="auto"/>
      </w:divBdr>
    </w:div>
    <w:div w:id="1781994835">
      <w:bodyDiv w:val="1"/>
      <w:marLeft w:val="0"/>
      <w:marRight w:val="0"/>
      <w:marTop w:val="0"/>
      <w:marBottom w:val="0"/>
      <w:divBdr>
        <w:top w:val="none" w:sz="0" w:space="0" w:color="auto"/>
        <w:left w:val="none" w:sz="0" w:space="0" w:color="auto"/>
        <w:bottom w:val="none" w:sz="0" w:space="0" w:color="auto"/>
        <w:right w:val="none" w:sz="0" w:space="0" w:color="auto"/>
      </w:divBdr>
    </w:div>
    <w:div w:id="1785298893">
      <w:bodyDiv w:val="1"/>
      <w:marLeft w:val="0"/>
      <w:marRight w:val="0"/>
      <w:marTop w:val="0"/>
      <w:marBottom w:val="0"/>
      <w:divBdr>
        <w:top w:val="none" w:sz="0" w:space="0" w:color="auto"/>
        <w:left w:val="none" w:sz="0" w:space="0" w:color="auto"/>
        <w:bottom w:val="none" w:sz="0" w:space="0" w:color="auto"/>
        <w:right w:val="none" w:sz="0" w:space="0" w:color="auto"/>
      </w:divBdr>
    </w:div>
    <w:div w:id="1793209665">
      <w:bodyDiv w:val="1"/>
      <w:marLeft w:val="0"/>
      <w:marRight w:val="0"/>
      <w:marTop w:val="0"/>
      <w:marBottom w:val="0"/>
      <w:divBdr>
        <w:top w:val="none" w:sz="0" w:space="0" w:color="auto"/>
        <w:left w:val="none" w:sz="0" w:space="0" w:color="auto"/>
        <w:bottom w:val="none" w:sz="0" w:space="0" w:color="auto"/>
        <w:right w:val="none" w:sz="0" w:space="0" w:color="auto"/>
      </w:divBdr>
    </w:div>
    <w:div w:id="1793596143">
      <w:bodyDiv w:val="1"/>
      <w:marLeft w:val="0"/>
      <w:marRight w:val="0"/>
      <w:marTop w:val="0"/>
      <w:marBottom w:val="0"/>
      <w:divBdr>
        <w:top w:val="none" w:sz="0" w:space="0" w:color="auto"/>
        <w:left w:val="none" w:sz="0" w:space="0" w:color="auto"/>
        <w:bottom w:val="none" w:sz="0" w:space="0" w:color="auto"/>
        <w:right w:val="none" w:sz="0" w:space="0" w:color="auto"/>
      </w:divBdr>
    </w:div>
    <w:div w:id="1798178217">
      <w:bodyDiv w:val="1"/>
      <w:marLeft w:val="0"/>
      <w:marRight w:val="0"/>
      <w:marTop w:val="0"/>
      <w:marBottom w:val="0"/>
      <w:divBdr>
        <w:top w:val="none" w:sz="0" w:space="0" w:color="auto"/>
        <w:left w:val="none" w:sz="0" w:space="0" w:color="auto"/>
        <w:bottom w:val="none" w:sz="0" w:space="0" w:color="auto"/>
        <w:right w:val="none" w:sz="0" w:space="0" w:color="auto"/>
      </w:divBdr>
    </w:div>
    <w:div w:id="1808547950">
      <w:bodyDiv w:val="1"/>
      <w:marLeft w:val="0"/>
      <w:marRight w:val="0"/>
      <w:marTop w:val="0"/>
      <w:marBottom w:val="0"/>
      <w:divBdr>
        <w:top w:val="none" w:sz="0" w:space="0" w:color="auto"/>
        <w:left w:val="none" w:sz="0" w:space="0" w:color="auto"/>
        <w:bottom w:val="none" w:sz="0" w:space="0" w:color="auto"/>
        <w:right w:val="none" w:sz="0" w:space="0" w:color="auto"/>
      </w:divBdr>
    </w:div>
    <w:div w:id="1810857206">
      <w:bodyDiv w:val="1"/>
      <w:marLeft w:val="0"/>
      <w:marRight w:val="0"/>
      <w:marTop w:val="0"/>
      <w:marBottom w:val="0"/>
      <w:divBdr>
        <w:top w:val="none" w:sz="0" w:space="0" w:color="auto"/>
        <w:left w:val="none" w:sz="0" w:space="0" w:color="auto"/>
        <w:bottom w:val="none" w:sz="0" w:space="0" w:color="auto"/>
        <w:right w:val="none" w:sz="0" w:space="0" w:color="auto"/>
      </w:divBdr>
    </w:div>
    <w:div w:id="1812092447">
      <w:bodyDiv w:val="1"/>
      <w:marLeft w:val="0"/>
      <w:marRight w:val="0"/>
      <w:marTop w:val="0"/>
      <w:marBottom w:val="0"/>
      <w:divBdr>
        <w:top w:val="none" w:sz="0" w:space="0" w:color="auto"/>
        <w:left w:val="none" w:sz="0" w:space="0" w:color="auto"/>
        <w:bottom w:val="none" w:sz="0" w:space="0" w:color="auto"/>
        <w:right w:val="none" w:sz="0" w:space="0" w:color="auto"/>
      </w:divBdr>
    </w:div>
    <w:div w:id="1824155669">
      <w:bodyDiv w:val="1"/>
      <w:marLeft w:val="0"/>
      <w:marRight w:val="0"/>
      <w:marTop w:val="0"/>
      <w:marBottom w:val="0"/>
      <w:divBdr>
        <w:top w:val="none" w:sz="0" w:space="0" w:color="auto"/>
        <w:left w:val="none" w:sz="0" w:space="0" w:color="auto"/>
        <w:bottom w:val="none" w:sz="0" w:space="0" w:color="auto"/>
        <w:right w:val="none" w:sz="0" w:space="0" w:color="auto"/>
      </w:divBdr>
    </w:div>
    <w:div w:id="1827437456">
      <w:bodyDiv w:val="1"/>
      <w:marLeft w:val="0"/>
      <w:marRight w:val="0"/>
      <w:marTop w:val="0"/>
      <w:marBottom w:val="0"/>
      <w:divBdr>
        <w:top w:val="none" w:sz="0" w:space="0" w:color="auto"/>
        <w:left w:val="none" w:sz="0" w:space="0" w:color="auto"/>
        <w:bottom w:val="none" w:sz="0" w:space="0" w:color="auto"/>
        <w:right w:val="none" w:sz="0" w:space="0" w:color="auto"/>
      </w:divBdr>
    </w:div>
    <w:div w:id="1837304733">
      <w:bodyDiv w:val="1"/>
      <w:marLeft w:val="0"/>
      <w:marRight w:val="0"/>
      <w:marTop w:val="0"/>
      <w:marBottom w:val="0"/>
      <w:divBdr>
        <w:top w:val="none" w:sz="0" w:space="0" w:color="auto"/>
        <w:left w:val="none" w:sz="0" w:space="0" w:color="auto"/>
        <w:bottom w:val="none" w:sz="0" w:space="0" w:color="auto"/>
        <w:right w:val="none" w:sz="0" w:space="0" w:color="auto"/>
      </w:divBdr>
    </w:div>
    <w:div w:id="1839273974">
      <w:bodyDiv w:val="1"/>
      <w:marLeft w:val="0"/>
      <w:marRight w:val="0"/>
      <w:marTop w:val="0"/>
      <w:marBottom w:val="0"/>
      <w:divBdr>
        <w:top w:val="none" w:sz="0" w:space="0" w:color="auto"/>
        <w:left w:val="none" w:sz="0" w:space="0" w:color="auto"/>
        <w:bottom w:val="none" w:sz="0" w:space="0" w:color="auto"/>
        <w:right w:val="none" w:sz="0" w:space="0" w:color="auto"/>
      </w:divBdr>
    </w:div>
    <w:div w:id="1846825321">
      <w:bodyDiv w:val="1"/>
      <w:marLeft w:val="0"/>
      <w:marRight w:val="0"/>
      <w:marTop w:val="0"/>
      <w:marBottom w:val="0"/>
      <w:divBdr>
        <w:top w:val="none" w:sz="0" w:space="0" w:color="auto"/>
        <w:left w:val="none" w:sz="0" w:space="0" w:color="auto"/>
        <w:bottom w:val="none" w:sz="0" w:space="0" w:color="auto"/>
        <w:right w:val="none" w:sz="0" w:space="0" w:color="auto"/>
      </w:divBdr>
    </w:div>
    <w:div w:id="1851331441">
      <w:bodyDiv w:val="1"/>
      <w:marLeft w:val="0"/>
      <w:marRight w:val="0"/>
      <w:marTop w:val="0"/>
      <w:marBottom w:val="0"/>
      <w:divBdr>
        <w:top w:val="none" w:sz="0" w:space="0" w:color="auto"/>
        <w:left w:val="none" w:sz="0" w:space="0" w:color="auto"/>
        <w:bottom w:val="none" w:sz="0" w:space="0" w:color="auto"/>
        <w:right w:val="none" w:sz="0" w:space="0" w:color="auto"/>
      </w:divBdr>
    </w:div>
    <w:div w:id="1852183052">
      <w:bodyDiv w:val="1"/>
      <w:marLeft w:val="0"/>
      <w:marRight w:val="0"/>
      <w:marTop w:val="0"/>
      <w:marBottom w:val="0"/>
      <w:divBdr>
        <w:top w:val="none" w:sz="0" w:space="0" w:color="auto"/>
        <w:left w:val="none" w:sz="0" w:space="0" w:color="auto"/>
        <w:bottom w:val="none" w:sz="0" w:space="0" w:color="auto"/>
        <w:right w:val="none" w:sz="0" w:space="0" w:color="auto"/>
      </w:divBdr>
    </w:div>
    <w:div w:id="1854029898">
      <w:bodyDiv w:val="1"/>
      <w:marLeft w:val="0"/>
      <w:marRight w:val="0"/>
      <w:marTop w:val="0"/>
      <w:marBottom w:val="0"/>
      <w:divBdr>
        <w:top w:val="none" w:sz="0" w:space="0" w:color="auto"/>
        <w:left w:val="none" w:sz="0" w:space="0" w:color="auto"/>
        <w:bottom w:val="none" w:sz="0" w:space="0" w:color="auto"/>
        <w:right w:val="none" w:sz="0" w:space="0" w:color="auto"/>
      </w:divBdr>
    </w:div>
    <w:div w:id="1870800007">
      <w:bodyDiv w:val="1"/>
      <w:marLeft w:val="0"/>
      <w:marRight w:val="0"/>
      <w:marTop w:val="0"/>
      <w:marBottom w:val="0"/>
      <w:divBdr>
        <w:top w:val="none" w:sz="0" w:space="0" w:color="auto"/>
        <w:left w:val="none" w:sz="0" w:space="0" w:color="auto"/>
        <w:bottom w:val="none" w:sz="0" w:space="0" w:color="auto"/>
        <w:right w:val="none" w:sz="0" w:space="0" w:color="auto"/>
      </w:divBdr>
    </w:div>
    <w:div w:id="1871213277">
      <w:bodyDiv w:val="1"/>
      <w:marLeft w:val="0"/>
      <w:marRight w:val="0"/>
      <w:marTop w:val="0"/>
      <w:marBottom w:val="0"/>
      <w:divBdr>
        <w:top w:val="none" w:sz="0" w:space="0" w:color="auto"/>
        <w:left w:val="none" w:sz="0" w:space="0" w:color="auto"/>
        <w:bottom w:val="none" w:sz="0" w:space="0" w:color="auto"/>
        <w:right w:val="none" w:sz="0" w:space="0" w:color="auto"/>
      </w:divBdr>
    </w:div>
    <w:div w:id="1874266973">
      <w:bodyDiv w:val="1"/>
      <w:marLeft w:val="0"/>
      <w:marRight w:val="0"/>
      <w:marTop w:val="0"/>
      <w:marBottom w:val="0"/>
      <w:divBdr>
        <w:top w:val="none" w:sz="0" w:space="0" w:color="auto"/>
        <w:left w:val="none" w:sz="0" w:space="0" w:color="auto"/>
        <w:bottom w:val="none" w:sz="0" w:space="0" w:color="auto"/>
        <w:right w:val="none" w:sz="0" w:space="0" w:color="auto"/>
      </w:divBdr>
    </w:div>
    <w:div w:id="1879974709">
      <w:bodyDiv w:val="1"/>
      <w:marLeft w:val="0"/>
      <w:marRight w:val="0"/>
      <w:marTop w:val="0"/>
      <w:marBottom w:val="0"/>
      <w:divBdr>
        <w:top w:val="none" w:sz="0" w:space="0" w:color="auto"/>
        <w:left w:val="none" w:sz="0" w:space="0" w:color="auto"/>
        <w:bottom w:val="none" w:sz="0" w:space="0" w:color="auto"/>
        <w:right w:val="none" w:sz="0" w:space="0" w:color="auto"/>
      </w:divBdr>
    </w:div>
    <w:div w:id="1883208857">
      <w:bodyDiv w:val="1"/>
      <w:marLeft w:val="0"/>
      <w:marRight w:val="0"/>
      <w:marTop w:val="0"/>
      <w:marBottom w:val="0"/>
      <w:divBdr>
        <w:top w:val="none" w:sz="0" w:space="0" w:color="auto"/>
        <w:left w:val="none" w:sz="0" w:space="0" w:color="auto"/>
        <w:bottom w:val="none" w:sz="0" w:space="0" w:color="auto"/>
        <w:right w:val="none" w:sz="0" w:space="0" w:color="auto"/>
      </w:divBdr>
    </w:div>
    <w:div w:id="1885822015">
      <w:bodyDiv w:val="1"/>
      <w:marLeft w:val="0"/>
      <w:marRight w:val="0"/>
      <w:marTop w:val="0"/>
      <w:marBottom w:val="0"/>
      <w:divBdr>
        <w:top w:val="none" w:sz="0" w:space="0" w:color="auto"/>
        <w:left w:val="none" w:sz="0" w:space="0" w:color="auto"/>
        <w:bottom w:val="none" w:sz="0" w:space="0" w:color="auto"/>
        <w:right w:val="none" w:sz="0" w:space="0" w:color="auto"/>
      </w:divBdr>
    </w:div>
    <w:div w:id="1887177410">
      <w:bodyDiv w:val="1"/>
      <w:marLeft w:val="0"/>
      <w:marRight w:val="0"/>
      <w:marTop w:val="0"/>
      <w:marBottom w:val="0"/>
      <w:divBdr>
        <w:top w:val="none" w:sz="0" w:space="0" w:color="auto"/>
        <w:left w:val="none" w:sz="0" w:space="0" w:color="auto"/>
        <w:bottom w:val="none" w:sz="0" w:space="0" w:color="auto"/>
        <w:right w:val="none" w:sz="0" w:space="0" w:color="auto"/>
      </w:divBdr>
    </w:div>
    <w:div w:id="1897425210">
      <w:bodyDiv w:val="1"/>
      <w:marLeft w:val="0"/>
      <w:marRight w:val="0"/>
      <w:marTop w:val="0"/>
      <w:marBottom w:val="0"/>
      <w:divBdr>
        <w:top w:val="none" w:sz="0" w:space="0" w:color="auto"/>
        <w:left w:val="none" w:sz="0" w:space="0" w:color="auto"/>
        <w:bottom w:val="none" w:sz="0" w:space="0" w:color="auto"/>
        <w:right w:val="none" w:sz="0" w:space="0" w:color="auto"/>
      </w:divBdr>
    </w:div>
    <w:div w:id="1898121915">
      <w:bodyDiv w:val="1"/>
      <w:marLeft w:val="0"/>
      <w:marRight w:val="0"/>
      <w:marTop w:val="0"/>
      <w:marBottom w:val="0"/>
      <w:divBdr>
        <w:top w:val="none" w:sz="0" w:space="0" w:color="auto"/>
        <w:left w:val="none" w:sz="0" w:space="0" w:color="auto"/>
        <w:bottom w:val="none" w:sz="0" w:space="0" w:color="auto"/>
        <w:right w:val="none" w:sz="0" w:space="0" w:color="auto"/>
      </w:divBdr>
    </w:div>
    <w:div w:id="1901281508">
      <w:bodyDiv w:val="1"/>
      <w:marLeft w:val="0"/>
      <w:marRight w:val="0"/>
      <w:marTop w:val="0"/>
      <w:marBottom w:val="0"/>
      <w:divBdr>
        <w:top w:val="none" w:sz="0" w:space="0" w:color="auto"/>
        <w:left w:val="none" w:sz="0" w:space="0" w:color="auto"/>
        <w:bottom w:val="none" w:sz="0" w:space="0" w:color="auto"/>
        <w:right w:val="none" w:sz="0" w:space="0" w:color="auto"/>
      </w:divBdr>
    </w:div>
    <w:div w:id="1902053268">
      <w:bodyDiv w:val="1"/>
      <w:marLeft w:val="0"/>
      <w:marRight w:val="0"/>
      <w:marTop w:val="0"/>
      <w:marBottom w:val="0"/>
      <w:divBdr>
        <w:top w:val="none" w:sz="0" w:space="0" w:color="auto"/>
        <w:left w:val="none" w:sz="0" w:space="0" w:color="auto"/>
        <w:bottom w:val="none" w:sz="0" w:space="0" w:color="auto"/>
        <w:right w:val="none" w:sz="0" w:space="0" w:color="auto"/>
      </w:divBdr>
    </w:div>
    <w:div w:id="1903904567">
      <w:bodyDiv w:val="1"/>
      <w:marLeft w:val="0"/>
      <w:marRight w:val="0"/>
      <w:marTop w:val="0"/>
      <w:marBottom w:val="0"/>
      <w:divBdr>
        <w:top w:val="none" w:sz="0" w:space="0" w:color="auto"/>
        <w:left w:val="none" w:sz="0" w:space="0" w:color="auto"/>
        <w:bottom w:val="none" w:sz="0" w:space="0" w:color="auto"/>
        <w:right w:val="none" w:sz="0" w:space="0" w:color="auto"/>
      </w:divBdr>
    </w:div>
    <w:div w:id="1905412552">
      <w:bodyDiv w:val="1"/>
      <w:marLeft w:val="0"/>
      <w:marRight w:val="0"/>
      <w:marTop w:val="0"/>
      <w:marBottom w:val="0"/>
      <w:divBdr>
        <w:top w:val="none" w:sz="0" w:space="0" w:color="auto"/>
        <w:left w:val="none" w:sz="0" w:space="0" w:color="auto"/>
        <w:bottom w:val="none" w:sz="0" w:space="0" w:color="auto"/>
        <w:right w:val="none" w:sz="0" w:space="0" w:color="auto"/>
      </w:divBdr>
    </w:div>
    <w:div w:id="1909264705">
      <w:bodyDiv w:val="1"/>
      <w:marLeft w:val="0"/>
      <w:marRight w:val="0"/>
      <w:marTop w:val="0"/>
      <w:marBottom w:val="0"/>
      <w:divBdr>
        <w:top w:val="none" w:sz="0" w:space="0" w:color="auto"/>
        <w:left w:val="none" w:sz="0" w:space="0" w:color="auto"/>
        <w:bottom w:val="none" w:sz="0" w:space="0" w:color="auto"/>
        <w:right w:val="none" w:sz="0" w:space="0" w:color="auto"/>
      </w:divBdr>
    </w:div>
    <w:div w:id="1913809969">
      <w:bodyDiv w:val="1"/>
      <w:marLeft w:val="0"/>
      <w:marRight w:val="0"/>
      <w:marTop w:val="0"/>
      <w:marBottom w:val="0"/>
      <w:divBdr>
        <w:top w:val="none" w:sz="0" w:space="0" w:color="auto"/>
        <w:left w:val="none" w:sz="0" w:space="0" w:color="auto"/>
        <w:bottom w:val="none" w:sz="0" w:space="0" w:color="auto"/>
        <w:right w:val="none" w:sz="0" w:space="0" w:color="auto"/>
      </w:divBdr>
    </w:div>
    <w:div w:id="1916625631">
      <w:bodyDiv w:val="1"/>
      <w:marLeft w:val="0"/>
      <w:marRight w:val="0"/>
      <w:marTop w:val="0"/>
      <w:marBottom w:val="0"/>
      <w:divBdr>
        <w:top w:val="none" w:sz="0" w:space="0" w:color="auto"/>
        <w:left w:val="none" w:sz="0" w:space="0" w:color="auto"/>
        <w:bottom w:val="none" w:sz="0" w:space="0" w:color="auto"/>
        <w:right w:val="none" w:sz="0" w:space="0" w:color="auto"/>
      </w:divBdr>
    </w:div>
    <w:div w:id="1918902219">
      <w:bodyDiv w:val="1"/>
      <w:marLeft w:val="0"/>
      <w:marRight w:val="0"/>
      <w:marTop w:val="0"/>
      <w:marBottom w:val="0"/>
      <w:divBdr>
        <w:top w:val="none" w:sz="0" w:space="0" w:color="auto"/>
        <w:left w:val="none" w:sz="0" w:space="0" w:color="auto"/>
        <w:bottom w:val="none" w:sz="0" w:space="0" w:color="auto"/>
        <w:right w:val="none" w:sz="0" w:space="0" w:color="auto"/>
      </w:divBdr>
    </w:div>
    <w:div w:id="1920361764">
      <w:bodyDiv w:val="1"/>
      <w:marLeft w:val="0"/>
      <w:marRight w:val="0"/>
      <w:marTop w:val="0"/>
      <w:marBottom w:val="0"/>
      <w:divBdr>
        <w:top w:val="none" w:sz="0" w:space="0" w:color="auto"/>
        <w:left w:val="none" w:sz="0" w:space="0" w:color="auto"/>
        <w:bottom w:val="none" w:sz="0" w:space="0" w:color="auto"/>
        <w:right w:val="none" w:sz="0" w:space="0" w:color="auto"/>
      </w:divBdr>
    </w:div>
    <w:div w:id="1921868985">
      <w:bodyDiv w:val="1"/>
      <w:marLeft w:val="0"/>
      <w:marRight w:val="0"/>
      <w:marTop w:val="0"/>
      <w:marBottom w:val="0"/>
      <w:divBdr>
        <w:top w:val="none" w:sz="0" w:space="0" w:color="auto"/>
        <w:left w:val="none" w:sz="0" w:space="0" w:color="auto"/>
        <w:bottom w:val="none" w:sz="0" w:space="0" w:color="auto"/>
        <w:right w:val="none" w:sz="0" w:space="0" w:color="auto"/>
      </w:divBdr>
    </w:div>
    <w:div w:id="1925913077">
      <w:bodyDiv w:val="1"/>
      <w:marLeft w:val="0"/>
      <w:marRight w:val="0"/>
      <w:marTop w:val="0"/>
      <w:marBottom w:val="0"/>
      <w:divBdr>
        <w:top w:val="none" w:sz="0" w:space="0" w:color="auto"/>
        <w:left w:val="none" w:sz="0" w:space="0" w:color="auto"/>
        <w:bottom w:val="none" w:sz="0" w:space="0" w:color="auto"/>
        <w:right w:val="none" w:sz="0" w:space="0" w:color="auto"/>
      </w:divBdr>
    </w:div>
    <w:div w:id="1931893599">
      <w:bodyDiv w:val="1"/>
      <w:marLeft w:val="0"/>
      <w:marRight w:val="0"/>
      <w:marTop w:val="0"/>
      <w:marBottom w:val="0"/>
      <w:divBdr>
        <w:top w:val="none" w:sz="0" w:space="0" w:color="auto"/>
        <w:left w:val="none" w:sz="0" w:space="0" w:color="auto"/>
        <w:bottom w:val="none" w:sz="0" w:space="0" w:color="auto"/>
        <w:right w:val="none" w:sz="0" w:space="0" w:color="auto"/>
      </w:divBdr>
    </w:div>
    <w:div w:id="1939826954">
      <w:bodyDiv w:val="1"/>
      <w:marLeft w:val="0"/>
      <w:marRight w:val="0"/>
      <w:marTop w:val="0"/>
      <w:marBottom w:val="0"/>
      <w:divBdr>
        <w:top w:val="none" w:sz="0" w:space="0" w:color="auto"/>
        <w:left w:val="none" w:sz="0" w:space="0" w:color="auto"/>
        <w:bottom w:val="none" w:sz="0" w:space="0" w:color="auto"/>
        <w:right w:val="none" w:sz="0" w:space="0" w:color="auto"/>
      </w:divBdr>
    </w:div>
    <w:div w:id="1943801237">
      <w:bodyDiv w:val="1"/>
      <w:marLeft w:val="0"/>
      <w:marRight w:val="0"/>
      <w:marTop w:val="0"/>
      <w:marBottom w:val="0"/>
      <w:divBdr>
        <w:top w:val="none" w:sz="0" w:space="0" w:color="auto"/>
        <w:left w:val="none" w:sz="0" w:space="0" w:color="auto"/>
        <w:bottom w:val="none" w:sz="0" w:space="0" w:color="auto"/>
        <w:right w:val="none" w:sz="0" w:space="0" w:color="auto"/>
      </w:divBdr>
    </w:div>
    <w:div w:id="1956063238">
      <w:bodyDiv w:val="1"/>
      <w:marLeft w:val="0"/>
      <w:marRight w:val="0"/>
      <w:marTop w:val="0"/>
      <w:marBottom w:val="0"/>
      <w:divBdr>
        <w:top w:val="none" w:sz="0" w:space="0" w:color="auto"/>
        <w:left w:val="none" w:sz="0" w:space="0" w:color="auto"/>
        <w:bottom w:val="none" w:sz="0" w:space="0" w:color="auto"/>
        <w:right w:val="none" w:sz="0" w:space="0" w:color="auto"/>
      </w:divBdr>
      <w:divsChild>
        <w:div w:id="138883377">
          <w:marLeft w:val="0"/>
          <w:marRight w:val="0"/>
          <w:marTop w:val="0"/>
          <w:marBottom w:val="0"/>
          <w:divBdr>
            <w:top w:val="none" w:sz="0" w:space="0" w:color="auto"/>
            <w:left w:val="none" w:sz="0" w:space="0" w:color="auto"/>
            <w:bottom w:val="none" w:sz="0" w:space="0" w:color="auto"/>
            <w:right w:val="none" w:sz="0" w:space="0" w:color="auto"/>
          </w:divBdr>
          <w:divsChild>
            <w:div w:id="1767532865">
              <w:marLeft w:val="0"/>
              <w:marRight w:val="0"/>
              <w:marTop w:val="0"/>
              <w:marBottom w:val="0"/>
              <w:divBdr>
                <w:top w:val="none" w:sz="0" w:space="0" w:color="auto"/>
                <w:left w:val="none" w:sz="0" w:space="0" w:color="auto"/>
                <w:bottom w:val="none" w:sz="0" w:space="0" w:color="auto"/>
                <w:right w:val="none" w:sz="0" w:space="0" w:color="auto"/>
              </w:divBdr>
              <w:divsChild>
                <w:div w:id="278343816">
                  <w:marLeft w:val="0"/>
                  <w:marRight w:val="0"/>
                  <w:marTop w:val="0"/>
                  <w:marBottom w:val="0"/>
                  <w:divBdr>
                    <w:top w:val="none" w:sz="0" w:space="0" w:color="auto"/>
                    <w:left w:val="none" w:sz="0" w:space="0" w:color="auto"/>
                    <w:bottom w:val="none" w:sz="0" w:space="0" w:color="auto"/>
                    <w:right w:val="none" w:sz="0" w:space="0" w:color="auto"/>
                  </w:divBdr>
                  <w:divsChild>
                    <w:div w:id="682361656">
                      <w:marLeft w:val="0"/>
                      <w:marRight w:val="0"/>
                      <w:marTop w:val="0"/>
                      <w:marBottom w:val="0"/>
                      <w:divBdr>
                        <w:top w:val="none" w:sz="0" w:space="0" w:color="auto"/>
                        <w:left w:val="none" w:sz="0" w:space="0" w:color="auto"/>
                        <w:bottom w:val="none" w:sz="0" w:space="0" w:color="auto"/>
                        <w:right w:val="none" w:sz="0" w:space="0" w:color="auto"/>
                      </w:divBdr>
                      <w:divsChild>
                        <w:div w:id="101538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318768">
          <w:marLeft w:val="0"/>
          <w:marRight w:val="0"/>
          <w:marTop w:val="0"/>
          <w:marBottom w:val="0"/>
          <w:divBdr>
            <w:top w:val="none" w:sz="0" w:space="0" w:color="auto"/>
            <w:left w:val="none" w:sz="0" w:space="0" w:color="auto"/>
            <w:bottom w:val="none" w:sz="0" w:space="0" w:color="auto"/>
            <w:right w:val="none" w:sz="0" w:space="0" w:color="auto"/>
          </w:divBdr>
        </w:div>
      </w:divsChild>
    </w:div>
    <w:div w:id="1956978994">
      <w:bodyDiv w:val="1"/>
      <w:marLeft w:val="0"/>
      <w:marRight w:val="0"/>
      <w:marTop w:val="0"/>
      <w:marBottom w:val="0"/>
      <w:divBdr>
        <w:top w:val="none" w:sz="0" w:space="0" w:color="auto"/>
        <w:left w:val="none" w:sz="0" w:space="0" w:color="auto"/>
        <w:bottom w:val="none" w:sz="0" w:space="0" w:color="auto"/>
        <w:right w:val="none" w:sz="0" w:space="0" w:color="auto"/>
      </w:divBdr>
    </w:div>
    <w:div w:id="1961645100">
      <w:bodyDiv w:val="1"/>
      <w:marLeft w:val="0"/>
      <w:marRight w:val="0"/>
      <w:marTop w:val="0"/>
      <w:marBottom w:val="0"/>
      <w:divBdr>
        <w:top w:val="none" w:sz="0" w:space="0" w:color="auto"/>
        <w:left w:val="none" w:sz="0" w:space="0" w:color="auto"/>
        <w:bottom w:val="none" w:sz="0" w:space="0" w:color="auto"/>
        <w:right w:val="none" w:sz="0" w:space="0" w:color="auto"/>
      </w:divBdr>
    </w:div>
    <w:div w:id="1962883085">
      <w:bodyDiv w:val="1"/>
      <w:marLeft w:val="0"/>
      <w:marRight w:val="0"/>
      <w:marTop w:val="0"/>
      <w:marBottom w:val="0"/>
      <w:divBdr>
        <w:top w:val="none" w:sz="0" w:space="0" w:color="auto"/>
        <w:left w:val="none" w:sz="0" w:space="0" w:color="auto"/>
        <w:bottom w:val="none" w:sz="0" w:space="0" w:color="auto"/>
        <w:right w:val="none" w:sz="0" w:space="0" w:color="auto"/>
      </w:divBdr>
    </w:div>
    <w:div w:id="1964190320">
      <w:bodyDiv w:val="1"/>
      <w:marLeft w:val="0"/>
      <w:marRight w:val="0"/>
      <w:marTop w:val="0"/>
      <w:marBottom w:val="0"/>
      <w:divBdr>
        <w:top w:val="none" w:sz="0" w:space="0" w:color="auto"/>
        <w:left w:val="none" w:sz="0" w:space="0" w:color="auto"/>
        <w:bottom w:val="none" w:sz="0" w:space="0" w:color="auto"/>
        <w:right w:val="none" w:sz="0" w:space="0" w:color="auto"/>
      </w:divBdr>
    </w:div>
    <w:div w:id="1977297770">
      <w:bodyDiv w:val="1"/>
      <w:marLeft w:val="0"/>
      <w:marRight w:val="0"/>
      <w:marTop w:val="0"/>
      <w:marBottom w:val="0"/>
      <w:divBdr>
        <w:top w:val="none" w:sz="0" w:space="0" w:color="auto"/>
        <w:left w:val="none" w:sz="0" w:space="0" w:color="auto"/>
        <w:bottom w:val="none" w:sz="0" w:space="0" w:color="auto"/>
        <w:right w:val="none" w:sz="0" w:space="0" w:color="auto"/>
      </w:divBdr>
    </w:div>
    <w:div w:id="1978341871">
      <w:bodyDiv w:val="1"/>
      <w:marLeft w:val="0"/>
      <w:marRight w:val="0"/>
      <w:marTop w:val="0"/>
      <w:marBottom w:val="0"/>
      <w:divBdr>
        <w:top w:val="none" w:sz="0" w:space="0" w:color="auto"/>
        <w:left w:val="none" w:sz="0" w:space="0" w:color="auto"/>
        <w:bottom w:val="none" w:sz="0" w:space="0" w:color="auto"/>
        <w:right w:val="none" w:sz="0" w:space="0" w:color="auto"/>
      </w:divBdr>
    </w:div>
    <w:div w:id="1981185888">
      <w:bodyDiv w:val="1"/>
      <w:marLeft w:val="0"/>
      <w:marRight w:val="0"/>
      <w:marTop w:val="0"/>
      <w:marBottom w:val="0"/>
      <w:divBdr>
        <w:top w:val="none" w:sz="0" w:space="0" w:color="auto"/>
        <w:left w:val="none" w:sz="0" w:space="0" w:color="auto"/>
        <w:bottom w:val="none" w:sz="0" w:space="0" w:color="auto"/>
        <w:right w:val="none" w:sz="0" w:space="0" w:color="auto"/>
      </w:divBdr>
    </w:div>
    <w:div w:id="1996372488">
      <w:bodyDiv w:val="1"/>
      <w:marLeft w:val="0"/>
      <w:marRight w:val="0"/>
      <w:marTop w:val="0"/>
      <w:marBottom w:val="0"/>
      <w:divBdr>
        <w:top w:val="none" w:sz="0" w:space="0" w:color="auto"/>
        <w:left w:val="none" w:sz="0" w:space="0" w:color="auto"/>
        <w:bottom w:val="none" w:sz="0" w:space="0" w:color="auto"/>
        <w:right w:val="none" w:sz="0" w:space="0" w:color="auto"/>
      </w:divBdr>
    </w:div>
    <w:div w:id="2005739139">
      <w:bodyDiv w:val="1"/>
      <w:marLeft w:val="0"/>
      <w:marRight w:val="0"/>
      <w:marTop w:val="0"/>
      <w:marBottom w:val="0"/>
      <w:divBdr>
        <w:top w:val="none" w:sz="0" w:space="0" w:color="auto"/>
        <w:left w:val="none" w:sz="0" w:space="0" w:color="auto"/>
        <w:bottom w:val="none" w:sz="0" w:space="0" w:color="auto"/>
        <w:right w:val="none" w:sz="0" w:space="0" w:color="auto"/>
      </w:divBdr>
    </w:div>
    <w:div w:id="2009744926">
      <w:bodyDiv w:val="1"/>
      <w:marLeft w:val="0"/>
      <w:marRight w:val="0"/>
      <w:marTop w:val="0"/>
      <w:marBottom w:val="0"/>
      <w:divBdr>
        <w:top w:val="none" w:sz="0" w:space="0" w:color="auto"/>
        <w:left w:val="none" w:sz="0" w:space="0" w:color="auto"/>
        <w:bottom w:val="none" w:sz="0" w:space="0" w:color="auto"/>
        <w:right w:val="none" w:sz="0" w:space="0" w:color="auto"/>
      </w:divBdr>
    </w:div>
    <w:div w:id="2021269516">
      <w:bodyDiv w:val="1"/>
      <w:marLeft w:val="0"/>
      <w:marRight w:val="0"/>
      <w:marTop w:val="0"/>
      <w:marBottom w:val="0"/>
      <w:divBdr>
        <w:top w:val="none" w:sz="0" w:space="0" w:color="auto"/>
        <w:left w:val="none" w:sz="0" w:space="0" w:color="auto"/>
        <w:bottom w:val="none" w:sz="0" w:space="0" w:color="auto"/>
        <w:right w:val="none" w:sz="0" w:space="0" w:color="auto"/>
      </w:divBdr>
    </w:div>
    <w:div w:id="2037997568">
      <w:bodyDiv w:val="1"/>
      <w:marLeft w:val="0"/>
      <w:marRight w:val="0"/>
      <w:marTop w:val="0"/>
      <w:marBottom w:val="0"/>
      <w:divBdr>
        <w:top w:val="none" w:sz="0" w:space="0" w:color="auto"/>
        <w:left w:val="none" w:sz="0" w:space="0" w:color="auto"/>
        <w:bottom w:val="none" w:sz="0" w:space="0" w:color="auto"/>
        <w:right w:val="none" w:sz="0" w:space="0" w:color="auto"/>
      </w:divBdr>
    </w:div>
    <w:div w:id="2048605402">
      <w:bodyDiv w:val="1"/>
      <w:marLeft w:val="0"/>
      <w:marRight w:val="0"/>
      <w:marTop w:val="0"/>
      <w:marBottom w:val="0"/>
      <w:divBdr>
        <w:top w:val="none" w:sz="0" w:space="0" w:color="auto"/>
        <w:left w:val="none" w:sz="0" w:space="0" w:color="auto"/>
        <w:bottom w:val="none" w:sz="0" w:space="0" w:color="auto"/>
        <w:right w:val="none" w:sz="0" w:space="0" w:color="auto"/>
      </w:divBdr>
    </w:div>
    <w:div w:id="2048748497">
      <w:bodyDiv w:val="1"/>
      <w:marLeft w:val="0"/>
      <w:marRight w:val="0"/>
      <w:marTop w:val="0"/>
      <w:marBottom w:val="0"/>
      <w:divBdr>
        <w:top w:val="none" w:sz="0" w:space="0" w:color="auto"/>
        <w:left w:val="none" w:sz="0" w:space="0" w:color="auto"/>
        <w:bottom w:val="none" w:sz="0" w:space="0" w:color="auto"/>
        <w:right w:val="none" w:sz="0" w:space="0" w:color="auto"/>
      </w:divBdr>
    </w:div>
    <w:div w:id="2052537726">
      <w:bodyDiv w:val="1"/>
      <w:marLeft w:val="0"/>
      <w:marRight w:val="0"/>
      <w:marTop w:val="0"/>
      <w:marBottom w:val="0"/>
      <w:divBdr>
        <w:top w:val="none" w:sz="0" w:space="0" w:color="auto"/>
        <w:left w:val="none" w:sz="0" w:space="0" w:color="auto"/>
        <w:bottom w:val="none" w:sz="0" w:space="0" w:color="auto"/>
        <w:right w:val="none" w:sz="0" w:space="0" w:color="auto"/>
      </w:divBdr>
    </w:div>
    <w:div w:id="2054888294">
      <w:bodyDiv w:val="1"/>
      <w:marLeft w:val="0"/>
      <w:marRight w:val="0"/>
      <w:marTop w:val="0"/>
      <w:marBottom w:val="0"/>
      <w:divBdr>
        <w:top w:val="none" w:sz="0" w:space="0" w:color="auto"/>
        <w:left w:val="none" w:sz="0" w:space="0" w:color="auto"/>
        <w:bottom w:val="none" w:sz="0" w:space="0" w:color="auto"/>
        <w:right w:val="none" w:sz="0" w:space="0" w:color="auto"/>
      </w:divBdr>
    </w:div>
    <w:div w:id="2057467831">
      <w:bodyDiv w:val="1"/>
      <w:marLeft w:val="0"/>
      <w:marRight w:val="0"/>
      <w:marTop w:val="0"/>
      <w:marBottom w:val="0"/>
      <w:divBdr>
        <w:top w:val="none" w:sz="0" w:space="0" w:color="auto"/>
        <w:left w:val="none" w:sz="0" w:space="0" w:color="auto"/>
        <w:bottom w:val="none" w:sz="0" w:space="0" w:color="auto"/>
        <w:right w:val="none" w:sz="0" w:space="0" w:color="auto"/>
      </w:divBdr>
    </w:div>
    <w:div w:id="2061787208">
      <w:bodyDiv w:val="1"/>
      <w:marLeft w:val="0"/>
      <w:marRight w:val="0"/>
      <w:marTop w:val="0"/>
      <w:marBottom w:val="0"/>
      <w:divBdr>
        <w:top w:val="none" w:sz="0" w:space="0" w:color="auto"/>
        <w:left w:val="none" w:sz="0" w:space="0" w:color="auto"/>
        <w:bottom w:val="none" w:sz="0" w:space="0" w:color="auto"/>
        <w:right w:val="none" w:sz="0" w:space="0" w:color="auto"/>
      </w:divBdr>
    </w:div>
    <w:div w:id="2063869696">
      <w:bodyDiv w:val="1"/>
      <w:marLeft w:val="0"/>
      <w:marRight w:val="0"/>
      <w:marTop w:val="0"/>
      <w:marBottom w:val="0"/>
      <w:divBdr>
        <w:top w:val="none" w:sz="0" w:space="0" w:color="auto"/>
        <w:left w:val="none" w:sz="0" w:space="0" w:color="auto"/>
        <w:bottom w:val="none" w:sz="0" w:space="0" w:color="auto"/>
        <w:right w:val="none" w:sz="0" w:space="0" w:color="auto"/>
      </w:divBdr>
    </w:div>
    <w:div w:id="2067489373">
      <w:bodyDiv w:val="1"/>
      <w:marLeft w:val="0"/>
      <w:marRight w:val="0"/>
      <w:marTop w:val="0"/>
      <w:marBottom w:val="0"/>
      <w:divBdr>
        <w:top w:val="none" w:sz="0" w:space="0" w:color="auto"/>
        <w:left w:val="none" w:sz="0" w:space="0" w:color="auto"/>
        <w:bottom w:val="none" w:sz="0" w:space="0" w:color="auto"/>
        <w:right w:val="none" w:sz="0" w:space="0" w:color="auto"/>
      </w:divBdr>
    </w:div>
    <w:div w:id="2076859089">
      <w:bodyDiv w:val="1"/>
      <w:marLeft w:val="0"/>
      <w:marRight w:val="0"/>
      <w:marTop w:val="0"/>
      <w:marBottom w:val="0"/>
      <w:divBdr>
        <w:top w:val="none" w:sz="0" w:space="0" w:color="auto"/>
        <w:left w:val="none" w:sz="0" w:space="0" w:color="auto"/>
        <w:bottom w:val="none" w:sz="0" w:space="0" w:color="auto"/>
        <w:right w:val="none" w:sz="0" w:space="0" w:color="auto"/>
      </w:divBdr>
    </w:div>
    <w:div w:id="2081251259">
      <w:bodyDiv w:val="1"/>
      <w:marLeft w:val="0"/>
      <w:marRight w:val="0"/>
      <w:marTop w:val="0"/>
      <w:marBottom w:val="0"/>
      <w:divBdr>
        <w:top w:val="none" w:sz="0" w:space="0" w:color="auto"/>
        <w:left w:val="none" w:sz="0" w:space="0" w:color="auto"/>
        <w:bottom w:val="none" w:sz="0" w:space="0" w:color="auto"/>
        <w:right w:val="none" w:sz="0" w:space="0" w:color="auto"/>
      </w:divBdr>
    </w:div>
    <w:div w:id="2092845355">
      <w:bodyDiv w:val="1"/>
      <w:marLeft w:val="0"/>
      <w:marRight w:val="0"/>
      <w:marTop w:val="0"/>
      <w:marBottom w:val="0"/>
      <w:divBdr>
        <w:top w:val="none" w:sz="0" w:space="0" w:color="auto"/>
        <w:left w:val="none" w:sz="0" w:space="0" w:color="auto"/>
        <w:bottom w:val="none" w:sz="0" w:space="0" w:color="auto"/>
        <w:right w:val="none" w:sz="0" w:space="0" w:color="auto"/>
      </w:divBdr>
    </w:div>
    <w:div w:id="2097896660">
      <w:bodyDiv w:val="1"/>
      <w:marLeft w:val="0"/>
      <w:marRight w:val="0"/>
      <w:marTop w:val="0"/>
      <w:marBottom w:val="0"/>
      <w:divBdr>
        <w:top w:val="none" w:sz="0" w:space="0" w:color="auto"/>
        <w:left w:val="none" w:sz="0" w:space="0" w:color="auto"/>
        <w:bottom w:val="none" w:sz="0" w:space="0" w:color="auto"/>
        <w:right w:val="none" w:sz="0" w:space="0" w:color="auto"/>
      </w:divBdr>
    </w:div>
    <w:div w:id="2098362094">
      <w:bodyDiv w:val="1"/>
      <w:marLeft w:val="0"/>
      <w:marRight w:val="0"/>
      <w:marTop w:val="0"/>
      <w:marBottom w:val="0"/>
      <w:divBdr>
        <w:top w:val="none" w:sz="0" w:space="0" w:color="auto"/>
        <w:left w:val="none" w:sz="0" w:space="0" w:color="auto"/>
        <w:bottom w:val="none" w:sz="0" w:space="0" w:color="auto"/>
        <w:right w:val="none" w:sz="0" w:space="0" w:color="auto"/>
      </w:divBdr>
    </w:div>
    <w:div w:id="2099204690">
      <w:bodyDiv w:val="1"/>
      <w:marLeft w:val="0"/>
      <w:marRight w:val="0"/>
      <w:marTop w:val="0"/>
      <w:marBottom w:val="0"/>
      <w:divBdr>
        <w:top w:val="none" w:sz="0" w:space="0" w:color="auto"/>
        <w:left w:val="none" w:sz="0" w:space="0" w:color="auto"/>
        <w:bottom w:val="none" w:sz="0" w:space="0" w:color="auto"/>
        <w:right w:val="none" w:sz="0" w:space="0" w:color="auto"/>
      </w:divBdr>
    </w:div>
    <w:div w:id="2099400199">
      <w:bodyDiv w:val="1"/>
      <w:marLeft w:val="0"/>
      <w:marRight w:val="0"/>
      <w:marTop w:val="0"/>
      <w:marBottom w:val="0"/>
      <w:divBdr>
        <w:top w:val="none" w:sz="0" w:space="0" w:color="auto"/>
        <w:left w:val="none" w:sz="0" w:space="0" w:color="auto"/>
        <w:bottom w:val="none" w:sz="0" w:space="0" w:color="auto"/>
        <w:right w:val="none" w:sz="0" w:space="0" w:color="auto"/>
      </w:divBdr>
    </w:div>
    <w:div w:id="2102606306">
      <w:bodyDiv w:val="1"/>
      <w:marLeft w:val="0"/>
      <w:marRight w:val="0"/>
      <w:marTop w:val="0"/>
      <w:marBottom w:val="0"/>
      <w:divBdr>
        <w:top w:val="none" w:sz="0" w:space="0" w:color="auto"/>
        <w:left w:val="none" w:sz="0" w:space="0" w:color="auto"/>
        <w:bottom w:val="none" w:sz="0" w:space="0" w:color="auto"/>
        <w:right w:val="none" w:sz="0" w:space="0" w:color="auto"/>
      </w:divBdr>
    </w:div>
    <w:div w:id="2102749950">
      <w:bodyDiv w:val="1"/>
      <w:marLeft w:val="0"/>
      <w:marRight w:val="0"/>
      <w:marTop w:val="0"/>
      <w:marBottom w:val="0"/>
      <w:divBdr>
        <w:top w:val="none" w:sz="0" w:space="0" w:color="auto"/>
        <w:left w:val="none" w:sz="0" w:space="0" w:color="auto"/>
        <w:bottom w:val="none" w:sz="0" w:space="0" w:color="auto"/>
        <w:right w:val="none" w:sz="0" w:space="0" w:color="auto"/>
      </w:divBdr>
    </w:div>
    <w:div w:id="2103795066">
      <w:bodyDiv w:val="1"/>
      <w:marLeft w:val="0"/>
      <w:marRight w:val="0"/>
      <w:marTop w:val="0"/>
      <w:marBottom w:val="0"/>
      <w:divBdr>
        <w:top w:val="none" w:sz="0" w:space="0" w:color="auto"/>
        <w:left w:val="none" w:sz="0" w:space="0" w:color="auto"/>
        <w:bottom w:val="none" w:sz="0" w:space="0" w:color="auto"/>
        <w:right w:val="none" w:sz="0" w:space="0" w:color="auto"/>
      </w:divBdr>
    </w:div>
    <w:div w:id="2104451581">
      <w:bodyDiv w:val="1"/>
      <w:marLeft w:val="0"/>
      <w:marRight w:val="0"/>
      <w:marTop w:val="0"/>
      <w:marBottom w:val="0"/>
      <w:divBdr>
        <w:top w:val="none" w:sz="0" w:space="0" w:color="auto"/>
        <w:left w:val="none" w:sz="0" w:space="0" w:color="auto"/>
        <w:bottom w:val="none" w:sz="0" w:space="0" w:color="auto"/>
        <w:right w:val="none" w:sz="0" w:space="0" w:color="auto"/>
      </w:divBdr>
    </w:div>
    <w:div w:id="2105226836">
      <w:bodyDiv w:val="1"/>
      <w:marLeft w:val="0"/>
      <w:marRight w:val="0"/>
      <w:marTop w:val="0"/>
      <w:marBottom w:val="0"/>
      <w:divBdr>
        <w:top w:val="none" w:sz="0" w:space="0" w:color="auto"/>
        <w:left w:val="none" w:sz="0" w:space="0" w:color="auto"/>
        <w:bottom w:val="none" w:sz="0" w:space="0" w:color="auto"/>
        <w:right w:val="none" w:sz="0" w:space="0" w:color="auto"/>
      </w:divBdr>
    </w:div>
    <w:div w:id="2109542495">
      <w:bodyDiv w:val="1"/>
      <w:marLeft w:val="0"/>
      <w:marRight w:val="0"/>
      <w:marTop w:val="0"/>
      <w:marBottom w:val="0"/>
      <w:divBdr>
        <w:top w:val="none" w:sz="0" w:space="0" w:color="auto"/>
        <w:left w:val="none" w:sz="0" w:space="0" w:color="auto"/>
        <w:bottom w:val="none" w:sz="0" w:space="0" w:color="auto"/>
        <w:right w:val="none" w:sz="0" w:space="0" w:color="auto"/>
      </w:divBdr>
    </w:div>
    <w:div w:id="2117019000">
      <w:bodyDiv w:val="1"/>
      <w:marLeft w:val="0"/>
      <w:marRight w:val="0"/>
      <w:marTop w:val="0"/>
      <w:marBottom w:val="0"/>
      <w:divBdr>
        <w:top w:val="none" w:sz="0" w:space="0" w:color="auto"/>
        <w:left w:val="none" w:sz="0" w:space="0" w:color="auto"/>
        <w:bottom w:val="none" w:sz="0" w:space="0" w:color="auto"/>
        <w:right w:val="none" w:sz="0" w:space="0" w:color="auto"/>
      </w:divBdr>
    </w:div>
    <w:div w:id="2118745537">
      <w:bodyDiv w:val="1"/>
      <w:marLeft w:val="0"/>
      <w:marRight w:val="0"/>
      <w:marTop w:val="0"/>
      <w:marBottom w:val="0"/>
      <w:divBdr>
        <w:top w:val="none" w:sz="0" w:space="0" w:color="auto"/>
        <w:left w:val="none" w:sz="0" w:space="0" w:color="auto"/>
        <w:bottom w:val="none" w:sz="0" w:space="0" w:color="auto"/>
        <w:right w:val="none" w:sz="0" w:space="0" w:color="auto"/>
      </w:divBdr>
    </w:div>
    <w:div w:id="2121996131">
      <w:bodyDiv w:val="1"/>
      <w:marLeft w:val="0"/>
      <w:marRight w:val="0"/>
      <w:marTop w:val="0"/>
      <w:marBottom w:val="0"/>
      <w:divBdr>
        <w:top w:val="none" w:sz="0" w:space="0" w:color="auto"/>
        <w:left w:val="none" w:sz="0" w:space="0" w:color="auto"/>
        <w:bottom w:val="none" w:sz="0" w:space="0" w:color="auto"/>
        <w:right w:val="none" w:sz="0" w:space="0" w:color="auto"/>
      </w:divBdr>
    </w:div>
    <w:div w:id="2128618469">
      <w:bodyDiv w:val="1"/>
      <w:marLeft w:val="0"/>
      <w:marRight w:val="0"/>
      <w:marTop w:val="0"/>
      <w:marBottom w:val="0"/>
      <w:divBdr>
        <w:top w:val="none" w:sz="0" w:space="0" w:color="auto"/>
        <w:left w:val="none" w:sz="0" w:space="0" w:color="auto"/>
        <w:bottom w:val="none" w:sz="0" w:space="0" w:color="auto"/>
        <w:right w:val="none" w:sz="0" w:space="0" w:color="auto"/>
      </w:divBdr>
    </w:div>
    <w:div w:id="2130663570">
      <w:bodyDiv w:val="1"/>
      <w:marLeft w:val="0"/>
      <w:marRight w:val="0"/>
      <w:marTop w:val="0"/>
      <w:marBottom w:val="0"/>
      <w:divBdr>
        <w:top w:val="none" w:sz="0" w:space="0" w:color="auto"/>
        <w:left w:val="none" w:sz="0" w:space="0" w:color="auto"/>
        <w:bottom w:val="none" w:sz="0" w:space="0" w:color="auto"/>
        <w:right w:val="none" w:sz="0" w:space="0" w:color="auto"/>
      </w:divBdr>
    </w:div>
    <w:div w:id="2131822950">
      <w:bodyDiv w:val="1"/>
      <w:marLeft w:val="0"/>
      <w:marRight w:val="0"/>
      <w:marTop w:val="0"/>
      <w:marBottom w:val="0"/>
      <w:divBdr>
        <w:top w:val="none" w:sz="0" w:space="0" w:color="auto"/>
        <w:left w:val="none" w:sz="0" w:space="0" w:color="auto"/>
        <w:bottom w:val="none" w:sz="0" w:space="0" w:color="auto"/>
        <w:right w:val="none" w:sz="0" w:space="0" w:color="auto"/>
      </w:divBdr>
    </w:div>
    <w:div w:id="2142262862">
      <w:bodyDiv w:val="1"/>
      <w:marLeft w:val="0"/>
      <w:marRight w:val="0"/>
      <w:marTop w:val="0"/>
      <w:marBottom w:val="0"/>
      <w:divBdr>
        <w:top w:val="none" w:sz="0" w:space="0" w:color="auto"/>
        <w:left w:val="none" w:sz="0" w:space="0" w:color="auto"/>
        <w:bottom w:val="none" w:sz="0" w:space="0" w:color="auto"/>
        <w:right w:val="none" w:sz="0" w:space="0" w:color="auto"/>
      </w:divBdr>
    </w:div>
    <w:div w:id="2144076969">
      <w:bodyDiv w:val="1"/>
      <w:marLeft w:val="0"/>
      <w:marRight w:val="0"/>
      <w:marTop w:val="0"/>
      <w:marBottom w:val="0"/>
      <w:divBdr>
        <w:top w:val="none" w:sz="0" w:space="0" w:color="auto"/>
        <w:left w:val="none" w:sz="0" w:space="0" w:color="auto"/>
        <w:bottom w:val="none" w:sz="0" w:space="0" w:color="auto"/>
        <w:right w:val="none" w:sz="0" w:space="0" w:color="auto"/>
      </w:divBdr>
    </w:div>
    <w:div w:id="2144343820">
      <w:bodyDiv w:val="1"/>
      <w:marLeft w:val="0"/>
      <w:marRight w:val="0"/>
      <w:marTop w:val="0"/>
      <w:marBottom w:val="0"/>
      <w:divBdr>
        <w:top w:val="none" w:sz="0" w:space="0" w:color="auto"/>
        <w:left w:val="none" w:sz="0" w:space="0" w:color="auto"/>
        <w:bottom w:val="none" w:sz="0" w:space="0" w:color="auto"/>
        <w:right w:val="none" w:sz="0" w:space="0" w:color="auto"/>
      </w:divBdr>
    </w:div>
    <w:div w:id="21459995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hyperlink" Target="https://www.healthit.gov/isa/taxonomy/term/1236/uscdi-v3" TargetMode="External" Id="rId117" /><Relationship Type="http://schemas.openxmlformats.org/officeDocument/2006/relationships/hyperlink" Target="https://confluence.hl7.org/download/attachments/58656440/POCD_HD000040-alternateIdentifier.xls?version=1&amp;modificationDate=1599159672937&amp;api=v2" TargetMode="External" Id="rId21" /><Relationship Type="http://schemas.openxmlformats.org/officeDocument/2006/relationships/header" Target="header4.xml" Id="rId42" /><Relationship Type="http://schemas.openxmlformats.org/officeDocument/2006/relationships/hyperlink" Target="http://hl7-c-cda-examples.herokuapp.com/sections/Procedures" TargetMode="External" Id="rId63" /><Relationship Type="http://schemas.openxmlformats.org/officeDocument/2006/relationships/hyperlink" Target="https://www.healthit.gov/isa/taxonomy/term/1296/uscdi-v2" TargetMode="External" Id="rId84" /><Relationship Type="http://schemas.openxmlformats.org/officeDocument/2006/relationships/hyperlink" Target="http://www.hl7.org/ccdasearch/templates/2.16.840.1.113883.10.20.22.4.140.html" TargetMode="External" Id="rId138" /><Relationship Type="http://schemas.openxmlformats.org/officeDocument/2006/relationships/hyperlink" Target="https://github.com/HL7/cda-ccda-2.1/blob/master/schematron/Consolidation.sch" TargetMode="External" Id="rId159" /><Relationship Type="http://schemas.openxmlformats.org/officeDocument/2006/relationships/hyperlink" Target="https://cdasearch.hl7.org/" TargetMode="External" Id="rId170" /><Relationship Type="http://schemas.openxmlformats.org/officeDocument/2006/relationships/hyperlink" Target="https://www.healthit.gov/isa/taxonomy/term/1616/uscdi-v3" TargetMode="External" Id="rId107" /><Relationship Type="http://schemas.openxmlformats.org/officeDocument/2006/relationships/image" Target="media/image2.png" Id="rId11" /><Relationship Type="http://schemas.openxmlformats.org/officeDocument/2006/relationships/hyperlink" Target="http://www.w3.org/TR/2004/REC-xml-20040204/" TargetMode="External" Id="rId32" /><Relationship Type="http://schemas.openxmlformats.org/officeDocument/2006/relationships/hyperlink" Target="http://hl7-c-cda-examples.herokuapp.com/sections/Problems" TargetMode="External" Id="rId53" /><Relationship Type="http://schemas.openxmlformats.org/officeDocument/2006/relationships/hyperlink" Target="https://vsac.nlm.nih.gov/valueset/2.16.840.1.113762.1.4.1196.790/expansion" TargetMode="External" Id="rId74" /><Relationship Type="http://schemas.openxmlformats.org/officeDocument/2006/relationships/hyperlink" Target="https://www.healthit.gov/isa/taxonomy/term/731/uscdi-v3" TargetMode="External" Id="rId128" /><Relationship Type="http://schemas.openxmlformats.org/officeDocument/2006/relationships/hyperlink" Target="https://www.hl7.org/implement/standards/product_brief.cfm?product_id=502" TargetMode="External" Id="rId149" /><Relationship Type="http://schemas.openxmlformats.org/officeDocument/2006/relationships/webSettings" Target="webSettings.xml" Id="rId5" /><Relationship Type="http://schemas.openxmlformats.org/officeDocument/2006/relationships/hyperlink" Target="https://www.healthit.gov/isa/taxonomy/term/1191/uscdi-v2" TargetMode="External" Id="rId95" /><Relationship Type="http://schemas.openxmlformats.org/officeDocument/2006/relationships/hyperlink" Target="https://hl7.org/permalink/?CDAStyleSheet" TargetMode="External" Id="rId160" /><Relationship Type="http://schemas.openxmlformats.org/officeDocument/2006/relationships/image" Target="media/image5.png" Id="rId22" /><Relationship Type="http://schemas.openxmlformats.org/officeDocument/2006/relationships/footer" Target="footer4.xml" Id="rId43" /><Relationship Type="http://schemas.openxmlformats.org/officeDocument/2006/relationships/hyperlink" Target="https://cdasearch.hl7.org/examples/view/Mental%20Status/Patient%20Health%20Questionnaire%20PHQ-9" TargetMode="External" Id="rId64" /><Relationship Type="http://schemas.openxmlformats.org/officeDocument/2006/relationships/hyperlink" Target="https://www.healthit.gov/isa/taxonomy/term/1516/uscdi-v3" TargetMode="External" Id="rId118" /><Relationship Type="http://schemas.openxmlformats.org/officeDocument/2006/relationships/hyperlink" Target="http://www.hl7.org/ccdasearch/templates/2.16.840.1.113883.10.20.22.4.19.html" TargetMode="External" Id="rId139" /><Relationship Type="http://schemas.openxmlformats.org/officeDocument/2006/relationships/hyperlink" Target="https://www.healthit.gov/isa/taxonomy/term/1316/uscdi-v2" TargetMode="External" Id="rId85" /><Relationship Type="http://schemas.openxmlformats.org/officeDocument/2006/relationships/hyperlink" Target="http://www.hl7.org/implement/standards/product_brief.cfm?product_id=280%20" TargetMode="External" Id="rId150" /><Relationship Type="http://schemas.openxmlformats.org/officeDocument/2006/relationships/header" Target="header5.xml" Id="rId171" /><Relationship Type="http://schemas.openxmlformats.org/officeDocument/2006/relationships/hyperlink" Target="https://confluence.hl7.org/display/HL7/Specification+Feedback" TargetMode="External" Id="rId12" /><Relationship Type="http://schemas.openxmlformats.org/officeDocument/2006/relationships/hyperlink" Target="https://www.hl7.org/implement/standards/product_brief.cfm?product_id=492" TargetMode="External" Id="rId33" /><Relationship Type="http://schemas.openxmlformats.org/officeDocument/2006/relationships/hyperlink" Target="https://www.healthit.gov/isa/taxonomy/term/1651/uscdi-v3" TargetMode="External" Id="rId108" /><Relationship Type="http://schemas.openxmlformats.org/officeDocument/2006/relationships/hyperlink" Target="https://confluence.hl7.org/display/VOC/The+Gender+Harmony+Project" TargetMode="External" Id="rId129" /><Relationship Type="http://schemas.openxmlformats.org/officeDocument/2006/relationships/hyperlink" Target="http://hl7-c-cda-examples.herokuapp.com/sections/Problems" TargetMode="External" Id="rId54" /><Relationship Type="http://schemas.openxmlformats.org/officeDocument/2006/relationships/image" Target="media/image12.png" Id="rId75" /><Relationship Type="http://schemas.openxmlformats.org/officeDocument/2006/relationships/hyperlink" Target="https://www.healthit.gov/isa/taxonomy/term/1186/uscdi-v2" TargetMode="External" Id="rId96" /><Relationship Type="http://schemas.openxmlformats.org/officeDocument/2006/relationships/hyperlink" Target="https://cdasearch.hl7.org/examples/view/Referrals%20-%20Planned%20and%20Completed/Referral%20Request%20and%20Close%20Referral%20with%20a%20Note" TargetMode="External" Id="rId140" /><Relationship Type="http://schemas.openxmlformats.org/officeDocument/2006/relationships/hyperlink" Target="https://site.healthit.gov/sandbox-ccda" TargetMode="External" Id="rId161" /><Relationship Type="http://schemas.openxmlformats.org/officeDocument/2006/relationships/footnotes" Target="footnotes.xml" Id="rId6" /><Relationship Type="http://schemas.openxmlformats.org/officeDocument/2006/relationships/image" Target="media/image6.png" Id="rId23" /><Relationship Type="http://schemas.openxmlformats.org/officeDocument/2006/relationships/hyperlink" Target="https://s3.amazonaws.com/seqprojectehex/wp-content/uploads/2018/09/12194149/eHealthExchange-Content-Testing-Guide-2018v1.pdf" TargetMode="External" Id="rId28" /><Relationship Type="http://schemas.openxmlformats.org/officeDocument/2006/relationships/hyperlink" Target="http://hl7-c-cda-examples.herokuapp.com/sections/Problems" TargetMode="External" Id="rId49" /><Relationship Type="http://schemas.openxmlformats.org/officeDocument/2006/relationships/hyperlink" Target="https://trifolia.lantanagroup.com/TemplateManagement/View/II/2.16.840.1.113883.10.20.22.4.281/2018-04-01" TargetMode="External" Id="rId114" /><Relationship Type="http://schemas.openxmlformats.org/officeDocument/2006/relationships/hyperlink" Target="https://www.healthit.gov/isa/taxonomy/term/1546/uscdi-v3" TargetMode="External" Id="rId119" /><Relationship Type="http://schemas.openxmlformats.org/officeDocument/2006/relationships/image" Target="media/image10.png" Id="rId44" /><Relationship Type="http://schemas.openxmlformats.org/officeDocument/2006/relationships/hyperlink" Target="http://www.hl7.org/implement/standards/product_brief.cfm?product_id=494" TargetMode="External" Id="rId60" /><Relationship Type="http://schemas.openxmlformats.org/officeDocument/2006/relationships/hyperlink" Target="https://hl7-c-cda-examples.herokuapp.com/examples/view/Social%20History/WE%20Care%20Assessment" TargetMode="External" Id="rId65" /><Relationship Type="http://schemas.openxmlformats.org/officeDocument/2006/relationships/hyperlink" Target="https://www.healthit.gov/isa/taxonomy/term/1286/uscdi-v2" TargetMode="External" Id="rId81" /><Relationship Type="http://schemas.openxmlformats.org/officeDocument/2006/relationships/hyperlink" Target="https://www.healthit.gov/sites/default/files/page/2021-10/2021-09-09_USCDI_TF_2021_HITAC_Phase%203_%20Recommendations%20Report_Signed_508.pdf" TargetMode="External" Id="rId86" /><Relationship Type="http://schemas.openxmlformats.org/officeDocument/2006/relationships/hyperlink" Target="https://vsac.nlm.nih.gov/valueset/2.16.840.1.113762.1.4.1021.101/expansion" TargetMode="External" Id="rId130" /><Relationship Type="http://schemas.openxmlformats.org/officeDocument/2006/relationships/hyperlink" Target="https://www.healthit.gov/isa/taxonomy/term/1251/uscdi-v2" TargetMode="External" Id="rId135" /><Relationship Type="http://schemas.openxmlformats.org/officeDocument/2006/relationships/hyperlink" Target="http://www.hl7.org/implement/standards/product_brief.cfm?product_id=354" TargetMode="External" Id="rId151" /><Relationship Type="http://schemas.openxmlformats.org/officeDocument/2006/relationships/hyperlink" Target="http://www.hl7.org/implement/standards/product_brief.cfm?product_id=35" TargetMode="External" Id="rId156" /><Relationship Type="http://schemas.openxmlformats.org/officeDocument/2006/relationships/theme" Target="theme/theme1.xml" Id="rId177" /><Relationship Type="http://schemas.openxmlformats.org/officeDocument/2006/relationships/footer" Target="footer5.xml" Id="rId172" /><Relationship Type="http://schemas.openxmlformats.org/officeDocument/2006/relationships/header" Target="header1.xml" Id="rId13" /><Relationship Type="http://schemas.openxmlformats.org/officeDocument/2006/relationships/image" Target="media/image4.png" Id="rId18" /><Relationship Type="http://schemas.openxmlformats.org/officeDocument/2006/relationships/hyperlink" Target="https://www.hl7.org/implement/standards/product_brief.cfm?product_id=502" TargetMode="External" Id="rId39" /><Relationship Type="http://schemas.openxmlformats.org/officeDocument/2006/relationships/hyperlink" Target="http://cdasearch.hl7.org/examples/view/Functional%20Status/Functional%20Assessment%20-%20Glasgow%20Coma" TargetMode="External" Id="rId109" /><Relationship Type="http://schemas.openxmlformats.org/officeDocument/2006/relationships/hyperlink" Target="https://www.hl7.org/implement/standards/product_brief.cfm?product_id=492" TargetMode="External" Id="rId34" /><Relationship Type="http://schemas.openxmlformats.org/officeDocument/2006/relationships/hyperlink" Target="http://cdasearch.hl7.org/examples/view/b45996a0828df13d805e978e6a57f4d509354641" TargetMode="External" Id="rId50" /><Relationship Type="http://schemas.openxmlformats.org/officeDocument/2006/relationships/hyperlink" Target="http://hl7-c-cda-examples.herokuapp.com/sections/Problems" TargetMode="External" Id="rId55" /><Relationship Type="http://schemas.openxmlformats.org/officeDocument/2006/relationships/hyperlink" Target="https://www.healthit.gov/isa/taxonomy/term/1801/uscdi-v2" TargetMode="External" Id="rId76" /><Relationship Type="http://schemas.openxmlformats.org/officeDocument/2006/relationships/hyperlink" Target="https://www.healthit.gov/isa/taxonomy/term/1836/uscdi-v2" TargetMode="External" Id="rId97" /><Relationship Type="http://schemas.openxmlformats.org/officeDocument/2006/relationships/hyperlink" Target="https://www.healthit.gov/isa/taxonomy/term/2346/uscdi-v3" TargetMode="External" Id="rId104" /><Relationship Type="http://schemas.openxmlformats.org/officeDocument/2006/relationships/hyperlink" Target="https://www.healthit.gov/isa/taxonomy/term/1586/uscdi-v3" TargetMode="External" Id="rId120" /><Relationship Type="http://schemas.openxmlformats.org/officeDocument/2006/relationships/hyperlink" Target="https://www.healthit.gov/isa/taxonomy/term/2671/uscdi-v3" TargetMode="External" Id="rId125" /><Relationship Type="http://schemas.openxmlformats.org/officeDocument/2006/relationships/hyperlink" Target="https://confluence.hl7.org/download/attachments/49645557/02%20DischargeSummary.xml?version=1&amp;modificationDate=1560380019472&amp;api=v2" TargetMode="External" Id="rId141" /><Relationship Type="http://schemas.openxmlformats.org/officeDocument/2006/relationships/hyperlink" Target="http://www.hl7.org/implement/standards/product_brief.cfm?product_id=478" TargetMode="External" Id="rId146" /><Relationship Type="http://schemas.openxmlformats.org/officeDocument/2006/relationships/hyperlink" Target="https://confluence.hl7.org/display/CDA/CDA+Management+Group" TargetMode="External" Id="rId167" /><Relationship Type="http://schemas.openxmlformats.org/officeDocument/2006/relationships/endnotes" Target="endnotes.xml" Id="rId7" /><Relationship Type="http://schemas.openxmlformats.org/officeDocument/2006/relationships/hyperlink" Target="https://vsac.nlm.nih.gov/valueset/2.16.840.1.113762.1.4.1196.788/expansion" TargetMode="External" Id="rId71" /><Relationship Type="http://schemas.openxmlformats.org/officeDocument/2006/relationships/hyperlink" Target="https://www.healthit.gov/isa/taxonomy/term/1201/uscdi-v2" TargetMode="External" Id="rId92" /><Relationship Type="http://schemas.openxmlformats.org/officeDocument/2006/relationships/hyperlink" Target="https://ccda.healthit.gov/scorecard/" TargetMode="External" Id="rId162" /><Relationship Type="http://schemas.openxmlformats.org/officeDocument/2006/relationships/numbering" Target="numbering.xml" Id="rId2" /><Relationship Type="http://schemas.openxmlformats.org/officeDocument/2006/relationships/hyperlink" Target="https://oncprojectracking.healthit.gov/wiki/pages/viewpage.action?pageId=180486153&amp;preview=/180486153/237306191/Project%20US%40%20FINAL%20Technical%20Specification%20Version%201.0.pdf" TargetMode="External" Id="rId29" /><Relationship Type="http://schemas.openxmlformats.org/officeDocument/2006/relationships/image" Target="media/image7.png" Id="rId24" /><Relationship Type="http://schemas.openxmlformats.org/officeDocument/2006/relationships/header" Target="header3.xml" Id="rId40" /><Relationship Type="http://schemas.openxmlformats.org/officeDocument/2006/relationships/hyperlink" Target="file:///\\netstorage.amgnet.net\Users\natashakreisle\Desktop\no_known" TargetMode="External" Id="rId45" /><Relationship Type="http://schemas.openxmlformats.org/officeDocument/2006/relationships/hyperlink" Target="https://hl7-c-cda-examples.herokuapp.com/examples/view/Functional%20Status/Functional%20Assessment%20-%20Glasgow%20Coma" TargetMode="External" Id="rId66" /><Relationship Type="http://schemas.openxmlformats.org/officeDocument/2006/relationships/hyperlink" Target="https://www.healthit.gov/isa/taxonomy/term/2456/uscdi-v2" TargetMode="External" Id="rId87" /><Relationship Type="http://schemas.openxmlformats.org/officeDocument/2006/relationships/hyperlink" Target="http://cdasearch.hl7.org/examples/view/Functional%20Status/Functional%20Impairment" TargetMode="External" Id="rId110" /><Relationship Type="http://schemas.openxmlformats.org/officeDocument/2006/relationships/hyperlink" Target="https://www.healthit.gov/isa/taxonomy/term/2491/uscdi-v3" TargetMode="External" Id="rId115" /><Relationship Type="http://schemas.openxmlformats.org/officeDocument/2006/relationships/hyperlink" Target="https://www.hl7.org/implement/standards/product_brief.cfm?product_id=522" TargetMode="External" Id="rId131" /><Relationship Type="http://schemas.openxmlformats.org/officeDocument/2006/relationships/hyperlink" Target="https://www.healthit.gov/isa/taxonomy/term/1841/uscdi-v2" TargetMode="External" Id="rId136" /><Relationship Type="http://schemas.openxmlformats.org/officeDocument/2006/relationships/hyperlink" Target="https://confluence.hl7.org/display/CQIWC/Clinical+Quality+Information+WG+%28CQI%29+Home" TargetMode="External" Id="rId157" /><Relationship Type="http://schemas.openxmlformats.org/officeDocument/2006/relationships/hyperlink" Target="http://s.details.loinc.org/LOINC/8889-8.html?sections=Comprehensive" TargetMode="External" Id="rId61" /><Relationship Type="http://schemas.openxmlformats.org/officeDocument/2006/relationships/hyperlink" Target="https://www.healthit.gov/isa/taxonomy/term/1291/uscdi-v2" TargetMode="External" Id="rId82" /><Relationship Type="http://schemas.openxmlformats.org/officeDocument/2006/relationships/hyperlink" Target="https://www.ihe.net/uploadedFiles/Documents/PCC/IHE_PCC_Suppl_CDA_DSS.pdf" TargetMode="External" Id="rId152" /><Relationship Type="http://schemas.openxmlformats.org/officeDocument/2006/relationships/header" Target="header6.xml" Id="rId173" /><Relationship Type="http://schemas.openxmlformats.org/officeDocument/2006/relationships/hyperlink" Target="https://confluence.hl7.org/download/attachments/58656440/POCD_HD000040-alternateIdentifier.xls?version=1&amp;modificationDate=1599159672937&amp;api=v2" TargetMode="External" Id="rId19" /><Relationship Type="http://schemas.openxmlformats.org/officeDocument/2006/relationships/footer" Target="footer1.xml" Id="rId14" /><Relationship Type="http://schemas.openxmlformats.org/officeDocument/2006/relationships/image" Target="media/image9.png" Id="rId30" /><Relationship Type="http://schemas.openxmlformats.org/officeDocument/2006/relationships/hyperlink" Target="http://www.hl7.org/implement/standards/product_brief.cfm?product_id=473" TargetMode="External" Id="rId35" /><Relationship Type="http://schemas.openxmlformats.org/officeDocument/2006/relationships/hyperlink" Target="http://hl7-c-cda-examples.herokuapp.com/sections/Problems" TargetMode="External" Id="rId56" /><Relationship Type="http://schemas.openxmlformats.org/officeDocument/2006/relationships/hyperlink" Target="http://www.hl7.org/ccdasearch/templates/2.16.840.1.113883.10.20.22.4.69.html" TargetMode="External" Id="rId77" /><Relationship Type="http://schemas.openxmlformats.org/officeDocument/2006/relationships/hyperlink" Target="https://www.healthit.gov/isa/taxonomy/term/3581/uscdi-v3" TargetMode="External" Id="rId100" /><Relationship Type="http://schemas.openxmlformats.org/officeDocument/2006/relationships/hyperlink" Target="https://www.healthit.gov/isa/taxonomy/term/3241/uscdi-v3" TargetMode="External" Id="rId105" /><Relationship Type="http://schemas.openxmlformats.org/officeDocument/2006/relationships/hyperlink" Target="https://www.healthit.gov/isa/taxonomy/term/3381/uscdi-v3" TargetMode="External" Id="rId126" /><Relationship Type="http://schemas.openxmlformats.org/officeDocument/2006/relationships/hyperlink" Target="http://www.hl7.org/implement/standards/product_brief.cfm?product_id=494" TargetMode="External" Id="rId147" /><Relationship Type="http://schemas.openxmlformats.org/officeDocument/2006/relationships/hyperlink" Target="https://confluence.hl7.org/display/SD/Structured+Documents" TargetMode="External" Id="rId168" /><Relationship Type="http://schemas.openxmlformats.org/officeDocument/2006/relationships/image" Target="media/image1.jpg" Id="rId8" /><Relationship Type="http://schemas.openxmlformats.org/officeDocument/2006/relationships/hyperlink" Target="http://hl7-c-cda-examples.herokuapp.com/sections/Problems" TargetMode="External" Id="rId51" /><Relationship Type="http://schemas.openxmlformats.org/officeDocument/2006/relationships/hyperlink" Target="https://vsac.nlm.nih.gov/valueset/2.16.840.1.113762.1.4.1196.789/expansion" TargetMode="External" Id="rId72" /><Relationship Type="http://schemas.openxmlformats.org/officeDocument/2006/relationships/hyperlink" Target="https://www.healthit.gov/isa/taxonomy/term/1196/uscdi-v2" TargetMode="External" Id="rId93" /><Relationship Type="http://schemas.openxmlformats.org/officeDocument/2006/relationships/hyperlink" Target="https://www.healthit.gov/isa/taxonomy/term/3601/uscdi-v3" TargetMode="External" Id="rId98" /><Relationship Type="http://schemas.openxmlformats.org/officeDocument/2006/relationships/hyperlink" Target="https://www.healthit.gov/isa/taxonomy/term/2726/uscdi-v3" TargetMode="External" Id="rId121" /><Relationship Type="http://schemas.openxmlformats.org/officeDocument/2006/relationships/hyperlink" Target="https://www.hl7.org/implement/standards/product_brief.cfm?product_id=7" TargetMode="External" Id="rId142" /><Relationship Type="http://schemas.openxmlformats.org/officeDocument/2006/relationships/hyperlink" Target="https://github.com/mdht/mdht-models" TargetMode="External" Id="rId163" /><Relationship Type="http://schemas.openxmlformats.org/officeDocument/2006/relationships/styles" Target="styles.xml" Id="rId3" /><Relationship Type="http://schemas.openxmlformats.org/officeDocument/2006/relationships/hyperlink" Target="http://www.iso.org/iso/en/ISOOnline.frontpage" TargetMode="External" Id="rId25" /><Relationship Type="http://schemas.openxmlformats.org/officeDocument/2006/relationships/image" Target="media/image11.png" Id="rId46" /><Relationship Type="http://schemas.openxmlformats.org/officeDocument/2006/relationships/hyperlink" Target="http://hl7-c-cda-examples.herokuapp.com/sections/Problems" TargetMode="External" Id="rId67" /><Relationship Type="http://schemas.openxmlformats.org/officeDocument/2006/relationships/hyperlink" Target="https://www.healthit.gov/isa/taxonomy/term/2441/uscdi-v3" TargetMode="External" Id="rId116" /><Relationship Type="http://schemas.openxmlformats.org/officeDocument/2006/relationships/hyperlink" Target="https://www.healthit.gov/isa/taxonomy/term/2631/uscdi-v3" TargetMode="External" Id="rId137" /><Relationship Type="http://schemas.openxmlformats.org/officeDocument/2006/relationships/hyperlink" Target="https://hl7.org/permalink/?CDAR2.0schema" TargetMode="External" Id="rId158" /><Relationship Type="http://schemas.openxmlformats.org/officeDocument/2006/relationships/hyperlink" Target="https://confluence.hl7.org/download/attachments/58656440/C-CDA%20IAT%20Alternate%20Identifier%2020200904.pptx?version=1&amp;modificationDate=1599159663059&amp;api=v2" TargetMode="External" Id="rId20" /><Relationship Type="http://schemas.openxmlformats.org/officeDocument/2006/relationships/footer" Target="footer3.xml" Id="rId41" /><Relationship Type="http://schemas.openxmlformats.org/officeDocument/2006/relationships/hyperlink" Target="http://hl7-c-cda-examples.herokuapp.com/sections/Problems" TargetMode="External" Id="rId62" /><Relationship Type="http://schemas.openxmlformats.org/officeDocument/2006/relationships/hyperlink" Target="https://www.healthit.gov/isa/taxonomy/term/1301/uscdi-v2" TargetMode="External" Id="rId83" /><Relationship Type="http://schemas.openxmlformats.org/officeDocument/2006/relationships/hyperlink" Target="https://www.healthit.gov/isa/taxonomy/term/3166/uscdi-v2" TargetMode="External" Id="rId88" /><Relationship Type="http://schemas.openxmlformats.org/officeDocument/2006/relationships/hyperlink" Target="https://vsac.nlm.nih.gov/valueset/2.16.840.1.113762.1.4.1099.49/expansion" TargetMode="External" Id="rId111" /><Relationship Type="http://schemas.openxmlformats.org/officeDocument/2006/relationships/hyperlink" Target="https://www.hl7.org/implement/standards/product_brief.cfm?product_id=522" TargetMode="External" Id="rId132" /><Relationship Type="http://schemas.openxmlformats.org/officeDocument/2006/relationships/hyperlink" Target="https://www.ihe.net/uploadedFiles/Documents/PCC/IHE_PCC_Suppl_MCV.pdf" TargetMode="External" Id="rId153" /><Relationship Type="http://schemas.openxmlformats.org/officeDocument/2006/relationships/footer" Target="footer6.xml" Id="rId174" /><Relationship Type="http://schemas.openxmlformats.org/officeDocument/2006/relationships/header" Target="header2.xml" Id="rId15" /><Relationship Type="http://schemas.openxmlformats.org/officeDocument/2006/relationships/hyperlink" Target="http://www.hl7.org/implement/standards/product_brief.cfm?product_id=478" TargetMode="External" Id="rId36" /><Relationship Type="http://schemas.openxmlformats.org/officeDocument/2006/relationships/hyperlink" Target="http://hl7-c-cda-examples.herokuapp.com/sections/Problems" TargetMode="External" Id="rId57" /><Relationship Type="http://schemas.openxmlformats.org/officeDocument/2006/relationships/hyperlink" Target="https://www.healthit.gov/isa/taxonomy/term/3276/uscdi-v3" TargetMode="External" Id="rId106" /><Relationship Type="http://schemas.openxmlformats.org/officeDocument/2006/relationships/hyperlink" Target="https://www.healthit.gov/isa/taxonomy/term/3376/uscdi-v3" TargetMode="External" Id="rId127" /><Relationship Type="http://schemas.openxmlformats.org/officeDocument/2006/relationships/hyperlink" Target="https://namasteinformaticscom-my.sharepoint.com/personal/gdolin_namasteinformatics_com/Documents/Documents/CompanionGuide/2023_Jan_Ballot/PrepublicationFiles/Formal%20publication%20package%20and%20files/WordDocsAND_ReadMeFilesForHQ%20-%20STU%20Update%20Sex/CDAR2_IG_CCDA_COMPANION_R4.1_STU_2023_June_Preview.docx" TargetMode="External" Id="rId10" /><Relationship Type="http://schemas.openxmlformats.org/officeDocument/2006/relationships/hyperlink" Target="https://www.hl7.org/implement/standards/product_brief.cfm?product_id=492" TargetMode="External" Id="rId31" /><Relationship Type="http://schemas.openxmlformats.org/officeDocument/2006/relationships/hyperlink" Target="http://hl7-c-cda-examples.herokuapp.com/examples/view/Encounters/Hospital%20Discharge%20Encounter%20with%20Billable%20Diagnoses" TargetMode="External" Id="rId52" /><Relationship Type="http://schemas.openxmlformats.org/officeDocument/2006/relationships/hyperlink" Target="https://vsac.nlm.nih.gov/valueset/2.16.840.1.113762.1.4.1247.71/expansion" TargetMode="External" Id="rId73" /><Relationship Type="http://schemas.openxmlformats.org/officeDocument/2006/relationships/hyperlink" Target="https://loinc.org/panels/" TargetMode="External" Id="rId78" /><Relationship Type="http://schemas.openxmlformats.org/officeDocument/2006/relationships/hyperlink" Target="https://www.healthit.gov/isa/taxonomy/term/1336/uscdi-v2" TargetMode="External" Id="rId94" /><Relationship Type="http://schemas.openxmlformats.org/officeDocument/2006/relationships/hyperlink" Target="https://www.healthit.gov/isa/taxonomy/term/2351/uscdi-v3" TargetMode="External" Id="rId99" /><Relationship Type="http://schemas.openxmlformats.org/officeDocument/2006/relationships/hyperlink" Target="https://www.healthit.gov/isa/taxonomy/term/2751/uscdi-v3" TargetMode="External" Id="rId101" /><Relationship Type="http://schemas.openxmlformats.org/officeDocument/2006/relationships/hyperlink" Target="https://confluence.hl7.org/display/SD/CDA+Extensions" TargetMode="External" Id="rId122" /><Relationship Type="http://schemas.openxmlformats.org/officeDocument/2006/relationships/hyperlink" Target="http://www.hl7.org/Special/committees/cdamg/index.cfm" TargetMode="External" Id="rId143" /><Relationship Type="http://schemas.openxmlformats.org/officeDocument/2006/relationships/hyperlink" Target="https://www.hl7.org/implement/standards/product_brief.cfm?product_id=522" TargetMode="External" Id="rId148" /><Relationship Type="http://schemas.openxmlformats.org/officeDocument/2006/relationships/hyperlink" Target="https://projects.eclipse.org/projects/modeling.mdht" TargetMode="External" Id="rId164" /><Relationship Type="http://schemas.openxmlformats.org/officeDocument/2006/relationships/hyperlink" Target="http://www.hl7.org/myhl7/managelistservs.cfm" TargetMode="External" Id="rId169" /><Relationship Type="http://schemas.openxmlformats.org/officeDocument/2006/relationships/settings" Target="settings.xml" Id="rId4" /><Relationship Type="http://schemas.openxmlformats.org/officeDocument/2006/relationships/hyperlink" Target="http://www.hl7.org/permalink/?SpecificationFeedback" TargetMode="External" Id="rId9" /><Relationship Type="http://schemas.openxmlformats.org/officeDocument/2006/relationships/image" Target="media/image8.png" Id="rId26" /><Relationship Type="http://schemas.openxmlformats.org/officeDocument/2006/relationships/hyperlink" Target="http://hl7-c-cda-examples.herokuapp.com/sections/Problems" TargetMode="External" Id="rId47" /><Relationship Type="http://schemas.openxmlformats.org/officeDocument/2006/relationships/hyperlink" Target="http://hl7-c-cda-examples.herokuapp.com/examples/view/Quality/Quality%20Care%20Compliance%20in%20C-CDA" TargetMode="External" Id="rId68" /><Relationship Type="http://schemas.openxmlformats.org/officeDocument/2006/relationships/hyperlink" Target="https://www.healthit.gov/isa/taxonomy/term/2466/uscdi-v2" TargetMode="External" Id="rId89" /><Relationship Type="http://schemas.openxmlformats.org/officeDocument/2006/relationships/hyperlink" Target="https://cdasearch.hl7.org/examples/view/Mental%20Status/Patient%20Health%20Questionnaire%20PHQ-9" TargetMode="External" Id="rId112" /><Relationship Type="http://schemas.openxmlformats.org/officeDocument/2006/relationships/hyperlink" Target="https://www.healthit.gov/isa/taxonomy/term/1806/uscdi-v2" TargetMode="External" Id="rId133" /><Relationship Type="http://schemas.openxmlformats.org/officeDocument/2006/relationships/hyperlink" Target="http://ihe.net/uploadedFiles/Documents/PCC/IHE_PCC_Suppl_RECON.pdf" TargetMode="External" Id="rId154" /><Relationship Type="http://schemas.openxmlformats.org/officeDocument/2006/relationships/fontTable" Target="fontTable.xml" Id="rId175" /><Relationship Type="http://schemas.openxmlformats.org/officeDocument/2006/relationships/footer" Target="footer2.xml" Id="rId16" /><Relationship Type="http://schemas.openxmlformats.org/officeDocument/2006/relationships/hyperlink" Target="http://www.hl7.org/implement/standards/product_brief.cfm?product_id=494" TargetMode="External" Id="rId37" /><Relationship Type="http://schemas.openxmlformats.org/officeDocument/2006/relationships/hyperlink" Target="http://www.hl7.org/implement/standards/product_brief.cfm?product_id=492" TargetMode="External" Id="rId58" /><Relationship Type="http://schemas.openxmlformats.org/officeDocument/2006/relationships/hyperlink" Target="https://www.hl7.org/implement/standards/product_brief.cfm?product_id=522" TargetMode="External" Id="rId79" /><Relationship Type="http://schemas.openxmlformats.org/officeDocument/2006/relationships/hyperlink" Target="https://www.healthit.gov/isa/taxonomy/term/2341/uscdi-v3" TargetMode="External" Id="rId102" /><Relationship Type="http://schemas.openxmlformats.org/officeDocument/2006/relationships/hyperlink" Target="https://www.healthit.gov/isa/taxonomy/term/3691/uscdi-v3" TargetMode="External" Id="rId123" /><Relationship Type="http://schemas.openxmlformats.org/officeDocument/2006/relationships/hyperlink" Target="http://www.hl7.org/implement/standards/product_brief.cfm?product_id=492" TargetMode="External" Id="rId144" /><Relationship Type="http://schemas.openxmlformats.org/officeDocument/2006/relationships/hyperlink" Target="https://www.healthit.gov/isa/taxonomy/term/2471/uscdi-v2" TargetMode="External" Id="rId90" /><Relationship Type="http://schemas.openxmlformats.org/officeDocument/2006/relationships/hyperlink" Target="http://www.hl7.org/implement/training.cfm?ref=nav" TargetMode="External" Id="rId165" /><Relationship Type="http://schemas.openxmlformats.org/officeDocument/2006/relationships/hyperlink" Target="https://docs.google.com/document/d/1r1qBuzPQNkLiNpLkTOIv4RHXQHkyx7_N7_Es3MiHUek/edit" TargetMode="External" Id="rId27" /><Relationship Type="http://schemas.openxmlformats.org/officeDocument/2006/relationships/hyperlink" Target="http://hl7-c-cda-examples.herokuapp.com/examples/view/Encounters/Outpatient%20Encounter%20with%20Diagnoses" TargetMode="External" Id="rId48" /><Relationship Type="http://schemas.openxmlformats.org/officeDocument/2006/relationships/hyperlink" Target="https://www.healthit.gov/isa/united-states-core-data-interoperability-uscdi" TargetMode="External" Id="rId69" /><Relationship Type="http://schemas.openxmlformats.org/officeDocument/2006/relationships/hyperlink" Target="https://cdasearch.hl7.org/examples/view/Mental%20Status/Memory%20Impairment" TargetMode="External" Id="rId113" /><Relationship Type="http://schemas.openxmlformats.org/officeDocument/2006/relationships/hyperlink" Target="https://www.healthit.gov/isa/taxonomy/term/1241/uscdi-v2" TargetMode="External" Id="rId134" /><Relationship Type="http://schemas.openxmlformats.org/officeDocument/2006/relationships/image" Target="media/image13.png" Id="rId80" /><Relationship Type="http://schemas.openxmlformats.org/officeDocument/2006/relationships/hyperlink" Target="http://www.hl7.org/implement/standards/product_brief.cfm?product_id=410" TargetMode="External" Id="rId155" /><Relationship Type="http://schemas.microsoft.com/office/2011/relationships/people" Target="people.xml" Id="rId176" /><Relationship Type="http://schemas.openxmlformats.org/officeDocument/2006/relationships/image" Target="media/image3.png" Id="rId17" /><Relationship Type="http://schemas.openxmlformats.org/officeDocument/2006/relationships/hyperlink" Target="https://www.hl7.org/implement/standards/product_brief.cfm?product_id=522" TargetMode="External" Id="rId38" /><Relationship Type="http://schemas.openxmlformats.org/officeDocument/2006/relationships/hyperlink" Target="https://vsac.nlm.nih.gov/valueset/2.16.840.1.113762.1.4.1196.788/expansion" TargetMode="External" Id="rId59" /><Relationship Type="http://schemas.openxmlformats.org/officeDocument/2006/relationships/hyperlink" Target="https://www.healthit.gov/isa/taxonomy/term/2361/uscdi-v3" TargetMode="External" Id="rId103" /><Relationship Type="http://schemas.openxmlformats.org/officeDocument/2006/relationships/hyperlink" Target="https://www.healthit.gov/isa/taxonomy/term/2696/uscdi-v3" TargetMode="External" Id="rId124" /><Relationship Type="http://schemas.openxmlformats.org/officeDocument/2006/relationships/hyperlink" Target="https://www.hl7.org/gravity/" TargetMode="External" Id="rId70" /><Relationship Type="http://schemas.openxmlformats.org/officeDocument/2006/relationships/hyperlink" Target="https://cdasearch.hl7.org/examples/view/Results/Results%20Radiology%20with%20Image%20Narrative" TargetMode="External" Id="rId91" /><Relationship Type="http://schemas.openxmlformats.org/officeDocument/2006/relationships/hyperlink" Target="https://www.hl7.org/implement/standards/product_brief.cfm?product_id=473" TargetMode="External" Id="rId145" /><Relationship Type="http://schemas.openxmlformats.org/officeDocument/2006/relationships/hyperlink" Target="http://www.amazon.com/The-CDA-book-Keith-Boone/dp/0857293354/ref=sr_1_1?ie=UTF8&amp;qid=1337020821&amp;sr=8-1" TargetMode="External" Id="rId166" /><Relationship Type="http://schemas.openxmlformats.org/officeDocument/2006/relationships/customXml" Target="../customXml/item1.xml" Id="rId1" /></Relationships>
</file>

<file path=word/_rels/footnotes.xml.rels><?xml version="1.0" encoding="UTF-8" standalone="yes"?>
<Relationships xmlns="http://schemas.openxmlformats.org/package/2006/relationships"><Relationship Id="rId13" Type="http://schemas.openxmlformats.org/officeDocument/2006/relationships/hyperlink" Target="https://docs.google.com/document/d/1r1qBuzPQNkLiNpLkTOIv4RHXQHkyx7_N7_Es3MiHUek/edit" TargetMode="External"/><Relationship Id="rId18" Type="http://schemas.openxmlformats.org/officeDocument/2006/relationships/hyperlink" Target="http://www.commonwellalliance.org/wp-content/uploads/2018/07/Carequality_CommonWell_Improve_C-CDA_06-15-2018_V1.pdf" TargetMode="External"/><Relationship Id="rId26" Type="http://schemas.openxmlformats.org/officeDocument/2006/relationships/hyperlink" Target="http://www.commonwellalliance.org/wp-content/uploads/2018/07/Carequality_CommonWell_Improve_C-CDA_06-15-2018_V1.pdf" TargetMode="External"/><Relationship Id="rId39" Type="http://schemas.openxmlformats.org/officeDocument/2006/relationships/hyperlink" Target="https://www.commonwellalliance.org/wp-content/uploads/2019/01/Improve-Joint-Document-Content-Whitepaper.pdf%20Section%205.1.3" TargetMode="External"/><Relationship Id="rId21" Type="http://schemas.openxmlformats.org/officeDocument/2006/relationships/hyperlink" Target="https://www.hl7.org/documentcenter/public_temp_E3F202CB-1C23-BA17-0C6B02F543752C9B/standards/dstu/CDAR2_AIG_CCDA_EXCHANGE_R1_STU_2017AUG.pdf" TargetMode="External"/><Relationship Id="rId34" Type="http://schemas.openxmlformats.org/officeDocument/2006/relationships/hyperlink" Target="https://cdasearch.hl7.org/examples/view/Header/Patient%20Previous%20Name" TargetMode="External"/><Relationship Id="rId42" Type="http://schemas.openxmlformats.org/officeDocument/2006/relationships/hyperlink" Target="https://journals.lww.com/academicmedicine/toc/2019/01000" TargetMode="External"/><Relationship Id="rId47" Type="http://schemas.openxmlformats.org/officeDocument/2006/relationships/hyperlink" Target="https://confluence.hl7.org/display/VOC/Vocabulary+WG+Policy+on+Use+of+translationCode+in+the+V3+%28and+CDA%29+Datatypes" TargetMode="External"/><Relationship Id="rId50" Type="http://schemas.openxmlformats.org/officeDocument/2006/relationships/hyperlink" Target="http://cdasearch.hl7.org/examples/view/7353a215efda8dfe3fbacb19abbb90756ce14bab" TargetMode="External"/><Relationship Id="rId55" Type="http://schemas.openxmlformats.org/officeDocument/2006/relationships/hyperlink" Target="http://www.hl7.org/dstucomments/showdetail.cfm?dstuid=168" TargetMode="External"/><Relationship Id="rId63" Type="http://schemas.openxmlformats.org/officeDocument/2006/relationships/hyperlink" Target="https://www.commonwellalliance.org/wp-content/uploads/2019/01/Improve-Joint-Document-Content-Whitepaper.pdf" TargetMode="External"/><Relationship Id="rId7" Type="http://schemas.openxmlformats.org/officeDocument/2006/relationships/hyperlink" Target="https://www.ihe.net/" TargetMode="External"/><Relationship Id="rId2" Type="http://schemas.openxmlformats.org/officeDocument/2006/relationships/hyperlink" Target="http://www.hl7.org/implement/standards/product_brief.cfm?product_id=492" TargetMode="External"/><Relationship Id="rId16" Type="http://schemas.openxmlformats.org/officeDocument/2006/relationships/hyperlink" Target="http://www.commonwellalliance.org/wp-content/uploads/2018/07/Carequality_CommonWell_Improve_C-CDA_06-15-2018_V1.pdf" TargetMode="External"/><Relationship Id="rId29" Type="http://schemas.openxmlformats.org/officeDocument/2006/relationships/hyperlink" Target="https://loinc.org/" TargetMode="External"/><Relationship Id="rId11" Type="http://schemas.openxmlformats.org/officeDocument/2006/relationships/hyperlink" Target="http://www.commonwellalliance.org/wp-content/uploads/2018/07/Carequality_CommonWell_Improve_C-CDA_06-15-2018_V1.pdf" TargetMode="External"/><Relationship Id="rId24" Type="http://schemas.openxmlformats.org/officeDocument/2006/relationships/hyperlink" Target="http://www.commonwellalliance.org/wp-content/uploads/2018/07/Carequality_CommonWell_Improve_C-CDA_06-15-2018_V1.pdf" TargetMode="External"/><Relationship Id="rId32" Type="http://schemas.openxmlformats.org/officeDocument/2006/relationships/hyperlink" Target="http://www.hl7.org/implement/standards/product_brief.cfm?product_id=280" TargetMode="External"/><Relationship Id="rId37" Type="http://schemas.openxmlformats.org/officeDocument/2006/relationships/hyperlink" Target="https://confluence.hl7.org/display/SEC/Basic+Provenance+Implementation+Guide" TargetMode="External"/><Relationship Id="rId40" Type="http://schemas.openxmlformats.org/officeDocument/2006/relationships/hyperlink" Target="https://www.tabers.com/tabersonline/" TargetMode="External"/><Relationship Id="rId45" Type="http://schemas.openxmlformats.org/officeDocument/2006/relationships/hyperlink" Target="http://hl7-c-cda-examples.herokuapp.com/sections/Quality" TargetMode="External"/><Relationship Id="rId53" Type="http://schemas.openxmlformats.org/officeDocument/2006/relationships/hyperlink" Target="https://github.com/brettmarquard/HL7-C-CDA-Task-Force-Examples/blob/master/No_Implanted_Devices.xml" TargetMode="External"/><Relationship Id="rId58" Type="http://schemas.openxmlformats.org/officeDocument/2006/relationships/hyperlink" Target="https://github.com/jddamore/HL7-Task-Force-Examples/blob/master/MED_Med_Every_4-6_hrs.xml" TargetMode="External"/><Relationship Id="rId5" Type="http://schemas.openxmlformats.org/officeDocument/2006/relationships/hyperlink" Target="http://www.w3.org/TR/xml/" TargetMode="External"/><Relationship Id="rId61" Type="http://schemas.openxmlformats.org/officeDocument/2006/relationships/hyperlink" Target="http://www.hl7.org/implement/standards/product_brief.cfm?product_id=35" TargetMode="External"/><Relationship Id="rId19" Type="http://schemas.openxmlformats.org/officeDocument/2006/relationships/hyperlink" Target="https://www.hl7.org/implement/standards/product_matrix.cfm" TargetMode="External"/><Relationship Id="rId14" Type="http://schemas.openxmlformats.org/officeDocument/2006/relationships/hyperlink" Target="http://cdasearch.hl7.org/" TargetMode="External"/><Relationship Id="rId22" Type="http://schemas.openxmlformats.org/officeDocument/2006/relationships/hyperlink" Target="http://www.commonwellalliance.org/wp-content/uploads/2018/07/Carequality_CommonWell_Improve_C-CDA_06-15-2018_V1.pdf" TargetMode="External"/><Relationship Id="rId27" Type="http://schemas.openxmlformats.org/officeDocument/2006/relationships/hyperlink" Target="https://loinc.org" TargetMode="External"/><Relationship Id="rId30" Type="http://schemas.openxmlformats.org/officeDocument/2006/relationships/hyperlink" Target="https://vsac.nlm.nih.gov/" TargetMode="External"/><Relationship Id="rId35" Type="http://schemas.openxmlformats.org/officeDocument/2006/relationships/hyperlink" Target="http://hl7-c-cda-examples.herokuapp.com/examples/view/Header/Patient%20With%20Prior%20Addresses" TargetMode="External"/><Relationship Id="rId43" Type="http://schemas.openxmlformats.org/officeDocument/2006/relationships/hyperlink" Target="http://www.hl7.org/implement/standards/rim.cfm" TargetMode="External"/><Relationship Id="rId48" Type="http://schemas.openxmlformats.org/officeDocument/2006/relationships/hyperlink" Target="https://www.healthit.gov/isa/" TargetMode="External"/><Relationship Id="rId56" Type="http://schemas.openxmlformats.org/officeDocument/2006/relationships/hyperlink" Target="https://www.healthit.gov/isa/representing-patient-tobacco-use-smoking-status" TargetMode="External"/><Relationship Id="rId8" Type="http://schemas.openxmlformats.org/officeDocument/2006/relationships/hyperlink" Target="https://www.directtrust.org/" TargetMode="External"/><Relationship Id="rId51" Type="http://schemas.openxmlformats.org/officeDocument/2006/relationships/hyperlink" Target="http://cdasearch.hl7.org/examples/view/7353a215efda8dfe3fbacb19abbb90756ce14bab" TargetMode="External"/><Relationship Id="rId3" Type="http://schemas.openxmlformats.org/officeDocument/2006/relationships/hyperlink" Target="https://www.himss.org/resources/interoperability-healthcare" TargetMode="External"/><Relationship Id="rId12" Type="http://schemas.openxmlformats.org/officeDocument/2006/relationships/hyperlink" Target="http://www.commonwellalliance.org/wp-content/uploads/2018/07/Carequality_CommonWell_Improve_C-CDA_06-15-2018_V1.pdf" TargetMode="External"/><Relationship Id="rId17" Type="http://schemas.openxmlformats.org/officeDocument/2006/relationships/hyperlink" Target="http://www.commonwellalliance.org/wp-content/uploads/2018/07/Carequality_CommonWell_Improve_C-CDA_06-15-2018_V1.pdf" TargetMode="External"/><Relationship Id="rId25" Type="http://schemas.openxmlformats.org/officeDocument/2006/relationships/hyperlink" Target="http://www.commonwellalliance.org/wp-content/uploads/2018/07/Carequality_CommonWell_Improve_C-CDA_06-15-2018_V1.pdf" TargetMode="External"/><Relationship Id="rId33" Type="http://schemas.openxmlformats.org/officeDocument/2006/relationships/hyperlink" Target="https://cdasearch.hl7.org/examples/view/Header/Patient%20Demographic%20Information" TargetMode="External"/><Relationship Id="rId38" Type="http://schemas.openxmlformats.org/officeDocument/2006/relationships/hyperlink" Target="http://www.hl7.org/implement/standards/product_brief.cfm?product_id=375" TargetMode="External"/><Relationship Id="rId46" Type="http://schemas.openxmlformats.org/officeDocument/2006/relationships/hyperlink" Target="https://github.com/HL7/cda-core-xsl" TargetMode="External"/><Relationship Id="rId59" Type="http://schemas.openxmlformats.org/officeDocument/2006/relationships/hyperlink" Target="https://docs.google.com/document/d/1Y0Z458o_MrR2aPnpx6EygO6hpI88Bl95esjRWZ0agtY/edit" TargetMode="External"/><Relationship Id="rId20" Type="http://schemas.openxmlformats.org/officeDocument/2006/relationships/hyperlink" Target="http://www.commonwellalliance.org/wp-content/uploads/2018/07/Carequality_CommonWell_Improve_C-CDA_06-15-2018_V1.pdf" TargetMode="External"/><Relationship Id="rId41" Type="http://schemas.openxmlformats.org/officeDocument/2006/relationships/hyperlink" Target="https://www.carecloud.com/continuum/how-soap-notes-paved-the-way-for-modern-medical-documentation/" TargetMode="External"/><Relationship Id="rId54" Type="http://schemas.openxmlformats.org/officeDocument/2006/relationships/hyperlink" Target="http://www.hl7.org/dstucomments/showdetail.cfm?dstuid=168" TargetMode="External"/><Relationship Id="rId62" Type="http://schemas.openxmlformats.org/officeDocument/2006/relationships/hyperlink" Target="https://github.com/HL7/CDA-ccda-companion/tree/9832019cd7a324c445057e5f44c50897cb7e475b/examples/xml" TargetMode="External"/><Relationship Id="rId1" Type="http://schemas.openxmlformats.org/officeDocument/2006/relationships/hyperlink" Target="https://www.hl7.org/fhir/versions.html" TargetMode="External"/><Relationship Id="rId6" Type="http://schemas.openxmlformats.org/officeDocument/2006/relationships/hyperlink" Target="http://www.w3.org/TR/xpath/" TargetMode="External"/><Relationship Id="rId15" Type="http://schemas.openxmlformats.org/officeDocument/2006/relationships/hyperlink" Target="http://www.commonwellalliance.org/wp-content/uploads/2018/07/Carequality_CommonWell_Improve_C-CDA_06-15-2018_V1.pdf" TargetMode="External"/><Relationship Id="rId23" Type="http://schemas.openxmlformats.org/officeDocument/2006/relationships/hyperlink" Target="https://www.hl7.org/documentcenter/public_temp_E3F202CB-1C23-BA17-0C6B02F543752C9B/standards/dstu/CDAR2_AIG_CCDA_EXCHANGE_R1_STU_2017AUG.pdf" TargetMode="External"/><Relationship Id="rId28" Type="http://schemas.openxmlformats.org/officeDocument/2006/relationships/hyperlink" Target="https://www.hl7.org/implement/standards/product_matrix.cfm" TargetMode="External"/><Relationship Id="rId36" Type="http://schemas.openxmlformats.org/officeDocument/2006/relationships/hyperlink" Target="https://vsac.nlm.nih.gov/download/ccda" TargetMode="External"/><Relationship Id="rId49" Type="http://schemas.openxmlformats.org/officeDocument/2006/relationships/hyperlink" Target="http://cdasearch.hl7.org/examples/view/7353a215efda8dfe3fbacb19abbb90756ce14bab" TargetMode="External"/><Relationship Id="rId57" Type="http://schemas.openxmlformats.org/officeDocument/2006/relationships/hyperlink" Target="https://github.com/jddamore/HL7-Task-Force-Examples/blob/master/SMOKING_Unknown_Smoker.xml" TargetMode="External"/><Relationship Id="rId10" Type="http://schemas.openxmlformats.org/officeDocument/2006/relationships/hyperlink" Target="http://www.commonwellalliance.org/wp-content/uploads/2018/07/Carequality_CommonWell_Improve_C-CDA_06-15-2018_V1.pdf" TargetMode="External"/><Relationship Id="rId31" Type="http://schemas.openxmlformats.org/officeDocument/2006/relationships/hyperlink" Target="https://vsac.nlm.nih.gov/valueset/expansions?pr=ccda" TargetMode="External"/><Relationship Id="rId44" Type="http://schemas.openxmlformats.org/officeDocument/2006/relationships/hyperlink" Target="http://www.hl7.org/implement/standards/product_brief.cfm?product_id=410" TargetMode="External"/><Relationship Id="rId52" Type="http://schemas.openxmlformats.org/officeDocument/2006/relationships/hyperlink" Target="http://cdasearch.hl7.org/examples/view/7353a215efda8dfe3fbacb19abbb90756ce14bab" TargetMode="External"/><Relationship Id="rId60" Type="http://schemas.openxmlformats.org/officeDocument/2006/relationships/hyperlink" Target="https://github.com/brettmarquard/HL7-C-CDA-Task-Force-Examples/blob/master/Influenza_Immunization_Complete.xml" TargetMode="External"/><Relationship Id="rId4" Type="http://schemas.openxmlformats.org/officeDocument/2006/relationships/hyperlink" Target="https://vsac.nlm.nih.gov/" TargetMode="External"/><Relationship Id="rId9" Type="http://schemas.openxmlformats.org/officeDocument/2006/relationships/hyperlink" Target="http://www.hl7.org/v3ballot/html/help/pfg/pfg.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576BA-B6D4-424B-9116-DA76B3ECFD6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Little Circle</dc:creator>
  <keywords/>
  <dc:description/>
  <lastModifiedBy>marc@hl7.org</lastModifiedBy>
  <revision>54</revision>
  <lastPrinted>2019-10-14T14:53:00.0000000Z</lastPrinted>
  <dcterms:created xsi:type="dcterms:W3CDTF">2023-03-09T21:38:00.0000000Z</dcterms:created>
  <dcterms:modified xsi:type="dcterms:W3CDTF">2023-06-21T14:57:16.7204485Z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2021-09-23T21:35:13Z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d0ef9622-4ee3-4516-b8a1-936d87c74d9d</vt:lpwstr>
  </property>
  <property fmtid="{D5CDD505-2E9C-101B-9397-08002B2CF9AE}" pid="8" name="MSIP_Label_ea60d57e-af5b-4752-ac57-3e4f28ca11dc_ContentBits">
    <vt:lpwstr>0</vt:lpwstr>
  </property>
  <property fmtid="{D5CDD505-2E9C-101B-9397-08002B2CF9AE}" pid="9" name="MSIP_Label_8af03ff0-41c5-4c41-b55e-fabb8fae94be_Enabled">
    <vt:lpwstr>true</vt:lpwstr>
  </property>
  <property fmtid="{D5CDD505-2E9C-101B-9397-08002B2CF9AE}" pid="10" name="MSIP_Label_8af03ff0-41c5-4c41-b55e-fabb8fae94be_SetDate">
    <vt:lpwstr>2022-03-17T12:45:48Z</vt:lpwstr>
  </property>
  <property fmtid="{D5CDD505-2E9C-101B-9397-08002B2CF9AE}" pid="11" name="MSIP_Label_8af03ff0-41c5-4c41-b55e-fabb8fae94be_Method">
    <vt:lpwstr>Privileged</vt:lpwstr>
  </property>
  <property fmtid="{D5CDD505-2E9C-101B-9397-08002B2CF9AE}" pid="12" name="MSIP_Label_8af03ff0-41c5-4c41-b55e-fabb8fae94be_Name">
    <vt:lpwstr>8af03ff0-41c5-4c41-b55e-fabb8fae94be</vt:lpwstr>
  </property>
  <property fmtid="{D5CDD505-2E9C-101B-9397-08002B2CF9AE}" pid="13" name="MSIP_Label_8af03ff0-41c5-4c41-b55e-fabb8fae94be_SiteId">
    <vt:lpwstr>9ce70869-60db-44fd-abe8-d2767077fc8f</vt:lpwstr>
  </property>
  <property fmtid="{D5CDD505-2E9C-101B-9397-08002B2CF9AE}" pid="14" name="MSIP_Label_8af03ff0-41c5-4c41-b55e-fabb8fae94be_ActionId">
    <vt:lpwstr>f5009273-797c-4ec8-9a2f-156e16ba42eb</vt:lpwstr>
  </property>
  <property fmtid="{D5CDD505-2E9C-101B-9397-08002B2CF9AE}" pid="15" name="MSIP_Label_8af03ff0-41c5-4c41-b55e-fabb8fae94be_ContentBits">
    <vt:lpwstr>0</vt:lpwstr>
  </property>
</Properties>
</file>